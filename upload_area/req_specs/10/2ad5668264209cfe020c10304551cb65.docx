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E49D9B" w14:textId="77777777" w:rsidR="007A1FE5" w:rsidRPr="00FB06D0" w:rsidRDefault="005D4E0A">
      <w:pPr>
        <w:pStyle w:val="ReturnAddress"/>
        <w:framePr w:w="2180" w:h="999" w:wrap="notBeside" w:x="9262" w:y="725"/>
      </w:pPr>
      <w:r>
        <w:rPr>
          <w:noProof/>
        </w:rPr>
        <w:drawing>
          <wp:inline distT="0" distB="0" distL="0" distR="0" wp14:anchorId="16E4AFCF" wp14:editId="16E4AFD0">
            <wp:extent cx="1381125" cy="628650"/>
            <wp:effectExtent l="0" t="0" r="0" b="0"/>
            <wp:docPr id="25" name="Picture 2" descr="gh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hi_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1125" cy="628650"/>
                    </a:xfrm>
                    <a:prstGeom prst="rect">
                      <a:avLst/>
                    </a:prstGeom>
                    <a:noFill/>
                    <a:ln>
                      <a:noFill/>
                    </a:ln>
                  </pic:spPr>
                </pic:pic>
              </a:graphicData>
            </a:graphic>
          </wp:inline>
        </w:drawing>
      </w:r>
    </w:p>
    <w:p w14:paraId="16E49D9C" w14:textId="56588584" w:rsidR="007A1FE5" w:rsidRPr="00FB06D0" w:rsidRDefault="002B678E">
      <w:pPr>
        <w:pStyle w:val="CompanyName"/>
        <w:spacing w:after="400"/>
        <w:ind w:left="1166"/>
        <w:outlineLvl w:val="0"/>
        <w:rPr>
          <w:rFonts w:ascii="Times New Roman" w:hAnsi="Times New Roman"/>
          <w:b w:val="0"/>
          <w:sz w:val="60"/>
        </w:rPr>
      </w:pPr>
      <w:r>
        <w:rPr>
          <w:rFonts w:ascii="Times New Roman" w:hAnsi="Times New Roman"/>
          <w:b w:val="0"/>
          <w:noProof/>
          <w:sz w:val="60"/>
        </w:rPr>
        <mc:AlternateContent>
          <mc:Choice Requires="wps">
            <w:drawing>
              <wp:anchor distT="0" distB="0" distL="114300" distR="114300" simplePos="0" relativeHeight="251658245" behindDoc="1" locked="1" layoutInCell="0" allowOverlap="1" wp14:anchorId="16E4AFD2" wp14:editId="3DC1FECB">
                <wp:simplePos x="0" y="0"/>
                <wp:positionH relativeFrom="page">
                  <wp:posOffset>1828800</wp:posOffset>
                </wp:positionH>
                <wp:positionV relativeFrom="page">
                  <wp:posOffset>365760</wp:posOffset>
                </wp:positionV>
                <wp:extent cx="106680" cy="838200"/>
                <wp:effectExtent l="0" t="0" r="7620" b="0"/>
                <wp:wrapNone/>
                <wp:docPr id="4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83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16E4B02A" w14:textId="77777777" w:rsidR="007625BE" w:rsidRDefault="007625B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left:0;text-align:left;margin-left:2in;margin-top:28.8pt;width:8.4pt;height:66pt;z-index:-25165823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" o:allowincell="f" filled="f" stroked="f" strokecolor="white" strokeweight="6pt">
                <v:textbox inset="0,0,0,0">
                  <w:txbxContent>
                    <w:p w14:paraId="16E4B02A" w14:textId="77777777" w:rsidR="00253D36" w:rsidRDefault="00253D36"/>
                  </w:txbxContent>
                </v:textbox>
                <w10:wrap anchorx="page" anchory="page"/>
                <w10:anchorlock/>
              </v:rect>
            </w:pict>
          </mc:Fallback>
        </mc:AlternateContent>
      </w:r>
      <w:r>
        <w:rPr>
          <w:rFonts w:ascii="Times New Roman" w:hAnsi="Times New Roman"/>
          <w:b w:val="0"/>
          <w:noProof/>
          <w:sz w:val="60"/>
        </w:rPr>
        <mc:AlternateContent>
          <mc:Choice Requires="wps">
            <w:drawing>
              <wp:anchor distT="0" distB="0" distL="114300" distR="114300" simplePos="0" relativeHeight="251658244" behindDoc="1" locked="1" layoutInCell="0" allowOverlap="1" wp14:anchorId="16E4AFD3" wp14:editId="6482266D">
                <wp:simplePos x="0" y="0"/>
                <wp:positionH relativeFrom="page">
                  <wp:posOffset>1828800</wp:posOffset>
                </wp:positionH>
                <wp:positionV relativeFrom="page">
                  <wp:posOffset>365760</wp:posOffset>
                </wp:positionV>
                <wp:extent cx="106680" cy="838200"/>
                <wp:effectExtent l="0" t="3810" r="0" b="0"/>
                <wp:wrapNone/>
                <wp:docPr id="3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83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16E4B02B" w14:textId="77777777" w:rsidR="007625BE" w:rsidRDefault="007625BE">
                            <w:pPr>
                              <w:spacing w:line="130" w:lineRule="exact"/>
                              <w:ind w:left="2"/>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14:paraId="16E4B02C" w14:textId="77777777" w:rsidR="007625BE" w:rsidRDefault="007625B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left:0;text-align:left;margin-left:2in;margin-top:28.8pt;width:8.4pt;height:66pt;z-index:-2516582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" o:allowincell="f" filled="f" stroked="f" strokecolor="white" strokeweight="6pt">
                <v:textbox inset="0,0,0,0">
                  <w:txbxContent>
                    <w:p w14:paraId="16E4B02B" w14:textId="77777777" w:rsidR="00253D36" w:rsidRDefault="00253D36">
                      <w:pPr>
                        <w:spacing w:line="130" w:lineRule="exact"/>
                        <w:ind w:left="2"/>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14:paraId="16E4B02C" w14:textId="77777777" w:rsidR="00253D36" w:rsidRDefault="00253D36"/>
                  </w:txbxContent>
                </v:textbox>
                <w10:wrap anchorx="page" anchory="page"/>
                <w10:anchorlock/>
              </v:rect>
            </w:pict>
          </mc:Fallback>
        </mc:AlternateContent>
      </w:r>
      <w:r w:rsidR="007A1FE5" w:rsidRPr="00FB06D0">
        <w:rPr>
          <w:rFonts w:ascii="Times New Roman" w:hAnsi="Times New Roman"/>
          <w:b w:val="0"/>
          <w:sz w:val="60"/>
        </w:rPr>
        <w:t>Genomic Health</w:t>
      </w:r>
    </w:p>
    <w:p w14:paraId="16E49D9D" w14:textId="55EE23BB" w:rsidR="007A1FE5" w:rsidRPr="00D54A23" w:rsidRDefault="002B678E" w:rsidP="00D54A23">
      <w:r>
        <w:rPr>
          <w:noProof/>
        </w:rPr>
        <mc:AlternateContent>
          <mc:Choice Requires="wps">
            <w:drawing>
              <wp:anchor distT="0" distB="0" distL="114300" distR="114300" simplePos="0" relativeHeight="251658243" behindDoc="1" locked="1" layoutInCell="0" allowOverlap="1" wp14:anchorId="16E4AFD4" wp14:editId="03F7D68A">
                <wp:simplePos x="0" y="0"/>
                <wp:positionH relativeFrom="page">
                  <wp:posOffset>457200</wp:posOffset>
                </wp:positionH>
                <wp:positionV relativeFrom="page">
                  <wp:posOffset>8839200</wp:posOffset>
                </wp:positionV>
                <wp:extent cx="6858000" cy="304800"/>
                <wp:effectExtent l="0" t="0" r="0" b="0"/>
                <wp:wrapNone/>
                <wp:docPr id="3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3175">
                              <a:solidFill>
                                <a:srgbClr val="FFFFFF"/>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6pt;margin-top:696pt;width:540pt;height:24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" o:allowincell="f" fillcolor="#e5e5e5" stroked="f" strokecolor="white" strokeweight=".25pt">
                <w10:wrap anchorx="page" anchory="page"/>
                <w10:anchorlock/>
              </v:rect>
            </w:pict>
          </mc:Fallback>
        </mc:AlternateContent>
      </w:r>
      <w:r>
        <w:rPr>
          <w:noProof/>
        </w:rPr>
        <mc:AlternateContent>
          <mc:Choice Requires="wps">
            <w:drawing>
              <wp:anchor distT="0" distB="0" distL="114300" distR="114300" simplePos="0" relativeHeight="251658240" behindDoc="1" locked="1" layoutInCell="0" allowOverlap="1" wp14:anchorId="16E4AFD5" wp14:editId="4E8C4516">
                <wp:simplePos x="0" y="0"/>
                <wp:positionH relativeFrom="page">
                  <wp:posOffset>457200</wp:posOffset>
                </wp:positionH>
                <wp:positionV relativeFrom="page">
                  <wp:posOffset>1463040</wp:posOffset>
                </wp:positionV>
                <wp:extent cx="6858000" cy="304800"/>
                <wp:effectExtent l="0" t="0" r="0" b="3810"/>
                <wp:wrapNone/>
                <wp:docPr id="3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36pt;margin-top:115.2pt;width:540pt;height:2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" o:allowincell="f" fillcolor="#e5e5e5" stroked="f" strokecolor="#e5e5e5">
                <w10:wrap anchorx="page" anchory="page"/>
                <w10:anchorlock/>
              </v:rect>
            </w:pict>
          </mc:Fallback>
        </mc:AlternateContent>
      </w:r>
      <w:r>
        <w:rPr>
          <w:noProof/>
        </w:rPr>
        <mc:AlternateContent>
          <mc:Choice Requires="wps">
            <w:drawing>
              <wp:anchor distT="0" distB="0" distL="114300" distR="114300" simplePos="0" relativeHeight="251658241" behindDoc="1" locked="1" layoutInCell="0" allowOverlap="1" wp14:anchorId="16E4AFD6" wp14:editId="57723FED">
                <wp:simplePos x="0" y="0"/>
                <wp:positionH relativeFrom="page">
                  <wp:posOffset>457200</wp:posOffset>
                </wp:positionH>
                <wp:positionV relativeFrom="page">
                  <wp:posOffset>4023360</wp:posOffset>
                </wp:positionV>
                <wp:extent cx="2056765" cy="2050415"/>
                <wp:effectExtent l="0" t="3810" r="635" b="3175"/>
                <wp:wrapNone/>
                <wp:docPr id="3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6765" cy="2050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16E4B02D" w14:textId="77777777" w:rsidR="007625BE" w:rsidRDefault="007625BE">
                            <w:pPr>
                              <w:ind w:left="2"/>
                            </w:pPr>
                            <w:r>
                              <w:rPr>
                                <w:noProof/>
                              </w:rPr>
                              <w:drawing>
                                <wp:inline distT="0" distB="0" distL="0" distR="0" wp14:anchorId="16E4B02F" wp14:editId="16E4B030">
                                  <wp:extent cx="2057400" cy="20478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057400" cy="2047875"/>
                                          </a:xfrm>
                                          <a:prstGeom prst="rect">
                                            <a:avLst/>
                                          </a:prstGeom>
                                          <a:noFill/>
                                          <a:ln w="9525">
                                            <a:noFill/>
                                            <a:miter lim="800000"/>
                                            <a:headEnd/>
                                            <a:tailEnd/>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8" style="position:absolute;margin-left:36pt;margin-top:316.8pt;width:161.95pt;height:161.4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" o:allowincell="f" filled="f" stroked="f" strokecolor="white" strokeweight=".25pt">
                <v:textbox inset="0,0,0,0">
                  <w:txbxContent>
                    <w:p w14:paraId="16E4B02D" w14:textId="77777777" w:rsidR="00253D36" w:rsidRDefault="00253D36">
                      <w:pPr>
                        <w:ind w:left="2"/>
                      </w:pPr>
                      <w:r>
                        <w:rPr>
                          <w:noProof/>
                        </w:rPr>
                        <w:drawing>
                          <wp:inline distT="0" distB="0" distL="0" distR="0" wp14:anchorId="16E4B02F" wp14:editId="16E4B030">
                            <wp:extent cx="2057400" cy="20478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057400" cy="2047875"/>
                                    </a:xfrm>
                                    <a:prstGeom prst="rect">
                                      <a:avLst/>
                                    </a:prstGeom>
                                    <a:noFill/>
                                    <a:ln w="9525">
                                      <a:noFill/>
                                      <a:miter lim="800000"/>
                                      <a:headEnd/>
                                      <a:tailEnd/>
                                    </a:ln>
                                  </pic:spPr>
                                </pic:pic>
                              </a:graphicData>
                            </a:graphic>
                          </wp:inline>
                        </w:drawing>
                      </w:r>
                    </w:p>
                  </w:txbxContent>
                </v:textbox>
                <w10:wrap anchorx="page" anchory="page"/>
                <w10:anchorlock/>
              </v:rect>
            </w:pict>
          </mc:Fallback>
        </mc:AlternateContent>
      </w:r>
      <w:r>
        <w:rPr>
          <w:noProof/>
        </w:rPr>
        <mc:AlternateContent>
          <mc:Choice Requires="wps">
            <w:drawing>
              <wp:anchor distT="0" distB="0" distL="114300" distR="114300" simplePos="0" relativeHeight="251658242" behindDoc="1" locked="1" layoutInCell="0" allowOverlap="1" wp14:anchorId="16E4AFD7" wp14:editId="3B7AC2DC">
                <wp:simplePos x="0" y="0"/>
                <wp:positionH relativeFrom="page">
                  <wp:posOffset>443865</wp:posOffset>
                </wp:positionH>
                <wp:positionV relativeFrom="page">
                  <wp:posOffset>3989070</wp:posOffset>
                </wp:positionV>
                <wp:extent cx="7010400" cy="609600"/>
                <wp:effectExtent l="0" t="0" r="3810" b="1905"/>
                <wp:wrapNone/>
                <wp:docPr id="3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FFFF"/>
                              </a:solidFill>
                              <a:miter lim="800000"/>
                              <a:headEnd/>
                              <a:tailEnd/>
                            </a14:hiddenLine>
                          </a:ext>
                        </a:extLst>
                      </wps:spPr>
                      <wps:txbx>
                        <w:txbxContent>
                          <w:p w14:paraId="16E4B02E" w14:textId="77777777" w:rsidR="007625BE" w:rsidRDefault="007625BE">
                            <w:pPr>
                              <w:rPr>
                                <w:spacing w:val="500"/>
                              </w:rPr>
                            </w:pPr>
                            <w:r>
                              <w:rPr>
                                <w:spacing w:val="1040"/>
                                <w:sz w:val="60"/>
                              </w:rPr>
                              <w:t>.........</w:t>
                            </w:r>
                            <w:r>
                              <w:rPr>
                                <w:sz w:val="6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9" style="position:absolute;margin-left:34.95pt;margin-top:314.1pt;width:552pt;height:48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" o:allowincell="f" filled="f" stroked="f" strokecolor="white" strokeweight=".25pt">
                <v:textbox inset="0,0,0,0">
                  <w:txbxContent>
                    <w:p w14:paraId="16E4B02E" w14:textId="77777777" w:rsidR="00253D36" w:rsidRDefault="00253D36">
                      <w:pPr>
                        <w:rPr>
                          <w:spacing w:val="500"/>
                        </w:rPr>
                      </w:pPr>
                      <w:r>
                        <w:rPr>
                          <w:spacing w:val="1040"/>
                          <w:sz w:val="60"/>
                        </w:rPr>
                        <w:t>.........</w:t>
                      </w:r>
                      <w:r>
                        <w:rPr>
                          <w:sz w:val="60"/>
                        </w:rPr>
                        <w:t>.</w:t>
                      </w:r>
                    </w:p>
                  </w:txbxContent>
                </v:textbox>
                <w10:wrap anchorx="page" anchory="page"/>
                <w10:anchorlock/>
              </v:rect>
            </w:pict>
          </mc:Fallback>
        </mc:AlternateContent>
      </w:r>
    </w:p>
    <w:p w14:paraId="16E49D9E" w14:textId="77777777" w:rsidR="007A1FE5" w:rsidRPr="00FB06D0" w:rsidRDefault="00EA5F98">
      <w:pPr>
        <w:pStyle w:val="TitleCover"/>
      </w:pPr>
      <w:r w:rsidRPr="00FB06D0">
        <w:t xml:space="preserve">Requirements </w:t>
      </w:r>
      <w:r w:rsidR="007A1FE5" w:rsidRPr="00FB06D0">
        <w:t xml:space="preserve">Specification for </w:t>
      </w:r>
      <w:r w:rsidR="007A1FE5" w:rsidRPr="00FB06D0">
        <w:br/>
      </w:r>
      <w:r w:rsidR="000A2415" w:rsidRPr="00FB06D0">
        <w:t>SARP Requisition Data Entry</w:t>
      </w:r>
      <w:r w:rsidR="007A1FE5" w:rsidRPr="00FB06D0">
        <w:t xml:space="preserve"> </w:t>
      </w:r>
    </w:p>
    <w:p w14:paraId="16E49D9F" w14:textId="77777777" w:rsidR="007A1FE5" w:rsidRPr="00D54A23" w:rsidRDefault="007A1FE5" w:rsidP="00D54A23"/>
    <w:p w14:paraId="16E49DA0" w14:textId="77777777" w:rsidR="007A1FE5" w:rsidRPr="00D54A23" w:rsidRDefault="007A1FE5" w:rsidP="00D54A23"/>
    <w:p w14:paraId="16E49DA1" w14:textId="77777777" w:rsidR="00EA5F98" w:rsidRPr="00FB06D0" w:rsidRDefault="00EA5F98" w:rsidP="00EA5F98">
      <w:pPr>
        <w:pStyle w:val="BodyText"/>
      </w:pPr>
      <w:r w:rsidRPr="00FB06D0">
        <w:t xml:space="preserve">Document Number:  </w:t>
      </w:r>
      <w:r w:rsidR="005103C4" w:rsidRPr="00D54A23">
        <w:t>ERD-OP-IT-05-007-D</w:t>
      </w:r>
    </w:p>
    <w:p w14:paraId="16E49DA2" w14:textId="77777777" w:rsidR="00EA5F98" w:rsidRPr="00FB06D0" w:rsidRDefault="00EA5F98" w:rsidP="00EA5F98">
      <w:pPr>
        <w:pStyle w:val="BodyText"/>
      </w:pPr>
      <w:r w:rsidRPr="00FB06D0">
        <w:t xml:space="preserve">Revision Number: </w:t>
      </w:r>
      <w:r w:rsidR="00D54A23">
        <w:t xml:space="preserve"> </w:t>
      </w:r>
      <w:r w:rsidR="00F830DF">
        <w:t xml:space="preserve">  </w:t>
      </w:r>
      <w:r w:rsidR="00F46BDD">
        <w:t>5</w:t>
      </w:r>
      <w:r w:rsidR="00A27E47">
        <w:t>.0</w:t>
      </w:r>
    </w:p>
    <w:p w14:paraId="16E49DA3" w14:textId="77777777" w:rsidR="00EA5F98" w:rsidRPr="00FB06D0" w:rsidRDefault="00EA5F98" w:rsidP="00EA5F98">
      <w:pPr>
        <w:pStyle w:val="BodyText"/>
        <w:rPr>
          <w:i/>
        </w:rPr>
      </w:pPr>
      <w:r w:rsidRPr="00FB06D0">
        <w:t xml:space="preserve">Effective Date:    </w:t>
      </w:r>
      <w:r w:rsidR="00F830DF">
        <w:t xml:space="preserve">     </w:t>
      </w:r>
      <w:r w:rsidR="00311FEB">
        <w:t>07-Jan-2011</w:t>
      </w:r>
    </w:p>
    <w:p w14:paraId="16E49DA4" w14:textId="77777777" w:rsidR="00FD105D" w:rsidRDefault="00FD105D" w:rsidP="00FD105D"/>
    <w:p w14:paraId="16E49DA5" w14:textId="77777777" w:rsidR="00AB1B2A" w:rsidRPr="00C25936" w:rsidRDefault="00AB1B2A" w:rsidP="00AB1B2A">
      <w:pPr>
        <w:ind w:left="720"/>
        <w:rPr>
          <w:bCs/>
        </w:rPr>
      </w:pPr>
      <w:r w:rsidRPr="00C25936">
        <w:rPr>
          <w:bCs/>
        </w:rPr>
        <w:t>The following reviewer</w:t>
      </w:r>
      <w:r>
        <w:rPr>
          <w:bCs/>
        </w:rPr>
        <w:t>s have approved this document.</w:t>
      </w:r>
    </w:p>
    <w:p w14:paraId="16E49DA6" w14:textId="77777777" w:rsidR="00AB1B2A" w:rsidRPr="00C25936" w:rsidRDefault="00AB1B2A" w:rsidP="00AB1B2A">
      <w:pPr>
        <w:ind w:left="720"/>
        <w:rPr>
          <w:bCs/>
        </w:rPr>
      </w:pPr>
      <w:r w:rsidRPr="00C25936">
        <w:rPr>
          <w:bCs/>
        </w:rPr>
        <w:t>See DCO for signatures and approval dates.</w:t>
      </w:r>
    </w:p>
    <w:p w14:paraId="16E49DA7" w14:textId="77777777" w:rsidR="00FD105D" w:rsidRPr="00D54A23" w:rsidRDefault="00FD105D" w:rsidP="00D54A23"/>
    <w:tbl>
      <w:tblPr>
        <w:tblW w:w="4248" w:type="dxa"/>
        <w:tblInd w:w="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tblGrid>
      <w:tr w:rsidR="00AB1B2A" w:rsidRPr="00FB06D0" w14:paraId="16E49DA9" w14:textId="77777777" w:rsidTr="006B4698">
        <w:tc>
          <w:tcPr>
            <w:tcW w:w="4248" w:type="dxa"/>
            <w:shd w:val="pct10" w:color="auto" w:fill="FFFFFF"/>
          </w:tcPr>
          <w:p w14:paraId="16E49DA8" w14:textId="77777777" w:rsidR="0029475E" w:rsidRDefault="00AB1B2A" w:rsidP="00F830DF">
            <w:pPr>
              <w:pStyle w:val="BodyText"/>
              <w:spacing w:after="120"/>
              <w:ind w:left="0"/>
              <w:jc w:val="center"/>
              <w:rPr>
                <w:b/>
              </w:rPr>
            </w:pPr>
            <w:r w:rsidRPr="00FB06D0">
              <w:rPr>
                <w:b/>
              </w:rPr>
              <w:t xml:space="preserve">Name and </w:t>
            </w:r>
            <w:r>
              <w:rPr>
                <w:b/>
              </w:rPr>
              <w:t>Department</w:t>
            </w:r>
          </w:p>
        </w:tc>
      </w:tr>
      <w:tr w:rsidR="00AB1B2A" w:rsidRPr="00FB06D0" w14:paraId="16E49DAB" w14:textId="77777777" w:rsidTr="006B4698">
        <w:tc>
          <w:tcPr>
            <w:tcW w:w="4248" w:type="dxa"/>
          </w:tcPr>
          <w:p w14:paraId="16E49DAA" w14:textId="77777777" w:rsidR="0029475E" w:rsidRDefault="00E1023E" w:rsidP="00F830DF">
            <w:pPr>
              <w:pStyle w:val="BodyText"/>
              <w:ind w:left="0"/>
              <w:jc w:val="center"/>
              <w:rPr>
                <w:b/>
              </w:rPr>
            </w:pPr>
            <w:r>
              <w:rPr>
                <w:b/>
              </w:rPr>
              <w:t>Betsy Mooney</w:t>
            </w:r>
            <w:r w:rsidR="00562A4A" w:rsidRPr="00562A4A">
              <w:rPr>
                <w:b/>
              </w:rPr>
              <w:br/>
              <w:t xml:space="preserve">AUTHOR, </w:t>
            </w:r>
            <w:r w:rsidR="00F830DF">
              <w:rPr>
                <w:b/>
              </w:rPr>
              <w:t xml:space="preserve">IT </w:t>
            </w:r>
            <w:r w:rsidR="00562A4A" w:rsidRPr="00562A4A">
              <w:rPr>
                <w:b/>
              </w:rPr>
              <w:t>SOFTWARE ENGINEERING</w:t>
            </w:r>
          </w:p>
        </w:tc>
      </w:tr>
      <w:tr w:rsidR="00AB1B2A" w:rsidRPr="00FB06D0" w14:paraId="16E49DAD" w14:textId="77777777" w:rsidTr="006B4698">
        <w:tc>
          <w:tcPr>
            <w:tcW w:w="4248" w:type="dxa"/>
          </w:tcPr>
          <w:p w14:paraId="16E49DAC" w14:textId="77777777" w:rsidR="0029475E" w:rsidRDefault="00562A4A" w:rsidP="00F830DF">
            <w:pPr>
              <w:pStyle w:val="BodyText"/>
              <w:ind w:left="0"/>
              <w:jc w:val="center"/>
              <w:rPr>
                <w:b/>
              </w:rPr>
            </w:pPr>
            <w:r w:rsidRPr="00562A4A">
              <w:rPr>
                <w:b/>
              </w:rPr>
              <w:t>Leslie Marquez</w:t>
            </w:r>
            <w:r w:rsidRPr="00562A4A">
              <w:rPr>
                <w:b/>
              </w:rPr>
              <w:br/>
              <w:t>CUSTOMER SERVICE</w:t>
            </w:r>
          </w:p>
        </w:tc>
      </w:tr>
      <w:tr w:rsidR="00AB1B2A" w:rsidRPr="00FB06D0" w14:paraId="16E49DAF" w14:textId="77777777" w:rsidTr="006B4698">
        <w:tc>
          <w:tcPr>
            <w:tcW w:w="4248" w:type="dxa"/>
          </w:tcPr>
          <w:p w14:paraId="16E49DAE" w14:textId="77777777" w:rsidR="0029475E" w:rsidRDefault="00562A4A" w:rsidP="00F830DF">
            <w:pPr>
              <w:pStyle w:val="BodyText"/>
              <w:ind w:left="0"/>
              <w:jc w:val="center"/>
              <w:rPr>
                <w:b/>
              </w:rPr>
            </w:pPr>
            <w:r w:rsidRPr="00562A4A">
              <w:rPr>
                <w:b/>
              </w:rPr>
              <w:t>Robert Gupta</w:t>
            </w:r>
            <w:r w:rsidRPr="00562A4A">
              <w:rPr>
                <w:b/>
              </w:rPr>
              <w:br/>
            </w:r>
            <w:r w:rsidR="00F830DF">
              <w:rPr>
                <w:b/>
              </w:rPr>
              <w:t xml:space="preserve">IT </w:t>
            </w:r>
            <w:r w:rsidRPr="00562A4A">
              <w:rPr>
                <w:b/>
              </w:rPr>
              <w:t>SOFTWARE ENGINEERING</w:t>
            </w:r>
          </w:p>
        </w:tc>
      </w:tr>
      <w:tr w:rsidR="00AB1B2A" w:rsidRPr="00FB06D0" w14:paraId="16E49DB1" w14:textId="77777777" w:rsidTr="006B4698">
        <w:tc>
          <w:tcPr>
            <w:tcW w:w="4248" w:type="dxa"/>
          </w:tcPr>
          <w:p w14:paraId="16E49DB0" w14:textId="77777777" w:rsidR="0029475E" w:rsidRDefault="00562A4A" w:rsidP="00A53864">
            <w:pPr>
              <w:pStyle w:val="BodyText"/>
              <w:ind w:left="0"/>
              <w:jc w:val="center"/>
              <w:rPr>
                <w:b/>
              </w:rPr>
            </w:pPr>
            <w:r w:rsidRPr="00562A4A">
              <w:rPr>
                <w:b/>
              </w:rPr>
              <w:t>Steve Strener</w:t>
            </w:r>
            <w:r w:rsidRPr="00562A4A">
              <w:rPr>
                <w:b/>
              </w:rPr>
              <w:br/>
            </w:r>
            <w:r w:rsidR="00F830DF">
              <w:rPr>
                <w:b/>
              </w:rPr>
              <w:t>IT Q</w:t>
            </w:r>
            <w:r w:rsidR="00A53864">
              <w:rPr>
                <w:b/>
              </w:rPr>
              <w:t>U</w:t>
            </w:r>
            <w:r w:rsidR="00F830DF">
              <w:rPr>
                <w:b/>
              </w:rPr>
              <w:t>A</w:t>
            </w:r>
            <w:r w:rsidR="00A53864">
              <w:rPr>
                <w:b/>
              </w:rPr>
              <w:t>LITY ENGINEERING</w:t>
            </w:r>
          </w:p>
        </w:tc>
      </w:tr>
      <w:tr w:rsidR="00AB1B2A" w:rsidRPr="00FB06D0" w14:paraId="16E49DB3" w14:textId="77777777" w:rsidTr="006B4698">
        <w:tc>
          <w:tcPr>
            <w:tcW w:w="4248" w:type="dxa"/>
          </w:tcPr>
          <w:p w14:paraId="16E49DB2" w14:textId="77777777" w:rsidR="0029475E" w:rsidRDefault="00562A4A" w:rsidP="00A53864">
            <w:pPr>
              <w:pStyle w:val="BodyText"/>
              <w:ind w:left="0"/>
              <w:jc w:val="center"/>
              <w:rPr>
                <w:b/>
              </w:rPr>
            </w:pPr>
            <w:r w:rsidRPr="00562A4A">
              <w:rPr>
                <w:b/>
              </w:rPr>
              <w:t>David Lebsack</w:t>
            </w:r>
            <w:r w:rsidRPr="00562A4A">
              <w:rPr>
                <w:b/>
              </w:rPr>
              <w:br/>
            </w:r>
            <w:r w:rsidR="00F830DF">
              <w:rPr>
                <w:b/>
              </w:rPr>
              <w:t xml:space="preserve">IT </w:t>
            </w:r>
            <w:r w:rsidR="00A53864">
              <w:rPr>
                <w:b/>
              </w:rPr>
              <w:t>SOFTWARE ENGINEERING</w:t>
            </w:r>
          </w:p>
        </w:tc>
      </w:tr>
      <w:tr w:rsidR="00AB1B2A" w:rsidRPr="00FB06D0" w14:paraId="16E49DB5" w14:textId="77777777" w:rsidTr="006B4698">
        <w:tc>
          <w:tcPr>
            <w:tcW w:w="4248" w:type="dxa"/>
          </w:tcPr>
          <w:p w14:paraId="16E49DB4" w14:textId="77777777" w:rsidR="0029475E" w:rsidRDefault="00562A4A" w:rsidP="00F830DF">
            <w:pPr>
              <w:pStyle w:val="BodyText"/>
              <w:ind w:left="0"/>
              <w:jc w:val="center"/>
              <w:rPr>
                <w:b/>
              </w:rPr>
            </w:pPr>
            <w:r w:rsidRPr="00562A4A">
              <w:rPr>
                <w:b/>
              </w:rPr>
              <w:t>DCO-ERD-OP-IT-05-007-D-</w:t>
            </w:r>
            <w:r w:rsidR="00F46BDD">
              <w:rPr>
                <w:b/>
              </w:rPr>
              <w:t>5</w:t>
            </w:r>
          </w:p>
        </w:tc>
      </w:tr>
    </w:tbl>
    <w:p w14:paraId="16E49DB6" w14:textId="77777777" w:rsidR="00EC2B18" w:rsidRPr="00272AC2" w:rsidRDefault="00EC2B18" w:rsidP="00272AC2"/>
    <w:p w14:paraId="16E49DB7" w14:textId="77777777" w:rsidR="007A1FE5" w:rsidRPr="00272AC2" w:rsidRDefault="007A1FE5" w:rsidP="00272AC2">
      <w:pPr>
        <w:sectPr w:rsidR="007A1FE5" w:rsidRPr="00272AC2">
          <w:headerReference w:type="default" r:id="rId20"/>
          <w:footerReference w:type="even" r:id="rId21"/>
          <w:footerReference w:type="default" r:id="rId22"/>
          <w:footerReference w:type="first" r:id="rId23"/>
          <w:pgSz w:w="12240" w:h="15840" w:code="1"/>
          <w:pgMar w:top="1440" w:right="1800" w:bottom="1440" w:left="1800" w:header="720" w:footer="965" w:gutter="0"/>
          <w:pgNumType w:start="1"/>
          <w:cols w:space="720"/>
          <w:titlePg/>
        </w:sectPr>
      </w:pPr>
    </w:p>
    <w:p w14:paraId="16E49DB8" w14:textId="77777777" w:rsidR="00EC2B18" w:rsidRDefault="007A1FE5">
      <w:pPr>
        <w:pStyle w:val="TOCHeading"/>
        <w:spacing w:after="120"/>
        <w:outlineLvl w:val="0"/>
      </w:pPr>
      <w:r w:rsidRPr="00FB06D0">
        <w:lastRenderedPageBreak/>
        <w:t>Table of Contents</w:t>
      </w:r>
    </w:p>
    <w:p w14:paraId="2096B5B7" w14:textId="77777777" w:rsidR="00D56497" w:rsidRDefault="00BD0536">
      <w:pPr>
        <w:pStyle w:val="TOC1"/>
        <w:tabs>
          <w:tab w:val="left" w:pos="480"/>
        </w:tabs>
        <w:rPr>
          <w:ins w:id="0" w:author="bmooney" w:date="2011-06-13T13:41:00Z"/>
          <w:rFonts w:asciiTheme="minorHAnsi" w:eastAsiaTheme="minorEastAsia" w:hAnsiTheme="minorHAnsi" w:cstheme="minorBidi"/>
          <w:b w:val="0"/>
          <w:caps w:val="0"/>
          <w:noProof/>
          <w:sz w:val="22"/>
          <w:szCs w:val="22"/>
        </w:rPr>
      </w:pPr>
      <w:r w:rsidRPr="00FB06D0">
        <w:rPr>
          <w:b w:val="0"/>
          <w:caps w:val="0"/>
        </w:rPr>
        <w:fldChar w:fldCharType="begin"/>
      </w:r>
      <w:r w:rsidR="007A1FE5" w:rsidRPr="00FB06D0">
        <w:rPr>
          <w:b w:val="0"/>
          <w:caps w:val="0"/>
        </w:rPr>
        <w:instrText xml:space="preserve"> TOC \o "1-3" </w:instrText>
      </w:r>
      <w:r w:rsidRPr="00FB06D0">
        <w:rPr>
          <w:b w:val="0"/>
          <w:caps w:val="0"/>
        </w:rPr>
        <w:fldChar w:fldCharType="separate"/>
      </w:r>
      <w:ins w:id="1" w:author="bmooney" w:date="2011-06-13T13:41:00Z">
        <w:r w:rsidR="00D56497">
          <w:rPr>
            <w:noProof/>
          </w:rPr>
          <w:t>1</w:t>
        </w:r>
        <w:r w:rsidR="00D56497">
          <w:rPr>
            <w:rFonts w:asciiTheme="minorHAnsi" w:eastAsiaTheme="minorEastAsia" w:hAnsiTheme="minorHAnsi" w:cstheme="minorBidi"/>
            <w:b w:val="0"/>
            <w:caps w:val="0"/>
            <w:noProof/>
            <w:sz w:val="22"/>
            <w:szCs w:val="22"/>
          </w:rPr>
          <w:tab/>
        </w:r>
        <w:r w:rsidR="00D56497">
          <w:rPr>
            <w:noProof/>
          </w:rPr>
          <w:t>Introduction</w:t>
        </w:r>
        <w:r w:rsidR="00D56497">
          <w:rPr>
            <w:noProof/>
          </w:rPr>
          <w:tab/>
        </w:r>
        <w:r w:rsidR="00D56497">
          <w:rPr>
            <w:noProof/>
          </w:rPr>
          <w:fldChar w:fldCharType="begin"/>
        </w:r>
        <w:r w:rsidR="00D56497">
          <w:rPr>
            <w:noProof/>
          </w:rPr>
          <w:instrText xml:space="preserve"> PAGEREF _Toc295735789 \h </w:instrText>
        </w:r>
      </w:ins>
      <w:r w:rsidR="00D56497">
        <w:rPr>
          <w:noProof/>
        </w:rPr>
      </w:r>
      <w:r w:rsidR="00D56497">
        <w:rPr>
          <w:noProof/>
        </w:rPr>
        <w:fldChar w:fldCharType="separate"/>
      </w:r>
      <w:ins w:id="2" w:author="bmooney" w:date="2011-10-10T09:49:00Z">
        <w:r w:rsidR="00253D36">
          <w:rPr>
            <w:noProof/>
          </w:rPr>
          <w:t>4</w:t>
        </w:r>
      </w:ins>
      <w:ins w:id="3" w:author="bmooney" w:date="2011-06-13T13:41:00Z">
        <w:r w:rsidR="00D56497">
          <w:rPr>
            <w:noProof/>
          </w:rPr>
          <w:fldChar w:fldCharType="end"/>
        </w:r>
      </w:ins>
    </w:p>
    <w:p w14:paraId="50C5F483" w14:textId="77777777" w:rsidR="00D56497" w:rsidRDefault="00D56497">
      <w:pPr>
        <w:pStyle w:val="TOC2"/>
        <w:tabs>
          <w:tab w:val="left" w:pos="720"/>
        </w:tabs>
        <w:rPr>
          <w:ins w:id="4" w:author="bmooney" w:date="2011-06-13T13:41:00Z"/>
          <w:rFonts w:asciiTheme="minorHAnsi" w:eastAsiaTheme="minorEastAsia" w:hAnsiTheme="minorHAnsi" w:cstheme="minorBidi"/>
          <w:smallCaps w:val="0"/>
          <w:noProof/>
          <w:sz w:val="22"/>
          <w:szCs w:val="22"/>
        </w:rPr>
      </w:pPr>
      <w:ins w:id="5" w:author="bmooney" w:date="2011-06-13T13:41:00Z">
        <w:r>
          <w:rPr>
            <w:noProof/>
          </w:rPr>
          <w:t>1.1</w:t>
        </w:r>
        <w:r>
          <w:rPr>
            <w:rFonts w:asciiTheme="minorHAnsi" w:eastAsiaTheme="minorEastAsia" w:hAnsiTheme="minorHAnsi" w:cstheme="minorBidi"/>
            <w:smallCaps w:val="0"/>
            <w:noProof/>
            <w:sz w:val="22"/>
            <w:szCs w:val="22"/>
          </w:rPr>
          <w:tab/>
        </w:r>
        <w:r>
          <w:rPr>
            <w:noProof/>
          </w:rPr>
          <w:t>Document Objectives &amp; Scope</w:t>
        </w:r>
        <w:r>
          <w:rPr>
            <w:noProof/>
          </w:rPr>
          <w:tab/>
        </w:r>
        <w:r>
          <w:rPr>
            <w:noProof/>
          </w:rPr>
          <w:fldChar w:fldCharType="begin"/>
        </w:r>
        <w:r>
          <w:rPr>
            <w:noProof/>
          </w:rPr>
          <w:instrText xml:space="preserve"> PAGEREF _Toc295735790 \h </w:instrText>
        </w:r>
      </w:ins>
      <w:r>
        <w:rPr>
          <w:noProof/>
        </w:rPr>
      </w:r>
      <w:r>
        <w:rPr>
          <w:noProof/>
        </w:rPr>
        <w:fldChar w:fldCharType="separate"/>
      </w:r>
      <w:ins w:id="6" w:author="bmooney" w:date="2011-10-10T09:49:00Z">
        <w:r w:rsidR="00253D36">
          <w:rPr>
            <w:noProof/>
          </w:rPr>
          <w:t>4</w:t>
        </w:r>
      </w:ins>
      <w:ins w:id="7" w:author="bmooney" w:date="2011-06-13T13:41:00Z">
        <w:r>
          <w:rPr>
            <w:noProof/>
          </w:rPr>
          <w:fldChar w:fldCharType="end"/>
        </w:r>
      </w:ins>
    </w:p>
    <w:p w14:paraId="554226EC" w14:textId="77777777" w:rsidR="00D56497" w:rsidRDefault="00D56497">
      <w:pPr>
        <w:pStyle w:val="TOC2"/>
        <w:tabs>
          <w:tab w:val="left" w:pos="720"/>
        </w:tabs>
        <w:rPr>
          <w:ins w:id="8" w:author="bmooney" w:date="2011-06-13T13:41:00Z"/>
          <w:rFonts w:asciiTheme="minorHAnsi" w:eastAsiaTheme="minorEastAsia" w:hAnsiTheme="minorHAnsi" w:cstheme="minorBidi"/>
          <w:smallCaps w:val="0"/>
          <w:noProof/>
          <w:sz w:val="22"/>
          <w:szCs w:val="22"/>
        </w:rPr>
      </w:pPr>
      <w:ins w:id="9" w:author="bmooney" w:date="2011-06-13T13:41:00Z">
        <w:r>
          <w:rPr>
            <w:noProof/>
          </w:rPr>
          <w:t>1.2</w:t>
        </w:r>
        <w:r>
          <w:rPr>
            <w:rFonts w:asciiTheme="minorHAnsi" w:eastAsiaTheme="minorEastAsia" w:hAnsiTheme="minorHAnsi" w:cstheme="minorBidi"/>
            <w:smallCaps w:val="0"/>
            <w:noProof/>
            <w:sz w:val="22"/>
            <w:szCs w:val="22"/>
          </w:rPr>
          <w:tab/>
        </w:r>
        <w:r>
          <w:rPr>
            <w:noProof/>
          </w:rPr>
          <w:t>References</w:t>
        </w:r>
        <w:r>
          <w:rPr>
            <w:noProof/>
          </w:rPr>
          <w:tab/>
        </w:r>
        <w:r>
          <w:rPr>
            <w:noProof/>
          </w:rPr>
          <w:fldChar w:fldCharType="begin"/>
        </w:r>
        <w:r>
          <w:rPr>
            <w:noProof/>
          </w:rPr>
          <w:instrText xml:space="preserve"> PAGEREF _Toc295735791 \h </w:instrText>
        </w:r>
      </w:ins>
      <w:r>
        <w:rPr>
          <w:noProof/>
        </w:rPr>
      </w:r>
      <w:r>
        <w:rPr>
          <w:noProof/>
        </w:rPr>
        <w:fldChar w:fldCharType="separate"/>
      </w:r>
      <w:ins w:id="10" w:author="bmooney" w:date="2011-10-10T09:49:00Z">
        <w:r w:rsidR="00253D36">
          <w:rPr>
            <w:noProof/>
          </w:rPr>
          <w:t>4</w:t>
        </w:r>
      </w:ins>
      <w:ins w:id="11" w:author="bmooney" w:date="2011-06-13T13:41:00Z">
        <w:r>
          <w:rPr>
            <w:noProof/>
          </w:rPr>
          <w:fldChar w:fldCharType="end"/>
        </w:r>
      </w:ins>
    </w:p>
    <w:p w14:paraId="65DC03B3" w14:textId="77777777" w:rsidR="00D56497" w:rsidRDefault="00D56497">
      <w:pPr>
        <w:pStyle w:val="TOC2"/>
        <w:tabs>
          <w:tab w:val="left" w:pos="720"/>
        </w:tabs>
        <w:rPr>
          <w:ins w:id="12" w:author="bmooney" w:date="2011-06-13T13:41:00Z"/>
          <w:rFonts w:asciiTheme="minorHAnsi" w:eastAsiaTheme="minorEastAsia" w:hAnsiTheme="minorHAnsi" w:cstheme="minorBidi"/>
          <w:smallCaps w:val="0"/>
          <w:noProof/>
          <w:sz w:val="22"/>
          <w:szCs w:val="22"/>
        </w:rPr>
      </w:pPr>
      <w:ins w:id="13" w:author="bmooney" w:date="2011-06-13T13:41:00Z">
        <w:r>
          <w:rPr>
            <w:noProof/>
          </w:rPr>
          <w:t>1.3</w:t>
        </w:r>
        <w:r>
          <w:rPr>
            <w:rFonts w:asciiTheme="minorHAnsi" w:eastAsiaTheme="minorEastAsia" w:hAnsiTheme="minorHAnsi" w:cstheme="minorBidi"/>
            <w:smallCaps w:val="0"/>
            <w:noProof/>
            <w:sz w:val="22"/>
            <w:szCs w:val="22"/>
          </w:rPr>
          <w:tab/>
        </w:r>
        <w:r>
          <w:rPr>
            <w:noProof/>
          </w:rPr>
          <w:t>Revision History</w:t>
        </w:r>
        <w:r>
          <w:rPr>
            <w:noProof/>
          </w:rPr>
          <w:tab/>
        </w:r>
        <w:r>
          <w:rPr>
            <w:noProof/>
          </w:rPr>
          <w:fldChar w:fldCharType="begin"/>
        </w:r>
        <w:r>
          <w:rPr>
            <w:noProof/>
          </w:rPr>
          <w:instrText xml:space="preserve"> PAGEREF _Toc295735792 \h </w:instrText>
        </w:r>
      </w:ins>
      <w:r>
        <w:rPr>
          <w:noProof/>
        </w:rPr>
      </w:r>
      <w:r>
        <w:rPr>
          <w:noProof/>
        </w:rPr>
        <w:fldChar w:fldCharType="separate"/>
      </w:r>
      <w:ins w:id="14" w:author="bmooney" w:date="2011-10-10T09:49:00Z">
        <w:r w:rsidR="00253D36">
          <w:rPr>
            <w:noProof/>
          </w:rPr>
          <w:t>4</w:t>
        </w:r>
      </w:ins>
      <w:ins w:id="15" w:author="bmooney" w:date="2011-06-13T13:41:00Z">
        <w:r>
          <w:rPr>
            <w:noProof/>
          </w:rPr>
          <w:fldChar w:fldCharType="end"/>
        </w:r>
      </w:ins>
    </w:p>
    <w:p w14:paraId="4486CD4F" w14:textId="77777777" w:rsidR="00D56497" w:rsidRDefault="00D56497">
      <w:pPr>
        <w:pStyle w:val="TOC2"/>
        <w:tabs>
          <w:tab w:val="left" w:pos="720"/>
        </w:tabs>
        <w:rPr>
          <w:ins w:id="16" w:author="bmooney" w:date="2011-06-13T13:41:00Z"/>
          <w:rFonts w:asciiTheme="minorHAnsi" w:eastAsiaTheme="minorEastAsia" w:hAnsiTheme="minorHAnsi" w:cstheme="minorBidi"/>
          <w:smallCaps w:val="0"/>
          <w:noProof/>
          <w:sz w:val="22"/>
          <w:szCs w:val="22"/>
        </w:rPr>
      </w:pPr>
      <w:ins w:id="17" w:author="bmooney" w:date="2011-06-13T13:41:00Z">
        <w:r>
          <w:rPr>
            <w:noProof/>
          </w:rPr>
          <w:t>1.4</w:t>
        </w:r>
        <w:r>
          <w:rPr>
            <w:rFonts w:asciiTheme="minorHAnsi" w:eastAsiaTheme="minorEastAsia" w:hAnsiTheme="minorHAnsi" w:cstheme="minorBidi"/>
            <w:smallCaps w:val="0"/>
            <w:noProof/>
            <w:sz w:val="22"/>
            <w:szCs w:val="22"/>
          </w:rPr>
          <w:tab/>
        </w:r>
        <w:r>
          <w:rPr>
            <w:noProof/>
          </w:rPr>
          <w:t>Requirements implementation details</w:t>
        </w:r>
        <w:r>
          <w:rPr>
            <w:noProof/>
          </w:rPr>
          <w:tab/>
        </w:r>
        <w:r>
          <w:rPr>
            <w:noProof/>
          </w:rPr>
          <w:fldChar w:fldCharType="begin"/>
        </w:r>
        <w:r>
          <w:rPr>
            <w:noProof/>
          </w:rPr>
          <w:instrText xml:space="preserve"> PAGEREF _Toc295735793 \h </w:instrText>
        </w:r>
      </w:ins>
      <w:r>
        <w:rPr>
          <w:noProof/>
        </w:rPr>
      </w:r>
      <w:r>
        <w:rPr>
          <w:noProof/>
        </w:rPr>
        <w:fldChar w:fldCharType="separate"/>
      </w:r>
      <w:ins w:id="18" w:author="bmooney" w:date="2011-10-10T09:49:00Z">
        <w:r w:rsidR="00253D36">
          <w:rPr>
            <w:noProof/>
          </w:rPr>
          <w:t>5</w:t>
        </w:r>
      </w:ins>
      <w:ins w:id="19" w:author="bmooney" w:date="2011-06-13T13:41:00Z">
        <w:r>
          <w:rPr>
            <w:noProof/>
          </w:rPr>
          <w:fldChar w:fldCharType="end"/>
        </w:r>
      </w:ins>
    </w:p>
    <w:p w14:paraId="027F1D08" w14:textId="77777777" w:rsidR="00D56497" w:rsidRDefault="00D56497">
      <w:pPr>
        <w:pStyle w:val="TOC1"/>
        <w:tabs>
          <w:tab w:val="left" w:pos="480"/>
        </w:tabs>
        <w:rPr>
          <w:ins w:id="20" w:author="bmooney" w:date="2011-06-13T13:41:00Z"/>
          <w:rFonts w:asciiTheme="minorHAnsi" w:eastAsiaTheme="minorEastAsia" w:hAnsiTheme="minorHAnsi" w:cstheme="minorBidi"/>
          <w:b w:val="0"/>
          <w:caps w:val="0"/>
          <w:noProof/>
          <w:sz w:val="22"/>
          <w:szCs w:val="22"/>
        </w:rPr>
      </w:pPr>
      <w:ins w:id="21" w:author="bmooney" w:date="2011-06-13T13:41:00Z">
        <w:r>
          <w:rPr>
            <w:noProof/>
          </w:rPr>
          <w:t>2</w:t>
        </w:r>
        <w:r>
          <w:rPr>
            <w:rFonts w:asciiTheme="minorHAnsi" w:eastAsiaTheme="minorEastAsia" w:hAnsiTheme="minorHAnsi" w:cstheme="minorBidi"/>
            <w:b w:val="0"/>
            <w:caps w:val="0"/>
            <w:noProof/>
            <w:sz w:val="22"/>
            <w:szCs w:val="22"/>
          </w:rPr>
          <w:tab/>
        </w:r>
        <w:r>
          <w:rPr>
            <w:noProof/>
          </w:rPr>
          <w:t>Functional Requirements</w:t>
        </w:r>
        <w:r>
          <w:rPr>
            <w:noProof/>
          </w:rPr>
          <w:tab/>
        </w:r>
        <w:r>
          <w:rPr>
            <w:noProof/>
          </w:rPr>
          <w:fldChar w:fldCharType="begin"/>
        </w:r>
        <w:r>
          <w:rPr>
            <w:noProof/>
          </w:rPr>
          <w:instrText xml:space="preserve"> PAGEREF _Toc295735794 \h </w:instrText>
        </w:r>
      </w:ins>
      <w:r>
        <w:rPr>
          <w:noProof/>
        </w:rPr>
      </w:r>
      <w:r>
        <w:rPr>
          <w:noProof/>
        </w:rPr>
        <w:fldChar w:fldCharType="separate"/>
      </w:r>
      <w:ins w:id="22" w:author="bmooney" w:date="2011-10-10T09:49:00Z">
        <w:r w:rsidR="00253D36">
          <w:rPr>
            <w:noProof/>
          </w:rPr>
          <w:t>6</w:t>
        </w:r>
      </w:ins>
      <w:ins w:id="23" w:author="bmooney" w:date="2011-06-13T13:41:00Z">
        <w:r>
          <w:rPr>
            <w:noProof/>
          </w:rPr>
          <w:fldChar w:fldCharType="end"/>
        </w:r>
      </w:ins>
    </w:p>
    <w:p w14:paraId="61895A66" w14:textId="77777777" w:rsidR="00D56497" w:rsidRDefault="00D56497">
      <w:pPr>
        <w:pStyle w:val="TOC2"/>
        <w:tabs>
          <w:tab w:val="left" w:pos="720"/>
        </w:tabs>
        <w:rPr>
          <w:ins w:id="24" w:author="bmooney" w:date="2011-06-13T13:41:00Z"/>
          <w:rFonts w:asciiTheme="minorHAnsi" w:eastAsiaTheme="minorEastAsia" w:hAnsiTheme="minorHAnsi" w:cstheme="minorBidi"/>
          <w:smallCaps w:val="0"/>
          <w:noProof/>
          <w:sz w:val="22"/>
          <w:szCs w:val="22"/>
        </w:rPr>
      </w:pPr>
      <w:ins w:id="25" w:author="bmooney" w:date="2011-06-13T13:41:00Z">
        <w:r>
          <w:rPr>
            <w:noProof/>
          </w:rPr>
          <w:t>2.1</w:t>
        </w:r>
        <w:r>
          <w:rPr>
            <w:rFonts w:asciiTheme="minorHAnsi" w:eastAsiaTheme="minorEastAsia" w:hAnsiTheme="minorHAnsi" w:cstheme="minorBidi"/>
            <w:smallCaps w:val="0"/>
            <w:noProof/>
            <w:sz w:val="22"/>
            <w:szCs w:val="22"/>
          </w:rPr>
          <w:tab/>
        </w:r>
        <w:r>
          <w:rPr>
            <w:noProof/>
          </w:rPr>
          <w:t>Requisition List</w:t>
        </w:r>
        <w:r>
          <w:rPr>
            <w:noProof/>
          </w:rPr>
          <w:tab/>
        </w:r>
        <w:r>
          <w:rPr>
            <w:noProof/>
          </w:rPr>
          <w:fldChar w:fldCharType="begin"/>
        </w:r>
        <w:r>
          <w:rPr>
            <w:noProof/>
          </w:rPr>
          <w:instrText xml:space="preserve"> PAGEREF _Toc295735795 \h </w:instrText>
        </w:r>
      </w:ins>
      <w:r>
        <w:rPr>
          <w:noProof/>
        </w:rPr>
      </w:r>
      <w:r>
        <w:rPr>
          <w:noProof/>
        </w:rPr>
        <w:fldChar w:fldCharType="separate"/>
      </w:r>
      <w:ins w:id="26" w:author="bmooney" w:date="2011-10-10T09:49:00Z">
        <w:r w:rsidR="00253D36">
          <w:rPr>
            <w:noProof/>
          </w:rPr>
          <w:t>6</w:t>
        </w:r>
      </w:ins>
      <w:ins w:id="27" w:author="bmooney" w:date="2011-06-13T13:41:00Z">
        <w:r>
          <w:rPr>
            <w:noProof/>
          </w:rPr>
          <w:fldChar w:fldCharType="end"/>
        </w:r>
      </w:ins>
    </w:p>
    <w:p w14:paraId="6D5DF87C" w14:textId="77777777" w:rsidR="00D56497" w:rsidRDefault="00D56497">
      <w:pPr>
        <w:pStyle w:val="TOC2"/>
        <w:tabs>
          <w:tab w:val="left" w:pos="720"/>
        </w:tabs>
        <w:rPr>
          <w:ins w:id="28" w:author="bmooney" w:date="2011-06-13T13:41:00Z"/>
          <w:rFonts w:asciiTheme="minorHAnsi" w:eastAsiaTheme="minorEastAsia" w:hAnsiTheme="minorHAnsi" w:cstheme="minorBidi"/>
          <w:smallCaps w:val="0"/>
          <w:noProof/>
          <w:sz w:val="22"/>
          <w:szCs w:val="22"/>
        </w:rPr>
      </w:pPr>
      <w:ins w:id="29" w:author="bmooney" w:date="2011-06-13T13:41:00Z">
        <w:r>
          <w:rPr>
            <w:noProof/>
          </w:rPr>
          <w:t>2.2</w:t>
        </w:r>
        <w:r>
          <w:rPr>
            <w:rFonts w:asciiTheme="minorHAnsi" w:eastAsiaTheme="minorEastAsia" w:hAnsiTheme="minorHAnsi" w:cstheme="minorBidi"/>
            <w:smallCaps w:val="0"/>
            <w:noProof/>
            <w:sz w:val="22"/>
            <w:szCs w:val="22"/>
          </w:rPr>
          <w:tab/>
        </w:r>
        <w:r>
          <w:rPr>
            <w:noProof/>
          </w:rPr>
          <w:t>New Requisition</w:t>
        </w:r>
        <w:r>
          <w:rPr>
            <w:noProof/>
          </w:rPr>
          <w:tab/>
        </w:r>
        <w:r>
          <w:rPr>
            <w:noProof/>
          </w:rPr>
          <w:fldChar w:fldCharType="begin"/>
        </w:r>
        <w:r>
          <w:rPr>
            <w:noProof/>
          </w:rPr>
          <w:instrText xml:space="preserve"> PAGEREF _Toc295735796 \h </w:instrText>
        </w:r>
      </w:ins>
      <w:r>
        <w:rPr>
          <w:noProof/>
        </w:rPr>
      </w:r>
      <w:r>
        <w:rPr>
          <w:noProof/>
        </w:rPr>
        <w:fldChar w:fldCharType="separate"/>
      </w:r>
      <w:ins w:id="30" w:author="bmooney" w:date="2011-10-10T09:49:00Z">
        <w:r w:rsidR="00253D36">
          <w:rPr>
            <w:noProof/>
          </w:rPr>
          <w:t>7</w:t>
        </w:r>
      </w:ins>
      <w:ins w:id="31" w:author="bmooney" w:date="2011-06-13T13:41:00Z">
        <w:r>
          <w:rPr>
            <w:noProof/>
          </w:rPr>
          <w:fldChar w:fldCharType="end"/>
        </w:r>
      </w:ins>
    </w:p>
    <w:p w14:paraId="4912A070" w14:textId="77777777" w:rsidR="00D56497" w:rsidRDefault="00D56497">
      <w:pPr>
        <w:pStyle w:val="TOC3"/>
        <w:tabs>
          <w:tab w:val="left" w:pos="1200"/>
        </w:tabs>
        <w:rPr>
          <w:ins w:id="32" w:author="bmooney" w:date="2011-06-13T13:41:00Z"/>
          <w:rFonts w:asciiTheme="minorHAnsi" w:eastAsiaTheme="minorEastAsia" w:hAnsiTheme="minorHAnsi" w:cstheme="minorBidi"/>
          <w:i w:val="0"/>
          <w:noProof/>
          <w:sz w:val="22"/>
          <w:szCs w:val="22"/>
        </w:rPr>
      </w:pPr>
      <w:ins w:id="33" w:author="bmooney" w:date="2011-06-13T13:41:00Z">
        <w:r>
          <w:rPr>
            <w:noProof/>
          </w:rPr>
          <w:t>2.2.1</w:t>
        </w:r>
        <w:r>
          <w:rPr>
            <w:rFonts w:asciiTheme="minorHAnsi" w:eastAsiaTheme="minorEastAsia" w:hAnsiTheme="minorHAnsi" w:cstheme="minorBidi"/>
            <w:i w:val="0"/>
            <w:noProof/>
            <w:sz w:val="22"/>
            <w:szCs w:val="22"/>
          </w:rPr>
          <w:tab/>
        </w:r>
        <w:r>
          <w:rPr>
            <w:noProof/>
          </w:rPr>
          <w:t>Test Type Selection</w:t>
        </w:r>
        <w:r>
          <w:rPr>
            <w:noProof/>
          </w:rPr>
          <w:tab/>
        </w:r>
        <w:r>
          <w:rPr>
            <w:noProof/>
          </w:rPr>
          <w:fldChar w:fldCharType="begin"/>
        </w:r>
        <w:r>
          <w:rPr>
            <w:noProof/>
          </w:rPr>
          <w:instrText xml:space="preserve"> PAGEREF _Toc295735797 \h </w:instrText>
        </w:r>
      </w:ins>
      <w:r>
        <w:rPr>
          <w:noProof/>
        </w:rPr>
      </w:r>
      <w:r>
        <w:rPr>
          <w:noProof/>
        </w:rPr>
        <w:fldChar w:fldCharType="separate"/>
      </w:r>
      <w:ins w:id="34" w:author="bmooney" w:date="2011-10-10T09:49:00Z">
        <w:r w:rsidR="00253D36">
          <w:rPr>
            <w:noProof/>
          </w:rPr>
          <w:t>7</w:t>
        </w:r>
      </w:ins>
      <w:ins w:id="35" w:author="bmooney" w:date="2011-06-13T13:41:00Z">
        <w:r>
          <w:rPr>
            <w:noProof/>
          </w:rPr>
          <w:fldChar w:fldCharType="end"/>
        </w:r>
      </w:ins>
    </w:p>
    <w:p w14:paraId="6AA1B809" w14:textId="77777777" w:rsidR="00D56497" w:rsidRDefault="00D56497">
      <w:pPr>
        <w:pStyle w:val="TOC3"/>
        <w:tabs>
          <w:tab w:val="left" w:pos="1200"/>
        </w:tabs>
        <w:rPr>
          <w:ins w:id="36" w:author="bmooney" w:date="2011-06-13T13:41:00Z"/>
          <w:rFonts w:asciiTheme="minorHAnsi" w:eastAsiaTheme="minorEastAsia" w:hAnsiTheme="minorHAnsi" w:cstheme="minorBidi"/>
          <w:i w:val="0"/>
          <w:noProof/>
          <w:sz w:val="22"/>
          <w:szCs w:val="22"/>
        </w:rPr>
      </w:pPr>
      <w:ins w:id="37" w:author="bmooney" w:date="2011-06-13T13:41:00Z">
        <w:r>
          <w:rPr>
            <w:noProof/>
          </w:rPr>
          <w:t>2.2.2</w:t>
        </w:r>
        <w:r>
          <w:rPr>
            <w:rFonts w:asciiTheme="minorHAnsi" w:eastAsiaTheme="minorEastAsia" w:hAnsiTheme="minorHAnsi" w:cstheme="minorBidi"/>
            <w:i w:val="0"/>
            <w:noProof/>
            <w:sz w:val="22"/>
            <w:szCs w:val="22"/>
          </w:rPr>
          <w:tab/>
        </w:r>
        <w:r>
          <w:rPr>
            <w:noProof/>
          </w:rPr>
          <w:t>Barcode Validation</w:t>
        </w:r>
        <w:r>
          <w:rPr>
            <w:noProof/>
          </w:rPr>
          <w:tab/>
        </w:r>
        <w:r>
          <w:rPr>
            <w:noProof/>
          </w:rPr>
          <w:fldChar w:fldCharType="begin"/>
        </w:r>
        <w:r>
          <w:rPr>
            <w:noProof/>
          </w:rPr>
          <w:instrText xml:space="preserve"> PAGEREF _Toc295735798 \h </w:instrText>
        </w:r>
      </w:ins>
      <w:r>
        <w:rPr>
          <w:noProof/>
        </w:rPr>
      </w:r>
      <w:r>
        <w:rPr>
          <w:noProof/>
        </w:rPr>
        <w:fldChar w:fldCharType="separate"/>
      </w:r>
      <w:ins w:id="38" w:author="bmooney" w:date="2011-10-10T09:49:00Z">
        <w:r w:rsidR="00253D36">
          <w:rPr>
            <w:noProof/>
          </w:rPr>
          <w:t>8</w:t>
        </w:r>
      </w:ins>
      <w:ins w:id="39" w:author="bmooney" w:date="2011-06-13T13:41:00Z">
        <w:r>
          <w:rPr>
            <w:noProof/>
          </w:rPr>
          <w:fldChar w:fldCharType="end"/>
        </w:r>
      </w:ins>
    </w:p>
    <w:p w14:paraId="591E18D2" w14:textId="77777777" w:rsidR="00D56497" w:rsidRDefault="00D56497">
      <w:pPr>
        <w:pStyle w:val="TOC3"/>
        <w:tabs>
          <w:tab w:val="left" w:pos="1200"/>
        </w:tabs>
        <w:rPr>
          <w:ins w:id="40" w:author="bmooney" w:date="2011-06-13T13:41:00Z"/>
          <w:rFonts w:asciiTheme="minorHAnsi" w:eastAsiaTheme="minorEastAsia" w:hAnsiTheme="minorHAnsi" w:cstheme="minorBidi"/>
          <w:i w:val="0"/>
          <w:noProof/>
          <w:sz w:val="22"/>
          <w:szCs w:val="22"/>
        </w:rPr>
      </w:pPr>
      <w:ins w:id="41" w:author="bmooney" w:date="2011-06-13T13:41:00Z">
        <w:r>
          <w:rPr>
            <w:noProof/>
          </w:rPr>
          <w:t>2.2.3</w:t>
        </w:r>
        <w:r>
          <w:rPr>
            <w:rFonts w:asciiTheme="minorHAnsi" w:eastAsiaTheme="minorEastAsia" w:hAnsiTheme="minorHAnsi" w:cstheme="minorBidi"/>
            <w:i w:val="0"/>
            <w:noProof/>
            <w:sz w:val="22"/>
            <w:szCs w:val="22"/>
          </w:rPr>
          <w:tab/>
        </w:r>
        <w:r>
          <w:rPr>
            <w:noProof/>
          </w:rPr>
          <w:t>Search</w:t>
        </w:r>
        <w:r>
          <w:rPr>
            <w:noProof/>
          </w:rPr>
          <w:tab/>
        </w:r>
        <w:r>
          <w:rPr>
            <w:noProof/>
          </w:rPr>
          <w:fldChar w:fldCharType="begin"/>
        </w:r>
        <w:r>
          <w:rPr>
            <w:noProof/>
          </w:rPr>
          <w:instrText xml:space="preserve"> PAGEREF _Toc295735799 \h </w:instrText>
        </w:r>
      </w:ins>
      <w:r>
        <w:rPr>
          <w:noProof/>
        </w:rPr>
      </w:r>
      <w:r>
        <w:rPr>
          <w:noProof/>
        </w:rPr>
        <w:fldChar w:fldCharType="separate"/>
      </w:r>
      <w:ins w:id="42" w:author="bmooney" w:date="2011-10-10T09:49:00Z">
        <w:r w:rsidR="00253D36">
          <w:rPr>
            <w:noProof/>
          </w:rPr>
          <w:t>9</w:t>
        </w:r>
      </w:ins>
      <w:ins w:id="43" w:author="bmooney" w:date="2011-06-13T13:41:00Z">
        <w:r>
          <w:rPr>
            <w:noProof/>
          </w:rPr>
          <w:fldChar w:fldCharType="end"/>
        </w:r>
      </w:ins>
    </w:p>
    <w:p w14:paraId="72AB0B2D" w14:textId="77777777" w:rsidR="00D56497" w:rsidRDefault="00D56497">
      <w:pPr>
        <w:pStyle w:val="TOC3"/>
        <w:tabs>
          <w:tab w:val="left" w:pos="1200"/>
        </w:tabs>
        <w:rPr>
          <w:ins w:id="44" w:author="bmooney" w:date="2011-06-13T13:41:00Z"/>
          <w:rFonts w:asciiTheme="minorHAnsi" w:eastAsiaTheme="minorEastAsia" w:hAnsiTheme="minorHAnsi" w:cstheme="minorBidi"/>
          <w:i w:val="0"/>
          <w:noProof/>
          <w:sz w:val="22"/>
          <w:szCs w:val="22"/>
        </w:rPr>
      </w:pPr>
      <w:ins w:id="45" w:author="bmooney" w:date="2011-06-13T13:41:00Z">
        <w:r>
          <w:rPr>
            <w:noProof/>
          </w:rPr>
          <w:t>2.2.4</w:t>
        </w:r>
        <w:r>
          <w:rPr>
            <w:rFonts w:asciiTheme="minorHAnsi" w:eastAsiaTheme="minorEastAsia" w:hAnsiTheme="minorHAnsi" w:cstheme="minorBidi"/>
            <w:i w:val="0"/>
            <w:noProof/>
            <w:sz w:val="22"/>
            <w:szCs w:val="22"/>
          </w:rPr>
          <w:tab/>
        </w:r>
        <w:r>
          <w:rPr>
            <w:noProof/>
          </w:rPr>
          <w:t>Create New</w:t>
        </w:r>
        <w:r>
          <w:rPr>
            <w:noProof/>
          </w:rPr>
          <w:tab/>
        </w:r>
        <w:r>
          <w:rPr>
            <w:noProof/>
          </w:rPr>
          <w:fldChar w:fldCharType="begin"/>
        </w:r>
        <w:r>
          <w:rPr>
            <w:noProof/>
          </w:rPr>
          <w:instrText xml:space="preserve"> PAGEREF _Toc295735800 \h </w:instrText>
        </w:r>
      </w:ins>
      <w:r>
        <w:rPr>
          <w:noProof/>
        </w:rPr>
      </w:r>
      <w:r>
        <w:rPr>
          <w:noProof/>
        </w:rPr>
        <w:fldChar w:fldCharType="separate"/>
      </w:r>
      <w:ins w:id="46" w:author="bmooney" w:date="2011-10-10T09:49:00Z">
        <w:r w:rsidR="00253D36">
          <w:rPr>
            <w:noProof/>
          </w:rPr>
          <w:t>10</w:t>
        </w:r>
      </w:ins>
      <w:ins w:id="47" w:author="bmooney" w:date="2011-06-13T13:41:00Z">
        <w:r>
          <w:rPr>
            <w:noProof/>
          </w:rPr>
          <w:fldChar w:fldCharType="end"/>
        </w:r>
      </w:ins>
    </w:p>
    <w:p w14:paraId="26D8A3DA" w14:textId="77777777" w:rsidR="00D56497" w:rsidRDefault="00D56497">
      <w:pPr>
        <w:pStyle w:val="TOC3"/>
        <w:tabs>
          <w:tab w:val="left" w:pos="1200"/>
        </w:tabs>
        <w:rPr>
          <w:ins w:id="48" w:author="bmooney" w:date="2011-06-13T13:41:00Z"/>
          <w:rFonts w:asciiTheme="minorHAnsi" w:eastAsiaTheme="minorEastAsia" w:hAnsiTheme="minorHAnsi" w:cstheme="minorBidi"/>
          <w:i w:val="0"/>
          <w:noProof/>
          <w:sz w:val="22"/>
          <w:szCs w:val="22"/>
        </w:rPr>
      </w:pPr>
      <w:ins w:id="49" w:author="bmooney" w:date="2011-06-13T13:41:00Z">
        <w:r>
          <w:rPr>
            <w:noProof/>
          </w:rPr>
          <w:t>2.2.5</w:t>
        </w:r>
        <w:r>
          <w:rPr>
            <w:rFonts w:asciiTheme="minorHAnsi" w:eastAsiaTheme="minorEastAsia" w:hAnsiTheme="minorHAnsi" w:cstheme="minorBidi"/>
            <w:i w:val="0"/>
            <w:noProof/>
            <w:sz w:val="22"/>
            <w:szCs w:val="22"/>
          </w:rPr>
          <w:tab/>
        </w:r>
        <w:r>
          <w:rPr>
            <w:noProof/>
          </w:rPr>
          <w:t>Copying requisitions</w:t>
        </w:r>
        <w:r>
          <w:rPr>
            <w:noProof/>
          </w:rPr>
          <w:tab/>
        </w:r>
        <w:r>
          <w:rPr>
            <w:noProof/>
          </w:rPr>
          <w:fldChar w:fldCharType="begin"/>
        </w:r>
        <w:r>
          <w:rPr>
            <w:noProof/>
          </w:rPr>
          <w:instrText xml:space="preserve"> PAGEREF _Toc295735801 \h </w:instrText>
        </w:r>
      </w:ins>
      <w:r>
        <w:rPr>
          <w:noProof/>
        </w:rPr>
      </w:r>
      <w:r>
        <w:rPr>
          <w:noProof/>
        </w:rPr>
        <w:fldChar w:fldCharType="separate"/>
      </w:r>
      <w:ins w:id="50" w:author="bmooney" w:date="2011-10-10T09:49:00Z">
        <w:r w:rsidR="00253D36">
          <w:rPr>
            <w:noProof/>
          </w:rPr>
          <w:t>14</w:t>
        </w:r>
      </w:ins>
      <w:ins w:id="51" w:author="bmooney" w:date="2011-06-13T13:41:00Z">
        <w:r>
          <w:rPr>
            <w:noProof/>
          </w:rPr>
          <w:fldChar w:fldCharType="end"/>
        </w:r>
      </w:ins>
    </w:p>
    <w:p w14:paraId="6012A840" w14:textId="77777777" w:rsidR="00D56497" w:rsidRDefault="00D56497">
      <w:pPr>
        <w:pStyle w:val="TOC2"/>
        <w:tabs>
          <w:tab w:val="left" w:pos="720"/>
        </w:tabs>
        <w:rPr>
          <w:ins w:id="52" w:author="bmooney" w:date="2011-06-13T13:41:00Z"/>
          <w:rFonts w:asciiTheme="minorHAnsi" w:eastAsiaTheme="minorEastAsia" w:hAnsiTheme="minorHAnsi" w:cstheme="minorBidi"/>
          <w:smallCaps w:val="0"/>
          <w:noProof/>
          <w:sz w:val="22"/>
          <w:szCs w:val="22"/>
        </w:rPr>
      </w:pPr>
      <w:ins w:id="53" w:author="bmooney" w:date="2011-06-13T13:41:00Z">
        <w:r>
          <w:rPr>
            <w:noProof/>
          </w:rPr>
          <w:t>2.3</w:t>
        </w:r>
        <w:r>
          <w:rPr>
            <w:rFonts w:asciiTheme="minorHAnsi" w:eastAsiaTheme="minorEastAsia" w:hAnsiTheme="minorHAnsi" w:cstheme="minorBidi"/>
            <w:smallCaps w:val="0"/>
            <w:noProof/>
            <w:sz w:val="22"/>
            <w:szCs w:val="22"/>
          </w:rPr>
          <w:tab/>
        </w:r>
        <w:r>
          <w:rPr>
            <w:noProof/>
          </w:rPr>
          <w:t>Requisition Form</w:t>
        </w:r>
        <w:r>
          <w:rPr>
            <w:noProof/>
          </w:rPr>
          <w:tab/>
        </w:r>
        <w:r>
          <w:rPr>
            <w:noProof/>
          </w:rPr>
          <w:fldChar w:fldCharType="begin"/>
        </w:r>
        <w:r>
          <w:rPr>
            <w:noProof/>
          </w:rPr>
          <w:instrText xml:space="preserve"> PAGEREF _Toc295735802 \h </w:instrText>
        </w:r>
      </w:ins>
      <w:r>
        <w:rPr>
          <w:noProof/>
        </w:rPr>
      </w:r>
      <w:r>
        <w:rPr>
          <w:noProof/>
        </w:rPr>
        <w:fldChar w:fldCharType="separate"/>
      </w:r>
      <w:ins w:id="54" w:author="bmooney" w:date="2011-10-10T09:49:00Z">
        <w:r w:rsidR="00253D36">
          <w:rPr>
            <w:noProof/>
          </w:rPr>
          <w:t>14</w:t>
        </w:r>
      </w:ins>
      <w:ins w:id="55" w:author="bmooney" w:date="2011-06-13T13:41:00Z">
        <w:r>
          <w:rPr>
            <w:noProof/>
          </w:rPr>
          <w:fldChar w:fldCharType="end"/>
        </w:r>
      </w:ins>
    </w:p>
    <w:p w14:paraId="46CD9915" w14:textId="77777777" w:rsidR="00D56497" w:rsidRDefault="00D56497">
      <w:pPr>
        <w:pStyle w:val="TOC3"/>
        <w:tabs>
          <w:tab w:val="left" w:pos="1200"/>
        </w:tabs>
        <w:rPr>
          <w:ins w:id="56" w:author="bmooney" w:date="2011-06-13T13:41:00Z"/>
          <w:rFonts w:asciiTheme="minorHAnsi" w:eastAsiaTheme="minorEastAsia" w:hAnsiTheme="minorHAnsi" w:cstheme="minorBidi"/>
          <w:i w:val="0"/>
          <w:noProof/>
          <w:sz w:val="22"/>
          <w:szCs w:val="22"/>
        </w:rPr>
      </w:pPr>
      <w:ins w:id="57" w:author="bmooney" w:date="2011-06-13T13:41:00Z">
        <w:r>
          <w:rPr>
            <w:noProof/>
          </w:rPr>
          <w:t>2.3.1</w:t>
        </w:r>
        <w:r>
          <w:rPr>
            <w:rFonts w:asciiTheme="minorHAnsi" w:eastAsiaTheme="minorEastAsia" w:hAnsiTheme="minorHAnsi" w:cstheme="minorBidi"/>
            <w:i w:val="0"/>
            <w:noProof/>
            <w:sz w:val="22"/>
            <w:szCs w:val="22"/>
          </w:rPr>
          <w:tab/>
        </w:r>
        <w:r>
          <w:rPr>
            <w:noProof/>
          </w:rPr>
          <w:t>UI conventions</w:t>
        </w:r>
        <w:r>
          <w:rPr>
            <w:noProof/>
          </w:rPr>
          <w:tab/>
        </w:r>
        <w:r>
          <w:rPr>
            <w:noProof/>
          </w:rPr>
          <w:fldChar w:fldCharType="begin"/>
        </w:r>
        <w:r>
          <w:rPr>
            <w:noProof/>
          </w:rPr>
          <w:instrText xml:space="preserve"> PAGEREF _Toc295735803 \h </w:instrText>
        </w:r>
      </w:ins>
      <w:r>
        <w:rPr>
          <w:noProof/>
        </w:rPr>
      </w:r>
      <w:r>
        <w:rPr>
          <w:noProof/>
        </w:rPr>
        <w:fldChar w:fldCharType="separate"/>
      </w:r>
      <w:ins w:id="58" w:author="bmooney" w:date="2011-10-10T09:49:00Z">
        <w:r w:rsidR="00253D36">
          <w:rPr>
            <w:noProof/>
          </w:rPr>
          <w:t>14</w:t>
        </w:r>
      </w:ins>
      <w:ins w:id="59" w:author="bmooney" w:date="2011-06-13T13:41:00Z">
        <w:r>
          <w:rPr>
            <w:noProof/>
          </w:rPr>
          <w:fldChar w:fldCharType="end"/>
        </w:r>
      </w:ins>
    </w:p>
    <w:p w14:paraId="5876A1CE" w14:textId="77777777" w:rsidR="00D56497" w:rsidRDefault="00D56497">
      <w:pPr>
        <w:pStyle w:val="TOC3"/>
        <w:tabs>
          <w:tab w:val="left" w:pos="1200"/>
        </w:tabs>
        <w:rPr>
          <w:ins w:id="60" w:author="bmooney" w:date="2011-06-13T13:41:00Z"/>
          <w:rFonts w:asciiTheme="minorHAnsi" w:eastAsiaTheme="minorEastAsia" w:hAnsiTheme="minorHAnsi" w:cstheme="minorBidi"/>
          <w:i w:val="0"/>
          <w:noProof/>
          <w:sz w:val="22"/>
          <w:szCs w:val="22"/>
        </w:rPr>
      </w:pPr>
      <w:ins w:id="61" w:author="bmooney" w:date="2011-06-13T13:41:00Z">
        <w:r>
          <w:rPr>
            <w:noProof/>
          </w:rPr>
          <w:t>2.3.2</w:t>
        </w:r>
        <w:r>
          <w:rPr>
            <w:rFonts w:asciiTheme="minorHAnsi" w:eastAsiaTheme="minorEastAsia" w:hAnsiTheme="minorHAnsi" w:cstheme="minorBidi"/>
            <w:i w:val="0"/>
            <w:noProof/>
            <w:sz w:val="22"/>
            <w:szCs w:val="22"/>
          </w:rPr>
          <w:tab/>
        </w:r>
        <w:r>
          <w:rPr>
            <w:noProof/>
          </w:rPr>
          <w:t>Requisition tab</w:t>
        </w:r>
        <w:r>
          <w:rPr>
            <w:noProof/>
          </w:rPr>
          <w:tab/>
        </w:r>
        <w:r>
          <w:rPr>
            <w:noProof/>
          </w:rPr>
          <w:fldChar w:fldCharType="begin"/>
        </w:r>
        <w:r>
          <w:rPr>
            <w:noProof/>
          </w:rPr>
          <w:instrText xml:space="preserve"> PAGEREF _Toc295735804 \h </w:instrText>
        </w:r>
      </w:ins>
      <w:r>
        <w:rPr>
          <w:noProof/>
        </w:rPr>
      </w:r>
      <w:r>
        <w:rPr>
          <w:noProof/>
        </w:rPr>
        <w:fldChar w:fldCharType="separate"/>
      </w:r>
      <w:ins w:id="62" w:author="bmooney" w:date="2011-10-10T09:49:00Z">
        <w:r w:rsidR="00253D36">
          <w:rPr>
            <w:noProof/>
          </w:rPr>
          <w:t>16</w:t>
        </w:r>
      </w:ins>
      <w:ins w:id="63" w:author="bmooney" w:date="2011-06-13T13:41:00Z">
        <w:r>
          <w:rPr>
            <w:noProof/>
          </w:rPr>
          <w:fldChar w:fldCharType="end"/>
        </w:r>
      </w:ins>
    </w:p>
    <w:p w14:paraId="5A2A3A3F" w14:textId="77777777" w:rsidR="00D56497" w:rsidRDefault="00D56497">
      <w:pPr>
        <w:pStyle w:val="TOC3"/>
        <w:tabs>
          <w:tab w:val="left" w:pos="1200"/>
        </w:tabs>
        <w:rPr>
          <w:ins w:id="64" w:author="bmooney" w:date="2011-06-13T13:41:00Z"/>
          <w:rFonts w:asciiTheme="minorHAnsi" w:eastAsiaTheme="minorEastAsia" w:hAnsiTheme="minorHAnsi" w:cstheme="minorBidi"/>
          <w:i w:val="0"/>
          <w:noProof/>
          <w:sz w:val="22"/>
          <w:szCs w:val="22"/>
        </w:rPr>
      </w:pPr>
      <w:ins w:id="65" w:author="bmooney" w:date="2011-06-13T13:41:00Z">
        <w:r>
          <w:rPr>
            <w:noProof/>
          </w:rPr>
          <w:t>2.3.3</w:t>
        </w:r>
        <w:r>
          <w:rPr>
            <w:rFonts w:asciiTheme="minorHAnsi" w:eastAsiaTheme="minorEastAsia" w:hAnsiTheme="minorHAnsi" w:cstheme="minorBidi"/>
            <w:i w:val="0"/>
            <w:noProof/>
            <w:sz w:val="22"/>
            <w:szCs w:val="22"/>
          </w:rPr>
          <w:tab/>
        </w:r>
        <w:r>
          <w:rPr>
            <w:noProof/>
          </w:rPr>
          <w:t>Patient tab</w:t>
        </w:r>
        <w:r>
          <w:rPr>
            <w:noProof/>
          </w:rPr>
          <w:tab/>
        </w:r>
        <w:r>
          <w:rPr>
            <w:noProof/>
          </w:rPr>
          <w:fldChar w:fldCharType="begin"/>
        </w:r>
        <w:r>
          <w:rPr>
            <w:noProof/>
          </w:rPr>
          <w:instrText xml:space="preserve"> PAGEREF _Toc295735805 \h </w:instrText>
        </w:r>
      </w:ins>
      <w:r>
        <w:rPr>
          <w:noProof/>
        </w:rPr>
      </w:r>
      <w:r>
        <w:rPr>
          <w:noProof/>
        </w:rPr>
        <w:fldChar w:fldCharType="separate"/>
      </w:r>
      <w:ins w:id="66" w:author="bmooney" w:date="2011-10-10T09:49:00Z">
        <w:r w:rsidR="00253D36">
          <w:rPr>
            <w:noProof/>
          </w:rPr>
          <w:t>22</w:t>
        </w:r>
      </w:ins>
      <w:ins w:id="67" w:author="bmooney" w:date="2011-06-13T13:41:00Z">
        <w:r>
          <w:rPr>
            <w:noProof/>
          </w:rPr>
          <w:fldChar w:fldCharType="end"/>
        </w:r>
      </w:ins>
    </w:p>
    <w:p w14:paraId="210957A2" w14:textId="77777777" w:rsidR="00D56497" w:rsidRDefault="00D56497">
      <w:pPr>
        <w:pStyle w:val="TOC3"/>
        <w:tabs>
          <w:tab w:val="left" w:pos="1200"/>
        </w:tabs>
        <w:rPr>
          <w:ins w:id="68" w:author="bmooney" w:date="2011-06-13T13:41:00Z"/>
          <w:rFonts w:asciiTheme="minorHAnsi" w:eastAsiaTheme="minorEastAsia" w:hAnsiTheme="minorHAnsi" w:cstheme="minorBidi"/>
          <w:i w:val="0"/>
          <w:noProof/>
          <w:sz w:val="22"/>
          <w:szCs w:val="22"/>
        </w:rPr>
      </w:pPr>
      <w:ins w:id="69" w:author="bmooney" w:date="2011-06-13T13:41:00Z">
        <w:r>
          <w:rPr>
            <w:noProof/>
          </w:rPr>
          <w:t>2.3.4</w:t>
        </w:r>
        <w:r>
          <w:rPr>
            <w:rFonts w:asciiTheme="minorHAnsi" w:eastAsiaTheme="minorEastAsia" w:hAnsiTheme="minorHAnsi" w:cstheme="minorBidi"/>
            <w:i w:val="0"/>
            <w:noProof/>
            <w:sz w:val="22"/>
            <w:szCs w:val="22"/>
          </w:rPr>
          <w:tab/>
        </w:r>
        <w:r>
          <w:rPr>
            <w:noProof/>
          </w:rPr>
          <w:t>Billing tab</w:t>
        </w:r>
        <w:r>
          <w:rPr>
            <w:noProof/>
          </w:rPr>
          <w:tab/>
        </w:r>
        <w:r>
          <w:rPr>
            <w:noProof/>
          </w:rPr>
          <w:fldChar w:fldCharType="begin"/>
        </w:r>
        <w:r>
          <w:rPr>
            <w:noProof/>
          </w:rPr>
          <w:instrText xml:space="preserve"> PAGEREF _Toc295735806 \h </w:instrText>
        </w:r>
      </w:ins>
      <w:r>
        <w:rPr>
          <w:noProof/>
        </w:rPr>
      </w:r>
      <w:r>
        <w:rPr>
          <w:noProof/>
        </w:rPr>
        <w:fldChar w:fldCharType="separate"/>
      </w:r>
      <w:ins w:id="70" w:author="bmooney" w:date="2011-10-10T09:49:00Z">
        <w:r w:rsidR="00253D36">
          <w:rPr>
            <w:noProof/>
          </w:rPr>
          <w:t>27</w:t>
        </w:r>
      </w:ins>
      <w:ins w:id="71" w:author="bmooney" w:date="2011-06-13T13:41:00Z">
        <w:r>
          <w:rPr>
            <w:noProof/>
          </w:rPr>
          <w:fldChar w:fldCharType="end"/>
        </w:r>
      </w:ins>
    </w:p>
    <w:p w14:paraId="7E73A608" w14:textId="77777777" w:rsidR="00D56497" w:rsidRDefault="00D56497">
      <w:pPr>
        <w:pStyle w:val="TOC3"/>
        <w:tabs>
          <w:tab w:val="left" w:pos="1200"/>
        </w:tabs>
        <w:rPr>
          <w:ins w:id="72" w:author="bmooney" w:date="2011-06-13T13:41:00Z"/>
          <w:rFonts w:asciiTheme="minorHAnsi" w:eastAsiaTheme="minorEastAsia" w:hAnsiTheme="minorHAnsi" w:cstheme="minorBidi"/>
          <w:i w:val="0"/>
          <w:noProof/>
          <w:sz w:val="22"/>
          <w:szCs w:val="22"/>
        </w:rPr>
      </w:pPr>
      <w:ins w:id="73" w:author="bmooney" w:date="2011-06-13T13:41:00Z">
        <w:r>
          <w:rPr>
            <w:noProof/>
          </w:rPr>
          <w:t>2.3.5</w:t>
        </w:r>
        <w:r>
          <w:rPr>
            <w:rFonts w:asciiTheme="minorHAnsi" w:eastAsiaTheme="minorEastAsia" w:hAnsiTheme="minorHAnsi" w:cstheme="minorBidi"/>
            <w:i w:val="0"/>
            <w:noProof/>
            <w:sz w:val="22"/>
            <w:szCs w:val="22"/>
          </w:rPr>
          <w:tab/>
        </w:r>
        <w:r>
          <w:rPr>
            <w:noProof/>
          </w:rPr>
          <w:t>Primary tab</w:t>
        </w:r>
        <w:r>
          <w:rPr>
            <w:noProof/>
          </w:rPr>
          <w:tab/>
        </w:r>
        <w:r>
          <w:rPr>
            <w:noProof/>
          </w:rPr>
          <w:fldChar w:fldCharType="begin"/>
        </w:r>
        <w:r>
          <w:rPr>
            <w:noProof/>
          </w:rPr>
          <w:instrText xml:space="preserve"> PAGEREF _Toc295735807 \h </w:instrText>
        </w:r>
      </w:ins>
      <w:r>
        <w:rPr>
          <w:noProof/>
        </w:rPr>
      </w:r>
      <w:r>
        <w:rPr>
          <w:noProof/>
        </w:rPr>
        <w:fldChar w:fldCharType="separate"/>
      </w:r>
      <w:ins w:id="74" w:author="bmooney" w:date="2011-10-10T09:49:00Z">
        <w:r w:rsidR="00253D36">
          <w:rPr>
            <w:noProof/>
          </w:rPr>
          <w:t>28</w:t>
        </w:r>
      </w:ins>
      <w:ins w:id="75" w:author="bmooney" w:date="2011-06-13T13:41:00Z">
        <w:r>
          <w:rPr>
            <w:noProof/>
          </w:rPr>
          <w:fldChar w:fldCharType="end"/>
        </w:r>
      </w:ins>
    </w:p>
    <w:p w14:paraId="35B58C59" w14:textId="77777777" w:rsidR="00D56497" w:rsidRDefault="00D56497">
      <w:pPr>
        <w:pStyle w:val="TOC3"/>
        <w:tabs>
          <w:tab w:val="left" w:pos="1200"/>
        </w:tabs>
        <w:rPr>
          <w:ins w:id="76" w:author="bmooney" w:date="2011-06-13T13:41:00Z"/>
          <w:rFonts w:asciiTheme="minorHAnsi" w:eastAsiaTheme="minorEastAsia" w:hAnsiTheme="minorHAnsi" w:cstheme="minorBidi"/>
          <w:i w:val="0"/>
          <w:noProof/>
          <w:sz w:val="22"/>
          <w:szCs w:val="22"/>
        </w:rPr>
      </w:pPr>
      <w:ins w:id="77" w:author="bmooney" w:date="2011-06-13T13:41:00Z">
        <w:r>
          <w:rPr>
            <w:noProof/>
          </w:rPr>
          <w:t>2.3.6</w:t>
        </w:r>
        <w:r>
          <w:rPr>
            <w:rFonts w:asciiTheme="minorHAnsi" w:eastAsiaTheme="minorEastAsia" w:hAnsiTheme="minorHAnsi" w:cstheme="minorBidi"/>
            <w:i w:val="0"/>
            <w:noProof/>
            <w:sz w:val="22"/>
            <w:szCs w:val="22"/>
          </w:rPr>
          <w:tab/>
        </w:r>
        <w:r>
          <w:rPr>
            <w:noProof/>
          </w:rPr>
          <w:t>Secondary tab</w:t>
        </w:r>
        <w:r>
          <w:rPr>
            <w:noProof/>
          </w:rPr>
          <w:tab/>
        </w:r>
        <w:r>
          <w:rPr>
            <w:noProof/>
          </w:rPr>
          <w:fldChar w:fldCharType="begin"/>
        </w:r>
        <w:r>
          <w:rPr>
            <w:noProof/>
          </w:rPr>
          <w:instrText xml:space="preserve"> PAGEREF _Toc295735808 \h </w:instrText>
        </w:r>
      </w:ins>
      <w:r>
        <w:rPr>
          <w:noProof/>
        </w:rPr>
      </w:r>
      <w:r>
        <w:rPr>
          <w:noProof/>
        </w:rPr>
        <w:fldChar w:fldCharType="separate"/>
      </w:r>
      <w:ins w:id="78" w:author="bmooney" w:date="2011-10-10T09:49:00Z">
        <w:r w:rsidR="00253D36">
          <w:rPr>
            <w:noProof/>
          </w:rPr>
          <w:t>30</w:t>
        </w:r>
      </w:ins>
      <w:ins w:id="79" w:author="bmooney" w:date="2011-06-13T13:41:00Z">
        <w:r>
          <w:rPr>
            <w:noProof/>
          </w:rPr>
          <w:fldChar w:fldCharType="end"/>
        </w:r>
      </w:ins>
    </w:p>
    <w:p w14:paraId="10D60D86" w14:textId="77777777" w:rsidR="00D56497" w:rsidRDefault="00D56497">
      <w:pPr>
        <w:pStyle w:val="TOC3"/>
        <w:tabs>
          <w:tab w:val="left" w:pos="1200"/>
        </w:tabs>
        <w:rPr>
          <w:ins w:id="80" w:author="bmooney" w:date="2011-06-13T13:41:00Z"/>
          <w:rFonts w:asciiTheme="minorHAnsi" w:eastAsiaTheme="minorEastAsia" w:hAnsiTheme="minorHAnsi" w:cstheme="minorBidi"/>
          <w:i w:val="0"/>
          <w:noProof/>
          <w:sz w:val="22"/>
          <w:szCs w:val="22"/>
        </w:rPr>
      </w:pPr>
      <w:ins w:id="81" w:author="bmooney" w:date="2011-06-13T13:41:00Z">
        <w:r>
          <w:rPr>
            <w:noProof/>
          </w:rPr>
          <w:t>2.3.7</w:t>
        </w:r>
        <w:r>
          <w:rPr>
            <w:rFonts w:asciiTheme="minorHAnsi" w:eastAsiaTheme="minorEastAsia" w:hAnsiTheme="minorHAnsi" w:cstheme="minorBidi"/>
            <w:i w:val="0"/>
            <w:noProof/>
            <w:sz w:val="22"/>
            <w:szCs w:val="22"/>
          </w:rPr>
          <w:tab/>
        </w:r>
        <w:r>
          <w:rPr>
            <w:noProof/>
          </w:rPr>
          <w:t>BI tab</w:t>
        </w:r>
        <w:r>
          <w:rPr>
            <w:noProof/>
          </w:rPr>
          <w:tab/>
        </w:r>
        <w:r>
          <w:rPr>
            <w:noProof/>
          </w:rPr>
          <w:fldChar w:fldCharType="begin"/>
        </w:r>
        <w:r>
          <w:rPr>
            <w:noProof/>
          </w:rPr>
          <w:instrText xml:space="preserve"> PAGEREF _Toc295735809 \h </w:instrText>
        </w:r>
      </w:ins>
      <w:r>
        <w:rPr>
          <w:noProof/>
        </w:rPr>
      </w:r>
      <w:r>
        <w:rPr>
          <w:noProof/>
        </w:rPr>
        <w:fldChar w:fldCharType="separate"/>
      </w:r>
      <w:ins w:id="82" w:author="bmooney" w:date="2011-10-10T09:49:00Z">
        <w:r w:rsidR="00253D36">
          <w:rPr>
            <w:noProof/>
          </w:rPr>
          <w:t>31</w:t>
        </w:r>
      </w:ins>
      <w:ins w:id="83" w:author="bmooney" w:date="2011-06-13T13:41:00Z">
        <w:r>
          <w:rPr>
            <w:noProof/>
          </w:rPr>
          <w:fldChar w:fldCharType="end"/>
        </w:r>
      </w:ins>
    </w:p>
    <w:p w14:paraId="7ED18353" w14:textId="77777777" w:rsidR="00D56497" w:rsidRDefault="00D56497">
      <w:pPr>
        <w:pStyle w:val="TOC3"/>
        <w:tabs>
          <w:tab w:val="left" w:pos="1200"/>
        </w:tabs>
        <w:rPr>
          <w:ins w:id="84" w:author="bmooney" w:date="2011-06-13T13:41:00Z"/>
          <w:rFonts w:asciiTheme="minorHAnsi" w:eastAsiaTheme="minorEastAsia" w:hAnsiTheme="minorHAnsi" w:cstheme="minorBidi"/>
          <w:i w:val="0"/>
          <w:noProof/>
          <w:sz w:val="22"/>
          <w:szCs w:val="22"/>
        </w:rPr>
      </w:pPr>
      <w:ins w:id="85" w:author="bmooney" w:date="2011-06-13T13:41:00Z">
        <w:r>
          <w:rPr>
            <w:noProof/>
          </w:rPr>
          <w:t>2.3.8</w:t>
        </w:r>
        <w:r>
          <w:rPr>
            <w:rFonts w:asciiTheme="minorHAnsi" w:eastAsiaTheme="minorEastAsia" w:hAnsiTheme="minorHAnsi" w:cstheme="minorBidi"/>
            <w:i w:val="0"/>
            <w:noProof/>
            <w:sz w:val="22"/>
            <w:szCs w:val="22"/>
          </w:rPr>
          <w:tab/>
        </w:r>
        <w:r>
          <w:rPr>
            <w:noProof/>
          </w:rPr>
          <w:t>Specimen tab</w:t>
        </w:r>
        <w:r>
          <w:rPr>
            <w:noProof/>
          </w:rPr>
          <w:tab/>
        </w:r>
        <w:r>
          <w:rPr>
            <w:noProof/>
          </w:rPr>
          <w:fldChar w:fldCharType="begin"/>
        </w:r>
        <w:r>
          <w:rPr>
            <w:noProof/>
          </w:rPr>
          <w:instrText xml:space="preserve"> PAGEREF _Toc295735810 \h </w:instrText>
        </w:r>
      </w:ins>
      <w:r>
        <w:rPr>
          <w:noProof/>
        </w:rPr>
      </w:r>
      <w:r>
        <w:rPr>
          <w:noProof/>
        </w:rPr>
        <w:fldChar w:fldCharType="separate"/>
      </w:r>
      <w:ins w:id="86" w:author="bmooney" w:date="2011-10-10T09:49:00Z">
        <w:r w:rsidR="00253D36">
          <w:rPr>
            <w:noProof/>
          </w:rPr>
          <w:t>32</w:t>
        </w:r>
      </w:ins>
      <w:ins w:id="87" w:author="bmooney" w:date="2011-06-13T13:41:00Z">
        <w:r>
          <w:rPr>
            <w:noProof/>
          </w:rPr>
          <w:fldChar w:fldCharType="end"/>
        </w:r>
      </w:ins>
    </w:p>
    <w:p w14:paraId="46A80974" w14:textId="77777777" w:rsidR="00D56497" w:rsidRDefault="00D56497">
      <w:pPr>
        <w:pStyle w:val="TOC3"/>
        <w:tabs>
          <w:tab w:val="left" w:pos="1200"/>
        </w:tabs>
        <w:rPr>
          <w:ins w:id="88" w:author="bmooney" w:date="2011-06-13T13:41:00Z"/>
          <w:rFonts w:asciiTheme="minorHAnsi" w:eastAsiaTheme="minorEastAsia" w:hAnsiTheme="minorHAnsi" w:cstheme="minorBidi"/>
          <w:i w:val="0"/>
          <w:noProof/>
          <w:sz w:val="22"/>
          <w:szCs w:val="22"/>
        </w:rPr>
      </w:pPr>
      <w:ins w:id="89" w:author="bmooney" w:date="2011-06-13T13:41:00Z">
        <w:r>
          <w:rPr>
            <w:noProof/>
          </w:rPr>
          <w:t>2.3.9</w:t>
        </w:r>
        <w:r>
          <w:rPr>
            <w:rFonts w:asciiTheme="minorHAnsi" w:eastAsiaTheme="minorEastAsia" w:hAnsiTheme="minorHAnsi" w:cstheme="minorBidi"/>
            <w:i w:val="0"/>
            <w:noProof/>
            <w:sz w:val="22"/>
            <w:szCs w:val="22"/>
          </w:rPr>
          <w:tab/>
        </w:r>
        <w:r>
          <w:rPr>
            <w:noProof/>
          </w:rPr>
          <w:t>Pathology tab</w:t>
        </w:r>
        <w:r>
          <w:rPr>
            <w:noProof/>
          </w:rPr>
          <w:tab/>
        </w:r>
        <w:r>
          <w:rPr>
            <w:noProof/>
          </w:rPr>
          <w:fldChar w:fldCharType="begin"/>
        </w:r>
        <w:r>
          <w:rPr>
            <w:noProof/>
          </w:rPr>
          <w:instrText xml:space="preserve"> PAGEREF _Toc295735811 \h </w:instrText>
        </w:r>
      </w:ins>
      <w:r>
        <w:rPr>
          <w:noProof/>
        </w:rPr>
      </w:r>
      <w:r>
        <w:rPr>
          <w:noProof/>
        </w:rPr>
        <w:fldChar w:fldCharType="separate"/>
      </w:r>
      <w:ins w:id="90" w:author="bmooney" w:date="2011-10-10T09:49:00Z">
        <w:r w:rsidR="00253D36">
          <w:rPr>
            <w:noProof/>
          </w:rPr>
          <w:t>39</w:t>
        </w:r>
      </w:ins>
      <w:ins w:id="91" w:author="bmooney" w:date="2011-06-13T13:41:00Z">
        <w:r>
          <w:rPr>
            <w:noProof/>
          </w:rPr>
          <w:fldChar w:fldCharType="end"/>
        </w:r>
      </w:ins>
    </w:p>
    <w:p w14:paraId="377F7C2F" w14:textId="77777777" w:rsidR="00D56497" w:rsidRDefault="00D56497">
      <w:pPr>
        <w:pStyle w:val="TOC3"/>
        <w:tabs>
          <w:tab w:val="left" w:pos="1440"/>
        </w:tabs>
        <w:rPr>
          <w:ins w:id="92" w:author="bmooney" w:date="2011-06-13T13:41:00Z"/>
          <w:rFonts w:asciiTheme="minorHAnsi" w:eastAsiaTheme="minorEastAsia" w:hAnsiTheme="minorHAnsi" w:cstheme="minorBidi"/>
          <w:i w:val="0"/>
          <w:noProof/>
          <w:sz w:val="22"/>
          <w:szCs w:val="22"/>
        </w:rPr>
      </w:pPr>
      <w:ins w:id="93" w:author="bmooney" w:date="2011-06-13T13:41:00Z">
        <w:r>
          <w:rPr>
            <w:noProof/>
          </w:rPr>
          <w:t>2.3.10</w:t>
        </w:r>
        <w:r>
          <w:rPr>
            <w:rFonts w:asciiTheme="minorHAnsi" w:eastAsiaTheme="minorEastAsia" w:hAnsiTheme="minorHAnsi" w:cstheme="minorBidi"/>
            <w:i w:val="0"/>
            <w:noProof/>
            <w:sz w:val="22"/>
            <w:szCs w:val="22"/>
          </w:rPr>
          <w:tab/>
        </w:r>
        <w:r>
          <w:rPr>
            <w:noProof/>
          </w:rPr>
          <w:t>Materials tab</w:t>
        </w:r>
        <w:r>
          <w:rPr>
            <w:noProof/>
          </w:rPr>
          <w:tab/>
        </w:r>
        <w:r>
          <w:rPr>
            <w:noProof/>
          </w:rPr>
          <w:fldChar w:fldCharType="begin"/>
        </w:r>
        <w:r>
          <w:rPr>
            <w:noProof/>
          </w:rPr>
          <w:instrText xml:space="preserve"> PAGEREF _Toc295735812 \h </w:instrText>
        </w:r>
      </w:ins>
      <w:r>
        <w:rPr>
          <w:noProof/>
        </w:rPr>
      </w:r>
      <w:r>
        <w:rPr>
          <w:noProof/>
        </w:rPr>
        <w:fldChar w:fldCharType="separate"/>
      </w:r>
      <w:ins w:id="94" w:author="bmooney" w:date="2011-10-10T09:49:00Z">
        <w:r w:rsidR="00253D36">
          <w:rPr>
            <w:noProof/>
          </w:rPr>
          <w:t>39</w:t>
        </w:r>
      </w:ins>
      <w:ins w:id="95" w:author="bmooney" w:date="2011-06-13T13:41:00Z">
        <w:r>
          <w:rPr>
            <w:noProof/>
          </w:rPr>
          <w:fldChar w:fldCharType="end"/>
        </w:r>
      </w:ins>
    </w:p>
    <w:p w14:paraId="30CBF722" w14:textId="77777777" w:rsidR="00D56497" w:rsidRDefault="00D56497">
      <w:pPr>
        <w:pStyle w:val="TOC3"/>
        <w:tabs>
          <w:tab w:val="left" w:pos="1440"/>
        </w:tabs>
        <w:rPr>
          <w:ins w:id="96" w:author="bmooney" w:date="2011-06-13T13:41:00Z"/>
          <w:rFonts w:asciiTheme="minorHAnsi" w:eastAsiaTheme="minorEastAsia" w:hAnsiTheme="minorHAnsi" w:cstheme="minorBidi"/>
          <w:i w:val="0"/>
          <w:noProof/>
          <w:sz w:val="22"/>
          <w:szCs w:val="22"/>
        </w:rPr>
      </w:pPr>
      <w:ins w:id="97" w:author="bmooney" w:date="2011-06-13T13:41:00Z">
        <w:r>
          <w:rPr>
            <w:noProof/>
          </w:rPr>
          <w:t>2.3.11</w:t>
        </w:r>
        <w:r>
          <w:rPr>
            <w:rFonts w:asciiTheme="minorHAnsi" w:eastAsiaTheme="minorEastAsia" w:hAnsiTheme="minorHAnsi" w:cstheme="minorBidi"/>
            <w:i w:val="0"/>
            <w:noProof/>
            <w:sz w:val="22"/>
            <w:szCs w:val="22"/>
          </w:rPr>
          <w:tab/>
        </w:r>
        <w:r>
          <w:rPr>
            <w:noProof/>
          </w:rPr>
          <w:t>Status tab</w:t>
        </w:r>
        <w:r>
          <w:rPr>
            <w:noProof/>
          </w:rPr>
          <w:tab/>
        </w:r>
        <w:r>
          <w:rPr>
            <w:noProof/>
          </w:rPr>
          <w:fldChar w:fldCharType="begin"/>
        </w:r>
        <w:r>
          <w:rPr>
            <w:noProof/>
          </w:rPr>
          <w:instrText xml:space="preserve"> PAGEREF _Toc295735813 \h </w:instrText>
        </w:r>
      </w:ins>
      <w:r>
        <w:rPr>
          <w:noProof/>
        </w:rPr>
      </w:r>
      <w:r>
        <w:rPr>
          <w:noProof/>
        </w:rPr>
        <w:fldChar w:fldCharType="separate"/>
      </w:r>
      <w:ins w:id="98" w:author="bmooney" w:date="2011-10-10T09:49:00Z">
        <w:r w:rsidR="00253D36">
          <w:rPr>
            <w:noProof/>
          </w:rPr>
          <w:t>41</w:t>
        </w:r>
      </w:ins>
      <w:ins w:id="99" w:author="bmooney" w:date="2011-06-13T13:41:00Z">
        <w:r>
          <w:rPr>
            <w:noProof/>
          </w:rPr>
          <w:fldChar w:fldCharType="end"/>
        </w:r>
      </w:ins>
    </w:p>
    <w:p w14:paraId="1BD4A7F3" w14:textId="77777777" w:rsidR="00D56497" w:rsidRDefault="00D56497">
      <w:pPr>
        <w:pStyle w:val="TOC2"/>
        <w:tabs>
          <w:tab w:val="left" w:pos="720"/>
        </w:tabs>
        <w:rPr>
          <w:ins w:id="100" w:author="bmooney" w:date="2011-06-13T13:41:00Z"/>
          <w:rFonts w:asciiTheme="minorHAnsi" w:eastAsiaTheme="minorEastAsia" w:hAnsiTheme="minorHAnsi" w:cstheme="minorBidi"/>
          <w:smallCaps w:val="0"/>
          <w:noProof/>
          <w:sz w:val="22"/>
          <w:szCs w:val="22"/>
        </w:rPr>
      </w:pPr>
      <w:ins w:id="101" w:author="bmooney" w:date="2011-06-13T13:41:00Z">
        <w:r>
          <w:rPr>
            <w:noProof/>
          </w:rPr>
          <w:t>2.4</w:t>
        </w:r>
        <w:r>
          <w:rPr>
            <w:rFonts w:asciiTheme="minorHAnsi" w:eastAsiaTheme="minorEastAsia" w:hAnsiTheme="minorHAnsi" w:cstheme="minorBidi"/>
            <w:smallCaps w:val="0"/>
            <w:noProof/>
            <w:sz w:val="22"/>
            <w:szCs w:val="22"/>
          </w:rPr>
          <w:tab/>
        </w:r>
        <w:r>
          <w:rPr>
            <w:noProof/>
          </w:rPr>
          <w:t>Save behavior</w:t>
        </w:r>
        <w:r>
          <w:rPr>
            <w:noProof/>
          </w:rPr>
          <w:tab/>
        </w:r>
        <w:r>
          <w:rPr>
            <w:noProof/>
          </w:rPr>
          <w:fldChar w:fldCharType="begin"/>
        </w:r>
        <w:r>
          <w:rPr>
            <w:noProof/>
          </w:rPr>
          <w:instrText xml:space="preserve"> PAGEREF _Toc295735814 \h </w:instrText>
        </w:r>
      </w:ins>
      <w:r>
        <w:rPr>
          <w:noProof/>
        </w:rPr>
      </w:r>
      <w:r>
        <w:rPr>
          <w:noProof/>
        </w:rPr>
        <w:fldChar w:fldCharType="separate"/>
      </w:r>
      <w:ins w:id="102" w:author="bmooney" w:date="2011-10-10T09:49:00Z">
        <w:r w:rsidR="00253D36">
          <w:rPr>
            <w:noProof/>
          </w:rPr>
          <w:t>43</w:t>
        </w:r>
      </w:ins>
      <w:ins w:id="103" w:author="bmooney" w:date="2011-06-13T13:41:00Z">
        <w:r>
          <w:rPr>
            <w:noProof/>
          </w:rPr>
          <w:fldChar w:fldCharType="end"/>
        </w:r>
      </w:ins>
    </w:p>
    <w:p w14:paraId="483BCB86" w14:textId="77777777" w:rsidR="00D56497" w:rsidRDefault="00D56497">
      <w:pPr>
        <w:pStyle w:val="TOC3"/>
        <w:tabs>
          <w:tab w:val="left" w:pos="1200"/>
        </w:tabs>
        <w:rPr>
          <w:ins w:id="104" w:author="bmooney" w:date="2011-06-13T13:41:00Z"/>
          <w:rFonts w:asciiTheme="minorHAnsi" w:eastAsiaTheme="minorEastAsia" w:hAnsiTheme="minorHAnsi" w:cstheme="minorBidi"/>
          <w:i w:val="0"/>
          <w:noProof/>
          <w:sz w:val="22"/>
          <w:szCs w:val="22"/>
        </w:rPr>
      </w:pPr>
      <w:ins w:id="105" w:author="bmooney" w:date="2011-06-13T13:41:00Z">
        <w:r>
          <w:rPr>
            <w:noProof/>
          </w:rPr>
          <w:t>2.4.1</w:t>
        </w:r>
        <w:r>
          <w:rPr>
            <w:rFonts w:asciiTheme="minorHAnsi" w:eastAsiaTheme="minorEastAsia" w:hAnsiTheme="minorHAnsi" w:cstheme="minorBidi"/>
            <w:i w:val="0"/>
            <w:noProof/>
            <w:sz w:val="22"/>
            <w:szCs w:val="22"/>
          </w:rPr>
          <w:tab/>
        </w:r>
        <w:r>
          <w:rPr>
            <w:noProof/>
          </w:rPr>
          <w:t>tblRequisition</w:t>
        </w:r>
        <w:r>
          <w:rPr>
            <w:noProof/>
          </w:rPr>
          <w:tab/>
        </w:r>
        <w:r>
          <w:rPr>
            <w:noProof/>
          </w:rPr>
          <w:fldChar w:fldCharType="begin"/>
        </w:r>
        <w:r>
          <w:rPr>
            <w:noProof/>
          </w:rPr>
          <w:instrText xml:space="preserve"> PAGEREF _Toc295735815 \h </w:instrText>
        </w:r>
      </w:ins>
      <w:r>
        <w:rPr>
          <w:noProof/>
        </w:rPr>
      </w:r>
      <w:r>
        <w:rPr>
          <w:noProof/>
        </w:rPr>
        <w:fldChar w:fldCharType="separate"/>
      </w:r>
      <w:ins w:id="106" w:author="bmooney" w:date="2011-10-10T09:49:00Z">
        <w:r w:rsidR="00253D36">
          <w:rPr>
            <w:noProof/>
          </w:rPr>
          <w:t>43</w:t>
        </w:r>
      </w:ins>
      <w:ins w:id="107" w:author="bmooney" w:date="2011-06-13T13:41:00Z">
        <w:r>
          <w:rPr>
            <w:noProof/>
          </w:rPr>
          <w:fldChar w:fldCharType="end"/>
        </w:r>
      </w:ins>
    </w:p>
    <w:p w14:paraId="38FBC100" w14:textId="77777777" w:rsidR="00D56497" w:rsidRDefault="00D56497">
      <w:pPr>
        <w:pStyle w:val="TOC3"/>
        <w:tabs>
          <w:tab w:val="left" w:pos="1200"/>
        </w:tabs>
        <w:rPr>
          <w:ins w:id="108" w:author="bmooney" w:date="2011-06-13T13:41:00Z"/>
          <w:rFonts w:asciiTheme="minorHAnsi" w:eastAsiaTheme="minorEastAsia" w:hAnsiTheme="minorHAnsi" w:cstheme="minorBidi"/>
          <w:i w:val="0"/>
          <w:noProof/>
          <w:sz w:val="22"/>
          <w:szCs w:val="22"/>
        </w:rPr>
      </w:pPr>
      <w:ins w:id="109" w:author="bmooney" w:date="2011-06-13T13:41:00Z">
        <w:r>
          <w:rPr>
            <w:noProof/>
          </w:rPr>
          <w:t>2.4.2</w:t>
        </w:r>
        <w:r>
          <w:rPr>
            <w:rFonts w:asciiTheme="minorHAnsi" w:eastAsiaTheme="minorEastAsia" w:hAnsiTheme="minorHAnsi" w:cstheme="minorBidi"/>
            <w:i w:val="0"/>
            <w:noProof/>
            <w:sz w:val="22"/>
            <w:szCs w:val="22"/>
          </w:rPr>
          <w:tab/>
        </w:r>
        <w:r>
          <w:rPr>
            <w:noProof/>
          </w:rPr>
          <w:t>tblPatient</w:t>
        </w:r>
        <w:r>
          <w:rPr>
            <w:noProof/>
          </w:rPr>
          <w:tab/>
        </w:r>
        <w:r>
          <w:rPr>
            <w:noProof/>
          </w:rPr>
          <w:fldChar w:fldCharType="begin"/>
        </w:r>
        <w:r>
          <w:rPr>
            <w:noProof/>
          </w:rPr>
          <w:instrText xml:space="preserve"> PAGEREF _Toc295735816 \h </w:instrText>
        </w:r>
      </w:ins>
      <w:r>
        <w:rPr>
          <w:noProof/>
        </w:rPr>
      </w:r>
      <w:r>
        <w:rPr>
          <w:noProof/>
        </w:rPr>
        <w:fldChar w:fldCharType="separate"/>
      </w:r>
      <w:ins w:id="110" w:author="bmooney" w:date="2011-10-10T09:49:00Z">
        <w:r w:rsidR="00253D36">
          <w:rPr>
            <w:noProof/>
          </w:rPr>
          <w:t>44</w:t>
        </w:r>
      </w:ins>
      <w:ins w:id="111" w:author="bmooney" w:date="2011-06-13T13:41:00Z">
        <w:r>
          <w:rPr>
            <w:noProof/>
          </w:rPr>
          <w:fldChar w:fldCharType="end"/>
        </w:r>
      </w:ins>
    </w:p>
    <w:p w14:paraId="2D27F75D" w14:textId="77777777" w:rsidR="00D56497" w:rsidRDefault="00D56497">
      <w:pPr>
        <w:pStyle w:val="TOC3"/>
        <w:tabs>
          <w:tab w:val="left" w:pos="1200"/>
        </w:tabs>
        <w:rPr>
          <w:ins w:id="112" w:author="bmooney" w:date="2011-06-13T13:41:00Z"/>
          <w:rFonts w:asciiTheme="minorHAnsi" w:eastAsiaTheme="minorEastAsia" w:hAnsiTheme="minorHAnsi" w:cstheme="minorBidi"/>
          <w:i w:val="0"/>
          <w:noProof/>
          <w:sz w:val="22"/>
          <w:szCs w:val="22"/>
        </w:rPr>
      </w:pPr>
      <w:ins w:id="113" w:author="bmooney" w:date="2011-06-13T13:41:00Z">
        <w:r>
          <w:rPr>
            <w:noProof/>
          </w:rPr>
          <w:t>2.4.3</w:t>
        </w:r>
        <w:r>
          <w:rPr>
            <w:rFonts w:asciiTheme="minorHAnsi" w:eastAsiaTheme="minorEastAsia" w:hAnsiTheme="minorHAnsi" w:cstheme="minorBidi"/>
            <w:i w:val="0"/>
            <w:noProof/>
            <w:sz w:val="22"/>
            <w:szCs w:val="22"/>
          </w:rPr>
          <w:tab/>
        </w:r>
        <w:r>
          <w:rPr>
            <w:noProof/>
          </w:rPr>
          <w:t>tblSpecimen</w:t>
        </w:r>
        <w:r>
          <w:rPr>
            <w:noProof/>
          </w:rPr>
          <w:tab/>
        </w:r>
        <w:r>
          <w:rPr>
            <w:noProof/>
          </w:rPr>
          <w:fldChar w:fldCharType="begin"/>
        </w:r>
        <w:r>
          <w:rPr>
            <w:noProof/>
          </w:rPr>
          <w:instrText xml:space="preserve"> PAGEREF _Toc295735817 \h </w:instrText>
        </w:r>
      </w:ins>
      <w:r>
        <w:rPr>
          <w:noProof/>
        </w:rPr>
      </w:r>
      <w:r>
        <w:rPr>
          <w:noProof/>
        </w:rPr>
        <w:fldChar w:fldCharType="separate"/>
      </w:r>
      <w:ins w:id="114" w:author="bmooney" w:date="2011-10-10T09:49:00Z">
        <w:r w:rsidR="00253D36">
          <w:rPr>
            <w:noProof/>
          </w:rPr>
          <w:t>44</w:t>
        </w:r>
      </w:ins>
      <w:ins w:id="115" w:author="bmooney" w:date="2011-06-13T13:41:00Z">
        <w:r>
          <w:rPr>
            <w:noProof/>
          </w:rPr>
          <w:fldChar w:fldCharType="end"/>
        </w:r>
      </w:ins>
    </w:p>
    <w:p w14:paraId="714986DF" w14:textId="77777777" w:rsidR="00D56497" w:rsidRDefault="00D56497">
      <w:pPr>
        <w:pStyle w:val="TOC3"/>
        <w:tabs>
          <w:tab w:val="left" w:pos="1200"/>
        </w:tabs>
        <w:rPr>
          <w:ins w:id="116" w:author="bmooney" w:date="2011-06-13T13:41:00Z"/>
          <w:rFonts w:asciiTheme="minorHAnsi" w:eastAsiaTheme="minorEastAsia" w:hAnsiTheme="minorHAnsi" w:cstheme="minorBidi"/>
          <w:i w:val="0"/>
          <w:noProof/>
          <w:sz w:val="22"/>
          <w:szCs w:val="22"/>
        </w:rPr>
      </w:pPr>
      <w:ins w:id="117" w:author="bmooney" w:date="2011-06-13T13:41:00Z">
        <w:r>
          <w:rPr>
            <w:noProof/>
          </w:rPr>
          <w:t>2.4.4</w:t>
        </w:r>
        <w:r>
          <w:rPr>
            <w:rFonts w:asciiTheme="minorHAnsi" w:eastAsiaTheme="minorEastAsia" w:hAnsiTheme="minorHAnsi" w:cstheme="minorBidi"/>
            <w:i w:val="0"/>
            <w:noProof/>
            <w:sz w:val="22"/>
            <w:szCs w:val="22"/>
          </w:rPr>
          <w:tab/>
        </w:r>
        <w:r>
          <w:rPr>
            <w:noProof/>
          </w:rPr>
          <w:t>tblInsurance</w:t>
        </w:r>
        <w:r>
          <w:rPr>
            <w:noProof/>
          </w:rPr>
          <w:tab/>
        </w:r>
        <w:r>
          <w:rPr>
            <w:noProof/>
          </w:rPr>
          <w:fldChar w:fldCharType="begin"/>
        </w:r>
        <w:r>
          <w:rPr>
            <w:noProof/>
          </w:rPr>
          <w:instrText xml:space="preserve"> PAGEREF _Toc295735818 \h </w:instrText>
        </w:r>
      </w:ins>
      <w:r>
        <w:rPr>
          <w:noProof/>
        </w:rPr>
      </w:r>
      <w:r>
        <w:rPr>
          <w:noProof/>
        </w:rPr>
        <w:fldChar w:fldCharType="separate"/>
      </w:r>
      <w:ins w:id="118" w:author="bmooney" w:date="2011-10-10T09:49:00Z">
        <w:r w:rsidR="00253D36">
          <w:rPr>
            <w:noProof/>
          </w:rPr>
          <w:t>45</w:t>
        </w:r>
      </w:ins>
      <w:ins w:id="119" w:author="bmooney" w:date="2011-06-13T13:41:00Z">
        <w:r>
          <w:rPr>
            <w:noProof/>
          </w:rPr>
          <w:fldChar w:fldCharType="end"/>
        </w:r>
      </w:ins>
    </w:p>
    <w:p w14:paraId="2CC7FBEB" w14:textId="77777777" w:rsidR="00D56497" w:rsidRDefault="00D56497">
      <w:pPr>
        <w:pStyle w:val="TOC3"/>
        <w:tabs>
          <w:tab w:val="left" w:pos="1200"/>
        </w:tabs>
        <w:rPr>
          <w:ins w:id="120" w:author="bmooney" w:date="2011-06-13T13:41:00Z"/>
          <w:rFonts w:asciiTheme="minorHAnsi" w:eastAsiaTheme="minorEastAsia" w:hAnsiTheme="minorHAnsi" w:cstheme="minorBidi"/>
          <w:i w:val="0"/>
          <w:noProof/>
          <w:sz w:val="22"/>
          <w:szCs w:val="22"/>
        </w:rPr>
      </w:pPr>
      <w:ins w:id="121" w:author="bmooney" w:date="2011-06-13T13:41:00Z">
        <w:r>
          <w:rPr>
            <w:noProof/>
          </w:rPr>
          <w:t>2.4.5</w:t>
        </w:r>
        <w:r>
          <w:rPr>
            <w:rFonts w:asciiTheme="minorHAnsi" w:eastAsiaTheme="minorEastAsia" w:hAnsiTheme="minorHAnsi" w:cstheme="minorBidi"/>
            <w:i w:val="0"/>
            <w:noProof/>
            <w:sz w:val="22"/>
            <w:szCs w:val="22"/>
          </w:rPr>
          <w:tab/>
        </w:r>
        <w:r>
          <w:rPr>
            <w:noProof/>
          </w:rPr>
          <w:t>tblRequisitionAlignment</w:t>
        </w:r>
        <w:r>
          <w:rPr>
            <w:noProof/>
          </w:rPr>
          <w:tab/>
        </w:r>
        <w:r>
          <w:rPr>
            <w:noProof/>
          </w:rPr>
          <w:fldChar w:fldCharType="begin"/>
        </w:r>
        <w:r>
          <w:rPr>
            <w:noProof/>
          </w:rPr>
          <w:instrText xml:space="preserve"> PAGEREF _Toc295735819 \h </w:instrText>
        </w:r>
      </w:ins>
      <w:r>
        <w:rPr>
          <w:noProof/>
        </w:rPr>
      </w:r>
      <w:r>
        <w:rPr>
          <w:noProof/>
        </w:rPr>
        <w:fldChar w:fldCharType="separate"/>
      </w:r>
      <w:ins w:id="122" w:author="bmooney" w:date="2011-10-10T09:49:00Z">
        <w:r w:rsidR="00253D36">
          <w:rPr>
            <w:noProof/>
          </w:rPr>
          <w:t>47</w:t>
        </w:r>
      </w:ins>
      <w:ins w:id="123" w:author="bmooney" w:date="2011-06-13T13:41:00Z">
        <w:r>
          <w:rPr>
            <w:noProof/>
          </w:rPr>
          <w:fldChar w:fldCharType="end"/>
        </w:r>
      </w:ins>
    </w:p>
    <w:p w14:paraId="0F183739" w14:textId="77777777" w:rsidR="00D56497" w:rsidRDefault="00D56497">
      <w:pPr>
        <w:pStyle w:val="TOC3"/>
        <w:tabs>
          <w:tab w:val="left" w:pos="1200"/>
        </w:tabs>
        <w:rPr>
          <w:ins w:id="124" w:author="bmooney" w:date="2011-06-13T13:41:00Z"/>
          <w:rFonts w:asciiTheme="minorHAnsi" w:eastAsiaTheme="minorEastAsia" w:hAnsiTheme="minorHAnsi" w:cstheme="minorBidi"/>
          <w:i w:val="0"/>
          <w:noProof/>
          <w:sz w:val="22"/>
          <w:szCs w:val="22"/>
        </w:rPr>
      </w:pPr>
      <w:ins w:id="125" w:author="bmooney" w:date="2011-06-13T13:41:00Z">
        <w:r>
          <w:rPr>
            <w:noProof/>
          </w:rPr>
          <w:t>2.4.6</w:t>
        </w:r>
        <w:r>
          <w:rPr>
            <w:rFonts w:asciiTheme="minorHAnsi" w:eastAsiaTheme="minorEastAsia" w:hAnsiTheme="minorHAnsi" w:cstheme="minorBidi"/>
            <w:i w:val="0"/>
            <w:noProof/>
            <w:sz w:val="22"/>
            <w:szCs w:val="22"/>
          </w:rPr>
          <w:tab/>
        </w:r>
        <w:r>
          <w:rPr>
            <w:noProof/>
          </w:rPr>
          <w:t>tbSpecimen_BreastRC</w:t>
        </w:r>
        <w:r>
          <w:rPr>
            <w:noProof/>
          </w:rPr>
          <w:tab/>
        </w:r>
        <w:r>
          <w:rPr>
            <w:noProof/>
          </w:rPr>
          <w:fldChar w:fldCharType="begin"/>
        </w:r>
        <w:r>
          <w:rPr>
            <w:noProof/>
          </w:rPr>
          <w:instrText xml:space="preserve"> PAGEREF _Toc295735820 \h </w:instrText>
        </w:r>
      </w:ins>
      <w:r>
        <w:rPr>
          <w:noProof/>
        </w:rPr>
      </w:r>
      <w:r>
        <w:rPr>
          <w:noProof/>
        </w:rPr>
        <w:fldChar w:fldCharType="separate"/>
      </w:r>
      <w:ins w:id="126" w:author="bmooney" w:date="2011-10-10T09:49:00Z">
        <w:r w:rsidR="00253D36">
          <w:rPr>
            <w:noProof/>
          </w:rPr>
          <w:t>47</w:t>
        </w:r>
      </w:ins>
      <w:ins w:id="127" w:author="bmooney" w:date="2011-06-13T13:41:00Z">
        <w:r>
          <w:rPr>
            <w:noProof/>
          </w:rPr>
          <w:fldChar w:fldCharType="end"/>
        </w:r>
      </w:ins>
    </w:p>
    <w:p w14:paraId="2F0B38CF" w14:textId="77777777" w:rsidR="00D56497" w:rsidRDefault="00D56497">
      <w:pPr>
        <w:pStyle w:val="TOC3"/>
        <w:tabs>
          <w:tab w:val="left" w:pos="1200"/>
        </w:tabs>
        <w:rPr>
          <w:ins w:id="128" w:author="bmooney" w:date="2011-06-13T13:41:00Z"/>
          <w:rFonts w:asciiTheme="minorHAnsi" w:eastAsiaTheme="minorEastAsia" w:hAnsiTheme="minorHAnsi" w:cstheme="minorBidi"/>
          <w:i w:val="0"/>
          <w:noProof/>
          <w:sz w:val="22"/>
          <w:szCs w:val="22"/>
        </w:rPr>
      </w:pPr>
      <w:ins w:id="129" w:author="bmooney" w:date="2011-06-13T13:41:00Z">
        <w:r>
          <w:rPr>
            <w:noProof/>
          </w:rPr>
          <w:t>2.4.7</w:t>
        </w:r>
        <w:r>
          <w:rPr>
            <w:rFonts w:asciiTheme="minorHAnsi" w:eastAsiaTheme="minorEastAsia" w:hAnsiTheme="minorHAnsi" w:cstheme="minorBidi"/>
            <w:i w:val="0"/>
            <w:noProof/>
            <w:sz w:val="22"/>
            <w:szCs w:val="22"/>
          </w:rPr>
          <w:tab/>
        </w:r>
        <w:r>
          <w:rPr>
            <w:noProof/>
          </w:rPr>
          <w:t>tblSpecimen_ColonRC</w:t>
        </w:r>
        <w:r>
          <w:rPr>
            <w:noProof/>
          </w:rPr>
          <w:tab/>
        </w:r>
        <w:r>
          <w:rPr>
            <w:noProof/>
          </w:rPr>
          <w:fldChar w:fldCharType="begin"/>
        </w:r>
        <w:r>
          <w:rPr>
            <w:noProof/>
          </w:rPr>
          <w:instrText xml:space="preserve"> PAGEREF _Toc295735821 \h </w:instrText>
        </w:r>
      </w:ins>
      <w:r>
        <w:rPr>
          <w:noProof/>
        </w:rPr>
      </w:r>
      <w:r>
        <w:rPr>
          <w:noProof/>
        </w:rPr>
        <w:fldChar w:fldCharType="separate"/>
      </w:r>
      <w:ins w:id="130" w:author="bmooney" w:date="2011-10-10T09:49:00Z">
        <w:r w:rsidR="00253D36">
          <w:rPr>
            <w:noProof/>
          </w:rPr>
          <w:t>47</w:t>
        </w:r>
      </w:ins>
      <w:ins w:id="131" w:author="bmooney" w:date="2011-06-13T13:41:00Z">
        <w:r>
          <w:rPr>
            <w:noProof/>
          </w:rPr>
          <w:fldChar w:fldCharType="end"/>
        </w:r>
      </w:ins>
    </w:p>
    <w:p w14:paraId="5C8F3264" w14:textId="77777777" w:rsidR="00D56497" w:rsidRDefault="00D56497">
      <w:pPr>
        <w:pStyle w:val="TOC3"/>
        <w:tabs>
          <w:tab w:val="left" w:pos="1200"/>
        </w:tabs>
        <w:rPr>
          <w:ins w:id="132" w:author="bmooney" w:date="2011-06-13T13:41:00Z"/>
          <w:rFonts w:asciiTheme="minorHAnsi" w:eastAsiaTheme="minorEastAsia" w:hAnsiTheme="minorHAnsi" w:cstheme="minorBidi"/>
          <w:i w:val="0"/>
          <w:noProof/>
          <w:sz w:val="22"/>
          <w:szCs w:val="22"/>
        </w:rPr>
      </w:pPr>
      <w:ins w:id="133" w:author="bmooney" w:date="2011-06-13T13:41:00Z">
        <w:r>
          <w:rPr>
            <w:noProof/>
          </w:rPr>
          <w:t>2.4.8</w:t>
        </w:r>
        <w:r>
          <w:rPr>
            <w:rFonts w:asciiTheme="minorHAnsi" w:eastAsiaTheme="minorEastAsia" w:hAnsiTheme="minorHAnsi" w:cstheme="minorBidi"/>
            <w:i w:val="0"/>
            <w:noProof/>
            <w:sz w:val="22"/>
            <w:szCs w:val="22"/>
          </w:rPr>
          <w:tab/>
        </w:r>
        <w:r>
          <w:rPr>
            <w:noProof/>
          </w:rPr>
          <w:t>tblRequisitionRole</w:t>
        </w:r>
        <w:r>
          <w:rPr>
            <w:noProof/>
          </w:rPr>
          <w:tab/>
        </w:r>
        <w:r>
          <w:rPr>
            <w:noProof/>
          </w:rPr>
          <w:fldChar w:fldCharType="begin"/>
        </w:r>
        <w:r>
          <w:rPr>
            <w:noProof/>
          </w:rPr>
          <w:instrText xml:space="preserve"> PAGEREF _Toc295735822 \h </w:instrText>
        </w:r>
      </w:ins>
      <w:r>
        <w:rPr>
          <w:noProof/>
        </w:rPr>
      </w:r>
      <w:r>
        <w:rPr>
          <w:noProof/>
        </w:rPr>
        <w:fldChar w:fldCharType="separate"/>
      </w:r>
      <w:ins w:id="134" w:author="bmooney" w:date="2011-10-10T09:49:00Z">
        <w:r w:rsidR="00253D36">
          <w:rPr>
            <w:noProof/>
          </w:rPr>
          <w:t>47</w:t>
        </w:r>
      </w:ins>
      <w:ins w:id="135" w:author="bmooney" w:date="2011-06-13T13:41:00Z">
        <w:r>
          <w:rPr>
            <w:noProof/>
          </w:rPr>
          <w:fldChar w:fldCharType="end"/>
        </w:r>
      </w:ins>
    </w:p>
    <w:p w14:paraId="7C8D1452" w14:textId="77777777" w:rsidR="00D56497" w:rsidRDefault="00D56497">
      <w:pPr>
        <w:pStyle w:val="TOC3"/>
        <w:tabs>
          <w:tab w:val="left" w:pos="1200"/>
        </w:tabs>
        <w:rPr>
          <w:ins w:id="136" w:author="bmooney" w:date="2011-06-13T13:41:00Z"/>
          <w:rFonts w:asciiTheme="minorHAnsi" w:eastAsiaTheme="minorEastAsia" w:hAnsiTheme="minorHAnsi" w:cstheme="minorBidi"/>
          <w:i w:val="0"/>
          <w:noProof/>
          <w:sz w:val="22"/>
          <w:szCs w:val="22"/>
        </w:rPr>
      </w:pPr>
      <w:ins w:id="137" w:author="bmooney" w:date="2011-06-13T13:41:00Z">
        <w:r>
          <w:rPr>
            <w:noProof/>
          </w:rPr>
          <w:t>2.4.9</w:t>
        </w:r>
        <w:r>
          <w:rPr>
            <w:rFonts w:asciiTheme="minorHAnsi" w:eastAsiaTheme="minorEastAsia" w:hAnsiTheme="minorHAnsi" w:cstheme="minorBidi"/>
            <w:i w:val="0"/>
            <w:noProof/>
            <w:sz w:val="22"/>
            <w:szCs w:val="22"/>
          </w:rPr>
          <w:tab/>
        </w:r>
        <w:r>
          <w:rPr>
            <w:noProof/>
          </w:rPr>
          <w:t>tblRequisitionEntity</w:t>
        </w:r>
        <w:r>
          <w:rPr>
            <w:noProof/>
          </w:rPr>
          <w:tab/>
        </w:r>
        <w:r>
          <w:rPr>
            <w:noProof/>
          </w:rPr>
          <w:fldChar w:fldCharType="begin"/>
        </w:r>
        <w:r>
          <w:rPr>
            <w:noProof/>
          </w:rPr>
          <w:instrText xml:space="preserve"> PAGEREF _Toc295735823 \h </w:instrText>
        </w:r>
      </w:ins>
      <w:r>
        <w:rPr>
          <w:noProof/>
        </w:rPr>
      </w:r>
      <w:r>
        <w:rPr>
          <w:noProof/>
        </w:rPr>
        <w:fldChar w:fldCharType="separate"/>
      </w:r>
      <w:ins w:id="138" w:author="bmooney" w:date="2011-10-10T09:49:00Z">
        <w:r w:rsidR="00253D36">
          <w:rPr>
            <w:noProof/>
          </w:rPr>
          <w:t>47</w:t>
        </w:r>
      </w:ins>
      <w:ins w:id="139" w:author="bmooney" w:date="2011-06-13T13:41:00Z">
        <w:r>
          <w:rPr>
            <w:noProof/>
          </w:rPr>
          <w:fldChar w:fldCharType="end"/>
        </w:r>
      </w:ins>
    </w:p>
    <w:p w14:paraId="4B518081" w14:textId="77777777" w:rsidR="00D56497" w:rsidRDefault="00D56497">
      <w:pPr>
        <w:pStyle w:val="TOC3"/>
        <w:tabs>
          <w:tab w:val="left" w:pos="1440"/>
        </w:tabs>
        <w:rPr>
          <w:ins w:id="140" w:author="bmooney" w:date="2011-06-13T13:41:00Z"/>
          <w:rFonts w:asciiTheme="minorHAnsi" w:eastAsiaTheme="minorEastAsia" w:hAnsiTheme="minorHAnsi" w:cstheme="minorBidi"/>
          <w:i w:val="0"/>
          <w:noProof/>
          <w:sz w:val="22"/>
          <w:szCs w:val="22"/>
        </w:rPr>
      </w:pPr>
      <w:ins w:id="141" w:author="bmooney" w:date="2011-06-13T13:41:00Z">
        <w:r>
          <w:rPr>
            <w:noProof/>
          </w:rPr>
          <w:t>2.4.10</w:t>
        </w:r>
        <w:r>
          <w:rPr>
            <w:rFonts w:asciiTheme="minorHAnsi" w:eastAsiaTheme="minorEastAsia" w:hAnsiTheme="minorHAnsi" w:cstheme="minorBidi"/>
            <w:i w:val="0"/>
            <w:noProof/>
            <w:sz w:val="22"/>
            <w:szCs w:val="22"/>
          </w:rPr>
          <w:tab/>
        </w:r>
        <w:r>
          <w:rPr>
            <w:noProof/>
          </w:rPr>
          <w:t>tblRequisitionAddress</w:t>
        </w:r>
        <w:r>
          <w:rPr>
            <w:noProof/>
          </w:rPr>
          <w:tab/>
        </w:r>
        <w:r>
          <w:rPr>
            <w:noProof/>
          </w:rPr>
          <w:fldChar w:fldCharType="begin"/>
        </w:r>
        <w:r>
          <w:rPr>
            <w:noProof/>
          </w:rPr>
          <w:instrText xml:space="preserve"> PAGEREF _Toc295735824 \h </w:instrText>
        </w:r>
      </w:ins>
      <w:r>
        <w:rPr>
          <w:noProof/>
        </w:rPr>
      </w:r>
      <w:r>
        <w:rPr>
          <w:noProof/>
        </w:rPr>
        <w:fldChar w:fldCharType="separate"/>
      </w:r>
      <w:ins w:id="142" w:author="bmooney" w:date="2011-10-10T09:49:00Z">
        <w:r w:rsidR="00253D36">
          <w:rPr>
            <w:noProof/>
          </w:rPr>
          <w:t>48</w:t>
        </w:r>
      </w:ins>
      <w:ins w:id="143" w:author="bmooney" w:date="2011-06-13T13:41:00Z">
        <w:r>
          <w:rPr>
            <w:noProof/>
          </w:rPr>
          <w:fldChar w:fldCharType="end"/>
        </w:r>
      </w:ins>
    </w:p>
    <w:p w14:paraId="10BBB24D" w14:textId="77777777" w:rsidR="00D56497" w:rsidRDefault="00D56497">
      <w:pPr>
        <w:pStyle w:val="TOC3"/>
        <w:tabs>
          <w:tab w:val="left" w:pos="1440"/>
        </w:tabs>
        <w:rPr>
          <w:ins w:id="144" w:author="bmooney" w:date="2011-06-13T13:41:00Z"/>
          <w:rFonts w:asciiTheme="minorHAnsi" w:eastAsiaTheme="minorEastAsia" w:hAnsiTheme="minorHAnsi" w:cstheme="minorBidi"/>
          <w:i w:val="0"/>
          <w:noProof/>
          <w:sz w:val="22"/>
          <w:szCs w:val="22"/>
        </w:rPr>
      </w:pPr>
      <w:ins w:id="145" w:author="bmooney" w:date="2011-06-13T13:41:00Z">
        <w:r>
          <w:rPr>
            <w:noProof/>
          </w:rPr>
          <w:t>2.4.11</w:t>
        </w:r>
        <w:r>
          <w:rPr>
            <w:rFonts w:asciiTheme="minorHAnsi" w:eastAsiaTheme="minorEastAsia" w:hAnsiTheme="minorHAnsi" w:cstheme="minorBidi"/>
            <w:i w:val="0"/>
            <w:noProof/>
            <w:sz w:val="22"/>
            <w:szCs w:val="22"/>
          </w:rPr>
          <w:tab/>
        </w:r>
        <w:r>
          <w:rPr>
            <w:noProof/>
          </w:rPr>
          <w:t>tblReportPrefs</w:t>
        </w:r>
        <w:r>
          <w:rPr>
            <w:noProof/>
          </w:rPr>
          <w:tab/>
        </w:r>
        <w:r>
          <w:rPr>
            <w:noProof/>
          </w:rPr>
          <w:fldChar w:fldCharType="begin"/>
        </w:r>
        <w:r>
          <w:rPr>
            <w:noProof/>
          </w:rPr>
          <w:instrText xml:space="preserve"> PAGEREF _Toc295735825 \h </w:instrText>
        </w:r>
      </w:ins>
      <w:r>
        <w:rPr>
          <w:noProof/>
        </w:rPr>
      </w:r>
      <w:r>
        <w:rPr>
          <w:noProof/>
        </w:rPr>
        <w:fldChar w:fldCharType="separate"/>
      </w:r>
      <w:ins w:id="146" w:author="bmooney" w:date="2011-10-10T09:49:00Z">
        <w:r w:rsidR="00253D36">
          <w:rPr>
            <w:noProof/>
          </w:rPr>
          <w:t>49</w:t>
        </w:r>
      </w:ins>
      <w:ins w:id="147" w:author="bmooney" w:date="2011-06-13T13:41:00Z">
        <w:r>
          <w:rPr>
            <w:noProof/>
          </w:rPr>
          <w:fldChar w:fldCharType="end"/>
        </w:r>
      </w:ins>
    </w:p>
    <w:p w14:paraId="0BB3FADC" w14:textId="77777777" w:rsidR="00D56497" w:rsidRDefault="00D56497">
      <w:pPr>
        <w:pStyle w:val="TOC3"/>
        <w:tabs>
          <w:tab w:val="left" w:pos="1440"/>
        </w:tabs>
        <w:rPr>
          <w:ins w:id="148" w:author="bmooney" w:date="2011-06-13T13:41:00Z"/>
          <w:rFonts w:asciiTheme="minorHAnsi" w:eastAsiaTheme="minorEastAsia" w:hAnsiTheme="minorHAnsi" w:cstheme="minorBidi"/>
          <w:i w:val="0"/>
          <w:noProof/>
          <w:sz w:val="22"/>
          <w:szCs w:val="22"/>
        </w:rPr>
      </w:pPr>
      <w:ins w:id="149" w:author="bmooney" w:date="2011-06-13T13:41:00Z">
        <w:r>
          <w:rPr>
            <w:noProof/>
          </w:rPr>
          <w:t>2.4.12</w:t>
        </w:r>
        <w:r>
          <w:rPr>
            <w:rFonts w:asciiTheme="minorHAnsi" w:eastAsiaTheme="minorEastAsia" w:hAnsiTheme="minorHAnsi" w:cstheme="minorBidi"/>
            <w:i w:val="0"/>
            <w:noProof/>
            <w:sz w:val="22"/>
            <w:szCs w:val="22"/>
          </w:rPr>
          <w:tab/>
        </w:r>
        <w:r>
          <w:rPr>
            <w:noProof/>
          </w:rPr>
          <w:t>tblBenefitsInvestigation</w:t>
        </w:r>
        <w:r>
          <w:rPr>
            <w:noProof/>
          </w:rPr>
          <w:tab/>
        </w:r>
        <w:r>
          <w:rPr>
            <w:noProof/>
          </w:rPr>
          <w:fldChar w:fldCharType="begin"/>
        </w:r>
        <w:r>
          <w:rPr>
            <w:noProof/>
          </w:rPr>
          <w:instrText xml:space="preserve"> PAGEREF _Toc295735826 \h </w:instrText>
        </w:r>
      </w:ins>
      <w:r>
        <w:rPr>
          <w:noProof/>
        </w:rPr>
      </w:r>
      <w:r>
        <w:rPr>
          <w:noProof/>
        </w:rPr>
        <w:fldChar w:fldCharType="separate"/>
      </w:r>
      <w:ins w:id="150" w:author="bmooney" w:date="2011-10-10T09:49:00Z">
        <w:r w:rsidR="00253D36">
          <w:rPr>
            <w:noProof/>
          </w:rPr>
          <w:t>50</w:t>
        </w:r>
      </w:ins>
      <w:ins w:id="151" w:author="bmooney" w:date="2011-06-13T13:41:00Z">
        <w:r>
          <w:rPr>
            <w:noProof/>
          </w:rPr>
          <w:fldChar w:fldCharType="end"/>
        </w:r>
      </w:ins>
    </w:p>
    <w:p w14:paraId="12AB76F5" w14:textId="77777777" w:rsidR="00D56497" w:rsidRDefault="00D56497">
      <w:pPr>
        <w:pStyle w:val="TOC2"/>
        <w:tabs>
          <w:tab w:val="left" w:pos="720"/>
        </w:tabs>
        <w:rPr>
          <w:ins w:id="152" w:author="bmooney" w:date="2011-06-13T13:41:00Z"/>
          <w:rFonts w:asciiTheme="minorHAnsi" w:eastAsiaTheme="minorEastAsia" w:hAnsiTheme="minorHAnsi" w:cstheme="minorBidi"/>
          <w:smallCaps w:val="0"/>
          <w:noProof/>
          <w:sz w:val="22"/>
          <w:szCs w:val="22"/>
        </w:rPr>
      </w:pPr>
      <w:ins w:id="153" w:author="bmooney" w:date="2011-06-13T13:41:00Z">
        <w:r>
          <w:rPr>
            <w:noProof/>
          </w:rPr>
          <w:t>2.5</w:t>
        </w:r>
        <w:r>
          <w:rPr>
            <w:rFonts w:asciiTheme="minorHAnsi" w:eastAsiaTheme="minorEastAsia" w:hAnsiTheme="minorHAnsi" w:cstheme="minorBidi"/>
            <w:smallCaps w:val="0"/>
            <w:noProof/>
            <w:sz w:val="22"/>
            <w:szCs w:val="22"/>
          </w:rPr>
          <w:tab/>
        </w:r>
        <w:r>
          <w:rPr>
            <w:noProof/>
          </w:rPr>
          <w:t>Actions menu</w:t>
        </w:r>
        <w:r>
          <w:rPr>
            <w:noProof/>
          </w:rPr>
          <w:tab/>
        </w:r>
        <w:r>
          <w:rPr>
            <w:noProof/>
          </w:rPr>
          <w:fldChar w:fldCharType="begin"/>
        </w:r>
        <w:r>
          <w:rPr>
            <w:noProof/>
          </w:rPr>
          <w:instrText xml:space="preserve"> PAGEREF _Toc295735827 \h </w:instrText>
        </w:r>
      </w:ins>
      <w:r>
        <w:rPr>
          <w:noProof/>
        </w:rPr>
      </w:r>
      <w:r>
        <w:rPr>
          <w:noProof/>
        </w:rPr>
        <w:fldChar w:fldCharType="separate"/>
      </w:r>
      <w:ins w:id="154" w:author="bmooney" w:date="2011-10-10T09:49:00Z">
        <w:r w:rsidR="00253D36">
          <w:rPr>
            <w:noProof/>
          </w:rPr>
          <w:t>50</w:t>
        </w:r>
      </w:ins>
      <w:ins w:id="155" w:author="bmooney" w:date="2011-06-13T13:41:00Z">
        <w:r>
          <w:rPr>
            <w:noProof/>
          </w:rPr>
          <w:fldChar w:fldCharType="end"/>
        </w:r>
      </w:ins>
    </w:p>
    <w:p w14:paraId="56FF4ED9" w14:textId="77777777" w:rsidR="00D56497" w:rsidRDefault="00D56497">
      <w:pPr>
        <w:pStyle w:val="TOC3"/>
        <w:tabs>
          <w:tab w:val="left" w:pos="1200"/>
        </w:tabs>
        <w:rPr>
          <w:ins w:id="156" w:author="bmooney" w:date="2011-06-13T13:41:00Z"/>
          <w:rFonts w:asciiTheme="minorHAnsi" w:eastAsiaTheme="minorEastAsia" w:hAnsiTheme="minorHAnsi" w:cstheme="minorBidi"/>
          <w:i w:val="0"/>
          <w:noProof/>
          <w:sz w:val="22"/>
          <w:szCs w:val="22"/>
        </w:rPr>
      </w:pPr>
      <w:ins w:id="157" w:author="bmooney" w:date="2011-06-13T13:41:00Z">
        <w:r>
          <w:rPr>
            <w:noProof/>
          </w:rPr>
          <w:t>2.5.1</w:t>
        </w:r>
        <w:r>
          <w:rPr>
            <w:rFonts w:asciiTheme="minorHAnsi" w:eastAsiaTheme="minorEastAsia" w:hAnsiTheme="minorHAnsi" w:cstheme="minorBidi"/>
            <w:i w:val="0"/>
            <w:noProof/>
            <w:sz w:val="22"/>
            <w:szCs w:val="22"/>
          </w:rPr>
          <w:tab/>
        </w:r>
        <w:r>
          <w:rPr>
            <w:noProof/>
          </w:rPr>
          <w:t>Cancel Requisition</w:t>
        </w:r>
        <w:r>
          <w:rPr>
            <w:noProof/>
          </w:rPr>
          <w:tab/>
        </w:r>
        <w:r>
          <w:rPr>
            <w:noProof/>
          </w:rPr>
          <w:fldChar w:fldCharType="begin"/>
        </w:r>
        <w:r>
          <w:rPr>
            <w:noProof/>
          </w:rPr>
          <w:instrText xml:space="preserve"> PAGEREF _Toc295735828 \h </w:instrText>
        </w:r>
      </w:ins>
      <w:r>
        <w:rPr>
          <w:noProof/>
        </w:rPr>
      </w:r>
      <w:r>
        <w:rPr>
          <w:noProof/>
        </w:rPr>
        <w:fldChar w:fldCharType="separate"/>
      </w:r>
      <w:ins w:id="158" w:author="bmooney" w:date="2011-10-10T09:49:00Z">
        <w:r w:rsidR="00253D36">
          <w:rPr>
            <w:noProof/>
          </w:rPr>
          <w:t>50</w:t>
        </w:r>
      </w:ins>
      <w:ins w:id="159" w:author="bmooney" w:date="2011-06-13T13:41:00Z">
        <w:r>
          <w:rPr>
            <w:noProof/>
          </w:rPr>
          <w:fldChar w:fldCharType="end"/>
        </w:r>
      </w:ins>
    </w:p>
    <w:p w14:paraId="1B80BD5E" w14:textId="77777777" w:rsidR="00D56497" w:rsidRDefault="00D56497">
      <w:pPr>
        <w:pStyle w:val="TOC3"/>
        <w:tabs>
          <w:tab w:val="left" w:pos="1200"/>
        </w:tabs>
        <w:rPr>
          <w:ins w:id="160" w:author="bmooney" w:date="2011-06-13T13:41:00Z"/>
          <w:rFonts w:asciiTheme="minorHAnsi" w:eastAsiaTheme="minorEastAsia" w:hAnsiTheme="minorHAnsi" w:cstheme="minorBidi"/>
          <w:i w:val="0"/>
          <w:noProof/>
          <w:sz w:val="22"/>
          <w:szCs w:val="22"/>
        </w:rPr>
      </w:pPr>
      <w:ins w:id="161" w:author="bmooney" w:date="2011-06-13T13:41:00Z">
        <w:r>
          <w:rPr>
            <w:noProof/>
          </w:rPr>
          <w:t>2.5.2</w:t>
        </w:r>
        <w:r>
          <w:rPr>
            <w:rFonts w:asciiTheme="minorHAnsi" w:eastAsiaTheme="minorEastAsia" w:hAnsiTheme="minorHAnsi" w:cstheme="minorBidi"/>
            <w:i w:val="0"/>
            <w:noProof/>
            <w:sz w:val="22"/>
            <w:szCs w:val="22"/>
          </w:rPr>
          <w:tab/>
        </w:r>
        <w:r>
          <w:rPr>
            <w:noProof/>
          </w:rPr>
          <w:t>Customer Service Case</w:t>
        </w:r>
        <w:r>
          <w:rPr>
            <w:noProof/>
          </w:rPr>
          <w:tab/>
        </w:r>
        <w:r>
          <w:rPr>
            <w:noProof/>
          </w:rPr>
          <w:fldChar w:fldCharType="begin"/>
        </w:r>
        <w:r>
          <w:rPr>
            <w:noProof/>
          </w:rPr>
          <w:instrText xml:space="preserve"> PAGEREF _Toc295735829 \h </w:instrText>
        </w:r>
      </w:ins>
      <w:r>
        <w:rPr>
          <w:noProof/>
        </w:rPr>
      </w:r>
      <w:r>
        <w:rPr>
          <w:noProof/>
        </w:rPr>
        <w:fldChar w:fldCharType="separate"/>
      </w:r>
      <w:ins w:id="162" w:author="bmooney" w:date="2011-10-10T09:49:00Z">
        <w:r w:rsidR="00253D36">
          <w:rPr>
            <w:noProof/>
          </w:rPr>
          <w:t>50</w:t>
        </w:r>
      </w:ins>
      <w:ins w:id="163" w:author="bmooney" w:date="2011-06-13T13:41:00Z">
        <w:r>
          <w:rPr>
            <w:noProof/>
          </w:rPr>
          <w:fldChar w:fldCharType="end"/>
        </w:r>
      </w:ins>
    </w:p>
    <w:p w14:paraId="34ED6D28" w14:textId="77777777" w:rsidR="00D56497" w:rsidRDefault="00D56497">
      <w:pPr>
        <w:pStyle w:val="TOC3"/>
        <w:tabs>
          <w:tab w:val="left" w:pos="1200"/>
        </w:tabs>
        <w:rPr>
          <w:ins w:id="164" w:author="bmooney" w:date="2011-06-13T13:41:00Z"/>
          <w:rFonts w:asciiTheme="minorHAnsi" w:eastAsiaTheme="minorEastAsia" w:hAnsiTheme="minorHAnsi" w:cstheme="minorBidi"/>
          <w:i w:val="0"/>
          <w:noProof/>
          <w:sz w:val="22"/>
          <w:szCs w:val="22"/>
        </w:rPr>
      </w:pPr>
      <w:ins w:id="165" w:author="bmooney" w:date="2011-06-13T13:41:00Z">
        <w:r>
          <w:rPr>
            <w:noProof/>
          </w:rPr>
          <w:t>2.5.3</w:t>
        </w:r>
        <w:r>
          <w:rPr>
            <w:rFonts w:asciiTheme="minorHAnsi" w:eastAsiaTheme="minorEastAsia" w:hAnsiTheme="minorHAnsi" w:cstheme="minorBidi"/>
            <w:i w:val="0"/>
            <w:noProof/>
            <w:sz w:val="22"/>
            <w:szCs w:val="22"/>
          </w:rPr>
          <w:tab/>
        </w:r>
        <w:r>
          <w:rPr>
            <w:noProof/>
          </w:rPr>
          <w:t>Intake Complete</w:t>
        </w:r>
        <w:r>
          <w:rPr>
            <w:noProof/>
          </w:rPr>
          <w:tab/>
        </w:r>
        <w:r>
          <w:rPr>
            <w:noProof/>
          </w:rPr>
          <w:fldChar w:fldCharType="begin"/>
        </w:r>
        <w:r>
          <w:rPr>
            <w:noProof/>
          </w:rPr>
          <w:instrText xml:space="preserve"> PAGEREF _Toc295735830 \h </w:instrText>
        </w:r>
      </w:ins>
      <w:r>
        <w:rPr>
          <w:noProof/>
        </w:rPr>
      </w:r>
      <w:r>
        <w:rPr>
          <w:noProof/>
        </w:rPr>
        <w:fldChar w:fldCharType="separate"/>
      </w:r>
      <w:ins w:id="166" w:author="bmooney" w:date="2011-10-10T09:49:00Z">
        <w:r w:rsidR="00253D36">
          <w:rPr>
            <w:noProof/>
          </w:rPr>
          <w:t>50</w:t>
        </w:r>
      </w:ins>
      <w:ins w:id="167" w:author="bmooney" w:date="2011-06-13T13:41:00Z">
        <w:r>
          <w:rPr>
            <w:noProof/>
          </w:rPr>
          <w:fldChar w:fldCharType="end"/>
        </w:r>
      </w:ins>
    </w:p>
    <w:p w14:paraId="13815F3E" w14:textId="77777777" w:rsidR="00D56497" w:rsidRDefault="00D56497">
      <w:pPr>
        <w:pStyle w:val="TOC3"/>
        <w:tabs>
          <w:tab w:val="left" w:pos="1200"/>
        </w:tabs>
        <w:rPr>
          <w:ins w:id="168" w:author="bmooney" w:date="2011-06-13T13:41:00Z"/>
          <w:rFonts w:asciiTheme="minorHAnsi" w:eastAsiaTheme="minorEastAsia" w:hAnsiTheme="minorHAnsi" w:cstheme="minorBidi"/>
          <w:i w:val="0"/>
          <w:noProof/>
          <w:sz w:val="22"/>
          <w:szCs w:val="22"/>
        </w:rPr>
      </w:pPr>
      <w:ins w:id="169" w:author="bmooney" w:date="2011-06-13T13:41:00Z">
        <w:r>
          <w:rPr>
            <w:noProof/>
          </w:rPr>
          <w:t>2.5.4</w:t>
        </w:r>
        <w:r>
          <w:rPr>
            <w:rFonts w:asciiTheme="minorHAnsi" w:eastAsiaTheme="minorEastAsia" w:hAnsiTheme="minorHAnsi" w:cstheme="minorBidi"/>
            <w:i w:val="0"/>
            <w:noProof/>
            <w:sz w:val="22"/>
            <w:szCs w:val="22"/>
          </w:rPr>
          <w:tab/>
        </w:r>
        <w:r>
          <w:rPr>
            <w:noProof/>
          </w:rPr>
          <w:t>Data Entry Complete</w:t>
        </w:r>
        <w:r>
          <w:rPr>
            <w:noProof/>
          </w:rPr>
          <w:tab/>
        </w:r>
        <w:r>
          <w:rPr>
            <w:noProof/>
          </w:rPr>
          <w:fldChar w:fldCharType="begin"/>
        </w:r>
        <w:r>
          <w:rPr>
            <w:noProof/>
          </w:rPr>
          <w:instrText xml:space="preserve"> PAGEREF _Toc295735831 \h </w:instrText>
        </w:r>
      </w:ins>
      <w:r>
        <w:rPr>
          <w:noProof/>
        </w:rPr>
      </w:r>
      <w:r>
        <w:rPr>
          <w:noProof/>
        </w:rPr>
        <w:fldChar w:fldCharType="separate"/>
      </w:r>
      <w:ins w:id="170" w:author="bmooney" w:date="2011-10-10T09:49:00Z">
        <w:r w:rsidR="00253D36">
          <w:rPr>
            <w:noProof/>
          </w:rPr>
          <w:t>61</w:t>
        </w:r>
      </w:ins>
      <w:ins w:id="171" w:author="bmooney" w:date="2011-06-13T13:41:00Z">
        <w:r>
          <w:rPr>
            <w:noProof/>
          </w:rPr>
          <w:fldChar w:fldCharType="end"/>
        </w:r>
      </w:ins>
    </w:p>
    <w:p w14:paraId="652F7A7A" w14:textId="77777777" w:rsidR="00D56497" w:rsidRDefault="00D56497">
      <w:pPr>
        <w:pStyle w:val="TOC3"/>
        <w:tabs>
          <w:tab w:val="left" w:pos="1200"/>
        </w:tabs>
        <w:rPr>
          <w:ins w:id="172" w:author="bmooney" w:date="2011-06-13T13:41:00Z"/>
          <w:rFonts w:asciiTheme="minorHAnsi" w:eastAsiaTheme="minorEastAsia" w:hAnsiTheme="minorHAnsi" w:cstheme="minorBidi"/>
          <w:i w:val="0"/>
          <w:noProof/>
          <w:sz w:val="22"/>
          <w:szCs w:val="22"/>
        </w:rPr>
      </w:pPr>
      <w:ins w:id="173" w:author="bmooney" w:date="2011-06-13T13:41:00Z">
        <w:r>
          <w:rPr>
            <w:noProof/>
          </w:rPr>
          <w:t>2.5.5</w:t>
        </w:r>
        <w:r>
          <w:rPr>
            <w:rFonts w:asciiTheme="minorHAnsi" w:eastAsiaTheme="minorEastAsia" w:hAnsiTheme="minorHAnsi" w:cstheme="minorBidi"/>
            <w:i w:val="0"/>
            <w:noProof/>
            <w:sz w:val="22"/>
            <w:szCs w:val="22"/>
          </w:rPr>
          <w:tab/>
        </w:r>
        <w:r>
          <w:rPr>
            <w:noProof/>
          </w:rPr>
          <w:t>Exclusions Check</w:t>
        </w:r>
        <w:r>
          <w:rPr>
            <w:noProof/>
          </w:rPr>
          <w:tab/>
        </w:r>
        <w:r>
          <w:rPr>
            <w:noProof/>
          </w:rPr>
          <w:fldChar w:fldCharType="begin"/>
        </w:r>
        <w:r>
          <w:rPr>
            <w:noProof/>
          </w:rPr>
          <w:instrText xml:space="preserve"> PAGEREF _Toc295735832 \h </w:instrText>
        </w:r>
      </w:ins>
      <w:r>
        <w:rPr>
          <w:noProof/>
        </w:rPr>
      </w:r>
      <w:r>
        <w:rPr>
          <w:noProof/>
        </w:rPr>
        <w:fldChar w:fldCharType="separate"/>
      </w:r>
      <w:ins w:id="174" w:author="bmooney" w:date="2011-10-10T09:49:00Z">
        <w:r w:rsidR="00253D36">
          <w:rPr>
            <w:noProof/>
          </w:rPr>
          <w:t>61</w:t>
        </w:r>
      </w:ins>
      <w:ins w:id="175" w:author="bmooney" w:date="2011-06-13T13:41:00Z">
        <w:r>
          <w:rPr>
            <w:noProof/>
          </w:rPr>
          <w:fldChar w:fldCharType="end"/>
        </w:r>
      </w:ins>
    </w:p>
    <w:p w14:paraId="697A99EC" w14:textId="77777777" w:rsidR="00D56497" w:rsidRDefault="00D56497">
      <w:pPr>
        <w:pStyle w:val="TOC3"/>
        <w:tabs>
          <w:tab w:val="left" w:pos="1200"/>
        </w:tabs>
        <w:rPr>
          <w:ins w:id="176" w:author="bmooney" w:date="2011-06-13T13:41:00Z"/>
          <w:rFonts w:asciiTheme="minorHAnsi" w:eastAsiaTheme="minorEastAsia" w:hAnsiTheme="minorHAnsi" w:cstheme="minorBidi"/>
          <w:i w:val="0"/>
          <w:noProof/>
          <w:sz w:val="22"/>
          <w:szCs w:val="22"/>
        </w:rPr>
      </w:pPr>
      <w:ins w:id="177" w:author="bmooney" w:date="2011-06-13T13:41:00Z">
        <w:r>
          <w:rPr>
            <w:noProof/>
          </w:rPr>
          <w:t>2.5.6</w:t>
        </w:r>
        <w:r>
          <w:rPr>
            <w:rFonts w:asciiTheme="minorHAnsi" w:eastAsiaTheme="minorEastAsia" w:hAnsiTheme="minorHAnsi" w:cstheme="minorBidi"/>
            <w:i w:val="0"/>
            <w:noProof/>
            <w:sz w:val="22"/>
            <w:szCs w:val="22"/>
          </w:rPr>
          <w:tab/>
        </w:r>
        <w:r>
          <w:rPr>
            <w:noProof/>
          </w:rPr>
          <w:t>Requisition PDF</w:t>
        </w:r>
        <w:r>
          <w:rPr>
            <w:noProof/>
          </w:rPr>
          <w:tab/>
        </w:r>
        <w:r>
          <w:rPr>
            <w:noProof/>
          </w:rPr>
          <w:fldChar w:fldCharType="begin"/>
        </w:r>
        <w:r>
          <w:rPr>
            <w:noProof/>
          </w:rPr>
          <w:instrText xml:space="preserve"> PAGEREF _Toc295735833 \h </w:instrText>
        </w:r>
      </w:ins>
      <w:r>
        <w:rPr>
          <w:noProof/>
        </w:rPr>
      </w:r>
      <w:r>
        <w:rPr>
          <w:noProof/>
        </w:rPr>
        <w:fldChar w:fldCharType="separate"/>
      </w:r>
      <w:ins w:id="178" w:author="bmooney" w:date="2011-10-10T09:49:00Z">
        <w:r w:rsidR="00253D36">
          <w:rPr>
            <w:noProof/>
          </w:rPr>
          <w:t>61</w:t>
        </w:r>
      </w:ins>
      <w:ins w:id="179" w:author="bmooney" w:date="2011-06-13T13:41:00Z">
        <w:r>
          <w:rPr>
            <w:noProof/>
          </w:rPr>
          <w:fldChar w:fldCharType="end"/>
        </w:r>
      </w:ins>
    </w:p>
    <w:p w14:paraId="1F6FD963" w14:textId="77777777" w:rsidR="00D56497" w:rsidRDefault="00D56497">
      <w:pPr>
        <w:pStyle w:val="TOC3"/>
        <w:tabs>
          <w:tab w:val="left" w:pos="1200"/>
        </w:tabs>
        <w:rPr>
          <w:ins w:id="180" w:author="bmooney" w:date="2011-06-13T13:41:00Z"/>
          <w:rFonts w:asciiTheme="minorHAnsi" w:eastAsiaTheme="minorEastAsia" w:hAnsiTheme="minorHAnsi" w:cstheme="minorBidi"/>
          <w:i w:val="0"/>
          <w:noProof/>
          <w:sz w:val="22"/>
          <w:szCs w:val="22"/>
        </w:rPr>
      </w:pPr>
      <w:ins w:id="181" w:author="bmooney" w:date="2011-06-13T13:41:00Z">
        <w:r>
          <w:rPr>
            <w:noProof/>
          </w:rPr>
          <w:t>2.5.7</w:t>
        </w:r>
        <w:r>
          <w:rPr>
            <w:rFonts w:asciiTheme="minorHAnsi" w:eastAsiaTheme="minorEastAsia" w:hAnsiTheme="minorHAnsi" w:cstheme="minorBidi"/>
            <w:i w:val="0"/>
            <w:noProof/>
            <w:sz w:val="22"/>
            <w:szCs w:val="22"/>
          </w:rPr>
          <w:tab/>
        </w:r>
        <w:r>
          <w:rPr>
            <w:noProof/>
          </w:rPr>
          <w:t>View Original Requisition Fax</w:t>
        </w:r>
        <w:r>
          <w:rPr>
            <w:noProof/>
          </w:rPr>
          <w:tab/>
        </w:r>
        <w:r>
          <w:rPr>
            <w:noProof/>
          </w:rPr>
          <w:fldChar w:fldCharType="begin"/>
        </w:r>
        <w:r>
          <w:rPr>
            <w:noProof/>
          </w:rPr>
          <w:instrText xml:space="preserve"> PAGEREF _Toc295735834 \h </w:instrText>
        </w:r>
      </w:ins>
      <w:r>
        <w:rPr>
          <w:noProof/>
        </w:rPr>
      </w:r>
      <w:r>
        <w:rPr>
          <w:noProof/>
        </w:rPr>
        <w:fldChar w:fldCharType="separate"/>
      </w:r>
      <w:ins w:id="182" w:author="bmooney" w:date="2011-10-10T09:49:00Z">
        <w:r w:rsidR="00253D36">
          <w:rPr>
            <w:noProof/>
          </w:rPr>
          <w:t>63</w:t>
        </w:r>
      </w:ins>
      <w:ins w:id="183" w:author="bmooney" w:date="2011-06-13T13:41:00Z">
        <w:r>
          <w:rPr>
            <w:noProof/>
          </w:rPr>
          <w:fldChar w:fldCharType="end"/>
        </w:r>
      </w:ins>
    </w:p>
    <w:p w14:paraId="20F37EF6" w14:textId="77777777" w:rsidR="00D56497" w:rsidRDefault="00D56497">
      <w:pPr>
        <w:pStyle w:val="TOC3"/>
        <w:tabs>
          <w:tab w:val="left" w:pos="1200"/>
        </w:tabs>
        <w:rPr>
          <w:ins w:id="184" w:author="bmooney" w:date="2011-06-13T13:41:00Z"/>
          <w:rFonts w:asciiTheme="minorHAnsi" w:eastAsiaTheme="minorEastAsia" w:hAnsiTheme="minorHAnsi" w:cstheme="minorBidi"/>
          <w:i w:val="0"/>
          <w:noProof/>
          <w:sz w:val="22"/>
          <w:szCs w:val="22"/>
        </w:rPr>
      </w:pPr>
      <w:ins w:id="185" w:author="bmooney" w:date="2011-06-13T13:41:00Z">
        <w:r>
          <w:rPr>
            <w:noProof/>
          </w:rPr>
          <w:t>2.5.8</w:t>
        </w:r>
        <w:r>
          <w:rPr>
            <w:rFonts w:asciiTheme="minorHAnsi" w:eastAsiaTheme="minorEastAsia" w:hAnsiTheme="minorHAnsi" w:cstheme="minorBidi"/>
            <w:i w:val="0"/>
            <w:noProof/>
            <w:sz w:val="22"/>
            <w:szCs w:val="22"/>
          </w:rPr>
          <w:tab/>
        </w:r>
        <w:r>
          <w:rPr>
            <w:noProof/>
          </w:rPr>
          <w:t>Verification Complete</w:t>
        </w:r>
        <w:r>
          <w:rPr>
            <w:noProof/>
          </w:rPr>
          <w:tab/>
        </w:r>
        <w:r>
          <w:rPr>
            <w:noProof/>
          </w:rPr>
          <w:fldChar w:fldCharType="begin"/>
        </w:r>
        <w:r>
          <w:rPr>
            <w:noProof/>
          </w:rPr>
          <w:instrText xml:space="preserve"> PAGEREF _Toc295735835 \h </w:instrText>
        </w:r>
      </w:ins>
      <w:r>
        <w:rPr>
          <w:noProof/>
        </w:rPr>
      </w:r>
      <w:r>
        <w:rPr>
          <w:noProof/>
        </w:rPr>
        <w:fldChar w:fldCharType="separate"/>
      </w:r>
      <w:ins w:id="186" w:author="bmooney" w:date="2011-10-10T09:49:00Z">
        <w:r w:rsidR="00253D36">
          <w:rPr>
            <w:noProof/>
          </w:rPr>
          <w:t>63</w:t>
        </w:r>
      </w:ins>
      <w:ins w:id="187" w:author="bmooney" w:date="2011-06-13T13:41:00Z">
        <w:r>
          <w:rPr>
            <w:noProof/>
          </w:rPr>
          <w:fldChar w:fldCharType="end"/>
        </w:r>
      </w:ins>
    </w:p>
    <w:p w14:paraId="385A6E99" w14:textId="77777777" w:rsidR="00D56497" w:rsidRDefault="00D56497">
      <w:pPr>
        <w:pStyle w:val="TOC3"/>
        <w:tabs>
          <w:tab w:val="left" w:pos="1200"/>
        </w:tabs>
        <w:rPr>
          <w:ins w:id="188" w:author="bmooney" w:date="2011-06-13T13:41:00Z"/>
          <w:rFonts w:asciiTheme="minorHAnsi" w:eastAsiaTheme="minorEastAsia" w:hAnsiTheme="minorHAnsi" w:cstheme="minorBidi"/>
          <w:i w:val="0"/>
          <w:noProof/>
          <w:sz w:val="22"/>
          <w:szCs w:val="22"/>
        </w:rPr>
      </w:pPr>
      <w:ins w:id="189" w:author="bmooney" w:date="2011-06-13T13:41:00Z">
        <w:r>
          <w:rPr>
            <w:noProof/>
          </w:rPr>
          <w:t>2.5.9</w:t>
        </w:r>
        <w:r>
          <w:rPr>
            <w:rFonts w:asciiTheme="minorHAnsi" w:eastAsiaTheme="minorEastAsia" w:hAnsiTheme="minorHAnsi" w:cstheme="minorBidi"/>
            <w:i w:val="0"/>
            <w:noProof/>
            <w:sz w:val="22"/>
            <w:szCs w:val="22"/>
          </w:rPr>
          <w:tab/>
        </w:r>
        <w:r>
          <w:rPr>
            <w:noProof/>
          </w:rPr>
          <w:t>Initiate Specimen Retrieval</w:t>
        </w:r>
        <w:r>
          <w:rPr>
            <w:noProof/>
          </w:rPr>
          <w:tab/>
        </w:r>
        <w:r>
          <w:rPr>
            <w:noProof/>
          </w:rPr>
          <w:fldChar w:fldCharType="begin"/>
        </w:r>
        <w:r>
          <w:rPr>
            <w:noProof/>
          </w:rPr>
          <w:instrText xml:space="preserve"> PAGEREF _Toc295735836 \h </w:instrText>
        </w:r>
      </w:ins>
      <w:r>
        <w:rPr>
          <w:noProof/>
        </w:rPr>
      </w:r>
      <w:r>
        <w:rPr>
          <w:noProof/>
        </w:rPr>
        <w:fldChar w:fldCharType="separate"/>
      </w:r>
      <w:ins w:id="190" w:author="bmooney" w:date="2011-10-10T09:49:00Z">
        <w:r w:rsidR="00253D36">
          <w:rPr>
            <w:noProof/>
          </w:rPr>
          <w:t>63</w:t>
        </w:r>
      </w:ins>
      <w:ins w:id="191" w:author="bmooney" w:date="2011-06-13T13:41:00Z">
        <w:r>
          <w:rPr>
            <w:noProof/>
          </w:rPr>
          <w:fldChar w:fldCharType="end"/>
        </w:r>
      </w:ins>
    </w:p>
    <w:p w14:paraId="0051A526" w14:textId="77777777" w:rsidR="00D56497" w:rsidRDefault="00D56497">
      <w:pPr>
        <w:pStyle w:val="TOC3"/>
        <w:tabs>
          <w:tab w:val="left" w:pos="1440"/>
        </w:tabs>
        <w:rPr>
          <w:ins w:id="192" w:author="bmooney" w:date="2011-06-13T13:41:00Z"/>
          <w:rFonts w:asciiTheme="minorHAnsi" w:eastAsiaTheme="minorEastAsia" w:hAnsiTheme="minorHAnsi" w:cstheme="minorBidi"/>
          <w:i w:val="0"/>
          <w:noProof/>
          <w:sz w:val="22"/>
          <w:szCs w:val="22"/>
        </w:rPr>
      </w:pPr>
      <w:ins w:id="193" w:author="bmooney" w:date="2011-06-13T13:41:00Z">
        <w:r>
          <w:rPr>
            <w:noProof/>
          </w:rPr>
          <w:t>2.5.10</w:t>
        </w:r>
        <w:r>
          <w:rPr>
            <w:rFonts w:asciiTheme="minorHAnsi" w:eastAsiaTheme="minorEastAsia" w:hAnsiTheme="minorHAnsi" w:cstheme="minorBidi"/>
            <w:i w:val="0"/>
            <w:noProof/>
            <w:sz w:val="22"/>
            <w:szCs w:val="22"/>
          </w:rPr>
          <w:tab/>
        </w:r>
        <w:r>
          <w:rPr>
            <w:noProof/>
          </w:rPr>
          <w:t>Create And Send Fax</w:t>
        </w:r>
        <w:r>
          <w:rPr>
            <w:noProof/>
          </w:rPr>
          <w:tab/>
        </w:r>
        <w:r>
          <w:rPr>
            <w:noProof/>
          </w:rPr>
          <w:fldChar w:fldCharType="begin"/>
        </w:r>
        <w:r>
          <w:rPr>
            <w:noProof/>
          </w:rPr>
          <w:instrText xml:space="preserve"> PAGEREF _Toc295735837 \h </w:instrText>
        </w:r>
      </w:ins>
      <w:r>
        <w:rPr>
          <w:noProof/>
        </w:rPr>
      </w:r>
      <w:r>
        <w:rPr>
          <w:noProof/>
        </w:rPr>
        <w:fldChar w:fldCharType="separate"/>
      </w:r>
      <w:ins w:id="194" w:author="bmooney" w:date="2011-10-10T09:49:00Z">
        <w:r w:rsidR="00253D36">
          <w:rPr>
            <w:noProof/>
          </w:rPr>
          <w:t>69</w:t>
        </w:r>
      </w:ins>
      <w:ins w:id="195" w:author="bmooney" w:date="2011-06-13T13:41:00Z">
        <w:r>
          <w:rPr>
            <w:noProof/>
          </w:rPr>
          <w:fldChar w:fldCharType="end"/>
        </w:r>
      </w:ins>
    </w:p>
    <w:p w14:paraId="573953CF" w14:textId="77777777" w:rsidR="00D56497" w:rsidRDefault="00D56497">
      <w:pPr>
        <w:pStyle w:val="TOC2"/>
        <w:tabs>
          <w:tab w:val="left" w:pos="720"/>
        </w:tabs>
        <w:rPr>
          <w:ins w:id="196" w:author="bmooney" w:date="2011-06-13T13:41:00Z"/>
          <w:rFonts w:asciiTheme="minorHAnsi" w:eastAsiaTheme="minorEastAsia" w:hAnsiTheme="minorHAnsi" w:cstheme="minorBidi"/>
          <w:smallCaps w:val="0"/>
          <w:noProof/>
          <w:sz w:val="22"/>
          <w:szCs w:val="22"/>
        </w:rPr>
      </w:pPr>
      <w:ins w:id="197" w:author="bmooney" w:date="2011-06-13T13:41:00Z">
        <w:r>
          <w:rPr>
            <w:noProof/>
          </w:rPr>
          <w:t>2.6</w:t>
        </w:r>
        <w:r>
          <w:rPr>
            <w:rFonts w:asciiTheme="minorHAnsi" w:eastAsiaTheme="minorEastAsia" w:hAnsiTheme="minorHAnsi" w:cstheme="minorBidi"/>
            <w:smallCaps w:val="0"/>
            <w:noProof/>
            <w:sz w:val="22"/>
            <w:szCs w:val="22"/>
          </w:rPr>
          <w:tab/>
        </w:r>
        <w:r>
          <w:rPr>
            <w:noProof/>
          </w:rPr>
          <w:t>Requisition Activity History and Events</w:t>
        </w:r>
        <w:r>
          <w:rPr>
            <w:noProof/>
          </w:rPr>
          <w:tab/>
        </w:r>
        <w:r>
          <w:rPr>
            <w:noProof/>
          </w:rPr>
          <w:fldChar w:fldCharType="begin"/>
        </w:r>
        <w:r>
          <w:rPr>
            <w:noProof/>
          </w:rPr>
          <w:instrText xml:space="preserve"> PAGEREF _Toc295735838 \h </w:instrText>
        </w:r>
      </w:ins>
      <w:r>
        <w:rPr>
          <w:noProof/>
        </w:rPr>
      </w:r>
      <w:r>
        <w:rPr>
          <w:noProof/>
        </w:rPr>
        <w:fldChar w:fldCharType="separate"/>
      </w:r>
      <w:ins w:id="198" w:author="bmooney" w:date="2011-10-10T09:49:00Z">
        <w:r w:rsidR="00253D36">
          <w:rPr>
            <w:noProof/>
          </w:rPr>
          <w:t>76</w:t>
        </w:r>
      </w:ins>
      <w:ins w:id="199" w:author="bmooney" w:date="2011-06-13T13:41:00Z">
        <w:r>
          <w:rPr>
            <w:noProof/>
          </w:rPr>
          <w:fldChar w:fldCharType="end"/>
        </w:r>
      </w:ins>
    </w:p>
    <w:p w14:paraId="4D50FE19" w14:textId="77777777" w:rsidR="00D56497" w:rsidRDefault="00D56497">
      <w:pPr>
        <w:pStyle w:val="TOC3"/>
        <w:tabs>
          <w:tab w:val="left" w:pos="1200"/>
        </w:tabs>
        <w:rPr>
          <w:ins w:id="200" w:author="bmooney" w:date="2011-06-13T13:41:00Z"/>
          <w:rFonts w:asciiTheme="minorHAnsi" w:eastAsiaTheme="minorEastAsia" w:hAnsiTheme="minorHAnsi" w:cstheme="minorBidi"/>
          <w:i w:val="0"/>
          <w:noProof/>
          <w:sz w:val="22"/>
          <w:szCs w:val="22"/>
        </w:rPr>
      </w:pPr>
      <w:ins w:id="201" w:author="bmooney" w:date="2011-06-13T13:41:00Z">
        <w:r>
          <w:rPr>
            <w:noProof/>
          </w:rPr>
          <w:t>2.6.1</w:t>
        </w:r>
        <w:r>
          <w:rPr>
            <w:rFonts w:asciiTheme="minorHAnsi" w:eastAsiaTheme="minorEastAsia" w:hAnsiTheme="minorHAnsi" w:cstheme="minorBidi"/>
            <w:i w:val="0"/>
            <w:noProof/>
            <w:sz w:val="22"/>
            <w:szCs w:val="22"/>
          </w:rPr>
          <w:tab/>
        </w:r>
        <w:r>
          <w:rPr>
            <w:noProof/>
          </w:rPr>
          <w:t>Requisition History</w:t>
        </w:r>
        <w:r>
          <w:rPr>
            <w:noProof/>
          </w:rPr>
          <w:tab/>
        </w:r>
        <w:r>
          <w:rPr>
            <w:noProof/>
          </w:rPr>
          <w:fldChar w:fldCharType="begin"/>
        </w:r>
        <w:r>
          <w:rPr>
            <w:noProof/>
          </w:rPr>
          <w:instrText xml:space="preserve"> PAGEREF _Toc295735839 \h </w:instrText>
        </w:r>
      </w:ins>
      <w:r>
        <w:rPr>
          <w:noProof/>
        </w:rPr>
      </w:r>
      <w:r>
        <w:rPr>
          <w:noProof/>
        </w:rPr>
        <w:fldChar w:fldCharType="separate"/>
      </w:r>
      <w:ins w:id="202" w:author="bmooney" w:date="2011-10-10T09:49:00Z">
        <w:r w:rsidR="00253D36">
          <w:rPr>
            <w:noProof/>
          </w:rPr>
          <w:t>76</w:t>
        </w:r>
      </w:ins>
      <w:ins w:id="203" w:author="bmooney" w:date="2011-06-13T13:41:00Z">
        <w:r>
          <w:rPr>
            <w:noProof/>
          </w:rPr>
          <w:fldChar w:fldCharType="end"/>
        </w:r>
      </w:ins>
    </w:p>
    <w:p w14:paraId="3730DB66" w14:textId="77777777" w:rsidR="00D56497" w:rsidRDefault="00D56497">
      <w:pPr>
        <w:pStyle w:val="TOC3"/>
        <w:tabs>
          <w:tab w:val="left" w:pos="1200"/>
        </w:tabs>
        <w:rPr>
          <w:ins w:id="204" w:author="bmooney" w:date="2011-06-13T13:41:00Z"/>
          <w:rFonts w:asciiTheme="minorHAnsi" w:eastAsiaTheme="minorEastAsia" w:hAnsiTheme="minorHAnsi" w:cstheme="minorBidi"/>
          <w:i w:val="0"/>
          <w:noProof/>
          <w:sz w:val="22"/>
          <w:szCs w:val="22"/>
        </w:rPr>
      </w:pPr>
      <w:ins w:id="205" w:author="bmooney" w:date="2011-06-13T13:41:00Z">
        <w:r>
          <w:rPr>
            <w:noProof/>
          </w:rPr>
          <w:t>2.6.2</w:t>
        </w:r>
        <w:r>
          <w:rPr>
            <w:rFonts w:asciiTheme="minorHAnsi" w:eastAsiaTheme="minorEastAsia" w:hAnsiTheme="minorHAnsi" w:cstheme="minorBidi"/>
            <w:i w:val="0"/>
            <w:noProof/>
            <w:sz w:val="22"/>
            <w:szCs w:val="22"/>
          </w:rPr>
          <w:tab/>
        </w:r>
        <w:r>
          <w:rPr>
            <w:noProof/>
          </w:rPr>
          <w:t>Requisition Activity List</w:t>
        </w:r>
        <w:r>
          <w:rPr>
            <w:noProof/>
          </w:rPr>
          <w:tab/>
        </w:r>
        <w:r>
          <w:rPr>
            <w:noProof/>
          </w:rPr>
          <w:fldChar w:fldCharType="begin"/>
        </w:r>
        <w:r>
          <w:rPr>
            <w:noProof/>
          </w:rPr>
          <w:instrText xml:space="preserve"> PAGEREF _Toc295735840 \h </w:instrText>
        </w:r>
      </w:ins>
      <w:r>
        <w:rPr>
          <w:noProof/>
        </w:rPr>
      </w:r>
      <w:r>
        <w:rPr>
          <w:noProof/>
        </w:rPr>
        <w:fldChar w:fldCharType="separate"/>
      </w:r>
      <w:ins w:id="206" w:author="bmooney" w:date="2011-10-10T09:49:00Z">
        <w:r w:rsidR="00253D36">
          <w:rPr>
            <w:noProof/>
          </w:rPr>
          <w:t>78</w:t>
        </w:r>
      </w:ins>
      <w:ins w:id="207" w:author="bmooney" w:date="2011-06-13T13:41:00Z">
        <w:r>
          <w:rPr>
            <w:noProof/>
          </w:rPr>
          <w:fldChar w:fldCharType="end"/>
        </w:r>
      </w:ins>
    </w:p>
    <w:p w14:paraId="685DBB7B" w14:textId="77777777" w:rsidR="00D56497" w:rsidRDefault="00D56497">
      <w:pPr>
        <w:pStyle w:val="TOC3"/>
        <w:tabs>
          <w:tab w:val="left" w:pos="1200"/>
        </w:tabs>
        <w:rPr>
          <w:ins w:id="208" w:author="bmooney" w:date="2011-06-13T13:41:00Z"/>
          <w:rFonts w:asciiTheme="minorHAnsi" w:eastAsiaTheme="minorEastAsia" w:hAnsiTheme="minorHAnsi" w:cstheme="minorBidi"/>
          <w:i w:val="0"/>
          <w:noProof/>
          <w:sz w:val="22"/>
          <w:szCs w:val="22"/>
        </w:rPr>
      </w:pPr>
      <w:ins w:id="209" w:author="bmooney" w:date="2011-06-13T13:41:00Z">
        <w:r>
          <w:rPr>
            <w:noProof/>
          </w:rPr>
          <w:lastRenderedPageBreak/>
          <w:t>2.6.3</w:t>
        </w:r>
        <w:r>
          <w:rPr>
            <w:rFonts w:asciiTheme="minorHAnsi" w:eastAsiaTheme="minorEastAsia" w:hAnsiTheme="minorHAnsi" w:cstheme="minorBidi"/>
            <w:i w:val="0"/>
            <w:noProof/>
            <w:sz w:val="22"/>
            <w:szCs w:val="22"/>
          </w:rPr>
          <w:tab/>
        </w:r>
        <w:r>
          <w:rPr>
            <w:noProof/>
          </w:rPr>
          <w:t>Requisition Activity Windows</w:t>
        </w:r>
        <w:r>
          <w:rPr>
            <w:noProof/>
          </w:rPr>
          <w:tab/>
        </w:r>
        <w:r>
          <w:rPr>
            <w:noProof/>
          </w:rPr>
          <w:fldChar w:fldCharType="begin"/>
        </w:r>
        <w:r>
          <w:rPr>
            <w:noProof/>
          </w:rPr>
          <w:instrText xml:space="preserve"> PAGEREF _Toc295735841 \h </w:instrText>
        </w:r>
      </w:ins>
      <w:r>
        <w:rPr>
          <w:noProof/>
        </w:rPr>
      </w:r>
      <w:r>
        <w:rPr>
          <w:noProof/>
        </w:rPr>
        <w:fldChar w:fldCharType="separate"/>
      </w:r>
      <w:ins w:id="210" w:author="bmooney" w:date="2011-10-10T09:49:00Z">
        <w:r w:rsidR="00253D36">
          <w:rPr>
            <w:noProof/>
          </w:rPr>
          <w:t>80</w:t>
        </w:r>
      </w:ins>
      <w:ins w:id="211" w:author="bmooney" w:date="2011-06-13T13:41:00Z">
        <w:r>
          <w:rPr>
            <w:noProof/>
          </w:rPr>
          <w:fldChar w:fldCharType="end"/>
        </w:r>
      </w:ins>
    </w:p>
    <w:p w14:paraId="6EEE5F4F" w14:textId="77777777" w:rsidR="00D56497" w:rsidRDefault="00D56497">
      <w:pPr>
        <w:pStyle w:val="TOC2"/>
        <w:tabs>
          <w:tab w:val="left" w:pos="720"/>
        </w:tabs>
        <w:rPr>
          <w:ins w:id="212" w:author="bmooney" w:date="2011-06-13T13:41:00Z"/>
          <w:rFonts w:asciiTheme="minorHAnsi" w:eastAsiaTheme="minorEastAsia" w:hAnsiTheme="minorHAnsi" w:cstheme="minorBidi"/>
          <w:smallCaps w:val="0"/>
          <w:noProof/>
          <w:sz w:val="22"/>
          <w:szCs w:val="22"/>
        </w:rPr>
      </w:pPr>
      <w:ins w:id="213" w:author="bmooney" w:date="2011-06-13T13:41:00Z">
        <w:r>
          <w:rPr>
            <w:noProof/>
          </w:rPr>
          <w:t>2.7</w:t>
        </w:r>
        <w:r>
          <w:rPr>
            <w:rFonts w:asciiTheme="minorHAnsi" w:eastAsiaTheme="minorEastAsia" w:hAnsiTheme="minorHAnsi" w:cstheme="minorBidi"/>
            <w:smallCaps w:val="0"/>
            <w:noProof/>
            <w:sz w:val="22"/>
            <w:szCs w:val="22"/>
          </w:rPr>
          <w:tab/>
        </w:r>
        <w:r>
          <w:rPr>
            <w:noProof/>
          </w:rPr>
          <w:t>Reporting requirements</w:t>
        </w:r>
        <w:r>
          <w:rPr>
            <w:noProof/>
          </w:rPr>
          <w:tab/>
        </w:r>
        <w:r>
          <w:rPr>
            <w:noProof/>
          </w:rPr>
          <w:fldChar w:fldCharType="begin"/>
        </w:r>
        <w:r>
          <w:rPr>
            <w:noProof/>
          </w:rPr>
          <w:instrText xml:space="preserve"> PAGEREF _Toc295735842 \h </w:instrText>
        </w:r>
      </w:ins>
      <w:r>
        <w:rPr>
          <w:noProof/>
        </w:rPr>
      </w:r>
      <w:r>
        <w:rPr>
          <w:noProof/>
        </w:rPr>
        <w:fldChar w:fldCharType="separate"/>
      </w:r>
      <w:ins w:id="214" w:author="bmooney" w:date="2011-10-10T09:49:00Z">
        <w:r w:rsidR="00253D36">
          <w:rPr>
            <w:noProof/>
          </w:rPr>
          <w:t>84</w:t>
        </w:r>
      </w:ins>
      <w:ins w:id="215" w:author="bmooney" w:date="2011-06-13T13:41:00Z">
        <w:r>
          <w:rPr>
            <w:noProof/>
          </w:rPr>
          <w:fldChar w:fldCharType="end"/>
        </w:r>
      </w:ins>
    </w:p>
    <w:p w14:paraId="49CB3CAE" w14:textId="77777777" w:rsidR="00D56497" w:rsidRDefault="00D56497">
      <w:pPr>
        <w:pStyle w:val="TOC1"/>
        <w:tabs>
          <w:tab w:val="left" w:pos="480"/>
        </w:tabs>
        <w:rPr>
          <w:ins w:id="216" w:author="bmooney" w:date="2011-06-13T13:41:00Z"/>
          <w:rFonts w:asciiTheme="minorHAnsi" w:eastAsiaTheme="minorEastAsia" w:hAnsiTheme="minorHAnsi" w:cstheme="minorBidi"/>
          <w:b w:val="0"/>
          <w:caps w:val="0"/>
          <w:noProof/>
          <w:sz w:val="22"/>
          <w:szCs w:val="22"/>
        </w:rPr>
      </w:pPr>
      <w:ins w:id="217" w:author="bmooney" w:date="2011-06-13T13:41:00Z">
        <w:r>
          <w:rPr>
            <w:noProof/>
          </w:rPr>
          <w:t>3</w:t>
        </w:r>
        <w:r>
          <w:rPr>
            <w:rFonts w:asciiTheme="minorHAnsi" w:eastAsiaTheme="minorEastAsia" w:hAnsiTheme="minorHAnsi" w:cstheme="minorBidi"/>
            <w:b w:val="0"/>
            <w:caps w:val="0"/>
            <w:noProof/>
            <w:sz w:val="22"/>
            <w:szCs w:val="22"/>
          </w:rPr>
          <w:tab/>
        </w:r>
        <w:r>
          <w:rPr>
            <w:noProof/>
          </w:rPr>
          <w:t>Use Cases</w:t>
        </w:r>
        <w:r>
          <w:rPr>
            <w:noProof/>
          </w:rPr>
          <w:tab/>
        </w:r>
        <w:r>
          <w:rPr>
            <w:noProof/>
          </w:rPr>
          <w:fldChar w:fldCharType="begin"/>
        </w:r>
        <w:r>
          <w:rPr>
            <w:noProof/>
          </w:rPr>
          <w:instrText xml:space="preserve"> PAGEREF _Toc295735843 \h </w:instrText>
        </w:r>
      </w:ins>
      <w:r>
        <w:rPr>
          <w:noProof/>
        </w:rPr>
      </w:r>
      <w:r>
        <w:rPr>
          <w:noProof/>
        </w:rPr>
        <w:fldChar w:fldCharType="separate"/>
      </w:r>
      <w:ins w:id="218" w:author="bmooney" w:date="2011-10-10T09:49:00Z">
        <w:r w:rsidR="00253D36">
          <w:rPr>
            <w:noProof/>
          </w:rPr>
          <w:t>84</w:t>
        </w:r>
      </w:ins>
      <w:ins w:id="219" w:author="bmooney" w:date="2011-06-13T13:41:00Z">
        <w:r>
          <w:rPr>
            <w:noProof/>
          </w:rPr>
          <w:fldChar w:fldCharType="end"/>
        </w:r>
      </w:ins>
    </w:p>
    <w:p w14:paraId="14E3B71B" w14:textId="77777777" w:rsidR="00D56497" w:rsidRDefault="00D56497">
      <w:pPr>
        <w:pStyle w:val="TOC2"/>
        <w:tabs>
          <w:tab w:val="left" w:pos="720"/>
        </w:tabs>
        <w:rPr>
          <w:ins w:id="220" w:author="bmooney" w:date="2011-06-13T13:41:00Z"/>
          <w:rFonts w:asciiTheme="minorHAnsi" w:eastAsiaTheme="minorEastAsia" w:hAnsiTheme="minorHAnsi" w:cstheme="minorBidi"/>
          <w:smallCaps w:val="0"/>
          <w:noProof/>
          <w:sz w:val="22"/>
          <w:szCs w:val="22"/>
        </w:rPr>
      </w:pPr>
      <w:ins w:id="221" w:author="bmooney" w:date="2011-06-13T13:41:00Z">
        <w:r>
          <w:rPr>
            <w:noProof/>
          </w:rPr>
          <w:t>3.1</w:t>
        </w:r>
        <w:r>
          <w:rPr>
            <w:rFonts w:asciiTheme="minorHAnsi" w:eastAsiaTheme="minorEastAsia" w:hAnsiTheme="minorHAnsi" w:cstheme="minorBidi"/>
            <w:smallCaps w:val="0"/>
            <w:noProof/>
            <w:sz w:val="22"/>
            <w:szCs w:val="22"/>
          </w:rPr>
          <w:tab/>
        </w:r>
        <w:r>
          <w:rPr>
            <w:noProof/>
          </w:rPr>
          <w:t>Standard Operating Procedures</w:t>
        </w:r>
        <w:r>
          <w:rPr>
            <w:noProof/>
          </w:rPr>
          <w:tab/>
        </w:r>
        <w:r>
          <w:rPr>
            <w:noProof/>
          </w:rPr>
          <w:fldChar w:fldCharType="begin"/>
        </w:r>
        <w:r>
          <w:rPr>
            <w:noProof/>
          </w:rPr>
          <w:instrText xml:space="preserve"> PAGEREF _Toc295735844 \h </w:instrText>
        </w:r>
      </w:ins>
      <w:r>
        <w:rPr>
          <w:noProof/>
        </w:rPr>
      </w:r>
      <w:r>
        <w:rPr>
          <w:noProof/>
        </w:rPr>
        <w:fldChar w:fldCharType="separate"/>
      </w:r>
      <w:ins w:id="222" w:author="bmooney" w:date="2011-10-10T09:49:00Z">
        <w:r w:rsidR="00253D36">
          <w:rPr>
            <w:noProof/>
          </w:rPr>
          <w:t>84</w:t>
        </w:r>
      </w:ins>
      <w:ins w:id="223" w:author="bmooney" w:date="2011-06-13T13:41:00Z">
        <w:r>
          <w:rPr>
            <w:noProof/>
          </w:rPr>
          <w:fldChar w:fldCharType="end"/>
        </w:r>
      </w:ins>
    </w:p>
    <w:p w14:paraId="7EF43CC1" w14:textId="77777777" w:rsidR="00D56497" w:rsidRDefault="00D56497">
      <w:pPr>
        <w:pStyle w:val="TOC2"/>
        <w:tabs>
          <w:tab w:val="left" w:pos="720"/>
        </w:tabs>
        <w:rPr>
          <w:ins w:id="224" w:author="bmooney" w:date="2011-06-13T13:41:00Z"/>
          <w:rFonts w:asciiTheme="minorHAnsi" w:eastAsiaTheme="minorEastAsia" w:hAnsiTheme="minorHAnsi" w:cstheme="minorBidi"/>
          <w:smallCaps w:val="0"/>
          <w:noProof/>
          <w:sz w:val="22"/>
          <w:szCs w:val="22"/>
        </w:rPr>
      </w:pPr>
      <w:ins w:id="225" w:author="bmooney" w:date="2011-06-13T13:41:00Z">
        <w:r>
          <w:rPr>
            <w:noProof/>
          </w:rPr>
          <w:t>3.2</w:t>
        </w:r>
        <w:r>
          <w:rPr>
            <w:rFonts w:asciiTheme="minorHAnsi" w:eastAsiaTheme="minorEastAsia" w:hAnsiTheme="minorHAnsi" w:cstheme="minorBidi"/>
            <w:smallCaps w:val="0"/>
            <w:noProof/>
            <w:sz w:val="22"/>
            <w:szCs w:val="22"/>
          </w:rPr>
          <w:tab/>
        </w:r>
        <w:r>
          <w:rPr>
            <w:noProof/>
          </w:rPr>
          <w:t>Workflow</w:t>
        </w:r>
        <w:r>
          <w:rPr>
            <w:noProof/>
          </w:rPr>
          <w:tab/>
        </w:r>
        <w:r>
          <w:rPr>
            <w:noProof/>
          </w:rPr>
          <w:fldChar w:fldCharType="begin"/>
        </w:r>
        <w:r>
          <w:rPr>
            <w:noProof/>
          </w:rPr>
          <w:instrText xml:space="preserve"> PAGEREF _Toc295735845 \h </w:instrText>
        </w:r>
      </w:ins>
      <w:r>
        <w:rPr>
          <w:noProof/>
        </w:rPr>
      </w:r>
      <w:r>
        <w:rPr>
          <w:noProof/>
        </w:rPr>
        <w:fldChar w:fldCharType="separate"/>
      </w:r>
      <w:ins w:id="226" w:author="bmooney" w:date="2011-10-10T09:49:00Z">
        <w:r w:rsidR="00253D36">
          <w:rPr>
            <w:noProof/>
          </w:rPr>
          <w:t>84</w:t>
        </w:r>
      </w:ins>
      <w:ins w:id="227" w:author="bmooney" w:date="2011-06-13T13:41:00Z">
        <w:r>
          <w:rPr>
            <w:noProof/>
          </w:rPr>
          <w:fldChar w:fldCharType="end"/>
        </w:r>
      </w:ins>
    </w:p>
    <w:p w14:paraId="7ACBAFEC" w14:textId="77777777" w:rsidR="00D56497" w:rsidRDefault="00D56497">
      <w:pPr>
        <w:pStyle w:val="TOC2"/>
        <w:tabs>
          <w:tab w:val="left" w:pos="720"/>
        </w:tabs>
        <w:rPr>
          <w:ins w:id="228" w:author="bmooney" w:date="2011-06-13T13:41:00Z"/>
          <w:rFonts w:asciiTheme="minorHAnsi" w:eastAsiaTheme="minorEastAsia" w:hAnsiTheme="minorHAnsi" w:cstheme="minorBidi"/>
          <w:smallCaps w:val="0"/>
          <w:noProof/>
          <w:sz w:val="22"/>
          <w:szCs w:val="22"/>
        </w:rPr>
      </w:pPr>
      <w:ins w:id="229" w:author="bmooney" w:date="2011-06-13T13:41:00Z">
        <w:r>
          <w:rPr>
            <w:noProof/>
          </w:rPr>
          <w:t>3.3</w:t>
        </w:r>
        <w:r>
          <w:rPr>
            <w:rFonts w:asciiTheme="minorHAnsi" w:eastAsiaTheme="minorEastAsia" w:hAnsiTheme="minorHAnsi" w:cstheme="minorBidi"/>
            <w:smallCaps w:val="0"/>
            <w:noProof/>
            <w:sz w:val="22"/>
            <w:szCs w:val="22"/>
          </w:rPr>
          <w:tab/>
        </w:r>
        <w:r>
          <w:rPr>
            <w:noProof/>
          </w:rPr>
          <w:t>Reporting</w:t>
        </w:r>
        <w:r>
          <w:rPr>
            <w:noProof/>
          </w:rPr>
          <w:tab/>
        </w:r>
        <w:r>
          <w:rPr>
            <w:noProof/>
          </w:rPr>
          <w:fldChar w:fldCharType="begin"/>
        </w:r>
        <w:r>
          <w:rPr>
            <w:noProof/>
          </w:rPr>
          <w:instrText xml:space="preserve"> PAGEREF _Toc295735846 \h </w:instrText>
        </w:r>
      </w:ins>
      <w:r>
        <w:rPr>
          <w:noProof/>
        </w:rPr>
      </w:r>
      <w:r>
        <w:rPr>
          <w:noProof/>
        </w:rPr>
        <w:fldChar w:fldCharType="separate"/>
      </w:r>
      <w:ins w:id="230" w:author="bmooney" w:date="2011-10-10T09:49:00Z">
        <w:r w:rsidR="00253D36">
          <w:rPr>
            <w:noProof/>
          </w:rPr>
          <w:t>84</w:t>
        </w:r>
      </w:ins>
      <w:ins w:id="231" w:author="bmooney" w:date="2011-06-13T13:41:00Z">
        <w:r>
          <w:rPr>
            <w:noProof/>
          </w:rPr>
          <w:fldChar w:fldCharType="end"/>
        </w:r>
      </w:ins>
    </w:p>
    <w:p w14:paraId="7328DBA7" w14:textId="77777777" w:rsidR="00D56497" w:rsidRDefault="00D56497">
      <w:pPr>
        <w:pStyle w:val="TOC2"/>
        <w:tabs>
          <w:tab w:val="left" w:pos="720"/>
        </w:tabs>
        <w:rPr>
          <w:ins w:id="232" w:author="bmooney" w:date="2011-06-13T13:41:00Z"/>
          <w:rFonts w:asciiTheme="minorHAnsi" w:eastAsiaTheme="minorEastAsia" w:hAnsiTheme="minorHAnsi" w:cstheme="minorBidi"/>
          <w:smallCaps w:val="0"/>
          <w:noProof/>
          <w:sz w:val="22"/>
          <w:szCs w:val="22"/>
        </w:rPr>
      </w:pPr>
      <w:ins w:id="233" w:author="bmooney" w:date="2011-06-13T13:41:00Z">
        <w:r>
          <w:rPr>
            <w:noProof/>
          </w:rPr>
          <w:t>3.4</w:t>
        </w:r>
        <w:r>
          <w:rPr>
            <w:rFonts w:asciiTheme="minorHAnsi" w:eastAsiaTheme="minorEastAsia" w:hAnsiTheme="minorHAnsi" w:cstheme="minorBidi"/>
            <w:smallCaps w:val="0"/>
            <w:noProof/>
            <w:sz w:val="22"/>
            <w:szCs w:val="22"/>
          </w:rPr>
          <w:tab/>
        </w:r>
        <w:r>
          <w:rPr>
            <w:noProof/>
          </w:rPr>
          <w:t>Administration</w:t>
        </w:r>
        <w:r>
          <w:rPr>
            <w:noProof/>
          </w:rPr>
          <w:tab/>
        </w:r>
        <w:r>
          <w:rPr>
            <w:noProof/>
          </w:rPr>
          <w:fldChar w:fldCharType="begin"/>
        </w:r>
        <w:r>
          <w:rPr>
            <w:noProof/>
          </w:rPr>
          <w:instrText xml:space="preserve"> PAGEREF _Toc295735847 \h </w:instrText>
        </w:r>
      </w:ins>
      <w:r>
        <w:rPr>
          <w:noProof/>
        </w:rPr>
      </w:r>
      <w:r>
        <w:rPr>
          <w:noProof/>
        </w:rPr>
        <w:fldChar w:fldCharType="separate"/>
      </w:r>
      <w:ins w:id="234" w:author="bmooney" w:date="2011-10-10T09:49:00Z">
        <w:r w:rsidR="00253D36">
          <w:rPr>
            <w:noProof/>
          </w:rPr>
          <w:t>84</w:t>
        </w:r>
      </w:ins>
      <w:ins w:id="235" w:author="bmooney" w:date="2011-06-13T13:41:00Z">
        <w:r>
          <w:rPr>
            <w:noProof/>
          </w:rPr>
          <w:fldChar w:fldCharType="end"/>
        </w:r>
      </w:ins>
    </w:p>
    <w:p w14:paraId="017F9DAB" w14:textId="77777777" w:rsidR="00D56497" w:rsidRDefault="00D56497">
      <w:pPr>
        <w:pStyle w:val="TOC1"/>
        <w:tabs>
          <w:tab w:val="left" w:pos="480"/>
        </w:tabs>
        <w:rPr>
          <w:ins w:id="236" w:author="bmooney" w:date="2011-06-13T13:41:00Z"/>
          <w:rFonts w:asciiTheme="minorHAnsi" w:eastAsiaTheme="minorEastAsia" w:hAnsiTheme="minorHAnsi" w:cstheme="minorBidi"/>
          <w:b w:val="0"/>
          <w:caps w:val="0"/>
          <w:noProof/>
          <w:sz w:val="22"/>
          <w:szCs w:val="22"/>
        </w:rPr>
      </w:pPr>
      <w:ins w:id="237" w:author="bmooney" w:date="2011-06-13T13:41:00Z">
        <w:r>
          <w:rPr>
            <w:noProof/>
          </w:rPr>
          <w:t>4</w:t>
        </w:r>
        <w:r>
          <w:rPr>
            <w:rFonts w:asciiTheme="minorHAnsi" w:eastAsiaTheme="minorEastAsia" w:hAnsiTheme="minorHAnsi" w:cstheme="minorBidi"/>
            <w:b w:val="0"/>
            <w:caps w:val="0"/>
            <w:noProof/>
            <w:sz w:val="22"/>
            <w:szCs w:val="22"/>
          </w:rPr>
          <w:tab/>
        </w:r>
        <w:r>
          <w:rPr>
            <w:noProof/>
          </w:rPr>
          <w:t>Process Requirements</w:t>
        </w:r>
        <w:r>
          <w:rPr>
            <w:noProof/>
          </w:rPr>
          <w:tab/>
        </w:r>
        <w:r>
          <w:rPr>
            <w:noProof/>
          </w:rPr>
          <w:fldChar w:fldCharType="begin"/>
        </w:r>
        <w:r>
          <w:rPr>
            <w:noProof/>
          </w:rPr>
          <w:instrText xml:space="preserve"> PAGEREF _Toc295735848 \h </w:instrText>
        </w:r>
      </w:ins>
      <w:r>
        <w:rPr>
          <w:noProof/>
        </w:rPr>
      </w:r>
      <w:r>
        <w:rPr>
          <w:noProof/>
        </w:rPr>
        <w:fldChar w:fldCharType="separate"/>
      </w:r>
      <w:ins w:id="238" w:author="bmooney" w:date="2011-10-10T09:49:00Z">
        <w:r w:rsidR="00253D36">
          <w:rPr>
            <w:noProof/>
          </w:rPr>
          <w:t>85</w:t>
        </w:r>
      </w:ins>
      <w:ins w:id="239" w:author="bmooney" w:date="2011-06-13T13:41:00Z">
        <w:r>
          <w:rPr>
            <w:noProof/>
          </w:rPr>
          <w:fldChar w:fldCharType="end"/>
        </w:r>
      </w:ins>
    </w:p>
    <w:p w14:paraId="17D05050" w14:textId="77777777" w:rsidR="00D56497" w:rsidRDefault="00D56497">
      <w:pPr>
        <w:pStyle w:val="TOC2"/>
        <w:tabs>
          <w:tab w:val="left" w:pos="720"/>
        </w:tabs>
        <w:rPr>
          <w:ins w:id="240" w:author="bmooney" w:date="2011-06-13T13:41:00Z"/>
          <w:rFonts w:asciiTheme="minorHAnsi" w:eastAsiaTheme="minorEastAsia" w:hAnsiTheme="minorHAnsi" w:cstheme="minorBidi"/>
          <w:smallCaps w:val="0"/>
          <w:noProof/>
          <w:sz w:val="22"/>
          <w:szCs w:val="22"/>
        </w:rPr>
      </w:pPr>
      <w:ins w:id="241" w:author="bmooney" w:date="2011-06-13T13:41:00Z">
        <w:r>
          <w:rPr>
            <w:noProof/>
          </w:rPr>
          <w:t>4.1</w:t>
        </w:r>
        <w:r>
          <w:rPr>
            <w:rFonts w:asciiTheme="minorHAnsi" w:eastAsiaTheme="minorEastAsia" w:hAnsiTheme="minorHAnsi" w:cstheme="minorBidi"/>
            <w:smallCaps w:val="0"/>
            <w:noProof/>
            <w:sz w:val="22"/>
            <w:szCs w:val="22"/>
          </w:rPr>
          <w:tab/>
        </w:r>
        <w:r>
          <w:rPr>
            <w:noProof/>
          </w:rPr>
          <w:t>Standard Operating Procedures</w:t>
        </w:r>
        <w:r>
          <w:rPr>
            <w:noProof/>
          </w:rPr>
          <w:tab/>
        </w:r>
        <w:r>
          <w:rPr>
            <w:noProof/>
          </w:rPr>
          <w:fldChar w:fldCharType="begin"/>
        </w:r>
        <w:r>
          <w:rPr>
            <w:noProof/>
          </w:rPr>
          <w:instrText xml:space="preserve"> PAGEREF _Toc295735849 \h </w:instrText>
        </w:r>
      </w:ins>
      <w:r>
        <w:rPr>
          <w:noProof/>
        </w:rPr>
      </w:r>
      <w:r>
        <w:rPr>
          <w:noProof/>
        </w:rPr>
        <w:fldChar w:fldCharType="separate"/>
      </w:r>
      <w:ins w:id="242" w:author="bmooney" w:date="2011-10-10T09:49:00Z">
        <w:r w:rsidR="00253D36">
          <w:rPr>
            <w:noProof/>
          </w:rPr>
          <w:t>85</w:t>
        </w:r>
      </w:ins>
      <w:ins w:id="243" w:author="bmooney" w:date="2011-06-13T13:41:00Z">
        <w:r>
          <w:rPr>
            <w:noProof/>
          </w:rPr>
          <w:fldChar w:fldCharType="end"/>
        </w:r>
      </w:ins>
    </w:p>
    <w:p w14:paraId="2DA5C077" w14:textId="77777777" w:rsidR="00D56497" w:rsidRDefault="00D56497">
      <w:pPr>
        <w:pStyle w:val="TOC2"/>
        <w:tabs>
          <w:tab w:val="left" w:pos="720"/>
        </w:tabs>
        <w:rPr>
          <w:ins w:id="244" w:author="bmooney" w:date="2011-06-13T13:41:00Z"/>
          <w:rFonts w:asciiTheme="minorHAnsi" w:eastAsiaTheme="minorEastAsia" w:hAnsiTheme="minorHAnsi" w:cstheme="minorBidi"/>
          <w:smallCaps w:val="0"/>
          <w:noProof/>
          <w:sz w:val="22"/>
          <w:szCs w:val="22"/>
        </w:rPr>
      </w:pPr>
      <w:ins w:id="245" w:author="bmooney" w:date="2011-06-13T13:41:00Z">
        <w:r>
          <w:rPr>
            <w:noProof/>
          </w:rPr>
          <w:t>4.2</w:t>
        </w:r>
        <w:r>
          <w:rPr>
            <w:rFonts w:asciiTheme="minorHAnsi" w:eastAsiaTheme="minorEastAsia" w:hAnsiTheme="minorHAnsi" w:cstheme="minorBidi"/>
            <w:smallCaps w:val="0"/>
            <w:noProof/>
            <w:sz w:val="22"/>
            <w:szCs w:val="22"/>
          </w:rPr>
          <w:tab/>
        </w:r>
        <w:r>
          <w:rPr>
            <w:noProof/>
          </w:rPr>
          <w:t>Workflow</w:t>
        </w:r>
        <w:r>
          <w:rPr>
            <w:noProof/>
          </w:rPr>
          <w:tab/>
        </w:r>
        <w:r>
          <w:rPr>
            <w:noProof/>
          </w:rPr>
          <w:fldChar w:fldCharType="begin"/>
        </w:r>
        <w:r>
          <w:rPr>
            <w:noProof/>
          </w:rPr>
          <w:instrText xml:space="preserve"> PAGEREF _Toc295735850 \h </w:instrText>
        </w:r>
      </w:ins>
      <w:r>
        <w:rPr>
          <w:noProof/>
        </w:rPr>
      </w:r>
      <w:r>
        <w:rPr>
          <w:noProof/>
        </w:rPr>
        <w:fldChar w:fldCharType="separate"/>
      </w:r>
      <w:ins w:id="246" w:author="bmooney" w:date="2011-10-10T09:49:00Z">
        <w:r w:rsidR="00253D36">
          <w:rPr>
            <w:noProof/>
          </w:rPr>
          <w:t>85</w:t>
        </w:r>
      </w:ins>
      <w:ins w:id="247" w:author="bmooney" w:date="2011-06-13T13:41:00Z">
        <w:r>
          <w:rPr>
            <w:noProof/>
          </w:rPr>
          <w:fldChar w:fldCharType="end"/>
        </w:r>
      </w:ins>
    </w:p>
    <w:p w14:paraId="4AD56B6F" w14:textId="77777777" w:rsidR="00D56497" w:rsidRDefault="00D56497">
      <w:pPr>
        <w:pStyle w:val="TOC2"/>
        <w:tabs>
          <w:tab w:val="left" w:pos="720"/>
        </w:tabs>
        <w:rPr>
          <w:ins w:id="248" w:author="bmooney" w:date="2011-06-13T13:41:00Z"/>
          <w:rFonts w:asciiTheme="minorHAnsi" w:eastAsiaTheme="minorEastAsia" w:hAnsiTheme="minorHAnsi" w:cstheme="minorBidi"/>
          <w:smallCaps w:val="0"/>
          <w:noProof/>
          <w:sz w:val="22"/>
          <w:szCs w:val="22"/>
        </w:rPr>
      </w:pPr>
      <w:ins w:id="249" w:author="bmooney" w:date="2011-06-13T13:41:00Z">
        <w:r>
          <w:rPr>
            <w:noProof/>
          </w:rPr>
          <w:t>4.3</w:t>
        </w:r>
        <w:r>
          <w:rPr>
            <w:rFonts w:asciiTheme="minorHAnsi" w:eastAsiaTheme="minorEastAsia" w:hAnsiTheme="minorHAnsi" w:cstheme="minorBidi"/>
            <w:smallCaps w:val="0"/>
            <w:noProof/>
            <w:sz w:val="22"/>
            <w:szCs w:val="22"/>
          </w:rPr>
          <w:tab/>
        </w:r>
        <w:r>
          <w:rPr>
            <w:noProof/>
          </w:rPr>
          <w:t>Reporting</w:t>
        </w:r>
        <w:r>
          <w:rPr>
            <w:noProof/>
          </w:rPr>
          <w:tab/>
        </w:r>
        <w:r>
          <w:rPr>
            <w:noProof/>
          </w:rPr>
          <w:fldChar w:fldCharType="begin"/>
        </w:r>
        <w:r>
          <w:rPr>
            <w:noProof/>
          </w:rPr>
          <w:instrText xml:space="preserve"> PAGEREF _Toc295735851 \h </w:instrText>
        </w:r>
      </w:ins>
      <w:r>
        <w:rPr>
          <w:noProof/>
        </w:rPr>
      </w:r>
      <w:r>
        <w:rPr>
          <w:noProof/>
        </w:rPr>
        <w:fldChar w:fldCharType="separate"/>
      </w:r>
      <w:ins w:id="250" w:author="bmooney" w:date="2011-10-10T09:49:00Z">
        <w:r w:rsidR="00253D36">
          <w:rPr>
            <w:noProof/>
          </w:rPr>
          <w:t>85</w:t>
        </w:r>
      </w:ins>
      <w:ins w:id="251" w:author="bmooney" w:date="2011-06-13T13:41:00Z">
        <w:r>
          <w:rPr>
            <w:noProof/>
          </w:rPr>
          <w:fldChar w:fldCharType="end"/>
        </w:r>
      </w:ins>
    </w:p>
    <w:p w14:paraId="78876D7B" w14:textId="77777777" w:rsidR="00D56497" w:rsidRDefault="00D56497">
      <w:pPr>
        <w:pStyle w:val="TOC2"/>
        <w:tabs>
          <w:tab w:val="left" w:pos="720"/>
        </w:tabs>
        <w:rPr>
          <w:ins w:id="252" w:author="bmooney" w:date="2011-06-13T13:41:00Z"/>
          <w:rFonts w:asciiTheme="minorHAnsi" w:eastAsiaTheme="minorEastAsia" w:hAnsiTheme="minorHAnsi" w:cstheme="minorBidi"/>
          <w:smallCaps w:val="0"/>
          <w:noProof/>
          <w:sz w:val="22"/>
          <w:szCs w:val="22"/>
        </w:rPr>
      </w:pPr>
      <w:ins w:id="253" w:author="bmooney" w:date="2011-06-13T13:41:00Z">
        <w:r>
          <w:rPr>
            <w:noProof/>
          </w:rPr>
          <w:t>4.4</w:t>
        </w:r>
        <w:r>
          <w:rPr>
            <w:rFonts w:asciiTheme="minorHAnsi" w:eastAsiaTheme="minorEastAsia" w:hAnsiTheme="minorHAnsi" w:cstheme="minorBidi"/>
            <w:smallCaps w:val="0"/>
            <w:noProof/>
            <w:sz w:val="22"/>
            <w:szCs w:val="22"/>
          </w:rPr>
          <w:tab/>
        </w:r>
        <w:r>
          <w:rPr>
            <w:noProof/>
          </w:rPr>
          <w:t>Administration</w:t>
        </w:r>
        <w:r>
          <w:rPr>
            <w:noProof/>
          </w:rPr>
          <w:tab/>
        </w:r>
        <w:r>
          <w:rPr>
            <w:noProof/>
          </w:rPr>
          <w:fldChar w:fldCharType="begin"/>
        </w:r>
        <w:r>
          <w:rPr>
            <w:noProof/>
          </w:rPr>
          <w:instrText xml:space="preserve"> PAGEREF _Toc295735852 \h </w:instrText>
        </w:r>
      </w:ins>
      <w:r>
        <w:rPr>
          <w:noProof/>
        </w:rPr>
      </w:r>
      <w:r>
        <w:rPr>
          <w:noProof/>
        </w:rPr>
        <w:fldChar w:fldCharType="separate"/>
      </w:r>
      <w:ins w:id="254" w:author="bmooney" w:date="2011-10-10T09:49:00Z">
        <w:r w:rsidR="00253D36">
          <w:rPr>
            <w:noProof/>
          </w:rPr>
          <w:t>85</w:t>
        </w:r>
      </w:ins>
      <w:ins w:id="255" w:author="bmooney" w:date="2011-06-13T13:41:00Z">
        <w:r>
          <w:rPr>
            <w:noProof/>
          </w:rPr>
          <w:fldChar w:fldCharType="end"/>
        </w:r>
      </w:ins>
    </w:p>
    <w:p w14:paraId="16E49DB9" w14:textId="77777777" w:rsidR="00B95438" w:rsidDel="00965CCA" w:rsidRDefault="00B95438">
      <w:pPr>
        <w:pStyle w:val="TOC1"/>
        <w:tabs>
          <w:tab w:val="left" w:pos="480"/>
        </w:tabs>
        <w:rPr>
          <w:del w:id="256" w:author="bmooney" w:date="2011-04-29T13:19:00Z"/>
          <w:rFonts w:asciiTheme="minorHAnsi" w:eastAsiaTheme="minorEastAsia" w:hAnsiTheme="minorHAnsi" w:cstheme="minorBidi"/>
          <w:b w:val="0"/>
          <w:caps w:val="0"/>
          <w:noProof/>
          <w:sz w:val="22"/>
          <w:szCs w:val="22"/>
        </w:rPr>
      </w:pPr>
      <w:del w:id="257" w:author="bmooney" w:date="2011-04-29T13:19:00Z">
        <w:r w:rsidDel="00965CCA">
          <w:rPr>
            <w:noProof/>
          </w:rPr>
          <w:delText>1</w:delText>
        </w:r>
        <w:r w:rsidDel="00965CCA">
          <w:rPr>
            <w:rFonts w:asciiTheme="minorHAnsi" w:eastAsiaTheme="minorEastAsia" w:hAnsiTheme="minorHAnsi" w:cstheme="minorBidi"/>
            <w:b w:val="0"/>
            <w:caps w:val="0"/>
            <w:noProof/>
            <w:sz w:val="22"/>
            <w:szCs w:val="22"/>
          </w:rPr>
          <w:tab/>
        </w:r>
        <w:r w:rsidDel="00965CCA">
          <w:rPr>
            <w:noProof/>
          </w:rPr>
          <w:delText>Introduction</w:delText>
        </w:r>
        <w:r w:rsidDel="00965CCA">
          <w:rPr>
            <w:noProof/>
          </w:rPr>
          <w:tab/>
        </w:r>
        <w:r w:rsidR="00A53864" w:rsidDel="00965CCA">
          <w:rPr>
            <w:noProof/>
          </w:rPr>
          <w:delText>4</w:delText>
        </w:r>
      </w:del>
    </w:p>
    <w:p w14:paraId="16E49DBA" w14:textId="77777777" w:rsidR="00B95438" w:rsidDel="00965CCA" w:rsidRDefault="00B95438">
      <w:pPr>
        <w:pStyle w:val="TOC2"/>
        <w:tabs>
          <w:tab w:val="left" w:pos="720"/>
        </w:tabs>
        <w:rPr>
          <w:del w:id="258" w:author="bmooney" w:date="2011-04-29T13:19:00Z"/>
          <w:rFonts w:asciiTheme="minorHAnsi" w:eastAsiaTheme="minorEastAsia" w:hAnsiTheme="minorHAnsi" w:cstheme="minorBidi"/>
          <w:smallCaps w:val="0"/>
          <w:noProof/>
          <w:sz w:val="22"/>
          <w:szCs w:val="22"/>
        </w:rPr>
      </w:pPr>
      <w:del w:id="259" w:author="bmooney" w:date="2011-04-29T13:19:00Z">
        <w:r w:rsidDel="00965CCA">
          <w:rPr>
            <w:noProof/>
          </w:rPr>
          <w:delText>1.1</w:delText>
        </w:r>
        <w:r w:rsidDel="00965CCA">
          <w:rPr>
            <w:rFonts w:asciiTheme="minorHAnsi" w:eastAsiaTheme="minorEastAsia" w:hAnsiTheme="minorHAnsi" w:cstheme="minorBidi"/>
            <w:smallCaps w:val="0"/>
            <w:noProof/>
            <w:sz w:val="22"/>
            <w:szCs w:val="22"/>
          </w:rPr>
          <w:tab/>
        </w:r>
        <w:r w:rsidDel="00965CCA">
          <w:rPr>
            <w:noProof/>
          </w:rPr>
          <w:delText>Document Objectives &amp; Scope</w:delText>
        </w:r>
        <w:r w:rsidDel="00965CCA">
          <w:rPr>
            <w:noProof/>
          </w:rPr>
          <w:tab/>
        </w:r>
        <w:r w:rsidR="00A53864" w:rsidDel="00965CCA">
          <w:rPr>
            <w:noProof/>
          </w:rPr>
          <w:delText>4</w:delText>
        </w:r>
      </w:del>
    </w:p>
    <w:p w14:paraId="16E49DBB" w14:textId="77777777" w:rsidR="00B95438" w:rsidDel="00965CCA" w:rsidRDefault="00B95438">
      <w:pPr>
        <w:pStyle w:val="TOC2"/>
        <w:tabs>
          <w:tab w:val="left" w:pos="720"/>
        </w:tabs>
        <w:rPr>
          <w:del w:id="260" w:author="bmooney" w:date="2011-04-29T13:19:00Z"/>
          <w:rFonts w:asciiTheme="minorHAnsi" w:eastAsiaTheme="minorEastAsia" w:hAnsiTheme="minorHAnsi" w:cstheme="minorBidi"/>
          <w:smallCaps w:val="0"/>
          <w:noProof/>
          <w:sz w:val="22"/>
          <w:szCs w:val="22"/>
        </w:rPr>
      </w:pPr>
      <w:del w:id="261" w:author="bmooney" w:date="2011-04-29T13:19:00Z">
        <w:r w:rsidDel="00965CCA">
          <w:rPr>
            <w:noProof/>
          </w:rPr>
          <w:delText>1.2</w:delText>
        </w:r>
        <w:r w:rsidDel="00965CCA">
          <w:rPr>
            <w:rFonts w:asciiTheme="minorHAnsi" w:eastAsiaTheme="minorEastAsia" w:hAnsiTheme="minorHAnsi" w:cstheme="minorBidi"/>
            <w:smallCaps w:val="0"/>
            <w:noProof/>
            <w:sz w:val="22"/>
            <w:szCs w:val="22"/>
          </w:rPr>
          <w:tab/>
        </w:r>
        <w:r w:rsidDel="00965CCA">
          <w:rPr>
            <w:noProof/>
          </w:rPr>
          <w:delText>References</w:delText>
        </w:r>
        <w:r w:rsidDel="00965CCA">
          <w:rPr>
            <w:noProof/>
          </w:rPr>
          <w:tab/>
        </w:r>
        <w:r w:rsidR="00A53864" w:rsidDel="00965CCA">
          <w:rPr>
            <w:noProof/>
          </w:rPr>
          <w:delText>4</w:delText>
        </w:r>
      </w:del>
    </w:p>
    <w:p w14:paraId="16E49DBC" w14:textId="77777777" w:rsidR="00B95438" w:rsidDel="00965CCA" w:rsidRDefault="00B95438">
      <w:pPr>
        <w:pStyle w:val="TOC2"/>
        <w:tabs>
          <w:tab w:val="left" w:pos="720"/>
        </w:tabs>
        <w:rPr>
          <w:del w:id="262" w:author="bmooney" w:date="2011-04-29T13:19:00Z"/>
          <w:rFonts w:asciiTheme="minorHAnsi" w:eastAsiaTheme="minorEastAsia" w:hAnsiTheme="minorHAnsi" w:cstheme="minorBidi"/>
          <w:smallCaps w:val="0"/>
          <w:noProof/>
          <w:sz w:val="22"/>
          <w:szCs w:val="22"/>
        </w:rPr>
      </w:pPr>
      <w:del w:id="263" w:author="bmooney" w:date="2011-04-29T13:19:00Z">
        <w:r w:rsidDel="00965CCA">
          <w:rPr>
            <w:noProof/>
          </w:rPr>
          <w:delText>1.3</w:delText>
        </w:r>
        <w:r w:rsidDel="00965CCA">
          <w:rPr>
            <w:rFonts w:asciiTheme="minorHAnsi" w:eastAsiaTheme="minorEastAsia" w:hAnsiTheme="minorHAnsi" w:cstheme="minorBidi"/>
            <w:smallCaps w:val="0"/>
            <w:noProof/>
            <w:sz w:val="22"/>
            <w:szCs w:val="22"/>
          </w:rPr>
          <w:tab/>
        </w:r>
        <w:r w:rsidDel="00965CCA">
          <w:rPr>
            <w:noProof/>
          </w:rPr>
          <w:delText>Revision History</w:delText>
        </w:r>
        <w:r w:rsidDel="00965CCA">
          <w:rPr>
            <w:noProof/>
          </w:rPr>
          <w:tab/>
        </w:r>
        <w:r w:rsidR="00A53864" w:rsidDel="00965CCA">
          <w:rPr>
            <w:noProof/>
          </w:rPr>
          <w:delText>4</w:delText>
        </w:r>
      </w:del>
    </w:p>
    <w:p w14:paraId="16E49DBD" w14:textId="77777777" w:rsidR="00B95438" w:rsidDel="00965CCA" w:rsidRDefault="00B95438">
      <w:pPr>
        <w:pStyle w:val="TOC2"/>
        <w:tabs>
          <w:tab w:val="left" w:pos="720"/>
        </w:tabs>
        <w:rPr>
          <w:del w:id="264" w:author="bmooney" w:date="2011-04-29T13:19:00Z"/>
          <w:rFonts w:asciiTheme="minorHAnsi" w:eastAsiaTheme="minorEastAsia" w:hAnsiTheme="minorHAnsi" w:cstheme="minorBidi"/>
          <w:smallCaps w:val="0"/>
          <w:noProof/>
          <w:sz w:val="22"/>
          <w:szCs w:val="22"/>
        </w:rPr>
      </w:pPr>
      <w:del w:id="265" w:author="bmooney" w:date="2011-04-29T13:19:00Z">
        <w:r w:rsidDel="00965CCA">
          <w:rPr>
            <w:noProof/>
          </w:rPr>
          <w:delText>1.4</w:delText>
        </w:r>
        <w:r w:rsidDel="00965CCA">
          <w:rPr>
            <w:rFonts w:asciiTheme="minorHAnsi" w:eastAsiaTheme="minorEastAsia" w:hAnsiTheme="minorHAnsi" w:cstheme="minorBidi"/>
            <w:smallCaps w:val="0"/>
            <w:noProof/>
            <w:sz w:val="22"/>
            <w:szCs w:val="22"/>
          </w:rPr>
          <w:tab/>
        </w:r>
        <w:r w:rsidDel="00965CCA">
          <w:rPr>
            <w:noProof/>
          </w:rPr>
          <w:delText>Requirements implementation details</w:delText>
        </w:r>
        <w:r w:rsidDel="00965CCA">
          <w:rPr>
            <w:noProof/>
          </w:rPr>
          <w:tab/>
        </w:r>
        <w:r w:rsidR="00A53864" w:rsidDel="00965CCA">
          <w:rPr>
            <w:noProof/>
          </w:rPr>
          <w:delText>4</w:delText>
        </w:r>
      </w:del>
    </w:p>
    <w:p w14:paraId="16E49DBE" w14:textId="77777777" w:rsidR="00B95438" w:rsidDel="00965CCA" w:rsidRDefault="00B95438">
      <w:pPr>
        <w:pStyle w:val="TOC1"/>
        <w:tabs>
          <w:tab w:val="left" w:pos="480"/>
        </w:tabs>
        <w:rPr>
          <w:del w:id="266" w:author="bmooney" w:date="2011-04-29T13:19:00Z"/>
          <w:rFonts w:asciiTheme="minorHAnsi" w:eastAsiaTheme="minorEastAsia" w:hAnsiTheme="minorHAnsi" w:cstheme="minorBidi"/>
          <w:b w:val="0"/>
          <w:caps w:val="0"/>
          <w:noProof/>
          <w:sz w:val="22"/>
          <w:szCs w:val="22"/>
        </w:rPr>
      </w:pPr>
      <w:del w:id="267" w:author="bmooney" w:date="2011-04-29T13:19:00Z">
        <w:r w:rsidDel="00965CCA">
          <w:rPr>
            <w:noProof/>
          </w:rPr>
          <w:delText>2</w:delText>
        </w:r>
        <w:r w:rsidDel="00965CCA">
          <w:rPr>
            <w:rFonts w:asciiTheme="minorHAnsi" w:eastAsiaTheme="minorEastAsia" w:hAnsiTheme="minorHAnsi" w:cstheme="minorBidi"/>
            <w:b w:val="0"/>
            <w:caps w:val="0"/>
            <w:noProof/>
            <w:sz w:val="22"/>
            <w:szCs w:val="22"/>
          </w:rPr>
          <w:tab/>
        </w:r>
        <w:r w:rsidDel="00965CCA">
          <w:rPr>
            <w:noProof/>
          </w:rPr>
          <w:delText>Functional Requirements</w:delText>
        </w:r>
        <w:r w:rsidDel="00965CCA">
          <w:rPr>
            <w:noProof/>
          </w:rPr>
          <w:tab/>
        </w:r>
        <w:r w:rsidR="00A53864" w:rsidDel="00965CCA">
          <w:rPr>
            <w:noProof/>
          </w:rPr>
          <w:delText>5</w:delText>
        </w:r>
      </w:del>
    </w:p>
    <w:p w14:paraId="16E49DBF" w14:textId="77777777" w:rsidR="00B95438" w:rsidDel="00965CCA" w:rsidRDefault="00B95438">
      <w:pPr>
        <w:pStyle w:val="TOC2"/>
        <w:tabs>
          <w:tab w:val="left" w:pos="720"/>
        </w:tabs>
        <w:rPr>
          <w:del w:id="268" w:author="bmooney" w:date="2011-04-29T13:19:00Z"/>
          <w:rFonts w:asciiTheme="minorHAnsi" w:eastAsiaTheme="minorEastAsia" w:hAnsiTheme="minorHAnsi" w:cstheme="minorBidi"/>
          <w:smallCaps w:val="0"/>
          <w:noProof/>
          <w:sz w:val="22"/>
          <w:szCs w:val="22"/>
        </w:rPr>
      </w:pPr>
      <w:del w:id="269" w:author="bmooney" w:date="2011-04-29T13:19:00Z">
        <w:r w:rsidDel="00965CCA">
          <w:rPr>
            <w:noProof/>
          </w:rPr>
          <w:delText>2.1</w:delText>
        </w:r>
        <w:r w:rsidDel="00965CCA">
          <w:rPr>
            <w:rFonts w:asciiTheme="minorHAnsi" w:eastAsiaTheme="minorEastAsia" w:hAnsiTheme="minorHAnsi" w:cstheme="minorBidi"/>
            <w:smallCaps w:val="0"/>
            <w:noProof/>
            <w:sz w:val="22"/>
            <w:szCs w:val="22"/>
          </w:rPr>
          <w:tab/>
        </w:r>
        <w:r w:rsidDel="00965CCA">
          <w:rPr>
            <w:noProof/>
          </w:rPr>
          <w:delText>Requisition List</w:delText>
        </w:r>
        <w:r w:rsidDel="00965CCA">
          <w:rPr>
            <w:noProof/>
          </w:rPr>
          <w:tab/>
        </w:r>
        <w:r w:rsidR="00A53864" w:rsidDel="00965CCA">
          <w:rPr>
            <w:noProof/>
          </w:rPr>
          <w:delText>5</w:delText>
        </w:r>
      </w:del>
    </w:p>
    <w:p w14:paraId="16E49DC0" w14:textId="77777777" w:rsidR="00B95438" w:rsidDel="00965CCA" w:rsidRDefault="00B95438">
      <w:pPr>
        <w:pStyle w:val="TOC2"/>
        <w:tabs>
          <w:tab w:val="left" w:pos="720"/>
        </w:tabs>
        <w:rPr>
          <w:del w:id="270" w:author="bmooney" w:date="2011-04-29T13:19:00Z"/>
          <w:rFonts w:asciiTheme="minorHAnsi" w:eastAsiaTheme="minorEastAsia" w:hAnsiTheme="minorHAnsi" w:cstheme="minorBidi"/>
          <w:smallCaps w:val="0"/>
          <w:noProof/>
          <w:sz w:val="22"/>
          <w:szCs w:val="22"/>
        </w:rPr>
      </w:pPr>
      <w:del w:id="271" w:author="bmooney" w:date="2011-04-29T13:19:00Z">
        <w:r w:rsidDel="00965CCA">
          <w:rPr>
            <w:noProof/>
          </w:rPr>
          <w:delText>2.2</w:delText>
        </w:r>
        <w:r w:rsidDel="00965CCA">
          <w:rPr>
            <w:rFonts w:asciiTheme="minorHAnsi" w:eastAsiaTheme="minorEastAsia" w:hAnsiTheme="minorHAnsi" w:cstheme="minorBidi"/>
            <w:smallCaps w:val="0"/>
            <w:noProof/>
            <w:sz w:val="22"/>
            <w:szCs w:val="22"/>
          </w:rPr>
          <w:tab/>
        </w:r>
        <w:r w:rsidDel="00965CCA">
          <w:rPr>
            <w:noProof/>
          </w:rPr>
          <w:delText>New Requisition</w:delText>
        </w:r>
        <w:r w:rsidDel="00965CCA">
          <w:rPr>
            <w:noProof/>
          </w:rPr>
          <w:tab/>
        </w:r>
        <w:r w:rsidR="00A53864" w:rsidDel="00965CCA">
          <w:rPr>
            <w:noProof/>
          </w:rPr>
          <w:delText>6</w:delText>
        </w:r>
      </w:del>
    </w:p>
    <w:p w14:paraId="16E49DC1" w14:textId="77777777" w:rsidR="00B95438" w:rsidDel="00965CCA" w:rsidRDefault="00B95438">
      <w:pPr>
        <w:pStyle w:val="TOC3"/>
        <w:tabs>
          <w:tab w:val="left" w:pos="1200"/>
        </w:tabs>
        <w:rPr>
          <w:del w:id="272" w:author="bmooney" w:date="2011-04-29T13:19:00Z"/>
          <w:rFonts w:asciiTheme="minorHAnsi" w:eastAsiaTheme="minorEastAsia" w:hAnsiTheme="minorHAnsi" w:cstheme="minorBidi"/>
          <w:i w:val="0"/>
          <w:noProof/>
          <w:sz w:val="22"/>
          <w:szCs w:val="22"/>
        </w:rPr>
      </w:pPr>
      <w:del w:id="273" w:author="bmooney" w:date="2011-04-29T13:19:00Z">
        <w:r w:rsidDel="00965CCA">
          <w:rPr>
            <w:noProof/>
          </w:rPr>
          <w:delText>2.2.1</w:delText>
        </w:r>
        <w:r w:rsidDel="00965CCA">
          <w:rPr>
            <w:rFonts w:asciiTheme="minorHAnsi" w:eastAsiaTheme="minorEastAsia" w:hAnsiTheme="minorHAnsi" w:cstheme="minorBidi"/>
            <w:i w:val="0"/>
            <w:noProof/>
            <w:sz w:val="22"/>
            <w:szCs w:val="22"/>
          </w:rPr>
          <w:tab/>
        </w:r>
        <w:r w:rsidDel="00965CCA">
          <w:rPr>
            <w:noProof/>
          </w:rPr>
          <w:delText>Barcode Validation</w:delText>
        </w:r>
        <w:r w:rsidDel="00965CCA">
          <w:rPr>
            <w:noProof/>
          </w:rPr>
          <w:tab/>
        </w:r>
        <w:r w:rsidR="00A53864" w:rsidDel="00965CCA">
          <w:rPr>
            <w:noProof/>
          </w:rPr>
          <w:delText>6</w:delText>
        </w:r>
      </w:del>
    </w:p>
    <w:p w14:paraId="16E49DC2" w14:textId="77777777" w:rsidR="00B95438" w:rsidDel="00965CCA" w:rsidRDefault="00B95438">
      <w:pPr>
        <w:pStyle w:val="TOC3"/>
        <w:tabs>
          <w:tab w:val="left" w:pos="1200"/>
        </w:tabs>
        <w:rPr>
          <w:del w:id="274" w:author="bmooney" w:date="2011-04-29T13:19:00Z"/>
          <w:rFonts w:asciiTheme="minorHAnsi" w:eastAsiaTheme="minorEastAsia" w:hAnsiTheme="minorHAnsi" w:cstheme="minorBidi"/>
          <w:i w:val="0"/>
          <w:noProof/>
          <w:sz w:val="22"/>
          <w:szCs w:val="22"/>
        </w:rPr>
      </w:pPr>
      <w:del w:id="275" w:author="bmooney" w:date="2011-04-29T13:19:00Z">
        <w:r w:rsidDel="00965CCA">
          <w:rPr>
            <w:noProof/>
          </w:rPr>
          <w:delText>2.2.2</w:delText>
        </w:r>
        <w:r w:rsidDel="00965CCA">
          <w:rPr>
            <w:rFonts w:asciiTheme="minorHAnsi" w:eastAsiaTheme="minorEastAsia" w:hAnsiTheme="minorHAnsi" w:cstheme="minorBidi"/>
            <w:i w:val="0"/>
            <w:noProof/>
            <w:sz w:val="22"/>
            <w:szCs w:val="22"/>
          </w:rPr>
          <w:tab/>
        </w:r>
        <w:r w:rsidDel="00965CCA">
          <w:rPr>
            <w:noProof/>
          </w:rPr>
          <w:delText>Search</w:delText>
        </w:r>
        <w:r w:rsidDel="00965CCA">
          <w:rPr>
            <w:noProof/>
          </w:rPr>
          <w:tab/>
        </w:r>
        <w:r w:rsidR="00A53864" w:rsidDel="00965CCA">
          <w:rPr>
            <w:noProof/>
          </w:rPr>
          <w:delText>7</w:delText>
        </w:r>
      </w:del>
    </w:p>
    <w:p w14:paraId="16E49DC3" w14:textId="77777777" w:rsidR="00B95438" w:rsidDel="00965CCA" w:rsidRDefault="00B95438">
      <w:pPr>
        <w:pStyle w:val="TOC3"/>
        <w:tabs>
          <w:tab w:val="left" w:pos="1200"/>
        </w:tabs>
        <w:rPr>
          <w:del w:id="276" w:author="bmooney" w:date="2011-04-29T13:19:00Z"/>
          <w:rFonts w:asciiTheme="minorHAnsi" w:eastAsiaTheme="minorEastAsia" w:hAnsiTheme="minorHAnsi" w:cstheme="minorBidi"/>
          <w:i w:val="0"/>
          <w:noProof/>
          <w:sz w:val="22"/>
          <w:szCs w:val="22"/>
        </w:rPr>
      </w:pPr>
      <w:del w:id="277" w:author="bmooney" w:date="2011-04-29T13:19:00Z">
        <w:r w:rsidDel="00965CCA">
          <w:rPr>
            <w:noProof/>
          </w:rPr>
          <w:delText>2.2.3</w:delText>
        </w:r>
        <w:r w:rsidDel="00965CCA">
          <w:rPr>
            <w:rFonts w:asciiTheme="minorHAnsi" w:eastAsiaTheme="minorEastAsia" w:hAnsiTheme="minorHAnsi" w:cstheme="minorBidi"/>
            <w:i w:val="0"/>
            <w:noProof/>
            <w:sz w:val="22"/>
            <w:szCs w:val="22"/>
          </w:rPr>
          <w:tab/>
        </w:r>
        <w:r w:rsidDel="00965CCA">
          <w:rPr>
            <w:noProof/>
          </w:rPr>
          <w:delText>Create New</w:delText>
        </w:r>
        <w:r w:rsidDel="00965CCA">
          <w:rPr>
            <w:noProof/>
          </w:rPr>
          <w:tab/>
        </w:r>
        <w:r w:rsidR="00A53864" w:rsidDel="00965CCA">
          <w:rPr>
            <w:noProof/>
          </w:rPr>
          <w:delText>8</w:delText>
        </w:r>
      </w:del>
    </w:p>
    <w:p w14:paraId="16E49DC4" w14:textId="77777777" w:rsidR="00B95438" w:rsidDel="00965CCA" w:rsidRDefault="00B95438">
      <w:pPr>
        <w:pStyle w:val="TOC3"/>
        <w:tabs>
          <w:tab w:val="left" w:pos="1200"/>
        </w:tabs>
        <w:rPr>
          <w:del w:id="278" w:author="bmooney" w:date="2011-04-29T13:19:00Z"/>
          <w:rFonts w:asciiTheme="minorHAnsi" w:eastAsiaTheme="minorEastAsia" w:hAnsiTheme="minorHAnsi" w:cstheme="minorBidi"/>
          <w:i w:val="0"/>
          <w:noProof/>
          <w:sz w:val="22"/>
          <w:szCs w:val="22"/>
        </w:rPr>
      </w:pPr>
      <w:del w:id="279" w:author="bmooney" w:date="2011-04-29T13:19:00Z">
        <w:r w:rsidDel="00965CCA">
          <w:rPr>
            <w:noProof/>
          </w:rPr>
          <w:delText>2.2.4</w:delText>
        </w:r>
        <w:r w:rsidDel="00965CCA">
          <w:rPr>
            <w:rFonts w:asciiTheme="minorHAnsi" w:eastAsiaTheme="minorEastAsia" w:hAnsiTheme="minorHAnsi" w:cstheme="minorBidi"/>
            <w:i w:val="0"/>
            <w:noProof/>
            <w:sz w:val="22"/>
            <w:szCs w:val="22"/>
          </w:rPr>
          <w:tab/>
        </w:r>
        <w:r w:rsidDel="00965CCA">
          <w:rPr>
            <w:noProof/>
          </w:rPr>
          <w:delText>Copying requisitions</w:delText>
        </w:r>
        <w:r w:rsidDel="00965CCA">
          <w:rPr>
            <w:noProof/>
          </w:rPr>
          <w:tab/>
        </w:r>
        <w:r w:rsidR="00A53864" w:rsidDel="00965CCA">
          <w:rPr>
            <w:noProof/>
          </w:rPr>
          <w:delText>11</w:delText>
        </w:r>
      </w:del>
    </w:p>
    <w:p w14:paraId="16E49DC5" w14:textId="77777777" w:rsidR="00B95438" w:rsidDel="00965CCA" w:rsidRDefault="00B95438">
      <w:pPr>
        <w:pStyle w:val="TOC2"/>
        <w:tabs>
          <w:tab w:val="left" w:pos="720"/>
        </w:tabs>
        <w:rPr>
          <w:del w:id="280" w:author="bmooney" w:date="2011-04-29T13:19:00Z"/>
          <w:rFonts w:asciiTheme="minorHAnsi" w:eastAsiaTheme="minorEastAsia" w:hAnsiTheme="minorHAnsi" w:cstheme="minorBidi"/>
          <w:smallCaps w:val="0"/>
          <w:noProof/>
          <w:sz w:val="22"/>
          <w:szCs w:val="22"/>
        </w:rPr>
      </w:pPr>
      <w:del w:id="281" w:author="bmooney" w:date="2011-04-29T13:19:00Z">
        <w:r w:rsidDel="00965CCA">
          <w:rPr>
            <w:noProof/>
          </w:rPr>
          <w:delText>2.3</w:delText>
        </w:r>
        <w:r w:rsidDel="00965CCA">
          <w:rPr>
            <w:rFonts w:asciiTheme="minorHAnsi" w:eastAsiaTheme="minorEastAsia" w:hAnsiTheme="minorHAnsi" w:cstheme="minorBidi"/>
            <w:smallCaps w:val="0"/>
            <w:noProof/>
            <w:sz w:val="22"/>
            <w:szCs w:val="22"/>
          </w:rPr>
          <w:tab/>
        </w:r>
        <w:r w:rsidDel="00965CCA">
          <w:rPr>
            <w:noProof/>
          </w:rPr>
          <w:delText>Requisition Form</w:delText>
        </w:r>
        <w:r w:rsidDel="00965CCA">
          <w:rPr>
            <w:noProof/>
          </w:rPr>
          <w:tab/>
        </w:r>
        <w:r w:rsidR="00A53864" w:rsidDel="00965CCA">
          <w:rPr>
            <w:noProof/>
          </w:rPr>
          <w:delText>13</w:delText>
        </w:r>
      </w:del>
    </w:p>
    <w:p w14:paraId="16E49DC6" w14:textId="77777777" w:rsidR="00B95438" w:rsidDel="00965CCA" w:rsidRDefault="00B95438">
      <w:pPr>
        <w:pStyle w:val="TOC3"/>
        <w:tabs>
          <w:tab w:val="left" w:pos="1200"/>
        </w:tabs>
        <w:rPr>
          <w:del w:id="282" w:author="bmooney" w:date="2011-04-29T13:19:00Z"/>
          <w:rFonts w:asciiTheme="minorHAnsi" w:eastAsiaTheme="minorEastAsia" w:hAnsiTheme="minorHAnsi" w:cstheme="minorBidi"/>
          <w:i w:val="0"/>
          <w:noProof/>
          <w:sz w:val="22"/>
          <w:szCs w:val="22"/>
        </w:rPr>
      </w:pPr>
      <w:del w:id="283" w:author="bmooney" w:date="2011-04-29T13:19:00Z">
        <w:r w:rsidDel="00965CCA">
          <w:rPr>
            <w:noProof/>
          </w:rPr>
          <w:delText>2.3.1</w:delText>
        </w:r>
        <w:r w:rsidDel="00965CCA">
          <w:rPr>
            <w:rFonts w:asciiTheme="minorHAnsi" w:eastAsiaTheme="minorEastAsia" w:hAnsiTheme="minorHAnsi" w:cstheme="minorBidi"/>
            <w:i w:val="0"/>
            <w:noProof/>
            <w:sz w:val="22"/>
            <w:szCs w:val="22"/>
          </w:rPr>
          <w:tab/>
        </w:r>
        <w:r w:rsidDel="00965CCA">
          <w:rPr>
            <w:noProof/>
          </w:rPr>
          <w:delText>UI conventions</w:delText>
        </w:r>
        <w:r w:rsidDel="00965CCA">
          <w:rPr>
            <w:noProof/>
          </w:rPr>
          <w:tab/>
        </w:r>
        <w:r w:rsidR="00A53864" w:rsidDel="00965CCA">
          <w:rPr>
            <w:noProof/>
          </w:rPr>
          <w:delText>14</w:delText>
        </w:r>
      </w:del>
    </w:p>
    <w:p w14:paraId="16E49DC7" w14:textId="77777777" w:rsidR="00B95438" w:rsidDel="00965CCA" w:rsidRDefault="00B95438">
      <w:pPr>
        <w:pStyle w:val="TOC3"/>
        <w:tabs>
          <w:tab w:val="left" w:pos="1200"/>
        </w:tabs>
        <w:rPr>
          <w:del w:id="284" w:author="bmooney" w:date="2011-04-29T13:19:00Z"/>
          <w:rFonts w:asciiTheme="minorHAnsi" w:eastAsiaTheme="minorEastAsia" w:hAnsiTheme="minorHAnsi" w:cstheme="minorBidi"/>
          <w:i w:val="0"/>
          <w:noProof/>
          <w:sz w:val="22"/>
          <w:szCs w:val="22"/>
        </w:rPr>
      </w:pPr>
      <w:del w:id="285" w:author="bmooney" w:date="2011-04-29T13:19:00Z">
        <w:r w:rsidDel="00965CCA">
          <w:rPr>
            <w:noProof/>
          </w:rPr>
          <w:delText>2.3.2</w:delText>
        </w:r>
        <w:r w:rsidDel="00965CCA">
          <w:rPr>
            <w:rFonts w:asciiTheme="minorHAnsi" w:eastAsiaTheme="minorEastAsia" w:hAnsiTheme="minorHAnsi" w:cstheme="minorBidi"/>
            <w:i w:val="0"/>
            <w:noProof/>
            <w:sz w:val="22"/>
            <w:szCs w:val="22"/>
          </w:rPr>
          <w:tab/>
        </w:r>
        <w:r w:rsidDel="00965CCA">
          <w:rPr>
            <w:noProof/>
          </w:rPr>
          <w:delText>Requisition tab</w:delText>
        </w:r>
        <w:r w:rsidDel="00965CCA">
          <w:rPr>
            <w:noProof/>
          </w:rPr>
          <w:tab/>
        </w:r>
        <w:r w:rsidR="00A53864" w:rsidDel="00965CCA">
          <w:rPr>
            <w:noProof/>
          </w:rPr>
          <w:delText>15</w:delText>
        </w:r>
      </w:del>
    </w:p>
    <w:p w14:paraId="16E49DC8" w14:textId="77777777" w:rsidR="00B95438" w:rsidDel="00965CCA" w:rsidRDefault="00B95438">
      <w:pPr>
        <w:pStyle w:val="TOC3"/>
        <w:tabs>
          <w:tab w:val="left" w:pos="1200"/>
        </w:tabs>
        <w:rPr>
          <w:del w:id="286" w:author="bmooney" w:date="2011-04-29T13:19:00Z"/>
          <w:rFonts w:asciiTheme="minorHAnsi" w:eastAsiaTheme="minorEastAsia" w:hAnsiTheme="minorHAnsi" w:cstheme="minorBidi"/>
          <w:i w:val="0"/>
          <w:noProof/>
          <w:sz w:val="22"/>
          <w:szCs w:val="22"/>
        </w:rPr>
      </w:pPr>
      <w:del w:id="287" w:author="bmooney" w:date="2011-04-29T13:19:00Z">
        <w:r w:rsidDel="00965CCA">
          <w:rPr>
            <w:noProof/>
          </w:rPr>
          <w:delText>2.3.3</w:delText>
        </w:r>
        <w:r w:rsidDel="00965CCA">
          <w:rPr>
            <w:rFonts w:asciiTheme="minorHAnsi" w:eastAsiaTheme="minorEastAsia" w:hAnsiTheme="minorHAnsi" w:cstheme="minorBidi"/>
            <w:i w:val="0"/>
            <w:noProof/>
            <w:sz w:val="22"/>
            <w:szCs w:val="22"/>
          </w:rPr>
          <w:tab/>
        </w:r>
        <w:r w:rsidDel="00965CCA">
          <w:rPr>
            <w:noProof/>
          </w:rPr>
          <w:delText>Patient tab</w:delText>
        </w:r>
        <w:r w:rsidDel="00965CCA">
          <w:rPr>
            <w:noProof/>
          </w:rPr>
          <w:tab/>
        </w:r>
        <w:r w:rsidR="00A53864" w:rsidDel="00965CCA">
          <w:rPr>
            <w:noProof/>
          </w:rPr>
          <w:delText>21</w:delText>
        </w:r>
      </w:del>
    </w:p>
    <w:p w14:paraId="16E49DC9" w14:textId="77777777" w:rsidR="00B95438" w:rsidDel="00965CCA" w:rsidRDefault="00B95438">
      <w:pPr>
        <w:pStyle w:val="TOC3"/>
        <w:tabs>
          <w:tab w:val="left" w:pos="1200"/>
        </w:tabs>
        <w:rPr>
          <w:del w:id="288" w:author="bmooney" w:date="2011-04-29T13:19:00Z"/>
          <w:rFonts w:asciiTheme="minorHAnsi" w:eastAsiaTheme="minorEastAsia" w:hAnsiTheme="minorHAnsi" w:cstheme="minorBidi"/>
          <w:i w:val="0"/>
          <w:noProof/>
          <w:sz w:val="22"/>
          <w:szCs w:val="22"/>
        </w:rPr>
      </w:pPr>
      <w:del w:id="289" w:author="bmooney" w:date="2011-04-29T13:19:00Z">
        <w:r w:rsidDel="00965CCA">
          <w:rPr>
            <w:noProof/>
          </w:rPr>
          <w:delText>2.3.4</w:delText>
        </w:r>
        <w:r w:rsidDel="00965CCA">
          <w:rPr>
            <w:rFonts w:asciiTheme="minorHAnsi" w:eastAsiaTheme="minorEastAsia" w:hAnsiTheme="minorHAnsi" w:cstheme="minorBidi"/>
            <w:i w:val="0"/>
            <w:noProof/>
            <w:sz w:val="22"/>
            <w:szCs w:val="22"/>
          </w:rPr>
          <w:tab/>
        </w:r>
        <w:r w:rsidDel="00965CCA">
          <w:rPr>
            <w:noProof/>
          </w:rPr>
          <w:delText>Billing tab</w:delText>
        </w:r>
        <w:r w:rsidDel="00965CCA">
          <w:rPr>
            <w:noProof/>
          </w:rPr>
          <w:tab/>
        </w:r>
        <w:r w:rsidR="00A53864" w:rsidDel="00965CCA">
          <w:rPr>
            <w:noProof/>
          </w:rPr>
          <w:delText>23</w:delText>
        </w:r>
      </w:del>
    </w:p>
    <w:p w14:paraId="16E49DCA" w14:textId="77777777" w:rsidR="00B95438" w:rsidDel="00965CCA" w:rsidRDefault="00B95438">
      <w:pPr>
        <w:pStyle w:val="TOC3"/>
        <w:tabs>
          <w:tab w:val="left" w:pos="1200"/>
        </w:tabs>
        <w:rPr>
          <w:del w:id="290" w:author="bmooney" w:date="2011-04-29T13:19:00Z"/>
          <w:rFonts w:asciiTheme="minorHAnsi" w:eastAsiaTheme="minorEastAsia" w:hAnsiTheme="minorHAnsi" w:cstheme="minorBidi"/>
          <w:i w:val="0"/>
          <w:noProof/>
          <w:sz w:val="22"/>
          <w:szCs w:val="22"/>
        </w:rPr>
      </w:pPr>
      <w:del w:id="291" w:author="bmooney" w:date="2011-04-29T13:19:00Z">
        <w:r w:rsidDel="00965CCA">
          <w:rPr>
            <w:noProof/>
          </w:rPr>
          <w:delText>2.3.5</w:delText>
        </w:r>
        <w:r w:rsidDel="00965CCA">
          <w:rPr>
            <w:rFonts w:asciiTheme="minorHAnsi" w:eastAsiaTheme="minorEastAsia" w:hAnsiTheme="minorHAnsi" w:cstheme="minorBidi"/>
            <w:i w:val="0"/>
            <w:noProof/>
            <w:sz w:val="22"/>
            <w:szCs w:val="22"/>
          </w:rPr>
          <w:tab/>
        </w:r>
        <w:r w:rsidDel="00965CCA">
          <w:rPr>
            <w:noProof/>
          </w:rPr>
          <w:delText>Primary tab</w:delText>
        </w:r>
        <w:r w:rsidDel="00965CCA">
          <w:rPr>
            <w:noProof/>
          </w:rPr>
          <w:tab/>
        </w:r>
        <w:r w:rsidR="00A53864" w:rsidDel="00965CCA">
          <w:rPr>
            <w:noProof/>
          </w:rPr>
          <w:delText>24</w:delText>
        </w:r>
      </w:del>
    </w:p>
    <w:p w14:paraId="16E49DCB" w14:textId="77777777" w:rsidR="00B95438" w:rsidDel="00965CCA" w:rsidRDefault="00B95438">
      <w:pPr>
        <w:pStyle w:val="TOC3"/>
        <w:tabs>
          <w:tab w:val="left" w:pos="1200"/>
        </w:tabs>
        <w:rPr>
          <w:del w:id="292" w:author="bmooney" w:date="2011-04-29T13:19:00Z"/>
          <w:rFonts w:asciiTheme="minorHAnsi" w:eastAsiaTheme="minorEastAsia" w:hAnsiTheme="minorHAnsi" w:cstheme="minorBidi"/>
          <w:i w:val="0"/>
          <w:noProof/>
          <w:sz w:val="22"/>
          <w:szCs w:val="22"/>
        </w:rPr>
      </w:pPr>
      <w:del w:id="293" w:author="bmooney" w:date="2011-04-29T13:19:00Z">
        <w:r w:rsidDel="00965CCA">
          <w:rPr>
            <w:noProof/>
          </w:rPr>
          <w:delText>2.3.6</w:delText>
        </w:r>
        <w:r w:rsidDel="00965CCA">
          <w:rPr>
            <w:rFonts w:asciiTheme="minorHAnsi" w:eastAsiaTheme="minorEastAsia" w:hAnsiTheme="minorHAnsi" w:cstheme="minorBidi"/>
            <w:i w:val="0"/>
            <w:noProof/>
            <w:sz w:val="22"/>
            <w:szCs w:val="22"/>
          </w:rPr>
          <w:tab/>
        </w:r>
        <w:r w:rsidDel="00965CCA">
          <w:rPr>
            <w:noProof/>
          </w:rPr>
          <w:delText>Secondary tab</w:delText>
        </w:r>
        <w:r w:rsidDel="00965CCA">
          <w:rPr>
            <w:noProof/>
          </w:rPr>
          <w:tab/>
        </w:r>
        <w:r w:rsidR="00A53864" w:rsidDel="00965CCA">
          <w:rPr>
            <w:noProof/>
          </w:rPr>
          <w:delText>25</w:delText>
        </w:r>
      </w:del>
    </w:p>
    <w:p w14:paraId="16E49DCC" w14:textId="77777777" w:rsidR="00B95438" w:rsidDel="00965CCA" w:rsidRDefault="00B95438">
      <w:pPr>
        <w:pStyle w:val="TOC3"/>
        <w:tabs>
          <w:tab w:val="left" w:pos="1200"/>
        </w:tabs>
        <w:rPr>
          <w:del w:id="294" w:author="bmooney" w:date="2011-04-29T13:19:00Z"/>
          <w:rFonts w:asciiTheme="minorHAnsi" w:eastAsiaTheme="minorEastAsia" w:hAnsiTheme="minorHAnsi" w:cstheme="minorBidi"/>
          <w:i w:val="0"/>
          <w:noProof/>
          <w:sz w:val="22"/>
          <w:szCs w:val="22"/>
        </w:rPr>
      </w:pPr>
      <w:del w:id="295" w:author="bmooney" w:date="2011-04-29T13:19:00Z">
        <w:r w:rsidDel="00965CCA">
          <w:rPr>
            <w:noProof/>
          </w:rPr>
          <w:delText>2.3.7</w:delText>
        </w:r>
        <w:r w:rsidDel="00965CCA">
          <w:rPr>
            <w:rFonts w:asciiTheme="minorHAnsi" w:eastAsiaTheme="minorEastAsia" w:hAnsiTheme="minorHAnsi" w:cstheme="minorBidi"/>
            <w:i w:val="0"/>
            <w:noProof/>
            <w:sz w:val="22"/>
            <w:szCs w:val="22"/>
          </w:rPr>
          <w:tab/>
        </w:r>
        <w:r w:rsidDel="00965CCA">
          <w:rPr>
            <w:noProof/>
          </w:rPr>
          <w:delText>BI tab</w:delText>
        </w:r>
        <w:r w:rsidDel="00965CCA">
          <w:rPr>
            <w:noProof/>
          </w:rPr>
          <w:tab/>
        </w:r>
        <w:r w:rsidR="00A53864" w:rsidDel="00965CCA">
          <w:rPr>
            <w:noProof/>
          </w:rPr>
          <w:delText>26</w:delText>
        </w:r>
      </w:del>
    </w:p>
    <w:p w14:paraId="16E49DCD" w14:textId="77777777" w:rsidR="00B95438" w:rsidDel="00965CCA" w:rsidRDefault="00B95438">
      <w:pPr>
        <w:pStyle w:val="TOC3"/>
        <w:tabs>
          <w:tab w:val="left" w:pos="1200"/>
        </w:tabs>
        <w:rPr>
          <w:del w:id="296" w:author="bmooney" w:date="2011-04-29T13:19:00Z"/>
          <w:rFonts w:asciiTheme="minorHAnsi" w:eastAsiaTheme="minorEastAsia" w:hAnsiTheme="minorHAnsi" w:cstheme="minorBidi"/>
          <w:i w:val="0"/>
          <w:noProof/>
          <w:sz w:val="22"/>
          <w:szCs w:val="22"/>
        </w:rPr>
      </w:pPr>
      <w:del w:id="297" w:author="bmooney" w:date="2011-04-29T13:19:00Z">
        <w:r w:rsidDel="00965CCA">
          <w:rPr>
            <w:noProof/>
          </w:rPr>
          <w:delText>2.3.8</w:delText>
        </w:r>
        <w:r w:rsidDel="00965CCA">
          <w:rPr>
            <w:rFonts w:asciiTheme="minorHAnsi" w:eastAsiaTheme="minorEastAsia" w:hAnsiTheme="minorHAnsi" w:cstheme="minorBidi"/>
            <w:i w:val="0"/>
            <w:noProof/>
            <w:sz w:val="22"/>
            <w:szCs w:val="22"/>
          </w:rPr>
          <w:tab/>
        </w:r>
        <w:r w:rsidDel="00965CCA">
          <w:rPr>
            <w:noProof/>
          </w:rPr>
          <w:delText>Specimen tab</w:delText>
        </w:r>
        <w:r w:rsidDel="00965CCA">
          <w:rPr>
            <w:noProof/>
          </w:rPr>
          <w:tab/>
        </w:r>
        <w:r w:rsidR="00A53864" w:rsidDel="00965CCA">
          <w:rPr>
            <w:noProof/>
          </w:rPr>
          <w:delText>27</w:delText>
        </w:r>
      </w:del>
    </w:p>
    <w:p w14:paraId="16E49DCE" w14:textId="77777777" w:rsidR="00B95438" w:rsidDel="00965CCA" w:rsidRDefault="00B95438">
      <w:pPr>
        <w:pStyle w:val="TOC3"/>
        <w:tabs>
          <w:tab w:val="left" w:pos="1200"/>
        </w:tabs>
        <w:rPr>
          <w:del w:id="298" w:author="bmooney" w:date="2011-04-29T13:19:00Z"/>
          <w:rFonts w:asciiTheme="minorHAnsi" w:eastAsiaTheme="minorEastAsia" w:hAnsiTheme="minorHAnsi" w:cstheme="minorBidi"/>
          <w:i w:val="0"/>
          <w:noProof/>
          <w:sz w:val="22"/>
          <w:szCs w:val="22"/>
        </w:rPr>
      </w:pPr>
      <w:del w:id="299" w:author="bmooney" w:date="2011-04-29T13:19:00Z">
        <w:r w:rsidDel="00965CCA">
          <w:rPr>
            <w:noProof/>
          </w:rPr>
          <w:delText>2.3.9</w:delText>
        </w:r>
        <w:r w:rsidDel="00965CCA">
          <w:rPr>
            <w:rFonts w:asciiTheme="minorHAnsi" w:eastAsiaTheme="minorEastAsia" w:hAnsiTheme="minorHAnsi" w:cstheme="minorBidi"/>
            <w:i w:val="0"/>
            <w:noProof/>
            <w:sz w:val="22"/>
            <w:szCs w:val="22"/>
          </w:rPr>
          <w:tab/>
        </w:r>
        <w:r w:rsidDel="00965CCA">
          <w:rPr>
            <w:noProof/>
          </w:rPr>
          <w:delText>Pathology tab</w:delText>
        </w:r>
        <w:r w:rsidDel="00965CCA">
          <w:rPr>
            <w:noProof/>
          </w:rPr>
          <w:tab/>
        </w:r>
        <w:r w:rsidR="00A53864" w:rsidDel="00965CCA">
          <w:rPr>
            <w:noProof/>
          </w:rPr>
          <w:delText>30</w:delText>
        </w:r>
      </w:del>
    </w:p>
    <w:p w14:paraId="16E49DCF" w14:textId="77777777" w:rsidR="00B95438" w:rsidDel="00965CCA" w:rsidRDefault="00B95438">
      <w:pPr>
        <w:pStyle w:val="TOC3"/>
        <w:tabs>
          <w:tab w:val="left" w:pos="1440"/>
        </w:tabs>
        <w:rPr>
          <w:del w:id="300" w:author="bmooney" w:date="2011-04-29T13:19:00Z"/>
          <w:rFonts w:asciiTheme="minorHAnsi" w:eastAsiaTheme="minorEastAsia" w:hAnsiTheme="minorHAnsi" w:cstheme="minorBidi"/>
          <w:i w:val="0"/>
          <w:noProof/>
          <w:sz w:val="22"/>
          <w:szCs w:val="22"/>
        </w:rPr>
      </w:pPr>
      <w:del w:id="301" w:author="bmooney" w:date="2011-04-29T13:19:00Z">
        <w:r w:rsidDel="00965CCA">
          <w:rPr>
            <w:noProof/>
          </w:rPr>
          <w:delText>2.3.10</w:delText>
        </w:r>
        <w:r w:rsidDel="00965CCA">
          <w:rPr>
            <w:rFonts w:asciiTheme="minorHAnsi" w:eastAsiaTheme="minorEastAsia" w:hAnsiTheme="minorHAnsi" w:cstheme="minorBidi"/>
            <w:i w:val="0"/>
            <w:noProof/>
            <w:sz w:val="22"/>
            <w:szCs w:val="22"/>
          </w:rPr>
          <w:tab/>
        </w:r>
        <w:r w:rsidDel="00965CCA">
          <w:rPr>
            <w:noProof/>
          </w:rPr>
          <w:delText>Materials tab</w:delText>
        </w:r>
        <w:r w:rsidDel="00965CCA">
          <w:rPr>
            <w:noProof/>
          </w:rPr>
          <w:tab/>
        </w:r>
        <w:r w:rsidR="00A53864" w:rsidDel="00965CCA">
          <w:rPr>
            <w:noProof/>
          </w:rPr>
          <w:delText>31</w:delText>
        </w:r>
      </w:del>
    </w:p>
    <w:p w14:paraId="16E49DD0" w14:textId="77777777" w:rsidR="00B95438" w:rsidDel="00965CCA" w:rsidRDefault="00B95438">
      <w:pPr>
        <w:pStyle w:val="TOC3"/>
        <w:tabs>
          <w:tab w:val="left" w:pos="1440"/>
        </w:tabs>
        <w:rPr>
          <w:del w:id="302" w:author="bmooney" w:date="2011-04-29T13:19:00Z"/>
          <w:rFonts w:asciiTheme="minorHAnsi" w:eastAsiaTheme="minorEastAsia" w:hAnsiTheme="minorHAnsi" w:cstheme="minorBidi"/>
          <w:i w:val="0"/>
          <w:noProof/>
          <w:sz w:val="22"/>
          <w:szCs w:val="22"/>
        </w:rPr>
      </w:pPr>
      <w:del w:id="303" w:author="bmooney" w:date="2011-04-29T13:19:00Z">
        <w:r w:rsidDel="00965CCA">
          <w:rPr>
            <w:noProof/>
          </w:rPr>
          <w:delText>2.3.11</w:delText>
        </w:r>
        <w:r w:rsidDel="00965CCA">
          <w:rPr>
            <w:rFonts w:asciiTheme="minorHAnsi" w:eastAsiaTheme="minorEastAsia" w:hAnsiTheme="minorHAnsi" w:cstheme="minorBidi"/>
            <w:i w:val="0"/>
            <w:noProof/>
            <w:sz w:val="22"/>
            <w:szCs w:val="22"/>
          </w:rPr>
          <w:tab/>
        </w:r>
        <w:r w:rsidDel="00965CCA">
          <w:rPr>
            <w:noProof/>
          </w:rPr>
          <w:delText>Status tab</w:delText>
        </w:r>
        <w:r w:rsidDel="00965CCA">
          <w:rPr>
            <w:noProof/>
          </w:rPr>
          <w:tab/>
        </w:r>
        <w:r w:rsidR="00A53864" w:rsidDel="00965CCA">
          <w:rPr>
            <w:noProof/>
          </w:rPr>
          <w:delText>32</w:delText>
        </w:r>
      </w:del>
    </w:p>
    <w:p w14:paraId="16E49DD1" w14:textId="77777777" w:rsidR="00B95438" w:rsidDel="00965CCA" w:rsidRDefault="00B95438">
      <w:pPr>
        <w:pStyle w:val="TOC2"/>
        <w:tabs>
          <w:tab w:val="left" w:pos="720"/>
        </w:tabs>
        <w:rPr>
          <w:del w:id="304" w:author="bmooney" w:date="2011-04-29T13:19:00Z"/>
          <w:rFonts w:asciiTheme="minorHAnsi" w:eastAsiaTheme="minorEastAsia" w:hAnsiTheme="minorHAnsi" w:cstheme="minorBidi"/>
          <w:smallCaps w:val="0"/>
          <w:noProof/>
          <w:sz w:val="22"/>
          <w:szCs w:val="22"/>
        </w:rPr>
      </w:pPr>
      <w:del w:id="305" w:author="bmooney" w:date="2011-04-29T13:19:00Z">
        <w:r w:rsidDel="00965CCA">
          <w:rPr>
            <w:noProof/>
          </w:rPr>
          <w:delText>2.4</w:delText>
        </w:r>
        <w:r w:rsidDel="00965CCA">
          <w:rPr>
            <w:rFonts w:asciiTheme="minorHAnsi" w:eastAsiaTheme="minorEastAsia" w:hAnsiTheme="minorHAnsi" w:cstheme="minorBidi"/>
            <w:smallCaps w:val="0"/>
            <w:noProof/>
            <w:sz w:val="22"/>
            <w:szCs w:val="22"/>
          </w:rPr>
          <w:tab/>
        </w:r>
        <w:r w:rsidDel="00965CCA">
          <w:rPr>
            <w:noProof/>
          </w:rPr>
          <w:delText>Save behavior</w:delText>
        </w:r>
        <w:r w:rsidDel="00965CCA">
          <w:rPr>
            <w:noProof/>
          </w:rPr>
          <w:tab/>
        </w:r>
        <w:r w:rsidR="00A53864" w:rsidDel="00965CCA">
          <w:rPr>
            <w:noProof/>
          </w:rPr>
          <w:delText>33</w:delText>
        </w:r>
      </w:del>
    </w:p>
    <w:p w14:paraId="16E49DD2" w14:textId="77777777" w:rsidR="00B95438" w:rsidDel="00965CCA" w:rsidRDefault="00B95438">
      <w:pPr>
        <w:pStyle w:val="TOC3"/>
        <w:tabs>
          <w:tab w:val="left" w:pos="1200"/>
        </w:tabs>
        <w:rPr>
          <w:del w:id="306" w:author="bmooney" w:date="2011-04-29T13:19:00Z"/>
          <w:rFonts w:asciiTheme="minorHAnsi" w:eastAsiaTheme="minorEastAsia" w:hAnsiTheme="minorHAnsi" w:cstheme="minorBidi"/>
          <w:i w:val="0"/>
          <w:noProof/>
          <w:sz w:val="22"/>
          <w:szCs w:val="22"/>
        </w:rPr>
      </w:pPr>
      <w:del w:id="307" w:author="bmooney" w:date="2011-04-29T13:19:00Z">
        <w:r w:rsidDel="00965CCA">
          <w:rPr>
            <w:noProof/>
          </w:rPr>
          <w:delText>2.4.1</w:delText>
        </w:r>
        <w:r w:rsidDel="00965CCA">
          <w:rPr>
            <w:rFonts w:asciiTheme="minorHAnsi" w:eastAsiaTheme="minorEastAsia" w:hAnsiTheme="minorHAnsi" w:cstheme="minorBidi"/>
            <w:i w:val="0"/>
            <w:noProof/>
            <w:sz w:val="22"/>
            <w:szCs w:val="22"/>
          </w:rPr>
          <w:tab/>
        </w:r>
        <w:r w:rsidDel="00965CCA">
          <w:rPr>
            <w:noProof/>
          </w:rPr>
          <w:delText>tblRequisition</w:delText>
        </w:r>
        <w:r w:rsidDel="00965CCA">
          <w:rPr>
            <w:noProof/>
          </w:rPr>
          <w:tab/>
        </w:r>
        <w:r w:rsidR="00A53864" w:rsidDel="00965CCA">
          <w:rPr>
            <w:noProof/>
          </w:rPr>
          <w:delText>33</w:delText>
        </w:r>
      </w:del>
    </w:p>
    <w:p w14:paraId="16E49DD3" w14:textId="77777777" w:rsidR="00B95438" w:rsidDel="00965CCA" w:rsidRDefault="00B95438">
      <w:pPr>
        <w:pStyle w:val="TOC3"/>
        <w:tabs>
          <w:tab w:val="left" w:pos="1200"/>
        </w:tabs>
        <w:rPr>
          <w:del w:id="308" w:author="bmooney" w:date="2011-04-29T13:19:00Z"/>
          <w:rFonts w:asciiTheme="minorHAnsi" w:eastAsiaTheme="minorEastAsia" w:hAnsiTheme="minorHAnsi" w:cstheme="minorBidi"/>
          <w:i w:val="0"/>
          <w:noProof/>
          <w:sz w:val="22"/>
          <w:szCs w:val="22"/>
        </w:rPr>
      </w:pPr>
      <w:del w:id="309" w:author="bmooney" w:date="2011-04-29T13:19:00Z">
        <w:r w:rsidDel="00965CCA">
          <w:rPr>
            <w:noProof/>
          </w:rPr>
          <w:delText>2.4.2</w:delText>
        </w:r>
        <w:r w:rsidDel="00965CCA">
          <w:rPr>
            <w:rFonts w:asciiTheme="minorHAnsi" w:eastAsiaTheme="minorEastAsia" w:hAnsiTheme="minorHAnsi" w:cstheme="minorBidi"/>
            <w:i w:val="0"/>
            <w:noProof/>
            <w:sz w:val="22"/>
            <w:szCs w:val="22"/>
          </w:rPr>
          <w:tab/>
        </w:r>
        <w:r w:rsidDel="00965CCA">
          <w:rPr>
            <w:noProof/>
          </w:rPr>
          <w:delText>tblPatient</w:delText>
        </w:r>
        <w:r w:rsidDel="00965CCA">
          <w:rPr>
            <w:noProof/>
          </w:rPr>
          <w:tab/>
        </w:r>
        <w:r w:rsidR="00A53864" w:rsidDel="00965CCA">
          <w:rPr>
            <w:noProof/>
          </w:rPr>
          <w:delText>34</w:delText>
        </w:r>
      </w:del>
    </w:p>
    <w:p w14:paraId="16E49DD4" w14:textId="77777777" w:rsidR="00B95438" w:rsidDel="00965CCA" w:rsidRDefault="00B95438">
      <w:pPr>
        <w:pStyle w:val="TOC3"/>
        <w:tabs>
          <w:tab w:val="left" w:pos="1200"/>
        </w:tabs>
        <w:rPr>
          <w:del w:id="310" w:author="bmooney" w:date="2011-04-29T13:19:00Z"/>
          <w:rFonts w:asciiTheme="minorHAnsi" w:eastAsiaTheme="minorEastAsia" w:hAnsiTheme="minorHAnsi" w:cstheme="minorBidi"/>
          <w:i w:val="0"/>
          <w:noProof/>
          <w:sz w:val="22"/>
          <w:szCs w:val="22"/>
        </w:rPr>
      </w:pPr>
      <w:del w:id="311" w:author="bmooney" w:date="2011-04-29T13:19:00Z">
        <w:r w:rsidDel="00965CCA">
          <w:rPr>
            <w:noProof/>
          </w:rPr>
          <w:delText>2.4.3</w:delText>
        </w:r>
        <w:r w:rsidDel="00965CCA">
          <w:rPr>
            <w:rFonts w:asciiTheme="minorHAnsi" w:eastAsiaTheme="minorEastAsia" w:hAnsiTheme="minorHAnsi" w:cstheme="minorBidi"/>
            <w:i w:val="0"/>
            <w:noProof/>
            <w:sz w:val="22"/>
            <w:szCs w:val="22"/>
          </w:rPr>
          <w:tab/>
        </w:r>
        <w:r w:rsidDel="00965CCA">
          <w:rPr>
            <w:noProof/>
          </w:rPr>
          <w:delText>tblSpecimen</w:delText>
        </w:r>
        <w:r w:rsidDel="00965CCA">
          <w:rPr>
            <w:noProof/>
          </w:rPr>
          <w:tab/>
        </w:r>
        <w:r w:rsidR="00A53864" w:rsidDel="00965CCA">
          <w:rPr>
            <w:noProof/>
          </w:rPr>
          <w:delText>35</w:delText>
        </w:r>
      </w:del>
    </w:p>
    <w:p w14:paraId="16E49DD5" w14:textId="77777777" w:rsidR="00B95438" w:rsidDel="00965CCA" w:rsidRDefault="00B95438">
      <w:pPr>
        <w:pStyle w:val="TOC3"/>
        <w:tabs>
          <w:tab w:val="left" w:pos="1200"/>
        </w:tabs>
        <w:rPr>
          <w:del w:id="312" w:author="bmooney" w:date="2011-04-29T13:19:00Z"/>
          <w:rFonts w:asciiTheme="minorHAnsi" w:eastAsiaTheme="minorEastAsia" w:hAnsiTheme="minorHAnsi" w:cstheme="minorBidi"/>
          <w:i w:val="0"/>
          <w:noProof/>
          <w:sz w:val="22"/>
          <w:szCs w:val="22"/>
        </w:rPr>
      </w:pPr>
      <w:del w:id="313" w:author="bmooney" w:date="2011-04-29T13:19:00Z">
        <w:r w:rsidDel="00965CCA">
          <w:rPr>
            <w:noProof/>
          </w:rPr>
          <w:delText>2.4.4</w:delText>
        </w:r>
        <w:r w:rsidDel="00965CCA">
          <w:rPr>
            <w:rFonts w:asciiTheme="minorHAnsi" w:eastAsiaTheme="minorEastAsia" w:hAnsiTheme="minorHAnsi" w:cstheme="minorBidi"/>
            <w:i w:val="0"/>
            <w:noProof/>
            <w:sz w:val="22"/>
            <w:szCs w:val="22"/>
          </w:rPr>
          <w:tab/>
        </w:r>
        <w:r w:rsidDel="00965CCA">
          <w:rPr>
            <w:noProof/>
          </w:rPr>
          <w:delText>tblInsurance</w:delText>
        </w:r>
        <w:r w:rsidDel="00965CCA">
          <w:rPr>
            <w:noProof/>
          </w:rPr>
          <w:tab/>
        </w:r>
        <w:r w:rsidR="00A53864" w:rsidDel="00965CCA">
          <w:rPr>
            <w:noProof/>
          </w:rPr>
          <w:delText>35</w:delText>
        </w:r>
      </w:del>
    </w:p>
    <w:p w14:paraId="16E49DD6" w14:textId="77777777" w:rsidR="00B95438" w:rsidDel="00965CCA" w:rsidRDefault="00B95438">
      <w:pPr>
        <w:pStyle w:val="TOC3"/>
        <w:tabs>
          <w:tab w:val="left" w:pos="1200"/>
        </w:tabs>
        <w:rPr>
          <w:del w:id="314" w:author="bmooney" w:date="2011-04-29T13:19:00Z"/>
          <w:rFonts w:asciiTheme="minorHAnsi" w:eastAsiaTheme="minorEastAsia" w:hAnsiTheme="minorHAnsi" w:cstheme="minorBidi"/>
          <w:i w:val="0"/>
          <w:noProof/>
          <w:sz w:val="22"/>
          <w:szCs w:val="22"/>
        </w:rPr>
      </w:pPr>
      <w:del w:id="315" w:author="bmooney" w:date="2011-04-29T13:19:00Z">
        <w:r w:rsidDel="00965CCA">
          <w:rPr>
            <w:noProof/>
          </w:rPr>
          <w:delText>2.4.5</w:delText>
        </w:r>
        <w:r w:rsidDel="00965CCA">
          <w:rPr>
            <w:rFonts w:asciiTheme="minorHAnsi" w:eastAsiaTheme="minorEastAsia" w:hAnsiTheme="minorHAnsi" w:cstheme="minorBidi"/>
            <w:i w:val="0"/>
            <w:noProof/>
            <w:sz w:val="22"/>
            <w:szCs w:val="22"/>
          </w:rPr>
          <w:tab/>
        </w:r>
        <w:r w:rsidDel="00965CCA">
          <w:rPr>
            <w:noProof/>
          </w:rPr>
          <w:delText>tblRequisitionAlignment</w:delText>
        </w:r>
        <w:r w:rsidDel="00965CCA">
          <w:rPr>
            <w:noProof/>
          </w:rPr>
          <w:tab/>
        </w:r>
        <w:r w:rsidR="00A53864" w:rsidDel="00965CCA">
          <w:rPr>
            <w:noProof/>
          </w:rPr>
          <w:delText>37</w:delText>
        </w:r>
      </w:del>
    </w:p>
    <w:p w14:paraId="16E49DD7" w14:textId="77777777" w:rsidR="00B95438" w:rsidDel="00965CCA" w:rsidRDefault="00B95438">
      <w:pPr>
        <w:pStyle w:val="TOC3"/>
        <w:tabs>
          <w:tab w:val="left" w:pos="1200"/>
        </w:tabs>
        <w:rPr>
          <w:del w:id="316" w:author="bmooney" w:date="2011-04-29T13:19:00Z"/>
          <w:rFonts w:asciiTheme="minorHAnsi" w:eastAsiaTheme="minorEastAsia" w:hAnsiTheme="minorHAnsi" w:cstheme="minorBidi"/>
          <w:i w:val="0"/>
          <w:noProof/>
          <w:sz w:val="22"/>
          <w:szCs w:val="22"/>
        </w:rPr>
      </w:pPr>
      <w:del w:id="317" w:author="bmooney" w:date="2011-04-29T13:19:00Z">
        <w:r w:rsidDel="00965CCA">
          <w:rPr>
            <w:noProof/>
          </w:rPr>
          <w:delText>2.4.6</w:delText>
        </w:r>
        <w:r w:rsidDel="00965CCA">
          <w:rPr>
            <w:rFonts w:asciiTheme="minorHAnsi" w:eastAsiaTheme="minorEastAsia" w:hAnsiTheme="minorHAnsi" w:cstheme="minorBidi"/>
            <w:i w:val="0"/>
            <w:noProof/>
            <w:sz w:val="22"/>
            <w:szCs w:val="22"/>
          </w:rPr>
          <w:tab/>
        </w:r>
        <w:r w:rsidDel="00965CCA">
          <w:rPr>
            <w:noProof/>
          </w:rPr>
          <w:delText>tbSpecimen_BreastRC</w:delText>
        </w:r>
        <w:r w:rsidDel="00965CCA">
          <w:rPr>
            <w:noProof/>
          </w:rPr>
          <w:tab/>
        </w:r>
        <w:r w:rsidR="00A53864" w:rsidDel="00965CCA">
          <w:rPr>
            <w:noProof/>
          </w:rPr>
          <w:delText>37</w:delText>
        </w:r>
      </w:del>
    </w:p>
    <w:p w14:paraId="16E49DD8" w14:textId="77777777" w:rsidR="00B95438" w:rsidDel="00965CCA" w:rsidRDefault="00B95438">
      <w:pPr>
        <w:pStyle w:val="TOC3"/>
        <w:tabs>
          <w:tab w:val="left" w:pos="1200"/>
        </w:tabs>
        <w:rPr>
          <w:del w:id="318" w:author="bmooney" w:date="2011-04-29T13:19:00Z"/>
          <w:rFonts w:asciiTheme="minorHAnsi" w:eastAsiaTheme="minorEastAsia" w:hAnsiTheme="minorHAnsi" w:cstheme="minorBidi"/>
          <w:i w:val="0"/>
          <w:noProof/>
          <w:sz w:val="22"/>
          <w:szCs w:val="22"/>
        </w:rPr>
      </w:pPr>
      <w:del w:id="319" w:author="bmooney" w:date="2011-04-29T13:19:00Z">
        <w:r w:rsidDel="00965CCA">
          <w:rPr>
            <w:noProof/>
          </w:rPr>
          <w:delText>2.4.7</w:delText>
        </w:r>
        <w:r w:rsidDel="00965CCA">
          <w:rPr>
            <w:rFonts w:asciiTheme="minorHAnsi" w:eastAsiaTheme="minorEastAsia" w:hAnsiTheme="minorHAnsi" w:cstheme="minorBidi"/>
            <w:i w:val="0"/>
            <w:noProof/>
            <w:sz w:val="22"/>
            <w:szCs w:val="22"/>
          </w:rPr>
          <w:tab/>
        </w:r>
        <w:r w:rsidDel="00965CCA">
          <w:rPr>
            <w:noProof/>
          </w:rPr>
          <w:delText>tblSpecimen_ColonRC</w:delText>
        </w:r>
        <w:r w:rsidDel="00965CCA">
          <w:rPr>
            <w:noProof/>
          </w:rPr>
          <w:tab/>
        </w:r>
        <w:r w:rsidR="00A53864" w:rsidDel="00965CCA">
          <w:rPr>
            <w:noProof/>
          </w:rPr>
          <w:delText>37</w:delText>
        </w:r>
      </w:del>
    </w:p>
    <w:p w14:paraId="16E49DD9" w14:textId="77777777" w:rsidR="00B95438" w:rsidDel="00965CCA" w:rsidRDefault="00B95438">
      <w:pPr>
        <w:pStyle w:val="TOC3"/>
        <w:tabs>
          <w:tab w:val="left" w:pos="1200"/>
        </w:tabs>
        <w:rPr>
          <w:del w:id="320" w:author="bmooney" w:date="2011-04-29T13:19:00Z"/>
          <w:rFonts w:asciiTheme="minorHAnsi" w:eastAsiaTheme="minorEastAsia" w:hAnsiTheme="minorHAnsi" w:cstheme="minorBidi"/>
          <w:i w:val="0"/>
          <w:noProof/>
          <w:sz w:val="22"/>
          <w:szCs w:val="22"/>
        </w:rPr>
      </w:pPr>
      <w:del w:id="321" w:author="bmooney" w:date="2011-04-29T13:19:00Z">
        <w:r w:rsidDel="00965CCA">
          <w:rPr>
            <w:noProof/>
          </w:rPr>
          <w:delText>2.4.8</w:delText>
        </w:r>
        <w:r w:rsidDel="00965CCA">
          <w:rPr>
            <w:rFonts w:asciiTheme="minorHAnsi" w:eastAsiaTheme="minorEastAsia" w:hAnsiTheme="minorHAnsi" w:cstheme="minorBidi"/>
            <w:i w:val="0"/>
            <w:noProof/>
            <w:sz w:val="22"/>
            <w:szCs w:val="22"/>
          </w:rPr>
          <w:tab/>
        </w:r>
        <w:r w:rsidDel="00965CCA">
          <w:rPr>
            <w:noProof/>
          </w:rPr>
          <w:delText>tblRequisitionRole</w:delText>
        </w:r>
        <w:r w:rsidDel="00965CCA">
          <w:rPr>
            <w:noProof/>
          </w:rPr>
          <w:tab/>
        </w:r>
        <w:r w:rsidR="00A53864" w:rsidDel="00965CCA">
          <w:rPr>
            <w:noProof/>
          </w:rPr>
          <w:delText>37</w:delText>
        </w:r>
      </w:del>
    </w:p>
    <w:p w14:paraId="16E49DDA" w14:textId="77777777" w:rsidR="00B95438" w:rsidDel="00965CCA" w:rsidRDefault="00B95438">
      <w:pPr>
        <w:pStyle w:val="TOC3"/>
        <w:tabs>
          <w:tab w:val="left" w:pos="1200"/>
        </w:tabs>
        <w:rPr>
          <w:del w:id="322" w:author="bmooney" w:date="2011-04-29T13:19:00Z"/>
          <w:rFonts w:asciiTheme="minorHAnsi" w:eastAsiaTheme="minorEastAsia" w:hAnsiTheme="minorHAnsi" w:cstheme="minorBidi"/>
          <w:i w:val="0"/>
          <w:noProof/>
          <w:sz w:val="22"/>
          <w:szCs w:val="22"/>
        </w:rPr>
      </w:pPr>
      <w:del w:id="323" w:author="bmooney" w:date="2011-04-29T13:19:00Z">
        <w:r w:rsidDel="00965CCA">
          <w:rPr>
            <w:noProof/>
          </w:rPr>
          <w:delText>2.4.9</w:delText>
        </w:r>
        <w:r w:rsidDel="00965CCA">
          <w:rPr>
            <w:rFonts w:asciiTheme="minorHAnsi" w:eastAsiaTheme="minorEastAsia" w:hAnsiTheme="minorHAnsi" w:cstheme="minorBidi"/>
            <w:i w:val="0"/>
            <w:noProof/>
            <w:sz w:val="22"/>
            <w:szCs w:val="22"/>
          </w:rPr>
          <w:tab/>
        </w:r>
        <w:r w:rsidDel="00965CCA">
          <w:rPr>
            <w:noProof/>
          </w:rPr>
          <w:delText>tblRequisitionEntity</w:delText>
        </w:r>
        <w:r w:rsidDel="00965CCA">
          <w:rPr>
            <w:noProof/>
          </w:rPr>
          <w:tab/>
        </w:r>
        <w:r w:rsidR="00A53864" w:rsidDel="00965CCA">
          <w:rPr>
            <w:noProof/>
          </w:rPr>
          <w:delText>37</w:delText>
        </w:r>
      </w:del>
    </w:p>
    <w:p w14:paraId="16E49DDB" w14:textId="77777777" w:rsidR="00B95438" w:rsidDel="00965CCA" w:rsidRDefault="00B95438">
      <w:pPr>
        <w:pStyle w:val="TOC3"/>
        <w:tabs>
          <w:tab w:val="left" w:pos="1440"/>
        </w:tabs>
        <w:rPr>
          <w:del w:id="324" w:author="bmooney" w:date="2011-04-29T13:19:00Z"/>
          <w:rFonts w:asciiTheme="minorHAnsi" w:eastAsiaTheme="minorEastAsia" w:hAnsiTheme="minorHAnsi" w:cstheme="minorBidi"/>
          <w:i w:val="0"/>
          <w:noProof/>
          <w:sz w:val="22"/>
          <w:szCs w:val="22"/>
        </w:rPr>
      </w:pPr>
      <w:del w:id="325" w:author="bmooney" w:date="2011-04-29T13:19:00Z">
        <w:r w:rsidDel="00965CCA">
          <w:rPr>
            <w:noProof/>
          </w:rPr>
          <w:delText>2.4.10</w:delText>
        </w:r>
        <w:r w:rsidDel="00965CCA">
          <w:rPr>
            <w:rFonts w:asciiTheme="minorHAnsi" w:eastAsiaTheme="minorEastAsia" w:hAnsiTheme="minorHAnsi" w:cstheme="minorBidi"/>
            <w:i w:val="0"/>
            <w:noProof/>
            <w:sz w:val="22"/>
            <w:szCs w:val="22"/>
          </w:rPr>
          <w:tab/>
        </w:r>
        <w:r w:rsidDel="00965CCA">
          <w:rPr>
            <w:noProof/>
          </w:rPr>
          <w:delText>tblRequisitionAddress</w:delText>
        </w:r>
        <w:r w:rsidDel="00965CCA">
          <w:rPr>
            <w:noProof/>
          </w:rPr>
          <w:tab/>
        </w:r>
        <w:r w:rsidR="00A53864" w:rsidDel="00965CCA">
          <w:rPr>
            <w:noProof/>
          </w:rPr>
          <w:delText>38</w:delText>
        </w:r>
      </w:del>
    </w:p>
    <w:p w14:paraId="16E49DDC" w14:textId="77777777" w:rsidR="00B95438" w:rsidDel="00965CCA" w:rsidRDefault="00B95438">
      <w:pPr>
        <w:pStyle w:val="TOC3"/>
        <w:tabs>
          <w:tab w:val="left" w:pos="1440"/>
        </w:tabs>
        <w:rPr>
          <w:del w:id="326" w:author="bmooney" w:date="2011-04-29T13:19:00Z"/>
          <w:rFonts w:asciiTheme="minorHAnsi" w:eastAsiaTheme="minorEastAsia" w:hAnsiTheme="minorHAnsi" w:cstheme="minorBidi"/>
          <w:i w:val="0"/>
          <w:noProof/>
          <w:sz w:val="22"/>
          <w:szCs w:val="22"/>
        </w:rPr>
      </w:pPr>
      <w:del w:id="327" w:author="bmooney" w:date="2011-04-29T13:19:00Z">
        <w:r w:rsidDel="00965CCA">
          <w:rPr>
            <w:noProof/>
          </w:rPr>
          <w:delText>2.4.11</w:delText>
        </w:r>
        <w:r w:rsidDel="00965CCA">
          <w:rPr>
            <w:rFonts w:asciiTheme="minorHAnsi" w:eastAsiaTheme="minorEastAsia" w:hAnsiTheme="minorHAnsi" w:cstheme="minorBidi"/>
            <w:i w:val="0"/>
            <w:noProof/>
            <w:sz w:val="22"/>
            <w:szCs w:val="22"/>
          </w:rPr>
          <w:tab/>
        </w:r>
        <w:r w:rsidDel="00965CCA">
          <w:rPr>
            <w:noProof/>
          </w:rPr>
          <w:delText>tblReportPrefs</w:delText>
        </w:r>
        <w:r w:rsidDel="00965CCA">
          <w:rPr>
            <w:noProof/>
          </w:rPr>
          <w:tab/>
        </w:r>
        <w:r w:rsidR="00A53864" w:rsidDel="00965CCA">
          <w:rPr>
            <w:noProof/>
          </w:rPr>
          <w:delText>39</w:delText>
        </w:r>
      </w:del>
    </w:p>
    <w:p w14:paraId="16E49DDD" w14:textId="77777777" w:rsidR="00B95438" w:rsidDel="00965CCA" w:rsidRDefault="00B95438">
      <w:pPr>
        <w:pStyle w:val="TOC3"/>
        <w:tabs>
          <w:tab w:val="left" w:pos="1440"/>
        </w:tabs>
        <w:rPr>
          <w:del w:id="328" w:author="bmooney" w:date="2011-04-29T13:19:00Z"/>
          <w:rFonts w:asciiTheme="minorHAnsi" w:eastAsiaTheme="minorEastAsia" w:hAnsiTheme="minorHAnsi" w:cstheme="minorBidi"/>
          <w:i w:val="0"/>
          <w:noProof/>
          <w:sz w:val="22"/>
          <w:szCs w:val="22"/>
        </w:rPr>
      </w:pPr>
      <w:del w:id="329" w:author="bmooney" w:date="2011-04-29T13:19:00Z">
        <w:r w:rsidDel="00965CCA">
          <w:rPr>
            <w:noProof/>
          </w:rPr>
          <w:delText>2.4.12</w:delText>
        </w:r>
        <w:r w:rsidDel="00965CCA">
          <w:rPr>
            <w:rFonts w:asciiTheme="minorHAnsi" w:eastAsiaTheme="minorEastAsia" w:hAnsiTheme="minorHAnsi" w:cstheme="minorBidi"/>
            <w:i w:val="0"/>
            <w:noProof/>
            <w:sz w:val="22"/>
            <w:szCs w:val="22"/>
          </w:rPr>
          <w:tab/>
        </w:r>
        <w:r w:rsidDel="00965CCA">
          <w:rPr>
            <w:noProof/>
          </w:rPr>
          <w:delText>tblBenefitsInvestigation</w:delText>
        </w:r>
        <w:r w:rsidDel="00965CCA">
          <w:rPr>
            <w:noProof/>
          </w:rPr>
          <w:tab/>
        </w:r>
        <w:r w:rsidR="00A53864" w:rsidDel="00965CCA">
          <w:rPr>
            <w:noProof/>
          </w:rPr>
          <w:delText>40</w:delText>
        </w:r>
      </w:del>
    </w:p>
    <w:p w14:paraId="16E49DDE" w14:textId="77777777" w:rsidR="00B95438" w:rsidDel="00965CCA" w:rsidRDefault="00B95438">
      <w:pPr>
        <w:pStyle w:val="TOC2"/>
        <w:tabs>
          <w:tab w:val="left" w:pos="720"/>
        </w:tabs>
        <w:rPr>
          <w:del w:id="330" w:author="bmooney" w:date="2011-04-29T13:19:00Z"/>
          <w:rFonts w:asciiTheme="minorHAnsi" w:eastAsiaTheme="minorEastAsia" w:hAnsiTheme="minorHAnsi" w:cstheme="minorBidi"/>
          <w:smallCaps w:val="0"/>
          <w:noProof/>
          <w:sz w:val="22"/>
          <w:szCs w:val="22"/>
        </w:rPr>
      </w:pPr>
      <w:del w:id="331" w:author="bmooney" w:date="2011-04-29T13:19:00Z">
        <w:r w:rsidDel="00965CCA">
          <w:rPr>
            <w:noProof/>
          </w:rPr>
          <w:delText>2.5</w:delText>
        </w:r>
        <w:r w:rsidDel="00965CCA">
          <w:rPr>
            <w:rFonts w:asciiTheme="minorHAnsi" w:eastAsiaTheme="minorEastAsia" w:hAnsiTheme="minorHAnsi" w:cstheme="minorBidi"/>
            <w:smallCaps w:val="0"/>
            <w:noProof/>
            <w:sz w:val="22"/>
            <w:szCs w:val="22"/>
          </w:rPr>
          <w:tab/>
        </w:r>
        <w:r w:rsidDel="00965CCA">
          <w:rPr>
            <w:noProof/>
          </w:rPr>
          <w:delText>Actions menu</w:delText>
        </w:r>
        <w:r w:rsidDel="00965CCA">
          <w:rPr>
            <w:noProof/>
          </w:rPr>
          <w:tab/>
        </w:r>
        <w:r w:rsidR="00A53864" w:rsidDel="00965CCA">
          <w:rPr>
            <w:noProof/>
          </w:rPr>
          <w:delText>40</w:delText>
        </w:r>
      </w:del>
    </w:p>
    <w:p w14:paraId="16E49DDF" w14:textId="77777777" w:rsidR="00B95438" w:rsidDel="00965CCA" w:rsidRDefault="00B95438">
      <w:pPr>
        <w:pStyle w:val="TOC3"/>
        <w:tabs>
          <w:tab w:val="left" w:pos="1200"/>
        </w:tabs>
        <w:rPr>
          <w:del w:id="332" w:author="bmooney" w:date="2011-04-29T13:19:00Z"/>
          <w:rFonts w:asciiTheme="minorHAnsi" w:eastAsiaTheme="minorEastAsia" w:hAnsiTheme="minorHAnsi" w:cstheme="minorBidi"/>
          <w:i w:val="0"/>
          <w:noProof/>
          <w:sz w:val="22"/>
          <w:szCs w:val="22"/>
        </w:rPr>
      </w:pPr>
      <w:del w:id="333" w:author="bmooney" w:date="2011-04-29T13:19:00Z">
        <w:r w:rsidDel="00965CCA">
          <w:rPr>
            <w:noProof/>
          </w:rPr>
          <w:delText>2.5.1</w:delText>
        </w:r>
        <w:r w:rsidDel="00965CCA">
          <w:rPr>
            <w:rFonts w:asciiTheme="minorHAnsi" w:eastAsiaTheme="minorEastAsia" w:hAnsiTheme="minorHAnsi" w:cstheme="minorBidi"/>
            <w:i w:val="0"/>
            <w:noProof/>
            <w:sz w:val="22"/>
            <w:szCs w:val="22"/>
          </w:rPr>
          <w:tab/>
        </w:r>
        <w:r w:rsidDel="00965CCA">
          <w:rPr>
            <w:noProof/>
          </w:rPr>
          <w:delText>Cancel Requisition</w:delText>
        </w:r>
        <w:r w:rsidDel="00965CCA">
          <w:rPr>
            <w:noProof/>
          </w:rPr>
          <w:tab/>
        </w:r>
        <w:r w:rsidR="00A53864" w:rsidDel="00965CCA">
          <w:rPr>
            <w:noProof/>
          </w:rPr>
          <w:delText>40</w:delText>
        </w:r>
      </w:del>
    </w:p>
    <w:p w14:paraId="16E49DE0" w14:textId="77777777" w:rsidR="00B95438" w:rsidDel="00965CCA" w:rsidRDefault="00B95438">
      <w:pPr>
        <w:pStyle w:val="TOC3"/>
        <w:tabs>
          <w:tab w:val="left" w:pos="1200"/>
        </w:tabs>
        <w:rPr>
          <w:del w:id="334" w:author="bmooney" w:date="2011-04-29T13:19:00Z"/>
          <w:rFonts w:asciiTheme="minorHAnsi" w:eastAsiaTheme="minorEastAsia" w:hAnsiTheme="minorHAnsi" w:cstheme="minorBidi"/>
          <w:i w:val="0"/>
          <w:noProof/>
          <w:sz w:val="22"/>
          <w:szCs w:val="22"/>
        </w:rPr>
      </w:pPr>
      <w:del w:id="335" w:author="bmooney" w:date="2011-04-29T13:19:00Z">
        <w:r w:rsidDel="00965CCA">
          <w:rPr>
            <w:noProof/>
          </w:rPr>
          <w:delText>2.5.2</w:delText>
        </w:r>
        <w:r w:rsidDel="00965CCA">
          <w:rPr>
            <w:rFonts w:asciiTheme="minorHAnsi" w:eastAsiaTheme="minorEastAsia" w:hAnsiTheme="minorHAnsi" w:cstheme="minorBidi"/>
            <w:i w:val="0"/>
            <w:noProof/>
            <w:sz w:val="22"/>
            <w:szCs w:val="22"/>
          </w:rPr>
          <w:tab/>
        </w:r>
        <w:r w:rsidDel="00965CCA">
          <w:rPr>
            <w:noProof/>
          </w:rPr>
          <w:delText>Customer Service Case</w:delText>
        </w:r>
        <w:r w:rsidDel="00965CCA">
          <w:rPr>
            <w:noProof/>
          </w:rPr>
          <w:tab/>
        </w:r>
        <w:r w:rsidR="00A53864" w:rsidDel="00965CCA">
          <w:rPr>
            <w:noProof/>
          </w:rPr>
          <w:delText>40</w:delText>
        </w:r>
      </w:del>
    </w:p>
    <w:p w14:paraId="16E49DE1" w14:textId="77777777" w:rsidR="00B95438" w:rsidDel="00965CCA" w:rsidRDefault="00B95438">
      <w:pPr>
        <w:pStyle w:val="TOC3"/>
        <w:tabs>
          <w:tab w:val="left" w:pos="1200"/>
        </w:tabs>
        <w:rPr>
          <w:del w:id="336" w:author="bmooney" w:date="2011-04-29T13:19:00Z"/>
          <w:rFonts w:asciiTheme="minorHAnsi" w:eastAsiaTheme="minorEastAsia" w:hAnsiTheme="minorHAnsi" w:cstheme="minorBidi"/>
          <w:i w:val="0"/>
          <w:noProof/>
          <w:sz w:val="22"/>
          <w:szCs w:val="22"/>
        </w:rPr>
      </w:pPr>
      <w:del w:id="337" w:author="bmooney" w:date="2011-04-29T13:19:00Z">
        <w:r w:rsidDel="00965CCA">
          <w:rPr>
            <w:noProof/>
          </w:rPr>
          <w:delText>2.5.3</w:delText>
        </w:r>
        <w:r w:rsidDel="00965CCA">
          <w:rPr>
            <w:rFonts w:asciiTheme="minorHAnsi" w:eastAsiaTheme="minorEastAsia" w:hAnsiTheme="minorHAnsi" w:cstheme="minorBidi"/>
            <w:i w:val="0"/>
            <w:noProof/>
            <w:sz w:val="22"/>
            <w:szCs w:val="22"/>
          </w:rPr>
          <w:tab/>
        </w:r>
        <w:r w:rsidDel="00965CCA">
          <w:rPr>
            <w:noProof/>
          </w:rPr>
          <w:delText>Intake Complete</w:delText>
        </w:r>
        <w:r w:rsidDel="00965CCA">
          <w:rPr>
            <w:noProof/>
          </w:rPr>
          <w:tab/>
        </w:r>
        <w:r w:rsidR="00A53864" w:rsidDel="00965CCA">
          <w:rPr>
            <w:noProof/>
          </w:rPr>
          <w:delText>40</w:delText>
        </w:r>
      </w:del>
    </w:p>
    <w:p w14:paraId="16E49DE2" w14:textId="77777777" w:rsidR="00B95438" w:rsidDel="00965CCA" w:rsidRDefault="00B95438">
      <w:pPr>
        <w:pStyle w:val="TOC3"/>
        <w:tabs>
          <w:tab w:val="left" w:pos="1200"/>
        </w:tabs>
        <w:rPr>
          <w:del w:id="338" w:author="bmooney" w:date="2011-04-29T13:19:00Z"/>
          <w:rFonts w:asciiTheme="minorHAnsi" w:eastAsiaTheme="minorEastAsia" w:hAnsiTheme="minorHAnsi" w:cstheme="minorBidi"/>
          <w:i w:val="0"/>
          <w:noProof/>
          <w:sz w:val="22"/>
          <w:szCs w:val="22"/>
        </w:rPr>
      </w:pPr>
      <w:del w:id="339" w:author="bmooney" w:date="2011-04-29T13:19:00Z">
        <w:r w:rsidDel="00965CCA">
          <w:rPr>
            <w:noProof/>
          </w:rPr>
          <w:delText>2.5.4</w:delText>
        </w:r>
        <w:r w:rsidDel="00965CCA">
          <w:rPr>
            <w:rFonts w:asciiTheme="minorHAnsi" w:eastAsiaTheme="minorEastAsia" w:hAnsiTheme="minorHAnsi" w:cstheme="minorBidi"/>
            <w:i w:val="0"/>
            <w:noProof/>
            <w:sz w:val="22"/>
            <w:szCs w:val="22"/>
          </w:rPr>
          <w:tab/>
        </w:r>
        <w:r w:rsidDel="00965CCA">
          <w:rPr>
            <w:noProof/>
          </w:rPr>
          <w:delText>Data Entry Complete</w:delText>
        </w:r>
        <w:r w:rsidDel="00965CCA">
          <w:rPr>
            <w:noProof/>
          </w:rPr>
          <w:tab/>
        </w:r>
        <w:r w:rsidR="00A53864" w:rsidDel="00965CCA">
          <w:rPr>
            <w:noProof/>
          </w:rPr>
          <w:delText>47</w:delText>
        </w:r>
      </w:del>
    </w:p>
    <w:p w14:paraId="16E49DE3" w14:textId="77777777" w:rsidR="00B95438" w:rsidDel="00965CCA" w:rsidRDefault="00B95438">
      <w:pPr>
        <w:pStyle w:val="TOC3"/>
        <w:tabs>
          <w:tab w:val="left" w:pos="1200"/>
        </w:tabs>
        <w:rPr>
          <w:del w:id="340" w:author="bmooney" w:date="2011-04-29T13:19:00Z"/>
          <w:rFonts w:asciiTheme="minorHAnsi" w:eastAsiaTheme="minorEastAsia" w:hAnsiTheme="minorHAnsi" w:cstheme="minorBidi"/>
          <w:i w:val="0"/>
          <w:noProof/>
          <w:sz w:val="22"/>
          <w:szCs w:val="22"/>
        </w:rPr>
      </w:pPr>
      <w:del w:id="341" w:author="bmooney" w:date="2011-04-29T13:19:00Z">
        <w:r w:rsidDel="00965CCA">
          <w:rPr>
            <w:noProof/>
          </w:rPr>
          <w:delText>2.5.5</w:delText>
        </w:r>
        <w:r w:rsidDel="00965CCA">
          <w:rPr>
            <w:rFonts w:asciiTheme="minorHAnsi" w:eastAsiaTheme="minorEastAsia" w:hAnsiTheme="minorHAnsi" w:cstheme="minorBidi"/>
            <w:i w:val="0"/>
            <w:noProof/>
            <w:sz w:val="22"/>
            <w:szCs w:val="22"/>
          </w:rPr>
          <w:tab/>
        </w:r>
        <w:r w:rsidDel="00965CCA">
          <w:rPr>
            <w:noProof/>
          </w:rPr>
          <w:delText>Exclusions Check</w:delText>
        </w:r>
        <w:r w:rsidDel="00965CCA">
          <w:rPr>
            <w:noProof/>
          </w:rPr>
          <w:tab/>
        </w:r>
        <w:r w:rsidR="00A53864" w:rsidDel="00965CCA">
          <w:rPr>
            <w:noProof/>
          </w:rPr>
          <w:delText>47</w:delText>
        </w:r>
      </w:del>
    </w:p>
    <w:p w14:paraId="16E49DE4" w14:textId="77777777" w:rsidR="00B95438" w:rsidDel="00965CCA" w:rsidRDefault="00B95438">
      <w:pPr>
        <w:pStyle w:val="TOC3"/>
        <w:tabs>
          <w:tab w:val="left" w:pos="1200"/>
        </w:tabs>
        <w:rPr>
          <w:del w:id="342" w:author="bmooney" w:date="2011-04-29T13:19:00Z"/>
          <w:rFonts w:asciiTheme="minorHAnsi" w:eastAsiaTheme="minorEastAsia" w:hAnsiTheme="minorHAnsi" w:cstheme="minorBidi"/>
          <w:i w:val="0"/>
          <w:noProof/>
          <w:sz w:val="22"/>
          <w:szCs w:val="22"/>
        </w:rPr>
      </w:pPr>
      <w:del w:id="343" w:author="bmooney" w:date="2011-04-29T13:19:00Z">
        <w:r w:rsidDel="00965CCA">
          <w:rPr>
            <w:noProof/>
          </w:rPr>
          <w:delText>2.5.6</w:delText>
        </w:r>
        <w:r w:rsidDel="00965CCA">
          <w:rPr>
            <w:rFonts w:asciiTheme="minorHAnsi" w:eastAsiaTheme="minorEastAsia" w:hAnsiTheme="minorHAnsi" w:cstheme="minorBidi"/>
            <w:i w:val="0"/>
            <w:noProof/>
            <w:sz w:val="22"/>
            <w:szCs w:val="22"/>
          </w:rPr>
          <w:tab/>
        </w:r>
        <w:r w:rsidDel="00965CCA">
          <w:rPr>
            <w:noProof/>
          </w:rPr>
          <w:delText>Requisition PDF</w:delText>
        </w:r>
        <w:r w:rsidDel="00965CCA">
          <w:rPr>
            <w:noProof/>
          </w:rPr>
          <w:tab/>
        </w:r>
        <w:r w:rsidR="00A53864" w:rsidDel="00965CCA">
          <w:rPr>
            <w:noProof/>
          </w:rPr>
          <w:delText>47</w:delText>
        </w:r>
      </w:del>
    </w:p>
    <w:p w14:paraId="16E49DE5" w14:textId="77777777" w:rsidR="00B95438" w:rsidDel="00965CCA" w:rsidRDefault="00B95438">
      <w:pPr>
        <w:pStyle w:val="TOC3"/>
        <w:tabs>
          <w:tab w:val="left" w:pos="1200"/>
        </w:tabs>
        <w:rPr>
          <w:del w:id="344" w:author="bmooney" w:date="2011-04-29T13:19:00Z"/>
          <w:rFonts w:asciiTheme="minorHAnsi" w:eastAsiaTheme="minorEastAsia" w:hAnsiTheme="minorHAnsi" w:cstheme="minorBidi"/>
          <w:i w:val="0"/>
          <w:noProof/>
          <w:sz w:val="22"/>
          <w:szCs w:val="22"/>
        </w:rPr>
      </w:pPr>
      <w:del w:id="345" w:author="bmooney" w:date="2011-04-29T13:19:00Z">
        <w:r w:rsidDel="00965CCA">
          <w:rPr>
            <w:noProof/>
          </w:rPr>
          <w:delText>2.5.7</w:delText>
        </w:r>
        <w:r w:rsidDel="00965CCA">
          <w:rPr>
            <w:rFonts w:asciiTheme="minorHAnsi" w:eastAsiaTheme="minorEastAsia" w:hAnsiTheme="minorHAnsi" w:cstheme="minorBidi"/>
            <w:i w:val="0"/>
            <w:noProof/>
            <w:sz w:val="22"/>
            <w:szCs w:val="22"/>
          </w:rPr>
          <w:tab/>
        </w:r>
        <w:r w:rsidDel="00965CCA">
          <w:rPr>
            <w:noProof/>
          </w:rPr>
          <w:delText>View Original Requisition Fax</w:delText>
        </w:r>
        <w:r w:rsidDel="00965CCA">
          <w:rPr>
            <w:noProof/>
          </w:rPr>
          <w:tab/>
        </w:r>
        <w:r w:rsidR="00A53864" w:rsidDel="00965CCA">
          <w:rPr>
            <w:noProof/>
          </w:rPr>
          <w:delText>57</w:delText>
        </w:r>
      </w:del>
    </w:p>
    <w:p w14:paraId="16E49DE6" w14:textId="77777777" w:rsidR="00B95438" w:rsidDel="00965CCA" w:rsidRDefault="00B95438">
      <w:pPr>
        <w:pStyle w:val="TOC3"/>
        <w:tabs>
          <w:tab w:val="left" w:pos="1200"/>
        </w:tabs>
        <w:rPr>
          <w:del w:id="346" w:author="bmooney" w:date="2011-04-29T13:19:00Z"/>
          <w:rFonts w:asciiTheme="minorHAnsi" w:eastAsiaTheme="minorEastAsia" w:hAnsiTheme="minorHAnsi" w:cstheme="minorBidi"/>
          <w:i w:val="0"/>
          <w:noProof/>
          <w:sz w:val="22"/>
          <w:szCs w:val="22"/>
        </w:rPr>
      </w:pPr>
      <w:del w:id="347" w:author="bmooney" w:date="2011-04-29T13:19:00Z">
        <w:r w:rsidDel="00965CCA">
          <w:rPr>
            <w:noProof/>
          </w:rPr>
          <w:delText>2.5.8</w:delText>
        </w:r>
        <w:r w:rsidDel="00965CCA">
          <w:rPr>
            <w:rFonts w:asciiTheme="minorHAnsi" w:eastAsiaTheme="minorEastAsia" w:hAnsiTheme="minorHAnsi" w:cstheme="minorBidi"/>
            <w:i w:val="0"/>
            <w:noProof/>
            <w:sz w:val="22"/>
            <w:szCs w:val="22"/>
          </w:rPr>
          <w:tab/>
        </w:r>
        <w:r w:rsidDel="00965CCA">
          <w:rPr>
            <w:noProof/>
          </w:rPr>
          <w:delText>Verification Complete</w:delText>
        </w:r>
        <w:r w:rsidDel="00965CCA">
          <w:rPr>
            <w:noProof/>
          </w:rPr>
          <w:tab/>
        </w:r>
        <w:r w:rsidR="00A53864" w:rsidDel="00965CCA">
          <w:rPr>
            <w:noProof/>
          </w:rPr>
          <w:delText>57</w:delText>
        </w:r>
      </w:del>
    </w:p>
    <w:p w14:paraId="16E49DE7" w14:textId="77777777" w:rsidR="00B95438" w:rsidDel="00965CCA" w:rsidRDefault="00B95438">
      <w:pPr>
        <w:pStyle w:val="TOC3"/>
        <w:tabs>
          <w:tab w:val="left" w:pos="1200"/>
        </w:tabs>
        <w:rPr>
          <w:del w:id="348" w:author="bmooney" w:date="2011-04-29T13:19:00Z"/>
          <w:rFonts w:asciiTheme="minorHAnsi" w:eastAsiaTheme="minorEastAsia" w:hAnsiTheme="minorHAnsi" w:cstheme="minorBidi"/>
          <w:i w:val="0"/>
          <w:noProof/>
          <w:sz w:val="22"/>
          <w:szCs w:val="22"/>
        </w:rPr>
      </w:pPr>
      <w:del w:id="349" w:author="bmooney" w:date="2011-04-29T13:19:00Z">
        <w:r w:rsidDel="00965CCA">
          <w:rPr>
            <w:noProof/>
          </w:rPr>
          <w:delText>2.5.9</w:delText>
        </w:r>
        <w:r w:rsidDel="00965CCA">
          <w:rPr>
            <w:rFonts w:asciiTheme="minorHAnsi" w:eastAsiaTheme="minorEastAsia" w:hAnsiTheme="minorHAnsi" w:cstheme="minorBidi"/>
            <w:i w:val="0"/>
            <w:noProof/>
            <w:sz w:val="22"/>
            <w:szCs w:val="22"/>
          </w:rPr>
          <w:tab/>
        </w:r>
        <w:r w:rsidDel="00965CCA">
          <w:rPr>
            <w:noProof/>
          </w:rPr>
          <w:delText>Initiate Specimen Retrieval</w:delText>
        </w:r>
        <w:r w:rsidDel="00965CCA">
          <w:rPr>
            <w:noProof/>
          </w:rPr>
          <w:tab/>
        </w:r>
        <w:r w:rsidR="00A53864" w:rsidDel="00965CCA">
          <w:rPr>
            <w:noProof/>
          </w:rPr>
          <w:delText>58</w:delText>
        </w:r>
      </w:del>
    </w:p>
    <w:p w14:paraId="16E49DE8" w14:textId="77777777" w:rsidR="00B95438" w:rsidDel="00965CCA" w:rsidRDefault="00B95438">
      <w:pPr>
        <w:pStyle w:val="TOC3"/>
        <w:tabs>
          <w:tab w:val="left" w:pos="1440"/>
        </w:tabs>
        <w:rPr>
          <w:del w:id="350" w:author="bmooney" w:date="2011-04-29T13:19:00Z"/>
          <w:rFonts w:asciiTheme="minorHAnsi" w:eastAsiaTheme="minorEastAsia" w:hAnsiTheme="minorHAnsi" w:cstheme="minorBidi"/>
          <w:i w:val="0"/>
          <w:noProof/>
          <w:sz w:val="22"/>
          <w:szCs w:val="22"/>
        </w:rPr>
      </w:pPr>
      <w:del w:id="351" w:author="bmooney" w:date="2011-04-29T13:19:00Z">
        <w:r w:rsidDel="00965CCA">
          <w:rPr>
            <w:noProof/>
          </w:rPr>
          <w:delText>2.5.10</w:delText>
        </w:r>
        <w:r w:rsidDel="00965CCA">
          <w:rPr>
            <w:rFonts w:asciiTheme="minorHAnsi" w:eastAsiaTheme="minorEastAsia" w:hAnsiTheme="minorHAnsi" w:cstheme="minorBidi"/>
            <w:i w:val="0"/>
            <w:noProof/>
            <w:sz w:val="22"/>
            <w:szCs w:val="22"/>
          </w:rPr>
          <w:tab/>
        </w:r>
        <w:r w:rsidDel="00965CCA">
          <w:rPr>
            <w:noProof/>
          </w:rPr>
          <w:delText>Create And Send Fax</w:delText>
        </w:r>
        <w:r w:rsidDel="00965CCA">
          <w:rPr>
            <w:noProof/>
          </w:rPr>
          <w:tab/>
        </w:r>
        <w:r w:rsidR="00A53864" w:rsidDel="00965CCA">
          <w:rPr>
            <w:noProof/>
          </w:rPr>
          <w:delText>64</w:delText>
        </w:r>
      </w:del>
    </w:p>
    <w:p w14:paraId="16E49DE9" w14:textId="77777777" w:rsidR="00B95438" w:rsidDel="00965CCA" w:rsidRDefault="00B95438">
      <w:pPr>
        <w:pStyle w:val="TOC2"/>
        <w:tabs>
          <w:tab w:val="left" w:pos="720"/>
        </w:tabs>
        <w:rPr>
          <w:del w:id="352" w:author="bmooney" w:date="2011-04-29T13:19:00Z"/>
          <w:rFonts w:asciiTheme="minorHAnsi" w:eastAsiaTheme="minorEastAsia" w:hAnsiTheme="minorHAnsi" w:cstheme="minorBidi"/>
          <w:smallCaps w:val="0"/>
          <w:noProof/>
          <w:sz w:val="22"/>
          <w:szCs w:val="22"/>
        </w:rPr>
      </w:pPr>
      <w:del w:id="353" w:author="bmooney" w:date="2011-04-29T13:19:00Z">
        <w:r w:rsidDel="00965CCA">
          <w:rPr>
            <w:noProof/>
          </w:rPr>
          <w:delText>2.6</w:delText>
        </w:r>
        <w:r w:rsidDel="00965CCA">
          <w:rPr>
            <w:rFonts w:asciiTheme="minorHAnsi" w:eastAsiaTheme="minorEastAsia" w:hAnsiTheme="minorHAnsi" w:cstheme="minorBidi"/>
            <w:smallCaps w:val="0"/>
            <w:noProof/>
            <w:sz w:val="22"/>
            <w:szCs w:val="22"/>
          </w:rPr>
          <w:tab/>
        </w:r>
        <w:r w:rsidDel="00965CCA">
          <w:rPr>
            <w:noProof/>
          </w:rPr>
          <w:delText>Requisition Activity History and Events</w:delText>
        </w:r>
        <w:r w:rsidDel="00965CCA">
          <w:rPr>
            <w:noProof/>
          </w:rPr>
          <w:tab/>
        </w:r>
        <w:r w:rsidR="00A53864" w:rsidDel="00965CCA">
          <w:rPr>
            <w:noProof/>
          </w:rPr>
          <w:delText>71</w:delText>
        </w:r>
      </w:del>
    </w:p>
    <w:p w14:paraId="16E49DEA" w14:textId="77777777" w:rsidR="00B95438" w:rsidDel="00965CCA" w:rsidRDefault="00B95438">
      <w:pPr>
        <w:pStyle w:val="TOC3"/>
        <w:tabs>
          <w:tab w:val="left" w:pos="1200"/>
        </w:tabs>
        <w:rPr>
          <w:del w:id="354" w:author="bmooney" w:date="2011-04-29T13:19:00Z"/>
          <w:rFonts w:asciiTheme="minorHAnsi" w:eastAsiaTheme="minorEastAsia" w:hAnsiTheme="minorHAnsi" w:cstheme="minorBidi"/>
          <w:i w:val="0"/>
          <w:noProof/>
          <w:sz w:val="22"/>
          <w:szCs w:val="22"/>
        </w:rPr>
      </w:pPr>
      <w:del w:id="355" w:author="bmooney" w:date="2011-04-29T13:19:00Z">
        <w:r w:rsidDel="00965CCA">
          <w:rPr>
            <w:noProof/>
          </w:rPr>
          <w:delText>2.6.1</w:delText>
        </w:r>
        <w:r w:rsidDel="00965CCA">
          <w:rPr>
            <w:rFonts w:asciiTheme="minorHAnsi" w:eastAsiaTheme="minorEastAsia" w:hAnsiTheme="minorHAnsi" w:cstheme="minorBidi"/>
            <w:i w:val="0"/>
            <w:noProof/>
            <w:sz w:val="22"/>
            <w:szCs w:val="22"/>
          </w:rPr>
          <w:tab/>
        </w:r>
        <w:r w:rsidDel="00965CCA">
          <w:rPr>
            <w:noProof/>
          </w:rPr>
          <w:delText>Requisition History</w:delText>
        </w:r>
        <w:r w:rsidDel="00965CCA">
          <w:rPr>
            <w:noProof/>
          </w:rPr>
          <w:tab/>
        </w:r>
        <w:r w:rsidR="00A53864" w:rsidDel="00965CCA">
          <w:rPr>
            <w:noProof/>
          </w:rPr>
          <w:delText>71</w:delText>
        </w:r>
      </w:del>
    </w:p>
    <w:p w14:paraId="16E49DEB" w14:textId="77777777" w:rsidR="00B95438" w:rsidDel="00965CCA" w:rsidRDefault="00B95438">
      <w:pPr>
        <w:pStyle w:val="TOC3"/>
        <w:tabs>
          <w:tab w:val="left" w:pos="1200"/>
        </w:tabs>
        <w:rPr>
          <w:del w:id="356" w:author="bmooney" w:date="2011-04-29T13:19:00Z"/>
          <w:rFonts w:asciiTheme="minorHAnsi" w:eastAsiaTheme="minorEastAsia" w:hAnsiTheme="minorHAnsi" w:cstheme="minorBidi"/>
          <w:i w:val="0"/>
          <w:noProof/>
          <w:sz w:val="22"/>
          <w:szCs w:val="22"/>
        </w:rPr>
      </w:pPr>
      <w:del w:id="357" w:author="bmooney" w:date="2011-04-29T13:19:00Z">
        <w:r w:rsidDel="00965CCA">
          <w:rPr>
            <w:noProof/>
          </w:rPr>
          <w:delText>2.6.2</w:delText>
        </w:r>
        <w:r w:rsidDel="00965CCA">
          <w:rPr>
            <w:rFonts w:asciiTheme="minorHAnsi" w:eastAsiaTheme="minorEastAsia" w:hAnsiTheme="minorHAnsi" w:cstheme="minorBidi"/>
            <w:i w:val="0"/>
            <w:noProof/>
            <w:sz w:val="22"/>
            <w:szCs w:val="22"/>
          </w:rPr>
          <w:tab/>
        </w:r>
        <w:r w:rsidDel="00965CCA">
          <w:rPr>
            <w:noProof/>
          </w:rPr>
          <w:delText>Requisition Activity List</w:delText>
        </w:r>
        <w:r w:rsidDel="00965CCA">
          <w:rPr>
            <w:noProof/>
          </w:rPr>
          <w:tab/>
        </w:r>
        <w:r w:rsidR="00A53864" w:rsidDel="00965CCA">
          <w:rPr>
            <w:noProof/>
          </w:rPr>
          <w:delText>73</w:delText>
        </w:r>
      </w:del>
    </w:p>
    <w:p w14:paraId="16E49DEC" w14:textId="77777777" w:rsidR="00B95438" w:rsidDel="00965CCA" w:rsidRDefault="00B95438">
      <w:pPr>
        <w:pStyle w:val="TOC3"/>
        <w:tabs>
          <w:tab w:val="left" w:pos="1200"/>
        </w:tabs>
        <w:rPr>
          <w:del w:id="358" w:author="bmooney" w:date="2011-04-29T13:19:00Z"/>
          <w:rFonts w:asciiTheme="minorHAnsi" w:eastAsiaTheme="minorEastAsia" w:hAnsiTheme="minorHAnsi" w:cstheme="minorBidi"/>
          <w:i w:val="0"/>
          <w:noProof/>
          <w:sz w:val="22"/>
          <w:szCs w:val="22"/>
        </w:rPr>
      </w:pPr>
      <w:del w:id="359" w:author="bmooney" w:date="2011-04-29T13:19:00Z">
        <w:r w:rsidDel="00965CCA">
          <w:rPr>
            <w:noProof/>
          </w:rPr>
          <w:delText>2.6.3</w:delText>
        </w:r>
        <w:r w:rsidDel="00965CCA">
          <w:rPr>
            <w:rFonts w:asciiTheme="minorHAnsi" w:eastAsiaTheme="minorEastAsia" w:hAnsiTheme="minorHAnsi" w:cstheme="minorBidi"/>
            <w:i w:val="0"/>
            <w:noProof/>
            <w:sz w:val="22"/>
            <w:szCs w:val="22"/>
          </w:rPr>
          <w:tab/>
        </w:r>
        <w:r w:rsidDel="00965CCA">
          <w:rPr>
            <w:noProof/>
          </w:rPr>
          <w:delText>Requisition Activity Windows</w:delText>
        </w:r>
        <w:r w:rsidDel="00965CCA">
          <w:rPr>
            <w:noProof/>
          </w:rPr>
          <w:tab/>
        </w:r>
        <w:r w:rsidR="00A53864" w:rsidDel="00965CCA">
          <w:rPr>
            <w:noProof/>
          </w:rPr>
          <w:delText>75</w:delText>
        </w:r>
      </w:del>
    </w:p>
    <w:p w14:paraId="16E49DED" w14:textId="77777777" w:rsidR="00B95438" w:rsidDel="00965CCA" w:rsidRDefault="00B95438">
      <w:pPr>
        <w:pStyle w:val="TOC2"/>
        <w:tabs>
          <w:tab w:val="left" w:pos="720"/>
        </w:tabs>
        <w:rPr>
          <w:del w:id="360" w:author="bmooney" w:date="2011-04-29T13:19:00Z"/>
          <w:rFonts w:asciiTheme="minorHAnsi" w:eastAsiaTheme="minorEastAsia" w:hAnsiTheme="minorHAnsi" w:cstheme="minorBidi"/>
          <w:smallCaps w:val="0"/>
          <w:noProof/>
          <w:sz w:val="22"/>
          <w:szCs w:val="22"/>
        </w:rPr>
      </w:pPr>
      <w:del w:id="361" w:author="bmooney" w:date="2011-04-29T13:19:00Z">
        <w:r w:rsidDel="00965CCA">
          <w:rPr>
            <w:noProof/>
          </w:rPr>
          <w:delText>2.7</w:delText>
        </w:r>
        <w:r w:rsidDel="00965CCA">
          <w:rPr>
            <w:rFonts w:asciiTheme="minorHAnsi" w:eastAsiaTheme="minorEastAsia" w:hAnsiTheme="minorHAnsi" w:cstheme="minorBidi"/>
            <w:smallCaps w:val="0"/>
            <w:noProof/>
            <w:sz w:val="22"/>
            <w:szCs w:val="22"/>
          </w:rPr>
          <w:tab/>
        </w:r>
        <w:r w:rsidDel="00965CCA">
          <w:rPr>
            <w:noProof/>
          </w:rPr>
          <w:delText>Reporting requirements</w:delText>
        </w:r>
        <w:r w:rsidDel="00965CCA">
          <w:rPr>
            <w:noProof/>
          </w:rPr>
          <w:tab/>
        </w:r>
        <w:r w:rsidR="00A53864" w:rsidDel="00965CCA">
          <w:rPr>
            <w:noProof/>
          </w:rPr>
          <w:delText>77</w:delText>
        </w:r>
      </w:del>
    </w:p>
    <w:p w14:paraId="16E49DEE" w14:textId="77777777" w:rsidR="00B95438" w:rsidDel="00965CCA" w:rsidRDefault="00B95438">
      <w:pPr>
        <w:pStyle w:val="TOC1"/>
        <w:tabs>
          <w:tab w:val="left" w:pos="480"/>
        </w:tabs>
        <w:rPr>
          <w:del w:id="362" w:author="bmooney" w:date="2011-04-29T13:19:00Z"/>
          <w:rFonts w:asciiTheme="minorHAnsi" w:eastAsiaTheme="minorEastAsia" w:hAnsiTheme="minorHAnsi" w:cstheme="minorBidi"/>
          <w:b w:val="0"/>
          <w:caps w:val="0"/>
          <w:noProof/>
          <w:sz w:val="22"/>
          <w:szCs w:val="22"/>
        </w:rPr>
      </w:pPr>
      <w:del w:id="363" w:author="bmooney" w:date="2011-04-29T13:19:00Z">
        <w:r w:rsidDel="00965CCA">
          <w:rPr>
            <w:noProof/>
          </w:rPr>
          <w:delText>3</w:delText>
        </w:r>
        <w:r w:rsidDel="00965CCA">
          <w:rPr>
            <w:rFonts w:asciiTheme="minorHAnsi" w:eastAsiaTheme="minorEastAsia" w:hAnsiTheme="minorHAnsi" w:cstheme="minorBidi"/>
            <w:b w:val="0"/>
            <w:caps w:val="0"/>
            <w:noProof/>
            <w:sz w:val="22"/>
            <w:szCs w:val="22"/>
          </w:rPr>
          <w:tab/>
        </w:r>
        <w:r w:rsidDel="00965CCA">
          <w:rPr>
            <w:noProof/>
          </w:rPr>
          <w:delText>Use Cases</w:delText>
        </w:r>
        <w:r w:rsidDel="00965CCA">
          <w:rPr>
            <w:noProof/>
          </w:rPr>
          <w:tab/>
        </w:r>
        <w:r w:rsidR="00A53864" w:rsidDel="00965CCA">
          <w:rPr>
            <w:noProof/>
          </w:rPr>
          <w:delText>77</w:delText>
        </w:r>
      </w:del>
    </w:p>
    <w:p w14:paraId="16E49DEF" w14:textId="77777777" w:rsidR="00B95438" w:rsidDel="00965CCA" w:rsidRDefault="00B95438">
      <w:pPr>
        <w:pStyle w:val="TOC2"/>
        <w:tabs>
          <w:tab w:val="left" w:pos="720"/>
        </w:tabs>
        <w:rPr>
          <w:del w:id="364" w:author="bmooney" w:date="2011-04-29T13:19:00Z"/>
          <w:rFonts w:asciiTheme="minorHAnsi" w:eastAsiaTheme="minorEastAsia" w:hAnsiTheme="minorHAnsi" w:cstheme="minorBidi"/>
          <w:smallCaps w:val="0"/>
          <w:noProof/>
          <w:sz w:val="22"/>
          <w:szCs w:val="22"/>
        </w:rPr>
      </w:pPr>
      <w:del w:id="365" w:author="bmooney" w:date="2011-04-29T13:19:00Z">
        <w:r w:rsidDel="00965CCA">
          <w:rPr>
            <w:noProof/>
          </w:rPr>
          <w:delText>3.1</w:delText>
        </w:r>
        <w:r w:rsidDel="00965CCA">
          <w:rPr>
            <w:rFonts w:asciiTheme="minorHAnsi" w:eastAsiaTheme="minorEastAsia" w:hAnsiTheme="minorHAnsi" w:cstheme="minorBidi"/>
            <w:smallCaps w:val="0"/>
            <w:noProof/>
            <w:sz w:val="22"/>
            <w:szCs w:val="22"/>
          </w:rPr>
          <w:tab/>
        </w:r>
        <w:r w:rsidDel="00965CCA">
          <w:rPr>
            <w:noProof/>
          </w:rPr>
          <w:delText>Standard Operating Procedures</w:delText>
        </w:r>
        <w:r w:rsidDel="00965CCA">
          <w:rPr>
            <w:noProof/>
          </w:rPr>
          <w:tab/>
        </w:r>
        <w:r w:rsidR="00A53864" w:rsidDel="00965CCA">
          <w:rPr>
            <w:noProof/>
          </w:rPr>
          <w:delText>77</w:delText>
        </w:r>
      </w:del>
    </w:p>
    <w:p w14:paraId="16E49DF0" w14:textId="77777777" w:rsidR="00B95438" w:rsidDel="00965CCA" w:rsidRDefault="00B95438">
      <w:pPr>
        <w:pStyle w:val="TOC2"/>
        <w:tabs>
          <w:tab w:val="left" w:pos="720"/>
        </w:tabs>
        <w:rPr>
          <w:del w:id="366" w:author="bmooney" w:date="2011-04-29T13:19:00Z"/>
          <w:rFonts w:asciiTheme="minorHAnsi" w:eastAsiaTheme="minorEastAsia" w:hAnsiTheme="minorHAnsi" w:cstheme="minorBidi"/>
          <w:smallCaps w:val="0"/>
          <w:noProof/>
          <w:sz w:val="22"/>
          <w:szCs w:val="22"/>
        </w:rPr>
      </w:pPr>
      <w:del w:id="367" w:author="bmooney" w:date="2011-04-29T13:19:00Z">
        <w:r w:rsidDel="00965CCA">
          <w:rPr>
            <w:noProof/>
          </w:rPr>
          <w:delText>3.2</w:delText>
        </w:r>
        <w:r w:rsidDel="00965CCA">
          <w:rPr>
            <w:rFonts w:asciiTheme="minorHAnsi" w:eastAsiaTheme="minorEastAsia" w:hAnsiTheme="minorHAnsi" w:cstheme="minorBidi"/>
            <w:smallCaps w:val="0"/>
            <w:noProof/>
            <w:sz w:val="22"/>
            <w:szCs w:val="22"/>
          </w:rPr>
          <w:tab/>
        </w:r>
        <w:r w:rsidDel="00965CCA">
          <w:rPr>
            <w:noProof/>
          </w:rPr>
          <w:delText>Workflow</w:delText>
        </w:r>
        <w:r w:rsidDel="00965CCA">
          <w:rPr>
            <w:noProof/>
          </w:rPr>
          <w:tab/>
        </w:r>
        <w:r w:rsidR="00A53864" w:rsidDel="00965CCA">
          <w:rPr>
            <w:noProof/>
          </w:rPr>
          <w:delText>77</w:delText>
        </w:r>
      </w:del>
    </w:p>
    <w:p w14:paraId="16E49DF1" w14:textId="77777777" w:rsidR="00B95438" w:rsidDel="00965CCA" w:rsidRDefault="00B95438">
      <w:pPr>
        <w:pStyle w:val="TOC2"/>
        <w:tabs>
          <w:tab w:val="left" w:pos="720"/>
        </w:tabs>
        <w:rPr>
          <w:del w:id="368" w:author="bmooney" w:date="2011-04-29T13:19:00Z"/>
          <w:rFonts w:asciiTheme="minorHAnsi" w:eastAsiaTheme="minorEastAsia" w:hAnsiTheme="minorHAnsi" w:cstheme="minorBidi"/>
          <w:smallCaps w:val="0"/>
          <w:noProof/>
          <w:sz w:val="22"/>
          <w:szCs w:val="22"/>
        </w:rPr>
      </w:pPr>
      <w:del w:id="369" w:author="bmooney" w:date="2011-04-29T13:19:00Z">
        <w:r w:rsidDel="00965CCA">
          <w:rPr>
            <w:noProof/>
          </w:rPr>
          <w:delText>3.3</w:delText>
        </w:r>
        <w:r w:rsidDel="00965CCA">
          <w:rPr>
            <w:rFonts w:asciiTheme="minorHAnsi" w:eastAsiaTheme="minorEastAsia" w:hAnsiTheme="minorHAnsi" w:cstheme="minorBidi"/>
            <w:smallCaps w:val="0"/>
            <w:noProof/>
            <w:sz w:val="22"/>
            <w:szCs w:val="22"/>
          </w:rPr>
          <w:tab/>
        </w:r>
        <w:r w:rsidDel="00965CCA">
          <w:rPr>
            <w:noProof/>
          </w:rPr>
          <w:delText>Reporting</w:delText>
        </w:r>
        <w:r w:rsidDel="00965CCA">
          <w:rPr>
            <w:noProof/>
          </w:rPr>
          <w:tab/>
        </w:r>
        <w:r w:rsidR="00A53864" w:rsidDel="00965CCA">
          <w:rPr>
            <w:noProof/>
          </w:rPr>
          <w:delText>77</w:delText>
        </w:r>
      </w:del>
    </w:p>
    <w:p w14:paraId="16E49DF2" w14:textId="77777777" w:rsidR="00B95438" w:rsidDel="00965CCA" w:rsidRDefault="00B95438">
      <w:pPr>
        <w:pStyle w:val="TOC2"/>
        <w:tabs>
          <w:tab w:val="left" w:pos="720"/>
        </w:tabs>
        <w:rPr>
          <w:del w:id="370" w:author="bmooney" w:date="2011-04-29T13:19:00Z"/>
          <w:rFonts w:asciiTheme="minorHAnsi" w:eastAsiaTheme="minorEastAsia" w:hAnsiTheme="minorHAnsi" w:cstheme="minorBidi"/>
          <w:smallCaps w:val="0"/>
          <w:noProof/>
          <w:sz w:val="22"/>
          <w:szCs w:val="22"/>
        </w:rPr>
      </w:pPr>
      <w:del w:id="371" w:author="bmooney" w:date="2011-04-29T13:19:00Z">
        <w:r w:rsidDel="00965CCA">
          <w:rPr>
            <w:noProof/>
          </w:rPr>
          <w:delText>3.4</w:delText>
        </w:r>
        <w:r w:rsidDel="00965CCA">
          <w:rPr>
            <w:rFonts w:asciiTheme="minorHAnsi" w:eastAsiaTheme="minorEastAsia" w:hAnsiTheme="minorHAnsi" w:cstheme="minorBidi"/>
            <w:smallCaps w:val="0"/>
            <w:noProof/>
            <w:sz w:val="22"/>
            <w:szCs w:val="22"/>
          </w:rPr>
          <w:tab/>
        </w:r>
        <w:r w:rsidDel="00965CCA">
          <w:rPr>
            <w:noProof/>
          </w:rPr>
          <w:delText>Administration</w:delText>
        </w:r>
        <w:r w:rsidDel="00965CCA">
          <w:rPr>
            <w:noProof/>
          </w:rPr>
          <w:tab/>
        </w:r>
        <w:r w:rsidR="00A53864" w:rsidDel="00965CCA">
          <w:rPr>
            <w:noProof/>
          </w:rPr>
          <w:delText>77</w:delText>
        </w:r>
      </w:del>
    </w:p>
    <w:p w14:paraId="16E49DF3" w14:textId="77777777" w:rsidR="00B95438" w:rsidDel="00965CCA" w:rsidRDefault="00B95438">
      <w:pPr>
        <w:pStyle w:val="TOC1"/>
        <w:tabs>
          <w:tab w:val="left" w:pos="480"/>
        </w:tabs>
        <w:rPr>
          <w:del w:id="372" w:author="bmooney" w:date="2011-04-29T13:19:00Z"/>
          <w:rFonts w:asciiTheme="minorHAnsi" w:eastAsiaTheme="minorEastAsia" w:hAnsiTheme="minorHAnsi" w:cstheme="minorBidi"/>
          <w:b w:val="0"/>
          <w:caps w:val="0"/>
          <w:noProof/>
          <w:sz w:val="22"/>
          <w:szCs w:val="22"/>
        </w:rPr>
      </w:pPr>
      <w:del w:id="373" w:author="bmooney" w:date="2011-04-29T13:19:00Z">
        <w:r w:rsidDel="00965CCA">
          <w:rPr>
            <w:noProof/>
          </w:rPr>
          <w:delText>4</w:delText>
        </w:r>
        <w:r w:rsidDel="00965CCA">
          <w:rPr>
            <w:rFonts w:asciiTheme="minorHAnsi" w:eastAsiaTheme="minorEastAsia" w:hAnsiTheme="minorHAnsi" w:cstheme="minorBidi"/>
            <w:b w:val="0"/>
            <w:caps w:val="0"/>
            <w:noProof/>
            <w:sz w:val="22"/>
            <w:szCs w:val="22"/>
          </w:rPr>
          <w:tab/>
        </w:r>
        <w:r w:rsidDel="00965CCA">
          <w:rPr>
            <w:noProof/>
          </w:rPr>
          <w:delText>Process Requirements</w:delText>
        </w:r>
        <w:r w:rsidDel="00965CCA">
          <w:rPr>
            <w:noProof/>
          </w:rPr>
          <w:tab/>
        </w:r>
        <w:r w:rsidR="00A53864" w:rsidDel="00965CCA">
          <w:rPr>
            <w:noProof/>
          </w:rPr>
          <w:delText>78</w:delText>
        </w:r>
      </w:del>
    </w:p>
    <w:p w14:paraId="16E49DF4" w14:textId="77777777" w:rsidR="00B95438" w:rsidDel="00965CCA" w:rsidRDefault="00B95438">
      <w:pPr>
        <w:pStyle w:val="TOC2"/>
        <w:tabs>
          <w:tab w:val="left" w:pos="720"/>
        </w:tabs>
        <w:rPr>
          <w:del w:id="374" w:author="bmooney" w:date="2011-04-29T13:19:00Z"/>
          <w:rFonts w:asciiTheme="minorHAnsi" w:eastAsiaTheme="minorEastAsia" w:hAnsiTheme="minorHAnsi" w:cstheme="minorBidi"/>
          <w:smallCaps w:val="0"/>
          <w:noProof/>
          <w:sz w:val="22"/>
          <w:szCs w:val="22"/>
        </w:rPr>
      </w:pPr>
      <w:del w:id="375" w:author="bmooney" w:date="2011-04-29T13:19:00Z">
        <w:r w:rsidDel="00965CCA">
          <w:rPr>
            <w:noProof/>
          </w:rPr>
          <w:delText>4.1</w:delText>
        </w:r>
        <w:r w:rsidDel="00965CCA">
          <w:rPr>
            <w:rFonts w:asciiTheme="minorHAnsi" w:eastAsiaTheme="minorEastAsia" w:hAnsiTheme="minorHAnsi" w:cstheme="minorBidi"/>
            <w:smallCaps w:val="0"/>
            <w:noProof/>
            <w:sz w:val="22"/>
            <w:szCs w:val="22"/>
          </w:rPr>
          <w:tab/>
        </w:r>
        <w:r w:rsidDel="00965CCA">
          <w:rPr>
            <w:noProof/>
          </w:rPr>
          <w:delText>Standard Operating Procedures</w:delText>
        </w:r>
        <w:r w:rsidDel="00965CCA">
          <w:rPr>
            <w:noProof/>
          </w:rPr>
          <w:tab/>
        </w:r>
        <w:r w:rsidR="00A53864" w:rsidDel="00965CCA">
          <w:rPr>
            <w:noProof/>
          </w:rPr>
          <w:delText>78</w:delText>
        </w:r>
      </w:del>
    </w:p>
    <w:p w14:paraId="16E49DF5" w14:textId="77777777" w:rsidR="00B95438" w:rsidDel="00965CCA" w:rsidRDefault="00B95438">
      <w:pPr>
        <w:pStyle w:val="TOC2"/>
        <w:tabs>
          <w:tab w:val="left" w:pos="720"/>
        </w:tabs>
        <w:rPr>
          <w:del w:id="376" w:author="bmooney" w:date="2011-04-29T13:19:00Z"/>
          <w:rFonts w:asciiTheme="minorHAnsi" w:eastAsiaTheme="minorEastAsia" w:hAnsiTheme="minorHAnsi" w:cstheme="minorBidi"/>
          <w:smallCaps w:val="0"/>
          <w:noProof/>
          <w:sz w:val="22"/>
          <w:szCs w:val="22"/>
        </w:rPr>
      </w:pPr>
      <w:del w:id="377" w:author="bmooney" w:date="2011-04-29T13:19:00Z">
        <w:r w:rsidDel="00965CCA">
          <w:rPr>
            <w:noProof/>
          </w:rPr>
          <w:delText>4.2</w:delText>
        </w:r>
        <w:r w:rsidDel="00965CCA">
          <w:rPr>
            <w:rFonts w:asciiTheme="minorHAnsi" w:eastAsiaTheme="minorEastAsia" w:hAnsiTheme="minorHAnsi" w:cstheme="minorBidi"/>
            <w:smallCaps w:val="0"/>
            <w:noProof/>
            <w:sz w:val="22"/>
            <w:szCs w:val="22"/>
          </w:rPr>
          <w:tab/>
        </w:r>
        <w:r w:rsidDel="00965CCA">
          <w:rPr>
            <w:noProof/>
          </w:rPr>
          <w:delText>Workflow</w:delText>
        </w:r>
        <w:r w:rsidDel="00965CCA">
          <w:rPr>
            <w:noProof/>
          </w:rPr>
          <w:tab/>
        </w:r>
        <w:r w:rsidR="00A53864" w:rsidDel="00965CCA">
          <w:rPr>
            <w:noProof/>
          </w:rPr>
          <w:delText>78</w:delText>
        </w:r>
      </w:del>
    </w:p>
    <w:p w14:paraId="16E49DF6" w14:textId="77777777" w:rsidR="00B95438" w:rsidDel="00965CCA" w:rsidRDefault="00B95438">
      <w:pPr>
        <w:pStyle w:val="TOC2"/>
        <w:tabs>
          <w:tab w:val="left" w:pos="720"/>
        </w:tabs>
        <w:rPr>
          <w:del w:id="378" w:author="bmooney" w:date="2011-04-29T13:19:00Z"/>
          <w:rFonts w:asciiTheme="minorHAnsi" w:eastAsiaTheme="minorEastAsia" w:hAnsiTheme="minorHAnsi" w:cstheme="minorBidi"/>
          <w:smallCaps w:val="0"/>
          <w:noProof/>
          <w:sz w:val="22"/>
          <w:szCs w:val="22"/>
        </w:rPr>
      </w:pPr>
      <w:del w:id="379" w:author="bmooney" w:date="2011-04-29T13:19:00Z">
        <w:r w:rsidDel="00965CCA">
          <w:rPr>
            <w:noProof/>
          </w:rPr>
          <w:delText>4.3</w:delText>
        </w:r>
        <w:r w:rsidDel="00965CCA">
          <w:rPr>
            <w:rFonts w:asciiTheme="minorHAnsi" w:eastAsiaTheme="minorEastAsia" w:hAnsiTheme="minorHAnsi" w:cstheme="minorBidi"/>
            <w:smallCaps w:val="0"/>
            <w:noProof/>
            <w:sz w:val="22"/>
            <w:szCs w:val="22"/>
          </w:rPr>
          <w:tab/>
        </w:r>
        <w:r w:rsidDel="00965CCA">
          <w:rPr>
            <w:noProof/>
          </w:rPr>
          <w:delText>Reporting</w:delText>
        </w:r>
        <w:r w:rsidDel="00965CCA">
          <w:rPr>
            <w:noProof/>
          </w:rPr>
          <w:tab/>
        </w:r>
        <w:r w:rsidR="00A53864" w:rsidDel="00965CCA">
          <w:rPr>
            <w:noProof/>
          </w:rPr>
          <w:delText>78</w:delText>
        </w:r>
      </w:del>
    </w:p>
    <w:p w14:paraId="16E49DF7" w14:textId="77777777" w:rsidR="00B95438" w:rsidDel="00965CCA" w:rsidRDefault="00B95438">
      <w:pPr>
        <w:pStyle w:val="TOC2"/>
        <w:tabs>
          <w:tab w:val="left" w:pos="720"/>
        </w:tabs>
        <w:rPr>
          <w:del w:id="380" w:author="bmooney" w:date="2011-04-29T13:19:00Z"/>
          <w:rFonts w:asciiTheme="minorHAnsi" w:eastAsiaTheme="minorEastAsia" w:hAnsiTheme="minorHAnsi" w:cstheme="minorBidi"/>
          <w:smallCaps w:val="0"/>
          <w:noProof/>
          <w:sz w:val="22"/>
          <w:szCs w:val="22"/>
        </w:rPr>
      </w:pPr>
      <w:del w:id="381" w:author="bmooney" w:date="2011-04-29T13:19:00Z">
        <w:r w:rsidDel="00965CCA">
          <w:rPr>
            <w:noProof/>
          </w:rPr>
          <w:delText>4.4</w:delText>
        </w:r>
        <w:r w:rsidDel="00965CCA">
          <w:rPr>
            <w:rFonts w:asciiTheme="minorHAnsi" w:eastAsiaTheme="minorEastAsia" w:hAnsiTheme="minorHAnsi" w:cstheme="minorBidi"/>
            <w:smallCaps w:val="0"/>
            <w:noProof/>
            <w:sz w:val="22"/>
            <w:szCs w:val="22"/>
          </w:rPr>
          <w:tab/>
        </w:r>
        <w:r w:rsidDel="00965CCA">
          <w:rPr>
            <w:noProof/>
          </w:rPr>
          <w:delText>Administration</w:delText>
        </w:r>
        <w:r w:rsidDel="00965CCA">
          <w:rPr>
            <w:noProof/>
          </w:rPr>
          <w:tab/>
        </w:r>
        <w:r w:rsidR="00A53864" w:rsidDel="00965CCA">
          <w:rPr>
            <w:noProof/>
          </w:rPr>
          <w:delText>78</w:delText>
        </w:r>
      </w:del>
    </w:p>
    <w:p w14:paraId="16E49DF8" w14:textId="77777777" w:rsidR="00EC2B18" w:rsidRDefault="00BD0536">
      <w:pPr>
        <w:pStyle w:val="Body1"/>
      </w:pPr>
      <w:r w:rsidRPr="00FB06D0">
        <w:rPr>
          <w:b/>
        </w:rPr>
        <w:fldChar w:fldCharType="end"/>
      </w:r>
    </w:p>
    <w:p w14:paraId="16E49DF9" w14:textId="77777777" w:rsidR="007A1FE5" w:rsidRPr="00FB06D0" w:rsidRDefault="007A1FE5" w:rsidP="006B4698">
      <w:pPr>
        <w:pStyle w:val="Body1"/>
        <w:sectPr w:rsidR="007A1FE5" w:rsidRPr="00FB06D0">
          <w:headerReference w:type="default" r:id="rId24"/>
          <w:footerReference w:type="default" r:id="rId25"/>
          <w:pgSz w:w="12240" w:h="15840" w:code="1"/>
          <w:pgMar w:top="1440" w:right="1440" w:bottom="1440" w:left="1440" w:header="706" w:footer="706" w:gutter="0"/>
          <w:cols w:space="720"/>
        </w:sectPr>
      </w:pPr>
    </w:p>
    <w:p w14:paraId="16E49DFA" w14:textId="77777777" w:rsidR="00684432" w:rsidRDefault="007A1FE5" w:rsidP="00684432">
      <w:pPr>
        <w:pStyle w:val="Heading1"/>
      </w:pPr>
      <w:bookmarkStart w:id="382" w:name="_Toc386710413"/>
      <w:bookmarkStart w:id="383" w:name="_Toc426474928"/>
      <w:bookmarkStart w:id="384" w:name="_Toc248042309"/>
      <w:bookmarkStart w:id="385" w:name="_Toc270946244"/>
      <w:bookmarkStart w:id="386" w:name="_Toc278358713"/>
      <w:bookmarkStart w:id="387" w:name="_Toc295735789"/>
      <w:r w:rsidRPr="00FB06D0">
        <w:t>Introduction</w:t>
      </w:r>
      <w:bookmarkEnd w:id="382"/>
      <w:bookmarkEnd w:id="383"/>
      <w:bookmarkEnd w:id="384"/>
      <w:bookmarkEnd w:id="385"/>
      <w:bookmarkEnd w:id="386"/>
      <w:bookmarkEnd w:id="387"/>
    </w:p>
    <w:p w14:paraId="16E49DFB" w14:textId="77777777" w:rsidR="00EC2B18" w:rsidRDefault="007A1FE5">
      <w:pPr>
        <w:pStyle w:val="Body1"/>
      </w:pPr>
      <w:r w:rsidRPr="00FB06D0">
        <w:t xml:space="preserve">This document outlines the requirements of the </w:t>
      </w:r>
      <w:r w:rsidR="005103C4" w:rsidRPr="00FB06D0">
        <w:t xml:space="preserve">SARP Requisition Data Entry </w:t>
      </w:r>
      <w:r w:rsidRPr="00FB06D0">
        <w:t>project.</w:t>
      </w:r>
    </w:p>
    <w:p w14:paraId="16E49DFC" w14:textId="77777777" w:rsidR="00EC2B18" w:rsidRDefault="007A1FE5">
      <w:pPr>
        <w:pStyle w:val="Body1"/>
      </w:pPr>
      <w:r w:rsidRPr="00FB06D0">
        <w:t xml:space="preserve">The purpose of the </w:t>
      </w:r>
      <w:r w:rsidR="005103C4" w:rsidRPr="00FB06D0">
        <w:t xml:space="preserve">SARP Requisition Data Entry </w:t>
      </w:r>
      <w:r w:rsidRPr="00FB06D0">
        <w:t>project is to provide</w:t>
      </w:r>
      <w:r w:rsidR="005103C4" w:rsidRPr="00FB06D0">
        <w:t xml:space="preserve"> storage and workflow tracking of test orders</w:t>
      </w:r>
      <w:r w:rsidRPr="00FB06D0">
        <w:t>.</w:t>
      </w:r>
    </w:p>
    <w:p w14:paraId="16E49DFD" w14:textId="77777777" w:rsidR="00684432" w:rsidRDefault="007A1FE5" w:rsidP="00684432">
      <w:pPr>
        <w:pStyle w:val="Heading2"/>
      </w:pPr>
      <w:bookmarkStart w:id="388" w:name="_Toc386710414"/>
      <w:bookmarkStart w:id="389" w:name="_Toc426474929"/>
      <w:bookmarkStart w:id="390" w:name="_Toc248042310"/>
      <w:bookmarkStart w:id="391" w:name="_Toc270946245"/>
      <w:bookmarkStart w:id="392" w:name="_Toc278358714"/>
      <w:bookmarkStart w:id="393" w:name="_Toc295735790"/>
      <w:r w:rsidRPr="00FB06D0">
        <w:t>Document Objectives</w:t>
      </w:r>
      <w:bookmarkEnd w:id="388"/>
      <w:r w:rsidRPr="00FB06D0">
        <w:t xml:space="preserve"> &amp; Scope</w:t>
      </w:r>
      <w:bookmarkEnd w:id="389"/>
      <w:bookmarkEnd w:id="390"/>
      <w:bookmarkEnd w:id="391"/>
      <w:bookmarkEnd w:id="392"/>
      <w:bookmarkEnd w:id="393"/>
    </w:p>
    <w:p w14:paraId="16E49DFE" w14:textId="77777777" w:rsidR="00684432" w:rsidRDefault="007A1FE5" w:rsidP="00684432">
      <w:pPr>
        <w:pStyle w:val="Body2"/>
      </w:pPr>
      <w:r w:rsidRPr="00FB06D0">
        <w:t xml:space="preserve">The objective of this document is to define </w:t>
      </w:r>
      <w:r w:rsidR="00085384">
        <w:t xml:space="preserve">support for requisition data entry in SARP. </w:t>
      </w:r>
      <w:r w:rsidR="00684432">
        <w:t xml:space="preserve"> </w:t>
      </w:r>
      <w:r w:rsidR="00085384">
        <w:t xml:space="preserve">This document describes an existing system rather than a project. </w:t>
      </w:r>
      <w:r w:rsidR="00684432">
        <w:t xml:space="preserve"> </w:t>
      </w:r>
      <w:r w:rsidR="00085384">
        <w:t xml:space="preserve">This document is currently partially complete; for example, there is full documentation of the Specimen tab and no documentation for the Ordering tab. </w:t>
      </w:r>
      <w:r w:rsidR="00684432">
        <w:t xml:space="preserve"> </w:t>
      </w:r>
      <w:r w:rsidR="00085384">
        <w:t>As SARP continues to change, or as time permits, documentation of additional features will be added. The objective is to keep the documentation up to date with the system.</w:t>
      </w:r>
    </w:p>
    <w:p w14:paraId="16E49DFF" w14:textId="77777777" w:rsidR="00684432" w:rsidRDefault="007A1FE5" w:rsidP="00684432">
      <w:pPr>
        <w:pStyle w:val="Heading2"/>
      </w:pPr>
      <w:bookmarkStart w:id="394" w:name="_Toc386710417"/>
      <w:bookmarkStart w:id="395" w:name="_Toc426474931"/>
      <w:bookmarkStart w:id="396" w:name="_Toc248042311"/>
      <w:bookmarkStart w:id="397" w:name="_Toc270946246"/>
      <w:bookmarkStart w:id="398" w:name="_Toc278358715"/>
      <w:bookmarkStart w:id="399" w:name="_Toc295735791"/>
      <w:r w:rsidRPr="00FB06D0">
        <w:t>References</w:t>
      </w:r>
      <w:bookmarkEnd w:id="394"/>
      <w:bookmarkEnd w:id="395"/>
      <w:bookmarkEnd w:id="396"/>
      <w:bookmarkEnd w:id="397"/>
      <w:bookmarkEnd w:id="398"/>
      <w:bookmarkEnd w:id="399"/>
    </w:p>
    <w:p w14:paraId="16E49E00" w14:textId="77777777" w:rsidR="00684432" w:rsidRDefault="007A1FE5" w:rsidP="00684432">
      <w:pPr>
        <w:pStyle w:val="Body2"/>
      </w:pPr>
      <w:r w:rsidRPr="00FB06D0">
        <w:t>The following documents are related to or referenced by the Requirements Specification</w:t>
      </w:r>
      <w:r w:rsidR="00085384">
        <w:t xml:space="preserve">. </w:t>
      </w:r>
      <w:r w:rsidR="00E867FB">
        <w:t xml:space="preserve"> </w:t>
      </w:r>
      <w:r w:rsidR="00085384">
        <w:t xml:space="preserve">They are all available on </w:t>
      </w:r>
      <w:proofErr w:type="spellStart"/>
      <w:r w:rsidR="00085384">
        <w:t>Sharepoint</w:t>
      </w:r>
      <w:proofErr w:type="spellEnd"/>
      <w:r w:rsidR="00085384">
        <w:t xml:space="preserve"> here: </w:t>
      </w:r>
      <w:r w:rsidR="00085384" w:rsidRPr="00085384">
        <w:t>http://bentley/GenomicHealth/Documents/Information%20Technology/Commercial/05-007_SARP/</w:t>
      </w:r>
    </w:p>
    <w:tbl>
      <w:tblPr>
        <w:tblW w:w="0" w:type="auto"/>
        <w:tblInd w:w="468" w:type="dxa"/>
        <w:tblLayout w:type="fixed"/>
        <w:tblLook w:val="0000" w:firstRow="0" w:lastRow="0" w:firstColumn="0" w:lastColumn="0" w:noHBand="0" w:noVBand="0"/>
      </w:tblPr>
      <w:tblGrid>
        <w:gridCol w:w="4770"/>
        <w:gridCol w:w="4230"/>
      </w:tblGrid>
      <w:tr w:rsidR="007A1FE5" w:rsidRPr="00D54A23" w14:paraId="16E49E03" w14:textId="77777777" w:rsidTr="00684432">
        <w:trPr>
          <w:cantSplit/>
          <w:trHeight w:val="327"/>
        </w:trPr>
        <w:tc>
          <w:tcPr>
            <w:tcW w:w="4770" w:type="dxa"/>
            <w:tcBorders>
              <w:top w:val="single" w:sz="6" w:space="0" w:color="auto"/>
              <w:left w:val="single" w:sz="6" w:space="0" w:color="auto"/>
              <w:bottom w:val="single" w:sz="6" w:space="0" w:color="auto"/>
              <w:right w:val="single" w:sz="6" w:space="0" w:color="auto"/>
            </w:tcBorders>
            <w:shd w:val="pct10" w:color="auto" w:fill="FFFFFF"/>
          </w:tcPr>
          <w:p w14:paraId="16E49E01" w14:textId="77777777" w:rsidR="007A1FE5" w:rsidRPr="00D54A23" w:rsidRDefault="007A1FE5" w:rsidP="00D54A23">
            <w:pPr>
              <w:rPr>
                <w:b/>
                <w:sz w:val="20"/>
              </w:rPr>
            </w:pPr>
            <w:r w:rsidRPr="00D54A23">
              <w:rPr>
                <w:b/>
                <w:sz w:val="20"/>
              </w:rPr>
              <w:t>Document Name</w:t>
            </w:r>
          </w:p>
        </w:tc>
        <w:tc>
          <w:tcPr>
            <w:tcW w:w="4230" w:type="dxa"/>
            <w:tcBorders>
              <w:top w:val="single" w:sz="6" w:space="0" w:color="auto"/>
              <w:left w:val="single" w:sz="6" w:space="0" w:color="auto"/>
              <w:bottom w:val="single" w:sz="6" w:space="0" w:color="auto"/>
              <w:right w:val="single" w:sz="6" w:space="0" w:color="auto"/>
            </w:tcBorders>
            <w:shd w:val="pct10" w:color="auto" w:fill="FFFFFF"/>
          </w:tcPr>
          <w:p w14:paraId="16E49E02" w14:textId="77777777" w:rsidR="007A1FE5" w:rsidRPr="00D54A23" w:rsidRDefault="00EA5F98" w:rsidP="00D54A23">
            <w:pPr>
              <w:rPr>
                <w:b/>
                <w:sz w:val="20"/>
              </w:rPr>
            </w:pPr>
            <w:r w:rsidRPr="00D54A23">
              <w:rPr>
                <w:b/>
                <w:sz w:val="20"/>
              </w:rPr>
              <w:t>Document Number</w:t>
            </w:r>
          </w:p>
        </w:tc>
      </w:tr>
      <w:tr w:rsidR="007A1FE5" w:rsidRPr="00D54A23" w14:paraId="16E49E06" w14:textId="77777777" w:rsidTr="00684432">
        <w:trPr>
          <w:cantSplit/>
          <w:trHeight w:val="315"/>
        </w:trPr>
        <w:tc>
          <w:tcPr>
            <w:tcW w:w="4770" w:type="dxa"/>
            <w:tcBorders>
              <w:left w:val="single" w:sz="6" w:space="0" w:color="auto"/>
              <w:bottom w:val="single" w:sz="6" w:space="0" w:color="auto"/>
            </w:tcBorders>
          </w:tcPr>
          <w:p w14:paraId="16E49E04" w14:textId="77777777" w:rsidR="007A1FE5" w:rsidRPr="00D54A23" w:rsidRDefault="00085384" w:rsidP="00D54A23">
            <w:pPr>
              <w:rPr>
                <w:sz w:val="20"/>
              </w:rPr>
            </w:pPr>
            <w:r w:rsidRPr="00D54A23">
              <w:rPr>
                <w:sz w:val="20"/>
              </w:rPr>
              <w:t xml:space="preserve">SARP </w:t>
            </w:r>
            <w:r w:rsidR="00537805" w:rsidRPr="00D54A23">
              <w:rPr>
                <w:sz w:val="20"/>
              </w:rPr>
              <w:t>Accessioning ERD</w:t>
            </w:r>
          </w:p>
        </w:tc>
        <w:tc>
          <w:tcPr>
            <w:tcW w:w="4230" w:type="dxa"/>
            <w:tcBorders>
              <w:left w:val="single" w:sz="6" w:space="0" w:color="auto"/>
              <w:bottom w:val="single" w:sz="6" w:space="0" w:color="auto"/>
              <w:right w:val="single" w:sz="6" w:space="0" w:color="auto"/>
            </w:tcBorders>
          </w:tcPr>
          <w:p w14:paraId="16E49E05" w14:textId="77777777" w:rsidR="007A1FE5" w:rsidRPr="00D54A23" w:rsidRDefault="00085384" w:rsidP="00D54A23">
            <w:pPr>
              <w:rPr>
                <w:sz w:val="20"/>
              </w:rPr>
            </w:pPr>
            <w:r w:rsidRPr="00D54A23">
              <w:rPr>
                <w:sz w:val="20"/>
              </w:rPr>
              <w:t>ERD-OP-IT-05-007-B.doc</w:t>
            </w:r>
          </w:p>
        </w:tc>
      </w:tr>
      <w:tr w:rsidR="007A1FE5" w:rsidRPr="00D54A23" w14:paraId="16E49E09" w14:textId="77777777" w:rsidTr="00684432">
        <w:trPr>
          <w:cantSplit/>
          <w:trHeight w:val="315"/>
        </w:trPr>
        <w:tc>
          <w:tcPr>
            <w:tcW w:w="4770" w:type="dxa"/>
            <w:tcBorders>
              <w:top w:val="single" w:sz="6" w:space="0" w:color="auto"/>
              <w:left w:val="single" w:sz="6" w:space="0" w:color="auto"/>
              <w:bottom w:val="single" w:sz="6" w:space="0" w:color="auto"/>
            </w:tcBorders>
          </w:tcPr>
          <w:p w14:paraId="16E49E07" w14:textId="77777777" w:rsidR="007A1FE5" w:rsidRPr="00D54A23" w:rsidRDefault="00085384" w:rsidP="00D54A23">
            <w:pPr>
              <w:rPr>
                <w:sz w:val="20"/>
              </w:rPr>
            </w:pPr>
            <w:r w:rsidRPr="00D54A23">
              <w:rPr>
                <w:sz w:val="20"/>
              </w:rPr>
              <w:t>SARP Requisition Validation Rules</w:t>
            </w:r>
          </w:p>
        </w:tc>
        <w:tc>
          <w:tcPr>
            <w:tcW w:w="4230" w:type="dxa"/>
            <w:tcBorders>
              <w:top w:val="single" w:sz="6" w:space="0" w:color="auto"/>
              <w:left w:val="single" w:sz="6" w:space="0" w:color="auto"/>
              <w:bottom w:val="single" w:sz="6" w:space="0" w:color="auto"/>
              <w:right w:val="single" w:sz="6" w:space="0" w:color="auto"/>
            </w:tcBorders>
          </w:tcPr>
          <w:p w14:paraId="16E49E08" w14:textId="77777777" w:rsidR="007A1FE5" w:rsidRPr="00D54A23" w:rsidRDefault="00085384" w:rsidP="00D54A23">
            <w:pPr>
              <w:rPr>
                <w:sz w:val="20"/>
              </w:rPr>
            </w:pPr>
            <w:r w:rsidRPr="00D54A23">
              <w:rPr>
                <w:sz w:val="20"/>
              </w:rPr>
              <w:t>SARP Requisition Validation Rules.xls</w:t>
            </w:r>
          </w:p>
        </w:tc>
      </w:tr>
      <w:tr w:rsidR="007A1FE5" w:rsidRPr="00D54A23" w14:paraId="16E49E0C" w14:textId="77777777" w:rsidTr="00684432">
        <w:trPr>
          <w:cantSplit/>
          <w:trHeight w:val="315"/>
        </w:trPr>
        <w:tc>
          <w:tcPr>
            <w:tcW w:w="4770" w:type="dxa"/>
            <w:tcBorders>
              <w:top w:val="single" w:sz="6" w:space="0" w:color="auto"/>
              <w:left w:val="single" w:sz="6" w:space="0" w:color="auto"/>
              <w:bottom w:val="single" w:sz="6" w:space="0" w:color="auto"/>
            </w:tcBorders>
          </w:tcPr>
          <w:p w14:paraId="16E49E0A" w14:textId="77777777" w:rsidR="007A1FE5" w:rsidRPr="00D54A23" w:rsidRDefault="007625BE" w:rsidP="00D54A23">
            <w:pPr>
              <w:rPr>
                <w:sz w:val="20"/>
              </w:rPr>
            </w:pPr>
            <w:hyperlink r:id="rId26" w:history="1">
              <w:r w:rsidR="00085384" w:rsidRPr="00D54A23">
                <w:rPr>
                  <w:rStyle w:val="Hyperlink"/>
                  <w:color w:val="auto"/>
                  <w:sz w:val="20"/>
                  <w:u w:val="none"/>
                </w:rPr>
                <w:t xml:space="preserve">SARP Workflow Diagrams </w:t>
              </w:r>
            </w:hyperlink>
          </w:p>
        </w:tc>
        <w:tc>
          <w:tcPr>
            <w:tcW w:w="4230" w:type="dxa"/>
            <w:tcBorders>
              <w:top w:val="single" w:sz="6" w:space="0" w:color="auto"/>
              <w:left w:val="single" w:sz="6" w:space="0" w:color="auto"/>
              <w:bottom w:val="single" w:sz="6" w:space="0" w:color="auto"/>
              <w:right w:val="single" w:sz="6" w:space="0" w:color="auto"/>
            </w:tcBorders>
          </w:tcPr>
          <w:p w14:paraId="16E49E0B" w14:textId="77777777" w:rsidR="007A1FE5" w:rsidRPr="00D54A23" w:rsidRDefault="00085384" w:rsidP="00D54A23">
            <w:pPr>
              <w:rPr>
                <w:sz w:val="20"/>
              </w:rPr>
            </w:pPr>
            <w:r w:rsidRPr="00D54A23">
              <w:rPr>
                <w:sz w:val="20"/>
              </w:rPr>
              <w:t>FRM-OP-IT-05-007-A-1.vsd</w:t>
            </w:r>
          </w:p>
        </w:tc>
      </w:tr>
      <w:tr w:rsidR="001E7599" w:rsidRPr="00D54A23" w14:paraId="4D47F3D6" w14:textId="77777777" w:rsidTr="00684432">
        <w:trPr>
          <w:cantSplit/>
          <w:trHeight w:val="315"/>
          <w:ins w:id="400" w:author="bmooney" w:date="2011-09-13T12:43:00Z"/>
        </w:trPr>
        <w:tc>
          <w:tcPr>
            <w:tcW w:w="4770" w:type="dxa"/>
            <w:tcBorders>
              <w:top w:val="single" w:sz="6" w:space="0" w:color="auto"/>
              <w:left w:val="single" w:sz="6" w:space="0" w:color="auto"/>
              <w:bottom w:val="single" w:sz="6" w:space="0" w:color="auto"/>
            </w:tcBorders>
          </w:tcPr>
          <w:p w14:paraId="107F8F8D" w14:textId="4E738FDD" w:rsidR="001E7599" w:rsidRPr="006140AD" w:rsidRDefault="006140AD" w:rsidP="00D54A23">
            <w:pPr>
              <w:rPr>
                <w:ins w:id="401" w:author="bmooney" w:date="2011-09-13T12:43:00Z"/>
                <w:sz w:val="20"/>
                <w:rPrChange w:id="402" w:author="bmooney" w:date="2011-09-13T12:44:00Z">
                  <w:rPr>
                    <w:ins w:id="403" w:author="bmooney" w:date="2011-09-13T12:43:00Z"/>
                  </w:rPr>
                </w:rPrChange>
              </w:rPr>
            </w:pPr>
            <w:ins w:id="404" w:author="bmooney" w:date="2011-09-13T12:43:00Z">
              <w:r w:rsidRPr="006140AD">
                <w:rPr>
                  <w:sz w:val="20"/>
                  <w:rPrChange w:id="405" w:author="bmooney" w:date="2011-09-13T12:44:00Z">
                    <w:rPr/>
                  </w:rPrChange>
                </w:rPr>
                <w:t>PDF Stamping Requirements</w:t>
              </w:r>
            </w:ins>
          </w:p>
        </w:tc>
        <w:tc>
          <w:tcPr>
            <w:tcW w:w="4230" w:type="dxa"/>
            <w:tcBorders>
              <w:top w:val="single" w:sz="6" w:space="0" w:color="auto"/>
              <w:left w:val="single" w:sz="6" w:space="0" w:color="auto"/>
              <w:bottom w:val="single" w:sz="6" w:space="0" w:color="auto"/>
              <w:right w:val="single" w:sz="6" w:space="0" w:color="auto"/>
            </w:tcBorders>
          </w:tcPr>
          <w:p w14:paraId="08B2C54E" w14:textId="641F4449" w:rsidR="001E7599" w:rsidRPr="006140AD" w:rsidRDefault="006140AD" w:rsidP="00D54A23">
            <w:pPr>
              <w:rPr>
                <w:ins w:id="406" w:author="bmooney" w:date="2011-09-13T12:43:00Z"/>
                <w:sz w:val="20"/>
              </w:rPr>
            </w:pPr>
            <w:ins w:id="407" w:author="bmooney" w:date="2011-09-13T12:44:00Z">
              <w:r w:rsidRPr="006140AD">
                <w:rPr>
                  <w:sz w:val="20"/>
                  <w:rPrChange w:id="408" w:author="bmooney" w:date="2011-09-13T12:44:00Z">
                    <w:rPr/>
                  </w:rPrChange>
                </w:rPr>
                <w:t>FRM-OP-IT-05-007-B.xls</w:t>
              </w:r>
            </w:ins>
          </w:p>
        </w:tc>
      </w:tr>
    </w:tbl>
    <w:p w14:paraId="16E49E0D" w14:textId="77777777" w:rsidR="00684432" w:rsidRDefault="007A1FE5" w:rsidP="00684432">
      <w:pPr>
        <w:pStyle w:val="Body2"/>
        <w:tabs>
          <w:tab w:val="left" w:pos="2880"/>
        </w:tabs>
        <w:jc w:val="center"/>
        <w:outlineLvl w:val="0"/>
        <w:rPr>
          <w:b/>
        </w:rPr>
      </w:pPr>
      <w:r w:rsidRPr="00FB06D0">
        <w:rPr>
          <w:b/>
        </w:rPr>
        <w:t>Table &lt;1</w:t>
      </w:r>
      <w:proofErr w:type="gramStart"/>
      <w:r w:rsidRPr="00FB06D0">
        <w:rPr>
          <w:b/>
        </w:rPr>
        <w:t>&gt;  Related</w:t>
      </w:r>
      <w:proofErr w:type="gramEnd"/>
      <w:r w:rsidRPr="00FB06D0">
        <w:rPr>
          <w:b/>
        </w:rPr>
        <w:t xml:space="preserve"> Documentation</w:t>
      </w:r>
    </w:p>
    <w:p w14:paraId="16E49E0E" w14:textId="77777777" w:rsidR="00684432" w:rsidRDefault="007A1FE5" w:rsidP="00684432">
      <w:pPr>
        <w:pStyle w:val="Heading2"/>
      </w:pPr>
      <w:bookmarkStart w:id="409" w:name="_Toc248042312"/>
      <w:bookmarkStart w:id="410" w:name="_Toc270946247"/>
      <w:bookmarkStart w:id="411" w:name="_Toc278358716"/>
      <w:bookmarkStart w:id="412" w:name="_Toc295735792"/>
      <w:bookmarkStart w:id="413" w:name="_Toc386710422"/>
      <w:r w:rsidRPr="00FB06D0">
        <w:t>Revision History</w:t>
      </w:r>
      <w:bookmarkEnd w:id="409"/>
      <w:bookmarkEnd w:id="410"/>
      <w:bookmarkEnd w:id="411"/>
      <w:bookmarkEnd w:id="412"/>
    </w:p>
    <w:tbl>
      <w:tblPr>
        <w:tblW w:w="900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414" w:author="bmooney" w:date="2011-07-01T09:43:00Z">
          <w:tblPr>
            <w:tblW w:w="900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1800"/>
        <w:gridCol w:w="4770"/>
        <w:gridCol w:w="1530"/>
        <w:gridCol w:w="900"/>
        <w:tblGridChange w:id="415">
          <w:tblGrid>
            <w:gridCol w:w="2970"/>
            <w:gridCol w:w="3600"/>
            <w:gridCol w:w="1530"/>
            <w:gridCol w:w="900"/>
          </w:tblGrid>
        </w:tblGridChange>
      </w:tblGrid>
      <w:tr w:rsidR="007A1FE5" w:rsidRPr="00CB1C05" w14:paraId="16E49E13" w14:textId="77777777" w:rsidTr="00745849">
        <w:tc>
          <w:tcPr>
            <w:tcW w:w="1800" w:type="dxa"/>
            <w:shd w:val="pct10" w:color="auto" w:fill="FFFFFF"/>
            <w:tcPrChange w:id="416" w:author="bmooney" w:date="2011-07-01T09:43:00Z">
              <w:tcPr>
                <w:tcW w:w="2970" w:type="dxa"/>
                <w:shd w:val="pct10" w:color="auto" w:fill="FFFFFF"/>
              </w:tcPr>
            </w:tcPrChange>
          </w:tcPr>
          <w:p w14:paraId="16E49E0F" w14:textId="77777777" w:rsidR="007A1FE5" w:rsidRPr="00CB1C05" w:rsidRDefault="007A1FE5" w:rsidP="00CB1C05">
            <w:pPr>
              <w:spacing w:after="120"/>
              <w:jc w:val="center"/>
              <w:rPr>
                <w:b/>
                <w:bCs/>
                <w:sz w:val="20"/>
              </w:rPr>
            </w:pPr>
            <w:r w:rsidRPr="00CB1C05">
              <w:rPr>
                <w:b/>
                <w:bCs/>
                <w:sz w:val="20"/>
              </w:rPr>
              <w:t>Name</w:t>
            </w:r>
          </w:p>
        </w:tc>
        <w:tc>
          <w:tcPr>
            <w:tcW w:w="4770" w:type="dxa"/>
            <w:shd w:val="pct10" w:color="auto" w:fill="FFFFFF"/>
            <w:tcPrChange w:id="417" w:author="bmooney" w:date="2011-07-01T09:43:00Z">
              <w:tcPr>
                <w:tcW w:w="3600" w:type="dxa"/>
                <w:shd w:val="pct10" w:color="auto" w:fill="FFFFFF"/>
              </w:tcPr>
            </w:tcPrChange>
          </w:tcPr>
          <w:p w14:paraId="16E49E10" w14:textId="77777777" w:rsidR="007A1FE5" w:rsidRPr="00CB1C05" w:rsidRDefault="007A1FE5" w:rsidP="00CB1C05">
            <w:pPr>
              <w:spacing w:after="120"/>
              <w:jc w:val="center"/>
              <w:rPr>
                <w:b/>
                <w:bCs/>
                <w:sz w:val="20"/>
              </w:rPr>
            </w:pPr>
            <w:r w:rsidRPr="00CB1C05">
              <w:rPr>
                <w:b/>
                <w:bCs/>
                <w:sz w:val="20"/>
              </w:rPr>
              <w:t>Change Description</w:t>
            </w:r>
          </w:p>
        </w:tc>
        <w:tc>
          <w:tcPr>
            <w:tcW w:w="1530" w:type="dxa"/>
            <w:shd w:val="pct10" w:color="auto" w:fill="FFFFFF"/>
            <w:tcPrChange w:id="418" w:author="bmooney" w:date="2011-07-01T09:43:00Z">
              <w:tcPr>
                <w:tcW w:w="1530" w:type="dxa"/>
                <w:shd w:val="pct10" w:color="auto" w:fill="FFFFFF"/>
              </w:tcPr>
            </w:tcPrChange>
          </w:tcPr>
          <w:p w14:paraId="16E49E11" w14:textId="77777777" w:rsidR="007A1FE5" w:rsidRPr="00CB1C05" w:rsidRDefault="007A1FE5" w:rsidP="00CB1C05">
            <w:pPr>
              <w:spacing w:after="120"/>
              <w:jc w:val="center"/>
              <w:rPr>
                <w:b/>
                <w:bCs/>
                <w:sz w:val="20"/>
              </w:rPr>
            </w:pPr>
            <w:r w:rsidRPr="00CB1C05">
              <w:rPr>
                <w:b/>
                <w:bCs/>
                <w:sz w:val="20"/>
              </w:rPr>
              <w:t>Date</w:t>
            </w:r>
          </w:p>
        </w:tc>
        <w:tc>
          <w:tcPr>
            <w:tcW w:w="900" w:type="dxa"/>
            <w:shd w:val="pct10" w:color="auto" w:fill="FFFFFF"/>
            <w:tcPrChange w:id="419" w:author="bmooney" w:date="2011-07-01T09:43:00Z">
              <w:tcPr>
                <w:tcW w:w="900" w:type="dxa"/>
                <w:shd w:val="pct10" w:color="auto" w:fill="FFFFFF"/>
              </w:tcPr>
            </w:tcPrChange>
          </w:tcPr>
          <w:p w14:paraId="16E49E12" w14:textId="77777777" w:rsidR="007A1FE5" w:rsidRPr="00CB1C05" w:rsidRDefault="007A1FE5" w:rsidP="00CB1C05">
            <w:pPr>
              <w:spacing w:after="120"/>
              <w:jc w:val="center"/>
              <w:rPr>
                <w:b/>
                <w:bCs/>
                <w:sz w:val="20"/>
              </w:rPr>
            </w:pPr>
            <w:r w:rsidRPr="00CB1C05">
              <w:rPr>
                <w:b/>
                <w:bCs/>
                <w:sz w:val="20"/>
              </w:rPr>
              <w:t>Version</w:t>
            </w:r>
          </w:p>
        </w:tc>
      </w:tr>
      <w:tr w:rsidR="007A1FE5" w:rsidRPr="00CB1C05" w14:paraId="16E49E18" w14:textId="77777777" w:rsidTr="00745849">
        <w:tc>
          <w:tcPr>
            <w:tcW w:w="1800" w:type="dxa"/>
            <w:tcPrChange w:id="420" w:author="bmooney" w:date="2011-07-01T09:43:00Z">
              <w:tcPr>
                <w:tcW w:w="2970" w:type="dxa"/>
              </w:tcPr>
            </w:tcPrChange>
          </w:tcPr>
          <w:p w14:paraId="16E49E14" w14:textId="77777777" w:rsidR="007A1FE5" w:rsidRPr="00CB1C05" w:rsidRDefault="005103C4" w:rsidP="00CB1C05">
            <w:pPr>
              <w:spacing w:after="120"/>
              <w:rPr>
                <w:sz w:val="20"/>
              </w:rPr>
            </w:pPr>
            <w:r w:rsidRPr="00CB1C05">
              <w:rPr>
                <w:sz w:val="20"/>
              </w:rPr>
              <w:t>Betsy Mooney</w:t>
            </w:r>
          </w:p>
        </w:tc>
        <w:tc>
          <w:tcPr>
            <w:tcW w:w="4770" w:type="dxa"/>
            <w:tcPrChange w:id="421" w:author="bmooney" w:date="2011-07-01T09:43:00Z">
              <w:tcPr>
                <w:tcW w:w="3600" w:type="dxa"/>
              </w:tcPr>
            </w:tcPrChange>
          </w:tcPr>
          <w:p w14:paraId="16E49E15" w14:textId="77777777" w:rsidR="007A1FE5" w:rsidRPr="00CB1C05" w:rsidRDefault="007A1FE5" w:rsidP="00CB1C05">
            <w:pPr>
              <w:spacing w:after="120"/>
              <w:rPr>
                <w:sz w:val="20"/>
              </w:rPr>
            </w:pPr>
            <w:r w:rsidRPr="00CB1C05">
              <w:rPr>
                <w:sz w:val="20"/>
              </w:rPr>
              <w:t>Initial Version</w:t>
            </w:r>
          </w:p>
        </w:tc>
        <w:tc>
          <w:tcPr>
            <w:tcW w:w="1530" w:type="dxa"/>
            <w:tcPrChange w:id="422" w:author="bmooney" w:date="2011-07-01T09:43:00Z">
              <w:tcPr>
                <w:tcW w:w="1530" w:type="dxa"/>
              </w:tcPr>
            </w:tcPrChange>
          </w:tcPr>
          <w:p w14:paraId="16E49E16" w14:textId="77777777" w:rsidR="007A1FE5" w:rsidRPr="0019122B" w:rsidRDefault="0019122B" w:rsidP="00CB1C05">
            <w:pPr>
              <w:spacing w:after="120"/>
              <w:rPr>
                <w:sz w:val="20"/>
              </w:rPr>
            </w:pPr>
            <w:r w:rsidRPr="0019122B">
              <w:rPr>
                <w:sz w:val="20"/>
              </w:rPr>
              <w:t>17-Dec-2009</w:t>
            </w:r>
          </w:p>
        </w:tc>
        <w:tc>
          <w:tcPr>
            <w:tcW w:w="900" w:type="dxa"/>
            <w:tcPrChange w:id="423" w:author="bmooney" w:date="2011-07-01T09:43:00Z">
              <w:tcPr>
                <w:tcW w:w="900" w:type="dxa"/>
              </w:tcPr>
            </w:tcPrChange>
          </w:tcPr>
          <w:p w14:paraId="16E49E17" w14:textId="77777777" w:rsidR="007A1FE5" w:rsidRPr="00CB1C05" w:rsidRDefault="00D54A23" w:rsidP="00CB1C05">
            <w:pPr>
              <w:spacing w:after="120"/>
              <w:rPr>
                <w:sz w:val="20"/>
              </w:rPr>
            </w:pPr>
            <w:r w:rsidRPr="00CB1C05">
              <w:rPr>
                <w:sz w:val="20"/>
              </w:rPr>
              <w:t>1.0</w:t>
            </w:r>
          </w:p>
        </w:tc>
      </w:tr>
      <w:tr w:rsidR="00A27E47" w:rsidRPr="00CB1C05" w14:paraId="16E49E1D" w14:textId="77777777" w:rsidTr="00745849">
        <w:tc>
          <w:tcPr>
            <w:tcW w:w="1800" w:type="dxa"/>
            <w:tcPrChange w:id="424" w:author="bmooney" w:date="2011-07-01T09:43:00Z">
              <w:tcPr>
                <w:tcW w:w="2970" w:type="dxa"/>
              </w:tcPr>
            </w:tcPrChange>
          </w:tcPr>
          <w:p w14:paraId="16E49E19" w14:textId="77777777" w:rsidR="00A27E47" w:rsidRPr="00CB1C05" w:rsidRDefault="00A27E47" w:rsidP="00CB1C05">
            <w:pPr>
              <w:spacing w:after="120"/>
              <w:rPr>
                <w:sz w:val="20"/>
              </w:rPr>
            </w:pPr>
            <w:r>
              <w:rPr>
                <w:sz w:val="20"/>
              </w:rPr>
              <w:t>Nathaniel Slater</w:t>
            </w:r>
          </w:p>
        </w:tc>
        <w:tc>
          <w:tcPr>
            <w:tcW w:w="4770" w:type="dxa"/>
            <w:tcPrChange w:id="425" w:author="bmooney" w:date="2011-07-01T09:43:00Z">
              <w:tcPr>
                <w:tcW w:w="3600" w:type="dxa"/>
              </w:tcPr>
            </w:tcPrChange>
          </w:tcPr>
          <w:p w14:paraId="16E49E1A" w14:textId="77777777" w:rsidR="00A27E47" w:rsidRPr="00CB1C05" w:rsidRDefault="00495FE1" w:rsidP="00CB1C05">
            <w:pPr>
              <w:spacing w:after="120"/>
              <w:rPr>
                <w:sz w:val="20"/>
              </w:rPr>
            </w:pPr>
            <w:r>
              <w:rPr>
                <w:sz w:val="20"/>
              </w:rPr>
              <w:t>Medicare DOS updates</w:t>
            </w:r>
          </w:p>
        </w:tc>
        <w:tc>
          <w:tcPr>
            <w:tcW w:w="1530" w:type="dxa"/>
            <w:tcPrChange w:id="426" w:author="bmooney" w:date="2011-07-01T09:43:00Z">
              <w:tcPr>
                <w:tcW w:w="1530" w:type="dxa"/>
              </w:tcPr>
            </w:tcPrChange>
          </w:tcPr>
          <w:p w14:paraId="16E49E1B" w14:textId="77777777" w:rsidR="00A27E47" w:rsidRPr="0019122B" w:rsidRDefault="00495FE1" w:rsidP="00CB1C05">
            <w:pPr>
              <w:spacing w:after="120"/>
              <w:rPr>
                <w:sz w:val="20"/>
              </w:rPr>
            </w:pPr>
            <w:r>
              <w:rPr>
                <w:sz w:val="20"/>
              </w:rPr>
              <w:t>20-May-2010</w:t>
            </w:r>
          </w:p>
        </w:tc>
        <w:tc>
          <w:tcPr>
            <w:tcW w:w="900" w:type="dxa"/>
            <w:tcPrChange w:id="427" w:author="bmooney" w:date="2011-07-01T09:43:00Z">
              <w:tcPr>
                <w:tcW w:w="900" w:type="dxa"/>
              </w:tcPr>
            </w:tcPrChange>
          </w:tcPr>
          <w:p w14:paraId="16E49E1C" w14:textId="77777777" w:rsidR="00A27E47" w:rsidRPr="00CB1C05" w:rsidRDefault="00A27E47" w:rsidP="00CB1C05">
            <w:pPr>
              <w:spacing w:after="120"/>
              <w:rPr>
                <w:sz w:val="20"/>
              </w:rPr>
            </w:pPr>
            <w:r>
              <w:rPr>
                <w:sz w:val="20"/>
              </w:rPr>
              <w:t>2.0</w:t>
            </w:r>
          </w:p>
        </w:tc>
      </w:tr>
      <w:tr w:rsidR="00EB35E4" w:rsidRPr="00CB1C05" w14:paraId="16E49E22" w14:textId="77777777" w:rsidTr="00745849">
        <w:tc>
          <w:tcPr>
            <w:tcW w:w="1800" w:type="dxa"/>
            <w:tcPrChange w:id="428" w:author="bmooney" w:date="2011-07-01T09:43:00Z">
              <w:tcPr>
                <w:tcW w:w="2970" w:type="dxa"/>
              </w:tcPr>
            </w:tcPrChange>
          </w:tcPr>
          <w:p w14:paraId="16E49E1E" w14:textId="77777777" w:rsidR="00EB35E4" w:rsidRDefault="00E1023E" w:rsidP="00CB1C05">
            <w:pPr>
              <w:spacing w:after="120"/>
              <w:rPr>
                <w:sz w:val="20"/>
              </w:rPr>
            </w:pPr>
            <w:r>
              <w:rPr>
                <w:sz w:val="20"/>
              </w:rPr>
              <w:t>Betsy Mooney</w:t>
            </w:r>
          </w:p>
        </w:tc>
        <w:tc>
          <w:tcPr>
            <w:tcW w:w="4770" w:type="dxa"/>
            <w:tcPrChange w:id="429" w:author="bmooney" w:date="2011-07-01T09:43:00Z">
              <w:tcPr>
                <w:tcW w:w="3600" w:type="dxa"/>
              </w:tcPr>
            </w:tcPrChange>
          </w:tcPr>
          <w:p w14:paraId="16E49E1F" w14:textId="77777777" w:rsidR="00EB35E4" w:rsidRDefault="00181BB7" w:rsidP="00181BB7">
            <w:pPr>
              <w:spacing w:after="120"/>
              <w:rPr>
                <w:sz w:val="20"/>
              </w:rPr>
            </w:pPr>
            <w:r>
              <w:rPr>
                <w:sz w:val="20"/>
              </w:rPr>
              <w:t xml:space="preserve">Updates for Commercial </w:t>
            </w:r>
            <w:proofErr w:type="spellStart"/>
            <w:r>
              <w:rPr>
                <w:sz w:val="20"/>
              </w:rPr>
              <w:t>Seaborgium</w:t>
            </w:r>
            <w:proofErr w:type="spellEnd"/>
            <w:r>
              <w:rPr>
                <w:sz w:val="20"/>
              </w:rPr>
              <w:t>: pod name tracking.</w:t>
            </w:r>
            <w:r w:rsidR="00B2116D">
              <w:rPr>
                <w:sz w:val="20"/>
              </w:rPr>
              <w:t xml:space="preserve"> Added requirements for future releases per table in section 1.4</w:t>
            </w:r>
          </w:p>
        </w:tc>
        <w:tc>
          <w:tcPr>
            <w:tcW w:w="1530" w:type="dxa"/>
            <w:tcPrChange w:id="430" w:author="bmooney" w:date="2011-07-01T09:43:00Z">
              <w:tcPr>
                <w:tcW w:w="1530" w:type="dxa"/>
              </w:tcPr>
            </w:tcPrChange>
          </w:tcPr>
          <w:p w14:paraId="16E49E20" w14:textId="77777777" w:rsidR="00EB35E4" w:rsidRDefault="004B1033" w:rsidP="00CB1C05">
            <w:pPr>
              <w:spacing w:after="120"/>
              <w:rPr>
                <w:sz w:val="20"/>
              </w:rPr>
            </w:pPr>
            <w:r>
              <w:rPr>
                <w:sz w:val="20"/>
              </w:rPr>
              <w:t>24-Sep-2010</w:t>
            </w:r>
          </w:p>
        </w:tc>
        <w:tc>
          <w:tcPr>
            <w:tcW w:w="900" w:type="dxa"/>
            <w:tcPrChange w:id="431" w:author="bmooney" w:date="2011-07-01T09:43:00Z">
              <w:tcPr>
                <w:tcW w:w="900" w:type="dxa"/>
              </w:tcPr>
            </w:tcPrChange>
          </w:tcPr>
          <w:p w14:paraId="16E49E21" w14:textId="77777777" w:rsidR="00EB35E4" w:rsidRDefault="00EB35E4" w:rsidP="00CB1C05">
            <w:pPr>
              <w:spacing w:after="120"/>
              <w:rPr>
                <w:sz w:val="20"/>
              </w:rPr>
            </w:pPr>
            <w:r>
              <w:rPr>
                <w:sz w:val="20"/>
              </w:rPr>
              <w:t>3.0</w:t>
            </w:r>
          </w:p>
        </w:tc>
      </w:tr>
      <w:tr w:rsidR="00CF592E" w:rsidRPr="00CB1C05" w14:paraId="16E49E27" w14:textId="77777777" w:rsidTr="00745849">
        <w:tc>
          <w:tcPr>
            <w:tcW w:w="1800" w:type="dxa"/>
            <w:tcPrChange w:id="432" w:author="bmooney" w:date="2011-07-01T09:43:00Z">
              <w:tcPr>
                <w:tcW w:w="2970" w:type="dxa"/>
              </w:tcPr>
            </w:tcPrChange>
          </w:tcPr>
          <w:p w14:paraId="16E49E23" w14:textId="77777777" w:rsidR="00CF592E" w:rsidRDefault="00CF592E" w:rsidP="00CB1C05">
            <w:pPr>
              <w:spacing w:after="120"/>
              <w:rPr>
                <w:sz w:val="20"/>
              </w:rPr>
            </w:pPr>
            <w:r>
              <w:rPr>
                <w:sz w:val="20"/>
              </w:rPr>
              <w:t>Betsy Mooney</w:t>
            </w:r>
          </w:p>
        </w:tc>
        <w:tc>
          <w:tcPr>
            <w:tcW w:w="4770" w:type="dxa"/>
            <w:tcPrChange w:id="433" w:author="bmooney" w:date="2011-07-01T09:43:00Z">
              <w:tcPr>
                <w:tcW w:w="3600" w:type="dxa"/>
              </w:tcPr>
            </w:tcPrChange>
          </w:tcPr>
          <w:p w14:paraId="16E49E24" w14:textId="77777777" w:rsidR="00CF592E" w:rsidRDefault="00987513" w:rsidP="00181BB7">
            <w:pPr>
              <w:spacing w:after="120"/>
              <w:rPr>
                <w:sz w:val="20"/>
              </w:rPr>
            </w:pPr>
            <w:r>
              <w:rPr>
                <w:sz w:val="20"/>
              </w:rPr>
              <w:t>Added requirements for the Canned Fax Tool (section 2.5.10) and the Initiate Specimen Retrieval button (section 2.5.9). Note that the Initiate Specimen Retrieval requirements are still in draft mode for this revision of the document.</w:t>
            </w:r>
          </w:p>
        </w:tc>
        <w:tc>
          <w:tcPr>
            <w:tcW w:w="1530" w:type="dxa"/>
            <w:tcPrChange w:id="434" w:author="bmooney" w:date="2011-07-01T09:43:00Z">
              <w:tcPr>
                <w:tcW w:w="1530" w:type="dxa"/>
              </w:tcPr>
            </w:tcPrChange>
          </w:tcPr>
          <w:p w14:paraId="16E49E25" w14:textId="77777777" w:rsidR="00CF592E" w:rsidRDefault="00A266B3" w:rsidP="00CB1C05">
            <w:pPr>
              <w:spacing w:after="120"/>
              <w:rPr>
                <w:sz w:val="20"/>
              </w:rPr>
            </w:pPr>
            <w:r>
              <w:rPr>
                <w:sz w:val="20"/>
              </w:rPr>
              <w:t>04-Dec-2010</w:t>
            </w:r>
          </w:p>
        </w:tc>
        <w:tc>
          <w:tcPr>
            <w:tcW w:w="900" w:type="dxa"/>
            <w:tcPrChange w:id="435" w:author="bmooney" w:date="2011-07-01T09:43:00Z">
              <w:tcPr>
                <w:tcW w:w="900" w:type="dxa"/>
              </w:tcPr>
            </w:tcPrChange>
          </w:tcPr>
          <w:p w14:paraId="16E49E26" w14:textId="77777777" w:rsidR="00CF592E" w:rsidRDefault="00CF592E" w:rsidP="00CB1C05">
            <w:pPr>
              <w:spacing w:after="120"/>
              <w:rPr>
                <w:sz w:val="20"/>
              </w:rPr>
            </w:pPr>
            <w:r>
              <w:rPr>
                <w:sz w:val="20"/>
              </w:rPr>
              <w:t>4.0</w:t>
            </w:r>
          </w:p>
        </w:tc>
      </w:tr>
      <w:tr w:rsidR="00F46BDD" w:rsidRPr="00CB1C05" w14:paraId="16E49E2C" w14:textId="77777777" w:rsidTr="00745849">
        <w:tc>
          <w:tcPr>
            <w:tcW w:w="1800" w:type="dxa"/>
            <w:tcPrChange w:id="436" w:author="bmooney" w:date="2011-07-01T09:43:00Z">
              <w:tcPr>
                <w:tcW w:w="2970" w:type="dxa"/>
              </w:tcPr>
            </w:tcPrChange>
          </w:tcPr>
          <w:p w14:paraId="16E49E28" w14:textId="77777777" w:rsidR="00F46BDD" w:rsidRDefault="00F46BDD" w:rsidP="00CB1C05">
            <w:pPr>
              <w:spacing w:after="120"/>
              <w:rPr>
                <w:sz w:val="20"/>
              </w:rPr>
            </w:pPr>
            <w:r>
              <w:rPr>
                <w:sz w:val="20"/>
              </w:rPr>
              <w:t>Betsy Mooney</w:t>
            </w:r>
          </w:p>
        </w:tc>
        <w:tc>
          <w:tcPr>
            <w:tcW w:w="4770" w:type="dxa"/>
            <w:tcPrChange w:id="437" w:author="bmooney" w:date="2011-07-01T09:43:00Z">
              <w:tcPr>
                <w:tcW w:w="3600" w:type="dxa"/>
              </w:tcPr>
            </w:tcPrChange>
          </w:tcPr>
          <w:p w14:paraId="16E49E29" w14:textId="77777777" w:rsidR="00F46BDD" w:rsidRDefault="0011545D" w:rsidP="00181BB7">
            <w:pPr>
              <w:spacing w:after="120"/>
              <w:rPr>
                <w:sz w:val="20"/>
              </w:rPr>
            </w:pPr>
            <w:r>
              <w:rPr>
                <w:sz w:val="20"/>
              </w:rPr>
              <w:t>Finalized the Initiate Specimen Retrieval requirements (section 2.5.9)</w:t>
            </w:r>
          </w:p>
        </w:tc>
        <w:tc>
          <w:tcPr>
            <w:tcW w:w="1530" w:type="dxa"/>
            <w:tcPrChange w:id="438" w:author="bmooney" w:date="2011-07-01T09:43:00Z">
              <w:tcPr>
                <w:tcW w:w="1530" w:type="dxa"/>
              </w:tcPr>
            </w:tcPrChange>
          </w:tcPr>
          <w:p w14:paraId="16E49E2A" w14:textId="77777777" w:rsidR="00F46BDD" w:rsidRDefault="00311FEB" w:rsidP="00CB1C05">
            <w:pPr>
              <w:spacing w:after="120"/>
              <w:rPr>
                <w:sz w:val="20"/>
              </w:rPr>
            </w:pPr>
            <w:r>
              <w:rPr>
                <w:sz w:val="20"/>
              </w:rPr>
              <w:t>07-Jan-2011</w:t>
            </w:r>
          </w:p>
        </w:tc>
        <w:tc>
          <w:tcPr>
            <w:tcW w:w="900" w:type="dxa"/>
            <w:tcPrChange w:id="439" w:author="bmooney" w:date="2011-07-01T09:43:00Z">
              <w:tcPr>
                <w:tcW w:w="900" w:type="dxa"/>
              </w:tcPr>
            </w:tcPrChange>
          </w:tcPr>
          <w:p w14:paraId="16E49E2B" w14:textId="77777777" w:rsidR="00F46BDD" w:rsidRDefault="00F46BDD" w:rsidP="00CB1C05">
            <w:pPr>
              <w:spacing w:after="120"/>
              <w:rPr>
                <w:sz w:val="20"/>
              </w:rPr>
            </w:pPr>
            <w:r>
              <w:rPr>
                <w:sz w:val="20"/>
              </w:rPr>
              <w:t>5.0</w:t>
            </w:r>
          </w:p>
        </w:tc>
      </w:tr>
      <w:tr w:rsidR="002801D2" w:rsidRPr="00CB1C05" w14:paraId="64A853C9" w14:textId="77777777" w:rsidTr="00745849">
        <w:trPr>
          <w:ins w:id="440" w:author="bmooney" w:date="2011-07-01T08:47:00Z"/>
        </w:trPr>
        <w:tc>
          <w:tcPr>
            <w:tcW w:w="1800" w:type="dxa"/>
            <w:tcPrChange w:id="441" w:author="bmooney" w:date="2011-07-01T09:43:00Z">
              <w:tcPr>
                <w:tcW w:w="2970" w:type="dxa"/>
              </w:tcPr>
            </w:tcPrChange>
          </w:tcPr>
          <w:p w14:paraId="6118452F" w14:textId="28A33930" w:rsidR="002801D2" w:rsidRDefault="002801D2" w:rsidP="00CB1C05">
            <w:pPr>
              <w:spacing w:after="120"/>
              <w:rPr>
                <w:ins w:id="442" w:author="bmooney" w:date="2011-07-01T08:47:00Z"/>
                <w:sz w:val="20"/>
              </w:rPr>
            </w:pPr>
            <w:ins w:id="443" w:author="bmooney" w:date="2011-07-01T08:47:00Z">
              <w:r>
                <w:rPr>
                  <w:sz w:val="20"/>
                </w:rPr>
                <w:t>Betsy Mooney</w:t>
              </w:r>
            </w:ins>
          </w:p>
        </w:tc>
        <w:tc>
          <w:tcPr>
            <w:tcW w:w="4770" w:type="dxa"/>
            <w:tcPrChange w:id="444" w:author="bmooney" w:date="2011-07-01T09:43:00Z">
              <w:tcPr>
                <w:tcW w:w="3600" w:type="dxa"/>
              </w:tcPr>
            </w:tcPrChange>
          </w:tcPr>
          <w:p w14:paraId="18D5A0E2" w14:textId="77777777" w:rsidR="002801D2" w:rsidRDefault="002801D2" w:rsidP="00181BB7">
            <w:pPr>
              <w:spacing w:after="120"/>
              <w:rPr>
                <w:ins w:id="445" w:author="bmooney" w:date="2011-07-01T09:07:00Z"/>
                <w:sz w:val="20"/>
              </w:rPr>
            </w:pPr>
            <w:ins w:id="446" w:author="bmooney" w:date="2011-07-01T08:47:00Z">
              <w:r>
                <w:rPr>
                  <w:sz w:val="20"/>
                </w:rPr>
                <w:t>Modified for Commercial Mercury (DCIS / MMR release)</w:t>
              </w:r>
            </w:ins>
          </w:p>
          <w:p w14:paraId="3449FA66" w14:textId="2D10BA61" w:rsidR="004D1A4C" w:rsidRDefault="004D1A4C" w:rsidP="00181BB7">
            <w:pPr>
              <w:spacing w:after="120"/>
              <w:rPr>
                <w:ins w:id="447" w:author="bmooney" w:date="2011-07-01T09:05:00Z"/>
                <w:sz w:val="20"/>
              </w:rPr>
            </w:pPr>
            <w:ins w:id="448" w:author="bmooney" w:date="2011-07-01T09:08:00Z">
              <w:r>
                <w:rPr>
                  <w:sz w:val="20"/>
                </w:rPr>
                <w:t>Updated</w:t>
              </w:r>
            </w:ins>
            <w:ins w:id="449" w:author="bmooney" w:date="2011-07-01T09:07:00Z">
              <w:r>
                <w:rPr>
                  <w:sz w:val="20"/>
                </w:rPr>
                <w:t xml:space="preserve"> requirements to support new concept of orderable test type </w:t>
              </w:r>
            </w:ins>
          </w:p>
          <w:p w14:paraId="6EF828D2" w14:textId="63523DBB" w:rsidR="004D1A4C" w:rsidRDefault="004D1A4C" w:rsidP="00181BB7">
            <w:pPr>
              <w:spacing w:after="120"/>
              <w:rPr>
                <w:ins w:id="450" w:author="bmooney" w:date="2011-07-01T09:07:00Z"/>
                <w:sz w:val="20"/>
              </w:rPr>
            </w:pPr>
            <w:ins w:id="451" w:author="bmooney" w:date="2011-07-01T09:05:00Z">
              <w:r>
                <w:rPr>
                  <w:sz w:val="20"/>
                </w:rPr>
                <w:t>Added</w:t>
              </w:r>
            </w:ins>
            <w:ins w:id="452" w:author="bmooney" w:date="2011-07-01T09:08:00Z">
              <w:r>
                <w:rPr>
                  <w:sz w:val="20"/>
                </w:rPr>
                <w:t>/updated</w:t>
              </w:r>
            </w:ins>
            <w:ins w:id="453" w:author="bmooney" w:date="2011-07-01T09:05:00Z">
              <w:r>
                <w:rPr>
                  <w:sz w:val="20"/>
                </w:rPr>
                <w:t xml:space="preserve"> requirements for test type selector</w:t>
              </w:r>
            </w:ins>
            <w:ins w:id="454" w:author="bmooney" w:date="2011-07-01T09:07:00Z">
              <w:r w:rsidR="00EC72EB">
                <w:rPr>
                  <w:sz w:val="20"/>
                </w:rPr>
                <w:t xml:space="preserve"> on the New Requisition screen.</w:t>
              </w:r>
            </w:ins>
          </w:p>
          <w:p w14:paraId="6A8EF4C2" w14:textId="51ADBB33" w:rsidR="004D1A4C" w:rsidRDefault="004D1A4C" w:rsidP="00181BB7">
            <w:pPr>
              <w:spacing w:after="120"/>
              <w:rPr>
                <w:ins w:id="455" w:author="bmooney" w:date="2011-07-01T09:05:00Z"/>
                <w:sz w:val="20"/>
              </w:rPr>
            </w:pPr>
            <w:ins w:id="456" w:author="bmooney" w:date="2011-07-01T09:07:00Z">
              <w:r>
                <w:rPr>
                  <w:sz w:val="20"/>
                </w:rPr>
                <w:t>Added requirements for test type selector on the Requisition tab</w:t>
              </w:r>
            </w:ins>
            <w:ins w:id="457" w:author="bmooney" w:date="2011-07-01T09:12:00Z">
              <w:r w:rsidR="005B4C53">
                <w:rPr>
                  <w:sz w:val="20"/>
                </w:rPr>
                <w:t xml:space="preserve"> </w:t>
              </w:r>
            </w:ins>
          </w:p>
          <w:p w14:paraId="4142ED89" w14:textId="1DE0FEA3" w:rsidR="004D1A4C" w:rsidRDefault="004D1A4C" w:rsidP="00181BB7">
            <w:pPr>
              <w:spacing w:after="120"/>
              <w:rPr>
                <w:ins w:id="458" w:author="bmooney" w:date="2011-07-01T09:14:00Z"/>
                <w:sz w:val="20"/>
              </w:rPr>
            </w:pPr>
            <w:ins w:id="459" w:author="bmooney" w:date="2011-07-01T09:05:00Z">
              <w:r>
                <w:rPr>
                  <w:sz w:val="20"/>
                </w:rPr>
                <w:t xml:space="preserve">Updated requirements for breast specimen </w:t>
              </w:r>
              <w:proofErr w:type="spellStart"/>
              <w:r>
                <w:rPr>
                  <w:sz w:val="20"/>
                </w:rPr>
                <w:t>critieria</w:t>
              </w:r>
              <w:proofErr w:type="spellEnd"/>
              <w:r>
                <w:rPr>
                  <w:sz w:val="20"/>
                </w:rPr>
                <w:t xml:space="preserve"> to include DCIS</w:t>
              </w:r>
            </w:ins>
            <w:ins w:id="460" w:author="bmooney" w:date="2011-07-01T09:08:00Z">
              <w:r>
                <w:rPr>
                  <w:sz w:val="20"/>
                </w:rPr>
                <w:t xml:space="preserve"> </w:t>
              </w:r>
            </w:ins>
          </w:p>
          <w:p w14:paraId="0EB45878" w14:textId="30EA2943" w:rsidR="00FB56AE" w:rsidRDefault="00FB56AE" w:rsidP="00181BB7">
            <w:pPr>
              <w:spacing w:after="120"/>
              <w:rPr>
                <w:ins w:id="461" w:author="bmooney" w:date="2011-07-01T09:05:00Z"/>
                <w:sz w:val="20"/>
              </w:rPr>
            </w:pPr>
            <w:ins w:id="462" w:author="bmooney" w:date="2011-07-01T09:14:00Z">
              <w:r>
                <w:rPr>
                  <w:sz w:val="20"/>
                </w:rPr>
                <w:t xml:space="preserve">Updated requirements for colon specimen criteria to document a field rename </w:t>
              </w:r>
            </w:ins>
          </w:p>
          <w:p w14:paraId="63384F77" w14:textId="6DF20969" w:rsidR="004D1A4C" w:rsidRDefault="004D1A4C" w:rsidP="00181BB7">
            <w:pPr>
              <w:spacing w:after="120"/>
              <w:rPr>
                <w:ins w:id="463" w:author="bmooney" w:date="2011-07-01T09:16:00Z"/>
                <w:sz w:val="20"/>
              </w:rPr>
            </w:pPr>
            <w:ins w:id="464" w:author="bmooney" w:date="2011-07-01T09:05:00Z">
              <w:r>
                <w:rPr>
                  <w:sz w:val="20"/>
                </w:rPr>
                <w:t>Newly documented ICD-9 codes including DCIS codes</w:t>
              </w:r>
            </w:ins>
            <w:ins w:id="465" w:author="bmooney" w:date="2011-07-01T09:12:00Z">
              <w:r w:rsidR="00EC72EB">
                <w:rPr>
                  <w:sz w:val="20"/>
                </w:rPr>
                <w:t xml:space="preserve"> </w:t>
              </w:r>
            </w:ins>
          </w:p>
          <w:p w14:paraId="23708A4A" w14:textId="47064DDD" w:rsidR="00DA23E6" w:rsidRDefault="00DA23E6" w:rsidP="00181BB7">
            <w:pPr>
              <w:spacing w:after="120"/>
              <w:rPr>
                <w:ins w:id="466" w:author="bmooney" w:date="2011-07-01T09:06:00Z"/>
                <w:sz w:val="20"/>
              </w:rPr>
            </w:pPr>
            <w:ins w:id="467" w:author="bmooney" w:date="2011-07-01T09:16:00Z">
              <w:r>
                <w:rPr>
                  <w:sz w:val="20"/>
                </w:rPr>
                <w:t>Updated clinical experience case requirements to</w:t>
              </w:r>
              <w:r w:rsidR="00EC72EB">
                <w:rPr>
                  <w:sz w:val="20"/>
                </w:rPr>
                <w:t xml:space="preserve"> support Mercury functionality </w:t>
              </w:r>
            </w:ins>
          </w:p>
          <w:p w14:paraId="1A084541" w14:textId="78FA2B89" w:rsidR="004D1A4C" w:rsidRDefault="004D1A4C" w:rsidP="00181BB7">
            <w:pPr>
              <w:spacing w:after="120"/>
              <w:rPr>
                <w:ins w:id="468" w:author="bmooney" w:date="2011-07-01T09:05:00Z"/>
                <w:sz w:val="20"/>
              </w:rPr>
            </w:pPr>
            <w:ins w:id="469" w:author="bmooney" w:date="2011-07-01T09:06:00Z">
              <w:r>
                <w:rPr>
                  <w:sz w:val="20"/>
                </w:rPr>
                <w:t xml:space="preserve">Updated New York Case requirements to make it generic for any orderable </w:t>
              </w:r>
            </w:ins>
          </w:p>
          <w:p w14:paraId="64272F89" w14:textId="35524DBE" w:rsidR="004D1A4C" w:rsidRDefault="004D1A4C" w:rsidP="00181BB7">
            <w:pPr>
              <w:spacing w:after="120"/>
              <w:rPr>
                <w:ins w:id="470" w:author="bmooney" w:date="2011-07-01T08:47:00Z"/>
                <w:sz w:val="20"/>
              </w:rPr>
            </w:pPr>
            <w:ins w:id="471" w:author="bmooney" w:date="2011-07-01T09:11:00Z">
              <w:r>
                <w:rPr>
                  <w:sz w:val="20"/>
                </w:rPr>
                <w:t xml:space="preserve">Documented existing functionality of patient tab and minor label renames </w:t>
              </w:r>
            </w:ins>
          </w:p>
          <w:p w14:paraId="46D23D65" w14:textId="77777777" w:rsidR="00745849" w:rsidRDefault="00750F56" w:rsidP="00745849">
            <w:pPr>
              <w:spacing w:after="120"/>
              <w:rPr>
                <w:ins w:id="472" w:author="bmooney" w:date="2011-07-01T09:42:00Z"/>
                <w:sz w:val="20"/>
              </w:rPr>
            </w:pPr>
            <w:ins w:id="473" w:author="bmooney" w:date="2011-07-01T09:18:00Z">
              <w:r>
                <w:rPr>
                  <w:sz w:val="20"/>
                </w:rPr>
                <w:t xml:space="preserve">Updated PDF stamping requirements </w:t>
              </w:r>
            </w:ins>
          </w:p>
          <w:p w14:paraId="05ED439E" w14:textId="77777777" w:rsidR="00F35376" w:rsidRDefault="00F35376" w:rsidP="00745849">
            <w:pPr>
              <w:spacing w:after="120"/>
              <w:rPr>
                <w:ins w:id="474" w:author="bmooney" w:date="2011-08-04T11:48:00Z"/>
                <w:sz w:val="20"/>
              </w:rPr>
            </w:pPr>
            <w:ins w:id="475" w:author="bmooney" w:date="2011-07-01T09:20:00Z">
              <w:r>
                <w:rPr>
                  <w:sz w:val="20"/>
                </w:rPr>
                <w:t>Modified requisition activity requirements for billing activities</w:t>
              </w:r>
            </w:ins>
            <w:ins w:id="476" w:author="bmooney" w:date="2011-07-01T09:42:00Z">
              <w:r w:rsidR="007C4D89">
                <w:rPr>
                  <w:sz w:val="20"/>
                </w:rPr>
                <w:t xml:space="preserve"> </w:t>
              </w:r>
            </w:ins>
          </w:p>
          <w:p w14:paraId="7B22F9E2" w14:textId="7A47A6A3" w:rsidR="00C86B1D" w:rsidRDefault="00C86B1D" w:rsidP="00745849">
            <w:pPr>
              <w:spacing w:after="120"/>
              <w:rPr>
                <w:ins w:id="477" w:author="bmooney" w:date="2011-07-01T08:47:00Z"/>
                <w:sz w:val="20"/>
              </w:rPr>
            </w:pPr>
            <w:ins w:id="478" w:author="bmooney" w:date="2011-08-04T11:48:00Z">
              <w:r>
                <w:rPr>
                  <w:sz w:val="20"/>
                </w:rPr>
                <w:t>Removed FR-133.</w:t>
              </w:r>
            </w:ins>
          </w:p>
        </w:tc>
        <w:tc>
          <w:tcPr>
            <w:tcW w:w="1530" w:type="dxa"/>
            <w:tcPrChange w:id="479" w:author="bmooney" w:date="2011-07-01T09:43:00Z">
              <w:tcPr>
                <w:tcW w:w="1530" w:type="dxa"/>
              </w:tcPr>
            </w:tcPrChange>
          </w:tcPr>
          <w:p w14:paraId="07D93CD4" w14:textId="3065277F" w:rsidR="002801D2" w:rsidRDefault="00EC72EB" w:rsidP="00CB1C05">
            <w:pPr>
              <w:spacing w:after="120"/>
              <w:rPr>
                <w:ins w:id="480" w:author="bmooney" w:date="2011-07-01T08:47:00Z"/>
                <w:sz w:val="20"/>
              </w:rPr>
            </w:pPr>
            <w:ins w:id="481" w:author="bmooney" w:date="2011-07-01T09:40:00Z">
              <w:r>
                <w:rPr>
                  <w:sz w:val="20"/>
                </w:rPr>
                <w:t>01-Jul-2011</w:t>
              </w:r>
            </w:ins>
          </w:p>
        </w:tc>
        <w:tc>
          <w:tcPr>
            <w:tcW w:w="900" w:type="dxa"/>
            <w:tcPrChange w:id="482" w:author="bmooney" w:date="2011-07-01T09:43:00Z">
              <w:tcPr>
                <w:tcW w:w="900" w:type="dxa"/>
              </w:tcPr>
            </w:tcPrChange>
          </w:tcPr>
          <w:p w14:paraId="33FF4FE2" w14:textId="33A90F3A" w:rsidR="002801D2" w:rsidRDefault="00EC72EB" w:rsidP="00CB1C05">
            <w:pPr>
              <w:spacing w:after="120"/>
              <w:rPr>
                <w:ins w:id="483" w:author="bmooney" w:date="2011-07-01T08:47:00Z"/>
                <w:sz w:val="20"/>
              </w:rPr>
            </w:pPr>
            <w:ins w:id="484" w:author="bmooney" w:date="2011-07-01T09:40:00Z">
              <w:r>
                <w:rPr>
                  <w:sz w:val="20"/>
                </w:rPr>
                <w:t>6.0</w:t>
              </w:r>
            </w:ins>
          </w:p>
        </w:tc>
      </w:tr>
    </w:tbl>
    <w:p w14:paraId="16E49E2D" w14:textId="7475B01A" w:rsidR="00684432" w:rsidRDefault="00A76993" w:rsidP="00684432">
      <w:pPr>
        <w:pStyle w:val="Heading2"/>
      </w:pPr>
      <w:bookmarkStart w:id="485" w:name="_Toc270946248"/>
      <w:bookmarkStart w:id="486" w:name="_Toc278358717"/>
      <w:bookmarkStart w:id="487" w:name="_Toc295735793"/>
      <w:r>
        <w:t>Requirement</w:t>
      </w:r>
      <w:r w:rsidR="00D87956">
        <w:t xml:space="preserve">s </w:t>
      </w:r>
      <w:r w:rsidR="001E3771">
        <w:t>implementation details</w:t>
      </w:r>
      <w:bookmarkEnd w:id="485"/>
      <w:bookmarkEnd w:id="486"/>
      <w:bookmarkEnd w:id="487"/>
    </w:p>
    <w:p w14:paraId="16E49E2E" w14:textId="77777777" w:rsidR="00684432" w:rsidRDefault="00C6547B" w:rsidP="00684432">
      <w:pPr>
        <w:pStyle w:val="Body2"/>
      </w:pPr>
      <w:r>
        <w:t>Unless otherwise indicated, requirements reflect current behavior:</w:t>
      </w:r>
    </w:p>
    <w:tbl>
      <w:tblPr>
        <w:tblW w:w="900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4594"/>
        <w:gridCol w:w="3290"/>
      </w:tblGrid>
      <w:tr w:rsidR="003A1CBD" w:rsidRPr="00A76993" w14:paraId="16E49E32" w14:textId="77777777" w:rsidTr="00684432">
        <w:tc>
          <w:tcPr>
            <w:tcW w:w="966" w:type="dxa"/>
          </w:tcPr>
          <w:p w14:paraId="16E49E2F" w14:textId="77777777" w:rsidR="003A1CBD" w:rsidRPr="00A76993" w:rsidRDefault="003A1CBD" w:rsidP="00443840">
            <w:pPr>
              <w:spacing w:after="120"/>
              <w:jc w:val="center"/>
              <w:rPr>
                <w:b/>
                <w:bCs/>
                <w:sz w:val="20"/>
              </w:rPr>
            </w:pPr>
            <w:r w:rsidRPr="00A76993">
              <w:rPr>
                <w:b/>
                <w:bCs/>
                <w:sz w:val="20"/>
              </w:rPr>
              <w:t>Section</w:t>
            </w:r>
          </w:p>
        </w:tc>
        <w:tc>
          <w:tcPr>
            <w:tcW w:w="4704" w:type="dxa"/>
          </w:tcPr>
          <w:p w14:paraId="16E49E30" w14:textId="77777777" w:rsidR="003A1CBD" w:rsidRPr="00A76993" w:rsidRDefault="003A1CBD" w:rsidP="00443840">
            <w:pPr>
              <w:spacing w:after="120"/>
              <w:jc w:val="center"/>
              <w:rPr>
                <w:b/>
                <w:bCs/>
                <w:sz w:val="20"/>
              </w:rPr>
            </w:pPr>
            <w:r w:rsidRPr="00A76993">
              <w:rPr>
                <w:b/>
                <w:bCs/>
                <w:sz w:val="20"/>
              </w:rPr>
              <w:t>Functional Requirement</w:t>
            </w:r>
          </w:p>
        </w:tc>
        <w:tc>
          <w:tcPr>
            <w:tcW w:w="3330" w:type="dxa"/>
          </w:tcPr>
          <w:p w14:paraId="16E49E31" w14:textId="77777777" w:rsidR="003A1CBD" w:rsidRPr="00A76993" w:rsidRDefault="003A1CBD" w:rsidP="00443840">
            <w:pPr>
              <w:spacing w:after="120"/>
              <w:jc w:val="center"/>
              <w:rPr>
                <w:b/>
                <w:bCs/>
                <w:sz w:val="20"/>
              </w:rPr>
            </w:pPr>
            <w:r>
              <w:rPr>
                <w:b/>
                <w:bCs/>
                <w:sz w:val="20"/>
              </w:rPr>
              <w:t>Modified In (Introduced/Changed)</w:t>
            </w:r>
          </w:p>
        </w:tc>
      </w:tr>
      <w:tr w:rsidR="00EC72EB" w:rsidRPr="003543D6" w14:paraId="5E80F9E6" w14:textId="77777777" w:rsidTr="00684432">
        <w:trPr>
          <w:ins w:id="488" w:author="bmooney" w:date="2011-07-01T09:35:00Z"/>
        </w:trPr>
        <w:tc>
          <w:tcPr>
            <w:tcW w:w="966" w:type="dxa"/>
          </w:tcPr>
          <w:p w14:paraId="69D331CB" w14:textId="5E6BFDF9" w:rsidR="00EC72EB" w:rsidRPr="00EC72EB" w:rsidRDefault="00EC72EB" w:rsidP="00443840">
            <w:pPr>
              <w:spacing w:after="120"/>
              <w:jc w:val="center"/>
              <w:rPr>
                <w:ins w:id="489" w:author="bmooney" w:date="2011-07-01T09:35:00Z"/>
                <w:bCs/>
                <w:sz w:val="20"/>
              </w:rPr>
            </w:pPr>
            <w:ins w:id="490" w:author="bmooney" w:date="2011-07-01T09:35:00Z">
              <w:r>
                <w:rPr>
                  <w:bCs/>
                  <w:sz w:val="20"/>
                </w:rPr>
                <w:t>various</w:t>
              </w:r>
            </w:ins>
          </w:p>
        </w:tc>
        <w:tc>
          <w:tcPr>
            <w:tcW w:w="4704" w:type="dxa"/>
          </w:tcPr>
          <w:p w14:paraId="662A1894" w14:textId="6FFB33AA" w:rsidR="00EC72EB" w:rsidRPr="00EC72EB" w:rsidRDefault="00EC72EB">
            <w:pPr>
              <w:spacing w:after="120"/>
              <w:rPr>
                <w:ins w:id="491" w:author="bmooney" w:date="2011-07-01T09:35:00Z"/>
                <w:sz w:val="20"/>
              </w:rPr>
              <w:pPrChange w:id="492" w:author="bmooney" w:date="2011-07-01T09:35:00Z">
                <w:pPr>
                  <w:spacing w:after="120"/>
                  <w:jc w:val="center"/>
                </w:pPr>
              </w:pPrChange>
            </w:pPr>
            <w:ins w:id="493" w:author="bmooney" w:date="2011-07-01T09:35:00Z">
              <w:r>
                <w:rPr>
                  <w:sz w:val="20"/>
                </w:rPr>
                <w:t>Updated requirements to support new concept of orderable test type (FR-152, FR-1506, FR-1510-FR-1515, FR-413, FR-555)</w:t>
              </w:r>
            </w:ins>
          </w:p>
        </w:tc>
        <w:tc>
          <w:tcPr>
            <w:tcW w:w="3330" w:type="dxa"/>
          </w:tcPr>
          <w:p w14:paraId="77FDCBD1" w14:textId="359353AE" w:rsidR="00EC72EB" w:rsidRPr="00EC72EB" w:rsidRDefault="00EC72EB" w:rsidP="00443840">
            <w:pPr>
              <w:spacing w:after="120"/>
              <w:jc w:val="center"/>
              <w:rPr>
                <w:ins w:id="494" w:author="bmooney" w:date="2011-07-01T09:35:00Z"/>
                <w:bCs/>
                <w:sz w:val="20"/>
              </w:rPr>
            </w:pPr>
            <w:ins w:id="495" w:author="bmooney" w:date="2011-07-01T09:36:00Z">
              <w:r>
                <w:rPr>
                  <w:bCs/>
                  <w:sz w:val="20"/>
                </w:rPr>
                <w:t>Mercury</w:t>
              </w:r>
            </w:ins>
          </w:p>
        </w:tc>
      </w:tr>
      <w:tr w:rsidR="00EC72EB" w:rsidRPr="003543D6" w14:paraId="7EBF1573" w14:textId="77777777" w:rsidTr="00684432">
        <w:trPr>
          <w:ins w:id="496" w:author="bmooney" w:date="2011-07-01T09:35:00Z"/>
        </w:trPr>
        <w:tc>
          <w:tcPr>
            <w:tcW w:w="966" w:type="dxa"/>
          </w:tcPr>
          <w:p w14:paraId="14FFD8D4" w14:textId="5AB9552E" w:rsidR="00EC72EB" w:rsidRPr="00EC72EB" w:rsidRDefault="00EC72EB" w:rsidP="00443840">
            <w:pPr>
              <w:spacing w:after="120"/>
              <w:jc w:val="center"/>
              <w:rPr>
                <w:ins w:id="497" w:author="bmooney" w:date="2011-07-01T09:35:00Z"/>
                <w:bCs/>
                <w:sz w:val="20"/>
              </w:rPr>
            </w:pPr>
            <w:ins w:id="498" w:author="bmooney" w:date="2011-07-01T09:36:00Z">
              <w:r>
                <w:rPr>
                  <w:bCs/>
                  <w:sz w:val="20"/>
                </w:rPr>
                <w:t>2.2.</w:t>
              </w:r>
            </w:ins>
            <w:ins w:id="499" w:author="bmooney" w:date="2011-07-01T09:37:00Z">
              <w:r>
                <w:rPr>
                  <w:bCs/>
                  <w:sz w:val="20"/>
                </w:rPr>
                <w:t>1</w:t>
              </w:r>
            </w:ins>
          </w:p>
        </w:tc>
        <w:tc>
          <w:tcPr>
            <w:tcW w:w="4704" w:type="dxa"/>
          </w:tcPr>
          <w:p w14:paraId="030F75A3" w14:textId="77777777" w:rsidR="00EC72EB" w:rsidRDefault="00EC72EB" w:rsidP="00EC72EB">
            <w:pPr>
              <w:spacing w:after="120"/>
              <w:rPr>
                <w:ins w:id="500" w:author="bmooney" w:date="2011-07-01T09:36:00Z"/>
                <w:sz w:val="20"/>
              </w:rPr>
            </w:pPr>
            <w:ins w:id="501" w:author="bmooney" w:date="2011-07-01T09:36:00Z">
              <w:r>
                <w:rPr>
                  <w:sz w:val="20"/>
                </w:rPr>
                <w:t>Added/updated requirements for test type selector on the New Requisition screen.(FR-1448, FR-1443, FR-1444)</w:t>
              </w:r>
            </w:ins>
          </w:p>
          <w:p w14:paraId="362E028D" w14:textId="77777777" w:rsidR="00EC72EB" w:rsidRDefault="00EC72EB" w:rsidP="00443840">
            <w:pPr>
              <w:spacing w:after="120"/>
              <w:jc w:val="center"/>
              <w:rPr>
                <w:ins w:id="502" w:author="bmooney" w:date="2011-07-01T09:35:00Z"/>
                <w:bCs/>
                <w:sz w:val="20"/>
              </w:rPr>
            </w:pPr>
          </w:p>
        </w:tc>
        <w:tc>
          <w:tcPr>
            <w:tcW w:w="3330" w:type="dxa"/>
          </w:tcPr>
          <w:p w14:paraId="1E24A448" w14:textId="529AD058" w:rsidR="00EC72EB" w:rsidRPr="00EC72EB" w:rsidRDefault="00745849" w:rsidP="00443840">
            <w:pPr>
              <w:spacing w:after="120"/>
              <w:jc w:val="center"/>
              <w:rPr>
                <w:ins w:id="503" w:author="bmooney" w:date="2011-07-01T09:35:00Z"/>
                <w:bCs/>
                <w:sz w:val="20"/>
              </w:rPr>
            </w:pPr>
            <w:ins w:id="504" w:author="bmooney" w:date="2011-07-01T09:43:00Z">
              <w:r>
                <w:rPr>
                  <w:bCs/>
                  <w:sz w:val="20"/>
                </w:rPr>
                <w:t>Mercury</w:t>
              </w:r>
            </w:ins>
          </w:p>
        </w:tc>
      </w:tr>
      <w:tr w:rsidR="00EC72EB" w:rsidRPr="003543D6" w14:paraId="4D19EFC6" w14:textId="77777777" w:rsidTr="00684432">
        <w:trPr>
          <w:ins w:id="505" w:author="bmooney" w:date="2011-07-01T09:35:00Z"/>
        </w:trPr>
        <w:tc>
          <w:tcPr>
            <w:tcW w:w="966" w:type="dxa"/>
          </w:tcPr>
          <w:p w14:paraId="02EAB5C9" w14:textId="2F1784A2" w:rsidR="00EC72EB" w:rsidRPr="00EC72EB" w:rsidRDefault="00EC72EB" w:rsidP="00443840">
            <w:pPr>
              <w:spacing w:after="120"/>
              <w:jc w:val="center"/>
              <w:rPr>
                <w:ins w:id="506" w:author="bmooney" w:date="2011-07-01T09:35:00Z"/>
                <w:bCs/>
                <w:sz w:val="20"/>
              </w:rPr>
            </w:pPr>
            <w:ins w:id="507" w:author="bmooney" w:date="2011-07-01T09:37:00Z">
              <w:r>
                <w:rPr>
                  <w:bCs/>
                  <w:sz w:val="20"/>
                </w:rPr>
                <w:t>2.3.2.1</w:t>
              </w:r>
            </w:ins>
          </w:p>
        </w:tc>
        <w:tc>
          <w:tcPr>
            <w:tcW w:w="4704" w:type="dxa"/>
          </w:tcPr>
          <w:p w14:paraId="014C9200" w14:textId="799E88FA" w:rsidR="00EC72EB" w:rsidRPr="00EC72EB" w:rsidRDefault="00EC72EB">
            <w:pPr>
              <w:spacing w:after="120"/>
              <w:rPr>
                <w:ins w:id="508" w:author="bmooney" w:date="2011-07-01T09:35:00Z"/>
                <w:sz w:val="20"/>
              </w:rPr>
              <w:pPrChange w:id="509" w:author="bmooney" w:date="2011-07-01T09:38:00Z">
                <w:pPr>
                  <w:spacing w:after="120"/>
                  <w:jc w:val="center"/>
                </w:pPr>
              </w:pPrChange>
            </w:pPr>
            <w:ins w:id="510" w:author="bmooney" w:date="2011-07-01T09:37:00Z">
              <w:r>
                <w:rPr>
                  <w:sz w:val="20"/>
                </w:rPr>
                <w:t>Added requirements for test type selector on the Requisition tab (FR-461, FR-460,FR-2001-FR-2034 (note some numbering gaps))</w:t>
              </w:r>
            </w:ins>
          </w:p>
        </w:tc>
        <w:tc>
          <w:tcPr>
            <w:tcW w:w="3330" w:type="dxa"/>
          </w:tcPr>
          <w:p w14:paraId="7189C365" w14:textId="18379A09" w:rsidR="00EC72EB" w:rsidRPr="00EC72EB" w:rsidRDefault="00745849" w:rsidP="00443840">
            <w:pPr>
              <w:spacing w:after="120"/>
              <w:jc w:val="center"/>
              <w:rPr>
                <w:ins w:id="511" w:author="bmooney" w:date="2011-07-01T09:35:00Z"/>
                <w:bCs/>
                <w:sz w:val="20"/>
              </w:rPr>
            </w:pPr>
            <w:ins w:id="512" w:author="bmooney" w:date="2011-07-01T09:43:00Z">
              <w:r>
                <w:rPr>
                  <w:bCs/>
                  <w:sz w:val="20"/>
                </w:rPr>
                <w:t>Mercury</w:t>
              </w:r>
            </w:ins>
          </w:p>
        </w:tc>
      </w:tr>
      <w:tr w:rsidR="004E7F51" w:rsidRPr="003543D6" w14:paraId="132E8118" w14:textId="77777777" w:rsidTr="00794E43">
        <w:trPr>
          <w:ins w:id="513" w:author="bmooney" w:date="2011-10-12T10:09:00Z"/>
        </w:trPr>
        <w:tc>
          <w:tcPr>
            <w:tcW w:w="966" w:type="dxa"/>
          </w:tcPr>
          <w:p w14:paraId="4E9A8F9A" w14:textId="7A1B2525" w:rsidR="004E7F51" w:rsidRDefault="004E7F51" w:rsidP="004E7F51">
            <w:pPr>
              <w:spacing w:after="120"/>
              <w:jc w:val="center"/>
              <w:rPr>
                <w:ins w:id="514" w:author="bmooney" w:date="2011-10-12T10:09:00Z"/>
                <w:bCs/>
                <w:sz w:val="20"/>
              </w:rPr>
            </w:pPr>
            <w:ins w:id="515" w:author="bmooney" w:date="2011-10-12T10:09:00Z">
              <w:r>
                <w:rPr>
                  <w:bCs/>
                  <w:sz w:val="20"/>
                </w:rPr>
                <w:t>2.3.3</w:t>
              </w:r>
            </w:ins>
          </w:p>
        </w:tc>
        <w:tc>
          <w:tcPr>
            <w:tcW w:w="4704" w:type="dxa"/>
          </w:tcPr>
          <w:p w14:paraId="1A83F1A5" w14:textId="0B012EB5" w:rsidR="004E7F51" w:rsidRDefault="004E7F51" w:rsidP="00794E43">
            <w:pPr>
              <w:spacing w:after="120"/>
              <w:rPr>
                <w:ins w:id="516" w:author="bmooney" w:date="2011-10-12T10:09:00Z"/>
                <w:sz w:val="20"/>
              </w:rPr>
            </w:pPr>
            <w:ins w:id="517" w:author="bmooney" w:date="2011-10-12T10:09:00Z">
              <w:r>
                <w:rPr>
                  <w:sz w:val="20"/>
                </w:rPr>
                <w:t xml:space="preserve">Speculative future requirements to support territory alignment changes </w:t>
              </w:r>
              <w:r w:rsidRPr="004E7F51">
                <w:rPr>
                  <w:sz w:val="20"/>
                </w:rPr>
                <w:t>(</w:t>
              </w:r>
              <w:r w:rsidRPr="004E7F51">
                <w:rPr>
                  <w:sz w:val="20"/>
                  <w:rPrChange w:id="518" w:author="bmooney" w:date="2011-10-12T10:10:00Z">
                    <w:rPr/>
                  </w:rPrChange>
                </w:rPr>
                <w:t>FR-2057, FR-2058)</w:t>
              </w:r>
            </w:ins>
          </w:p>
        </w:tc>
        <w:tc>
          <w:tcPr>
            <w:tcW w:w="3330" w:type="dxa"/>
          </w:tcPr>
          <w:p w14:paraId="52DA1398" w14:textId="0C335A08" w:rsidR="004E7F51" w:rsidRDefault="004E7F51" w:rsidP="00794E43">
            <w:pPr>
              <w:spacing w:after="120"/>
              <w:jc w:val="center"/>
              <w:rPr>
                <w:ins w:id="519" w:author="bmooney" w:date="2011-10-12T10:09:00Z"/>
                <w:bCs/>
                <w:sz w:val="20"/>
              </w:rPr>
            </w:pPr>
            <w:ins w:id="520" w:author="bmooney" w:date="2011-10-12T10:10:00Z">
              <w:r>
                <w:rPr>
                  <w:bCs/>
                  <w:sz w:val="20"/>
                </w:rPr>
                <w:t>Vanadium</w:t>
              </w:r>
            </w:ins>
          </w:p>
        </w:tc>
      </w:tr>
      <w:tr w:rsidR="00745849" w:rsidRPr="003543D6" w14:paraId="406957B6" w14:textId="77777777" w:rsidTr="00794E43">
        <w:trPr>
          <w:ins w:id="521" w:author="bmooney" w:date="2011-07-01T09:44:00Z"/>
        </w:trPr>
        <w:tc>
          <w:tcPr>
            <w:tcW w:w="966" w:type="dxa"/>
          </w:tcPr>
          <w:p w14:paraId="2801D2BB" w14:textId="493A658B" w:rsidR="00745849" w:rsidRDefault="00745849" w:rsidP="004E7F51">
            <w:pPr>
              <w:spacing w:after="120"/>
              <w:jc w:val="center"/>
              <w:rPr>
                <w:ins w:id="522" w:author="bmooney" w:date="2011-07-01T09:44:00Z"/>
                <w:bCs/>
                <w:sz w:val="20"/>
              </w:rPr>
            </w:pPr>
            <w:ins w:id="523" w:author="bmooney" w:date="2011-07-01T09:44:00Z">
              <w:r>
                <w:rPr>
                  <w:bCs/>
                  <w:sz w:val="20"/>
                </w:rPr>
                <w:t>2.3.</w:t>
              </w:r>
            </w:ins>
            <w:ins w:id="524" w:author="bmooney" w:date="2011-10-12T10:09:00Z">
              <w:r w:rsidR="004E7F51">
                <w:rPr>
                  <w:bCs/>
                  <w:sz w:val="20"/>
                </w:rPr>
                <w:t>4</w:t>
              </w:r>
            </w:ins>
          </w:p>
        </w:tc>
        <w:tc>
          <w:tcPr>
            <w:tcW w:w="4704" w:type="dxa"/>
          </w:tcPr>
          <w:p w14:paraId="68FE0F78" w14:textId="77777777" w:rsidR="00745849" w:rsidRDefault="00745849" w:rsidP="00794E43">
            <w:pPr>
              <w:spacing w:after="120"/>
              <w:rPr>
                <w:ins w:id="525" w:author="bmooney" w:date="2011-07-01T09:44:00Z"/>
                <w:sz w:val="20"/>
              </w:rPr>
            </w:pPr>
            <w:ins w:id="526" w:author="bmooney" w:date="2011-07-01T09:44:00Z">
              <w:r>
                <w:rPr>
                  <w:sz w:val="20"/>
                </w:rPr>
                <w:t>Documented existing functionality of patient tab and minor label renames (FR-3001-FR-3016)</w:t>
              </w:r>
            </w:ins>
          </w:p>
        </w:tc>
        <w:tc>
          <w:tcPr>
            <w:tcW w:w="3330" w:type="dxa"/>
          </w:tcPr>
          <w:p w14:paraId="75A46FFE" w14:textId="77777777" w:rsidR="00745849" w:rsidRPr="00EC72EB" w:rsidRDefault="00745849" w:rsidP="00794E43">
            <w:pPr>
              <w:spacing w:after="120"/>
              <w:jc w:val="center"/>
              <w:rPr>
                <w:ins w:id="527" w:author="bmooney" w:date="2011-07-01T09:44:00Z"/>
                <w:bCs/>
                <w:sz w:val="20"/>
              </w:rPr>
            </w:pPr>
            <w:ins w:id="528" w:author="bmooney" w:date="2011-07-01T09:44:00Z">
              <w:r>
                <w:rPr>
                  <w:bCs/>
                  <w:sz w:val="20"/>
                </w:rPr>
                <w:t>Mercury</w:t>
              </w:r>
            </w:ins>
          </w:p>
        </w:tc>
      </w:tr>
      <w:tr w:rsidR="00745849" w:rsidRPr="003543D6" w14:paraId="1CD827A3" w14:textId="77777777" w:rsidTr="00794E43">
        <w:trPr>
          <w:ins w:id="529" w:author="bmooney" w:date="2011-07-01T09:44:00Z"/>
        </w:trPr>
        <w:tc>
          <w:tcPr>
            <w:tcW w:w="966" w:type="dxa"/>
          </w:tcPr>
          <w:p w14:paraId="0EF41C21" w14:textId="6E82A1AB" w:rsidR="00745849" w:rsidRDefault="00745849" w:rsidP="004E7F51">
            <w:pPr>
              <w:spacing w:after="120"/>
              <w:jc w:val="center"/>
              <w:rPr>
                <w:ins w:id="530" w:author="bmooney" w:date="2011-07-01T09:44:00Z"/>
                <w:bCs/>
                <w:sz w:val="20"/>
              </w:rPr>
            </w:pPr>
            <w:ins w:id="531" w:author="bmooney" w:date="2011-07-01T09:44:00Z">
              <w:r>
                <w:rPr>
                  <w:bCs/>
                  <w:sz w:val="20"/>
                </w:rPr>
                <w:t>2.3.</w:t>
              </w:r>
            </w:ins>
            <w:ins w:id="532" w:author="bmooney" w:date="2011-10-12T10:09:00Z">
              <w:r w:rsidR="004E7F51">
                <w:rPr>
                  <w:bCs/>
                  <w:sz w:val="20"/>
                </w:rPr>
                <w:t>5</w:t>
              </w:r>
            </w:ins>
          </w:p>
        </w:tc>
        <w:tc>
          <w:tcPr>
            <w:tcW w:w="4704" w:type="dxa"/>
          </w:tcPr>
          <w:p w14:paraId="45E7CC72" w14:textId="77777777" w:rsidR="00745849" w:rsidRDefault="00745849" w:rsidP="00794E43">
            <w:pPr>
              <w:spacing w:after="120"/>
              <w:rPr>
                <w:ins w:id="533" w:author="bmooney" w:date="2011-07-01T09:44:00Z"/>
                <w:sz w:val="20"/>
              </w:rPr>
            </w:pPr>
            <w:ins w:id="534" w:author="bmooney" w:date="2011-07-01T09:44:00Z">
              <w:r>
                <w:rPr>
                  <w:sz w:val="20"/>
                </w:rPr>
                <w:t>Newly documented ICD-9 codes including DCIS codes (FR-3051-FR-3095)</w:t>
              </w:r>
            </w:ins>
          </w:p>
        </w:tc>
        <w:tc>
          <w:tcPr>
            <w:tcW w:w="3330" w:type="dxa"/>
          </w:tcPr>
          <w:p w14:paraId="689AFC91" w14:textId="77777777" w:rsidR="00745849" w:rsidRPr="00EC72EB" w:rsidRDefault="00745849" w:rsidP="00794E43">
            <w:pPr>
              <w:spacing w:after="120"/>
              <w:jc w:val="center"/>
              <w:rPr>
                <w:ins w:id="535" w:author="bmooney" w:date="2011-07-01T09:44:00Z"/>
                <w:bCs/>
                <w:sz w:val="20"/>
              </w:rPr>
            </w:pPr>
            <w:ins w:id="536" w:author="bmooney" w:date="2011-07-01T09:44:00Z">
              <w:r>
                <w:rPr>
                  <w:bCs/>
                  <w:sz w:val="20"/>
                </w:rPr>
                <w:t>Mercury</w:t>
              </w:r>
            </w:ins>
          </w:p>
        </w:tc>
      </w:tr>
      <w:tr w:rsidR="00EC72EB" w:rsidRPr="003543D6" w14:paraId="4972471E" w14:textId="77777777" w:rsidTr="00684432">
        <w:trPr>
          <w:ins w:id="537" w:author="bmooney" w:date="2011-07-01T09:35:00Z"/>
        </w:trPr>
        <w:tc>
          <w:tcPr>
            <w:tcW w:w="966" w:type="dxa"/>
          </w:tcPr>
          <w:p w14:paraId="77104FC6" w14:textId="05802B3C" w:rsidR="00EC72EB" w:rsidRPr="00EC72EB" w:rsidRDefault="00EC72EB" w:rsidP="004E7F51">
            <w:pPr>
              <w:spacing w:after="120"/>
              <w:jc w:val="center"/>
              <w:rPr>
                <w:ins w:id="538" w:author="bmooney" w:date="2011-07-01T09:35:00Z"/>
                <w:bCs/>
                <w:sz w:val="20"/>
              </w:rPr>
            </w:pPr>
            <w:ins w:id="539" w:author="bmooney" w:date="2011-07-01T09:38:00Z">
              <w:r>
                <w:rPr>
                  <w:bCs/>
                  <w:sz w:val="20"/>
                </w:rPr>
                <w:t>2.3.</w:t>
              </w:r>
            </w:ins>
            <w:ins w:id="540" w:author="bmooney" w:date="2011-10-12T10:09:00Z">
              <w:r w:rsidR="004E7F51">
                <w:rPr>
                  <w:bCs/>
                  <w:sz w:val="20"/>
                </w:rPr>
                <w:t>9</w:t>
              </w:r>
            </w:ins>
          </w:p>
        </w:tc>
        <w:tc>
          <w:tcPr>
            <w:tcW w:w="4704" w:type="dxa"/>
          </w:tcPr>
          <w:p w14:paraId="17FD41D6" w14:textId="77777777" w:rsidR="00EC72EB" w:rsidRDefault="00EC72EB" w:rsidP="00EC72EB">
            <w:pPr>
              <w:spacing w:after="120"/>
              <w:rPr>
                <w:ins w:id="541" w:author="bmooney" w:date="2011-07-01T09:39:00Z"/>
                <w:sz w:val="20"/>
              </w:rPr>
            </w:pPr>
            <w:ins w:id="542" w:author="bmooney" w:date="2011-07-01T09:38:00Z">
              <w:r>
                <w:rPr>
                  <w:sz w:val="20"/>
                </w:rPr>
                <w:t xml:space="preserve">Updated requirements for breast specimen </w:t>
              </w:r>
              <w:proofErr w:type="spellStart"/>
              <w:r>
                <w:rPr>
                  <w:sz w:val="20"/>
                </w:rPr>
                <w:t>critieria</w:t>
              </w:r>
              <w:proofErr w:type="spellEnd"/>
              <w:r>
                <w:rPr>
                  <w:sz w:val="20"/>
                </w:rPr>
                <w:t xml:space="preserve"> to include DCIS (FR-1420, FR-522, FR-530(was FR-503 b/c of a typo), FR-538, FR-532a, FR-531a, FR-531b FR-533a, FR-536a, Fr-536b, FR-536c, FR-537a, FR-538a)</w:t>
              </w:r>
            </w:ins>
            <w:ins w:id="543" w:author="bmooney" w:date="2011-07-01T09:39:00Z">
              <w:r>
                <w:rPr>
                  <w:sz w:val="20"/>
                </w:rPr>
                <w:t xml:space="preserve"> </w:t>
              </w:r>
            </w:ins>
          </w:p>
          <w:p w14:paraId="47D15EC2" w14:textId="6C8E79F9" w:rsidR="00EC72EB" w:rsidRPr="00EC72EB" w:rsidRDefault="00EC72EB">
            <w:pPr>
              <w:spacing w:after="120"/>
              <w:rPr>
                <w:ins w:id="544" w:author="bmooney" w:date="2011-07-01T09:35:00Z"/>
                <w:sz w:val="20"/>
              </w:rPr>
              <w:pPrChange w:id="545" w:author="bmooney" w:date="2011-07-01T09:39:00Z">
                <w:pPr>
                  <w:spacing w:after="120"/>
                  <w:jc w:val="center"/>
                </w:pPr>
              </w:pPrChange>
            </w:pPr>
            <w:ins w:id="546" w:author="bmooney" w:date="2011-07-01T09:39:00Z">
              <w:r>
                <w:rPr>
                  <w:sz w:val="20"/>
                </w:rPr>
                <w:t>Updated requirements for colon specimen criteria to document a field rename (FR-551, FR-559)</w:t>
              </w:r>
            </w:ins>
          </w:p>
        </w:tc>
        <w:tc>
          <w:tcPr>
            <w:tcW w:w="3330" w:type="dxa"/>
          </w:tcPr>
          <w:p w14:paraId="462D0DAC" w14:textId="281D0B7C" w:rsidR="00EC72EB" w:rsidRPr="00EC72EB" w:rsidRDefault="00745849" w:rsidP="00443840">
            <w:pPr>
              <w:spacing w:after="120"/>
              <w:jc w:val="center"/>
              <w:rPr>
                <w:ins w:id="547" w:author="bmooney" w:date="2011-07-01T09:35:00Z"/>
                <w:bCs/>
                <w:sz w:val="20"/>
              </w:rPr>
            </w:pPr>
            <w:ins w:id="548" w:author="bmooney" w:date="2011-07-01T09:43:00Z">
              <w:r>
                <w:rPr>
                  <w:bCs/>
                  <w:sz w:val="20"/>
                </w:rPr>
                <w:t>Mercury</w:t>
              </w:r>
            </w:ins>
          </w:p>
        </w:tc>
      </w:tr>
      <w:tr w:rsidR="004E7F51" w:rsidRPr="003543D6" w14:paraId="79E79C03" w14:textId="77777777" w:rsidTr="007625BE">
        <w:trPr>
          <w:ins w:id="549" w:author="bmooney" w:date="2011-10-12T10:10:00Z"/>
        </w:trPr>
        <w:tc>
          <w:tcPr>
            <w:tcW w:w="966" w:type="dxa"/>
          </w:tcPr>
          <w:p w14:paraId="4823E77F" w14:textId="5218128F" w:rsidR="004E7F51" w:rsidRDefault="004E7F51" w:rsidP="007625BE">
            <w:pPr>
              <w:spacing w:after="120"/>
              <w:jc w:val="center"/>
              <w:rPr>
                <w:ins w:id="550" w:author="bmooney" w:date="2011-10-12T10:10:00Z"/>
                <w:bCs/>
                <w:sz w:val="20"/>
              </w:rPr>
            </w:pPr>
            <w:ins w:id="551" w:author="bmooney" w:date="2011-10-12T10:10:00Z">
              <w:r>
                <w:rPr>
                  <w:bCs/>
                  <w:sz w:val="20"/>
                </w:rPr>
                <w:t>2.3.</w:t>
              </w:r>
            </w:ins>
            <w:ins w:id="552" w:author="bmooney" w:date="2011-10-12T10:11:00Z">
              <w:r w:rsidR="007625BE">
                <w:rPr>
                  <w:bCs/>
                  <w:sz w:val="20"/>
                </w:rPr>
                <w:t>10</w:t>
              </w:r>
            </w:ins>
          </w:p>
        </w:tc>
        <w:tc>
          <w:tcPr>
            <w:tcW w:w="4704" w:type="dxa"/>
          </w:tcPr>
          <w:p w14:paraId="2474BD51" w14:textId="4F5996BC" w:rsidR="004E7F51" w:rsidRDefault="004E7F51" w:rsidP="008C36A6">
            <w:pPr>
              <w:spacing w:after="120"/>
              <w:rPr>
                <w:ins w:id="553" w:author="bmooney" w:date="2011-10-12T10:10:00Z"/>
                <w:sz w:val="20"/>
              </w:rPr>
            </w:pPr>
            <w:ins w:id="554" w:author="bmooney" w:date="2011-10-12T10:10:00Z">
              <w:r>
                <w:rPr>
                  <w:sz w:val="20"/>
                </w:rPr>
                <w:t xml:space="preserve">Speculative future requirements to support territory alignment changes </w:t>
              </w:r>
              <w:r w:rsidRPr="004E7F51">
                <w:rPr>
                  <w:sz w:val="20"/>
                </w:rPr>
                <w:t>(</w:t>
              </w:r>
              <w:r w:rsidRPr="00010EB6">
                <w:rPr>
                  <w:sz w:val="20"/>
                </w:rPr>
                <w:t>FR-2</w:t>
              </w:r>
            </w:ins>
            <w:ins w:id="555" w:author="bmooney" w:date="2011-10-12T10:27:00Z">
              <w:r w:rsidR="008C36A6">
                <w:rPr>
                  <w:sz w:val="20"/>
                </w:rPr>
                <w:t>10</w:t>
              </w:r>
            </w:ins>
            <w:ins w:id="556" w:author="bmooney" w:date="2011-10-12T10:10:00Z">
              <w:r w:rsidRPr="00010EB6">
                <w:rPr>
                  <w:sz w:val="20"/>
                </w:rPr>
                <w:t>7, FR-2</w:t>
              </w:r>
            </w:ins>
            <w:ins w:id="557" w:author="bmooney" w:date="2011-10-12T10:27:00Z">
              <w:r w:rsidR="008C36A6">
                <w:rPr>
                  <w:sz w:val="20"/>
                </w:rPr>
                <w:t>10</w:t>
              </w:r>
            </w:ins>
            <w:bookmarkStart w:id="558" w:name="_GoBack"/>
            <w:bookmarkEnd w:id="558"/>
            <w:ins w:id="559" w:author="bmooney" w:date="2011-10-12T10:10:00Z">
              <w:r w:rsidRPr="00010EB6">
                <w:rPr>
                  <w:sz w:val="20"/>
                </w:rPr>
                <w:t>8)</w:t>
              </w:r>
            </w:ins>
          </w:p>
        </w:tc>
        <w:tc>
          <w:tcPr>
            <w:tcW w:w="3330" w:type="dxa"/>
          </w:tcPr>
          <w:p w14:paraId="2D8F9F86" w14:textId="77777777" w:rsidR="004E7F51" w:rsidRDefault="004E7F51" w:rsidP="007625BE">
            <w:pPr>
              <w:spacing w:after="120"/>
              <w:jc w:val="center"/>
              <w:rPr>
                <w:ins w:id="560" w:author="bmooney" w:date="2011-10-12T10:10:00Z"/>
                <w:bCs/>
                <w:sz w:val="20"/>
              </w:rPr>
            </w:pPr>
            <w:ins w:id="561" w:author="bmooney" w:date="2011-10-12T10:10:00Z">
              <w:r>
                <w:rPr>
                  <w:bCs/>
                  <w:sz w:val="20"/>
                </w:rPr>
                <w:t>Vanadium</w:t>
              </w:r>
            </w:ins>
          </w:p>
        </w:tc>
      </w:tr>
      <w:tr w:rsidR="007625BE" w:rsidRPr="003543D6" w14:paraId="4A1FFC6E" w14:textId="77777777" w:rsidTr="00684432">
        <w:trPr>
          <w:ins w:id="562" w:author="bmooney" w:date="2011-10-12T10:10:00Z"/>
        </w:trPr>
        <w:tc>
          <w:tcPr>
            <w:tcW w:w="966" w:type="dxa"/>
          </w:tcPr>
          <w:p w14:paraId="386CA33E" w14:textId="6D2DDADF" w:rsidR="007625BE" w:rsidRDefault="007625BE" w:rsidP="004E7F51">
            <w:pPr>
              <w:spacing w:after="120"/>
              <w:jc w:val="center"/>
              <w:rPr>
                <w:ins w:id="563" w:author="bmooney" w:date="2011-10-12T10:10:00Z"/>
                <w:bCs/>
                <w:sz w:val="20"/>
              </w:rPr>
            </w:pPr>
            <w:ins w:id="564" w:author="bmooney" w:date="2011-10-12T10:11:00Z">
              <w:r>
                <w:rPr>
                  <w:bCs/>
                  <w:sz w:val="20"/>
                </w:rPr>
                <w:t>2.5.3.2</w:t>
              </w:r>
            </w:ins>
          </w:p>
        </w:tc>
        <w:tc>
          <w:tcPr>
            <w:tcW w:w="4704" w:type="dxa"/>
          </w:tcPr>
          <w:p w14:paraId="3ABF47CF" w14:textId="133299EC" w:rsidR="007625BE" w:rsidRDefault="007625BE" w:rsidP="00EC72EB">
            <w:pPr>
              <w:spacing w:after="120"/>
              <w:rPr>
                <w:ins w:id="565" w:author="bmooney" w:date="2011-10-12T10:10:00Z"/>
                <w:sz w:val="20"/>
              </w:rPr>
            </w:pPr>
            <w:ins w:id="566" w:author="bmooney" w:date="2011-10-12T10:11:00Z">
              <w:r>
                <w:rPr>
                  <w:sz w:val="20"/>
                </w:rPr>
                <w:t>Updated clinical experience case requirements to support Mercury functionality (FR-629, FR-2200-FR-2211, FR-2220)</w:t>
              </w:r>
            </w:ins>
          </w:p>
        </w:tc>
        <w:tc>
          <w:tcPr>
            <w:tcW w:w="3330" w:type="dxa"/>
          </w:tcPr>
          <w:p w14:paraId="57329236" w14:textId="17479E6C" w:rsidR="007625BE" w:rsidRDefault="007625BE" w:rsidP="00443840">
            <w:pPr>
              <w:spacing w:after="120"/>
              <w:jc w:val="center"/>
              <w:rPr>
                <w:ins w:id="567" w:author="bmooney" w:date="2011-10-12T10:10:00Z"/>
                <w:bCs/>
                <w:sz w:val="20"/>
              </w:rPr>
            </w:pPr>
            <w:ins w:id="568" w:author="bmooney" w:date="2011-10-12T10:11:00Z">
              <w:r>
                <w:rPr>
                  <w:bCs/>
                  <w:sz w:val="20"/>
                </w:rPr>
                <w:t>Mercury</w:t>
              </w:r>
            </w:ins>
          </w:p>
        </w:tc>
      </w:tr>
      <w:tr w:rsidR="007625BE" w:rsidRPr="003543D6" w14:paraId="3FF30674" w14:textId="77777777" w:rsidTr="00684432">
        <w:trPr>
          <w:ins w:id="569" w:author="bmooney" w:date="2011-07-01T09:38:00Z"/>
        </w:trPr>
        <w:tc>
          <w:tcPr>
            <w:tcW w:w="966" w:type="dxa"/>
          </w:tcPr>
          <w:p w14:paraId="594A38E0" w14:textId="467AE6A5" w:rsidR="007625BE" w:rsidRDefault="007625BE" w:rsidP="00443840">
            <w:pPr>
              <w:spacing w:after="120"/>
              <w:jc w:val="center"/>
              <w:rPr>
                <w:ins w:id="570" w:author="bmooney" w:date="2011-07-01T09:38:00Z"/>
                <w:bCs/>
                <w:sz w:val="20"/>
              </w:rPr>
            </w:pPr>
            <w:ins w:id="571" w:author="bmooney" w:date="2011-10-12T10:11:00Z">
              <w:r>
                <w:rPr>
                  <w:bCs/>
                  <w:sz w:val="20"/>
                </w:rPr>
                <w:t>2.5.3.4</w:t>
              </w:r>
            </w:ins>
          </w:p>
        </w:tc>
        <w:tc>
          <w:tcPr>
            <w:tcW w:w="4704" w:type="dxa"/>
          </w:tcPr>
          <w:p w14:paraId="0F74CF48" w14:textId="361B3C69" w:rsidR="007625BE" w:rsidRDefault="007625BE" w:rsidP="00794E43">
            <w:pPr>
              <w:spacing w:after="120"/>
              <w:rPr>
                <w:ins w:id="572" w:author="bmooney" w:date="2011-07-01T09:38:00Z"/>
                <w:sz w:val="20"/>
              </w:rPr>
            </w:pPr>
            <w:ins w:id="573" w:author="bmooney" w:date="2011-10-12T10:11:00Z">
              <w:r>
                <w:rPr>
                  <w:sz w:val="20"/>
                </w:rPr>
                <w:t>Updated New York Case requirements to make it generic for any orderable (FR-650, FR-656, FR-658-FR-663)</w:t>
              </w:r>
            </w:ins>
          </w:p>
        </w:tc>
        <w:tc>
          <w:tcPr>
            <w:tcW w:w="3330" w:type="dxa"/>
          </w:tcPr>
          <w:p w14:paraId="0F40B1D6" w14:textId="0A80F354" w:rsidR="007625BE" w:rsidRPr="00EC72EB" w:rsidRDefault="007625BE" w:rsidP="00443840">
            <w:pPr>
              <w:spacing w:after="120"/>
              <w:jc w:val="center"/>
              <w:rPr>
                <w:ins w:id="574" w:author="bmooney" w:date="2011-07-01T09:38:00Z"/>
                <w:bCs/>
                <w:sz w:val="20"/>
              </w:rPr>
            </w:pPr>
            <w:ins w:id="575" w:author="bmooney" w:date="2011-10-12T10:11:00Z">
              <w:r>
                <w:rPr>
                  <w:bCs/>
                  <w:sz w:val="20"/>
                </w:rPr>
                <w:t>Mercury</w:t>
              </w:r>
            </w:ins>
          </w:p>
        </w:tc>
      </w:tr>
      <w:tr w:rsidR="007625BE" w:rsidRPr="003543D6" w14:paraId="3476A17C" w14:textId="77777777" w:rsidTr="00684432">
        <w:trPr>
          <w:ins w:id="576" w:author="bmooney" w:date="2011-07-01T09:38:00Z"/>
        </w:trPr>
        <w:tc>
          <w:tcPr>
            <w:tcW w:w="966" w:type="dxa"/>
          </w:tcPr>
          <w:p w14:paraId="694B7451" w14:textId="76ACD19C" w:rsidR="007625BE" w:rsidRDefault="007625BE" w:rsidP="00443840">
            <w:pPr>
              <w:spacing w:after="120"/>
              <w:jc w:val="center"/>
              <w:rPr>
                <w:ins w:id="577" w:author="bmooney" w:date="2011-07-01T09:38:00Z"/>
                <w:bCs/>
                <w:sz w:val="20"/>
              </w:rPr>
            </w:pPr>
            <w:ins w:id="578" w:author="bmooney" w:date="2011-10-12T10:11:00Z">
              <w:r>
                <w:rPr>
                  <w:bCs/>
                  <w:sz w:val="20"/>
                </w:rPr>
                <w:t>2.5.6</w:t>
              </w:r>
            </w:ins>
          </w:p>
        </w:tc>
        <w:tc>
          <w:tcPr>
            <w:tcW w:w="4704" w:type="dxa"/>
          </w:tcPr>
          <w:p w14:paraId="44E92A63" w14:textId="77777777" w:rsidR="007625BE" w:rsidRDefault="007625BE" w:rsidP="007C4D89">
            <w:pPr>
              <w:spacing w:after="120"/>
              <w:rPr>
                <w:ins w:id="579" w:author="bmooney" w:date="2011-10-12T10:11:00Z"/>
                <w:sz w:val="20"/>
              </w:rPr>
            </w:pPr>
            <w:ins w:id="580" w:author="bmooney" w:date="2011-10-12T10:11:00Z">
              <w:r>
                <w:rPr>
                  <w:sz w:val="20"/>
                </w:rPr>
                <w:t>Updated PDF stamping requirements for Mercury (FR-903, FR-904)</w:t>
              </w:r>
            </w:ins>
          </w:p>
          <w:p w14:paraId="0EBA4203" w14:textId="400BF088" w:rsidR="007625BE" w:rsidRDefault="007625BE" w:rsidP="00794E43">
            <w:pPr>
              <w:spacing w:after="120"/>
              <w:rPr>
                <w:ins w:id="581" w:author="bmooney" w:date="2011-07-01T09:38:00Z"/>
                <w:sz w:val="20"/>
              </w:rPr>
            </w:pPr>
            <w:ins w:id="582" w:author="bmooney" w:date="2011-10-12T10:11:00Z">
              <w:r>
                <w:rPr>
                  <w:sz w:val="20"/>
                </w:rPr>
                <w:t>Moved PDF stamping field mapping requirements to new document (FR-910-FR-1010, FR-1250)</w:t>
              </w:r>
            </w:ins>
          </w:p>
        </w:tc>
        <w:tc>
          <w:tcPr>
            <w:tcW w:w="3330" w:type="dxa"/>
          </w:tcPr>
          <w:p w14:paraId="1A8326DD" w14:textId="0CBF757A" w:rsidR="007625BE" w:rsidRPr="00EC72EB" w:rsidRDefault="007625BE" w:rsidP="00443840">
            <w:pPr>
              <w:spacing w:after="120"/>
              <w:jc w:val="center"/>
              <w:rPr>
                <w:ins w:id="583" w:author="bmooney" w:date="2011-07-01T09:38:00Z"/>
                <w:bCs/>
                <w:sz w:val="20"/>
              </w:rPr>
            </w:pPr>
            <w:ins w:id="584" w:author="bmooney" w:date="2011-10-12T10:11:00Z">
              <w:r>
                <w:rPr>
                  <w:bCs/>
                  <w:sz w:val="20"/>
                </w:rPr>
                <w:t>Mercury</w:t>
              </w:r>
            </w:ins>
          </w:p>
        </w:tc>
      </w:tr>
      <w:tr w:rsidR="007625BE" w:rsidRPr="003543D6" w14:paraId="5484EA87" w14:textId="77777777" w:rsidTr="00684432">
        <w:trPr>
          <w:ins w:id="585" w:author="bmooney" w:date="2011-07-01T09:38:00Z"/>
        </w:trPr>
        <w:tc>
          <w:tcPr>
            <w:tcW w:w="966" w:type="dxa"/>
          </w:tcPr>
          <w:p w14:paraId="5757E2DB" w14:textId="38704C9B" w:rsidR="007625BE" w:rsidRDefault="007625BE" w:rsidP="00443840">
            <w:pPr>
              <w:spacing w:after="120"/>
              <w:jc w:val="center"/>
              <w:rPr>
                <w:ins w:id="586" w:author="bmooney" w:date="2011-07-01T09:38:00Z"/>
                <w:bCs/>
                <w:sz w:val="20"/>
              </w:rPr>
            </w:pPr>
            <w:ins w:id="587" w:author="bmooney" w:date="2011-10-12T10:11:00Z">
              <w:r>
                <w:rPr>
                  <w:bCs/>
                  <w:sz w:val="20"/>
                </w:rPr>
                <w:t>2.6</w:t>
              </w:r>
            </w:ins>
          </w:p>
        </w:tc>
        <w:tc>
          <w:tcPr>
            <w:tcW w:w="4704" w:type="dxa"/>
          </w:tcPr>
          <w:p w14:paraId="61A6D415" w14:textId="337F199D" w:rsidR="007625BE" w:rsidRDefault="007625BE" w:rsidP="00794E43">
            <w:pPr>
              <w:spacing w:after="120"/>
              <w:rPr>
                <w:ins w:id="588" w:author="bmooney" w:date="2011-07-01T09:38:00Z"/>
                <w:sz w:val="20"/>
              </w:rPr>
            </w:pPr>
            <w:ins w:id="589" w:author="bmooney" w:date="2011-10-12T10:11:00Z">
              <w:r>
                <w:rPr>
                  <w:sz w:val="20"/>
                </w:rPr>
                <w:t>Modified requisition activity requirements for billing activities (FR-1851-FR-1859, FR-1881-FR-1888, FR-2301-FR-2320)</w:t>
              </w:r>
            </w:ins>
          </w:p>
        </w:tc>
        <w:tc>
          <w:tcPr>
            <w:tcW w:w="3330" w:type="dxa"/>
          </w:tcPr>
          <w:p w14:paraId="58231261" w14:textId="4647222E" w:rsidR="007625BE" w:rsidRPr="00EC72EB" w:rsidRDefault="007625BE" w:rsidP="00443840">
            <w:pPr>
              <w:spacing w:after="120"/>
              <w:jc w:val="center"/>
              <w:rPr>
                <w:ins w:id="590" w:author="bmooney" w:date="2011-07-01T09:38:00Z"/>
                <w:bCs/>
                <w:sz w:val="20"/>
              </w:rPr>
            </w:pPr>
            <w:ins w:id="591" w:author="bmooney" w:date="2011-10-12T10:11:00Z">
              <w:r>
                <w:rPr>
                  <w:bCs/>
                  <w:sz w:val="20"/>
                </w:rPr>
                <w:t>Mercury</w:t>
              </w:r>
            </w:ins>
          </w:p>
        </w:tc>
      </w:tr>
      <w:tr w:rsidR="007625BE" w:rsidRPr="003543D6" w14:paraId="3A04354A" w14:textId="77777777" w:rsidTr="00684432">
        <w:trPr>
          <w:ins w:id="592" w:author="bmooney" w:date="2011-07-01T09:42:00Z"/>
        </w:trPr>
        <w:tc>
          <w:tcPr>
            <w:tcW w:w="966" w:type="dxa"/>
          </w:tcPr>
          <w:p w14:paraId="68A4F47F" w14:textId="6F8F89BA" w:rsidR="007625BE" w:rsidRPr="007C4D89" w:rsidRDefault="007625BE" w:rsidP="00443840">
            <w:pPr>
              <w:spacing w:after="120"/>
              <w:jc w:val="center"/>
              <w:rPr>
                <w:ins w:id="593" w:author="bmooney" w:date="2011-07-01T09:42:00Z"/>
                <w:bCs/>
                <w:sz w:val="20"/>
              </w:rPr>
            </w:pPr>
            <w:ins w:id="594" w:author="bmooney" w:date="2011-10-12T10:11:00Z">
              <w:r w:rsidRPr="00FF54C2" w:rsidDel="003543D6">
                <w:rPr>
                  <w:sz w:val="20"/>
                </w:rPr>
                <w:t>2.3.2</w:t>
              </w:r>
            </w:ins>
          </w:p>
        </w:tc>
        <w:tc>
          <w:tcPr>
            <w:tcW w:w="4704" w:type="dxa"/>
          </w:tcPr>
          <w:p w14:paraId="5114B02E" w14:textId="77777777" w:rsidR="007625BE" w:rsidRPr="00FF54C2" w:rsidDel="003543D6" w:rsidRDefault="007625BE" w:rsidP="00443840">
            <w:pPr>
              <w:spacing w:after="120"/>
              <w:rPr>
                <w:ins w:id="595" w:author="bmooney" w:date="2011-10-12T10:11:00Z"/>
                <w:sz w:val="20"/>
              </w:rPr>
            </w:pPr>
            <w:ins w:id="596" w:author="bmooney" w:date="2011-10-12T10:11:00Z">
              <w:r w:rsidRPr="00FF54C2" w:rsidDel="003543D6">
                <w:rPr>
                  <w:sz w:val="20"/>
                </w:rPr>
                <w:t>FR</w:t>
              </w:r>
              <w:r w:rsidDel="003543D6">
                <w:rPr>
                  <w:sz w:val="20"/>
                </w:rPr>
                <w:t>-</w:t>
              </w:r>
              <w:r w:rsidRPr="00FF54C2" w:rsidDel="003543D6">
                <w:rPr>
                  <w:sz w:val="20"/>
                </w:rPr>
                <w:t>4</w:t>
              </w:r>
              <w:r w:rsidDel="003543D6">
                <w:rPr>
                  <w:sz w:val="20"/>
                </w:rPr>
                <w:t>19</w:t>
              </w:r>
              <w:r w:rsidRPr="00FF54C2" w:rsidDel="003543D6">
                <w:rPr>
                  <w:sz w:val="20"/>
                </w:rPr>
                <w:t xml:space="preserve"> – 42</w:t>
              </w:r>
              <w:r w:rsidDel="003543D6">
                <w:rPr>
                  <w:sz w:val="20"/>
                </w:rPr>
                <w:t>0</w:t>
              </w:r>
            </w:ins>
          </w:p>
          <w:p w14:paraId="1B44A779" w14:textId="21B7A736" w:rsidR="007625BE" w:rsidRDefault="007625BE">
            <w:pPr>
              <w:spacing w:after="120"/>
              <w:rPr>
                <w:ins w:id="597" w:author="bmooney" w:date="2011-07-01T09:42:00Z"/>
                <w:bCs/>
                <w:sz w:val="20"/>
              </w:rPr>
              <w:pPrChange w:id="598" w:author="bmooney" w:date="2011-07-01T09:42:00Z">
                <w:pPr>
                  <w:spacing w:after="120"/>
                  <w:jc w:val="center"/>
                </w:pPr>
              </w:pPrChange>
            </w:pPr>
            <w:ins w:id="599" w:author="bmooney" w:date="2011-10-12T10:11:00Z">
              <w:r w:rsidRPr="00FF54C2" w:rsidDel="003543D6">
                <w:rPr>
                  <w:sz w:val="20"/>
                </w:rPr>
                <w:t>FR</w:t>
              </w:r>
              <w:r w:rsidDel="003543D6">
                <w:rPr>
                  <w:sz w:val="20"/>
                </w:rPr>
                <w:t>-</w:t>
              </w:r>
              <w:r w:rsidRPr="00FF54C2" w:rsidDel="003543D6">
                <w:rPr>
                  <w:sz w:val="20"/>
                </w:rPr>
                <w:t>462</w:t>
              </w:r>
            </w:ins>
          </w:p>
        </w:tc>
        <w:tc>
          <w:tcPr>
            <w:tcW w:w="3330" w:type="dxa"/>
          </w:tcPr>
          <w:p w14:paraId="33D97FAF" w14:textId="3029294C" w:rsidR="007625BE" w:rsidRPr="007C4D89" w:rsidRDefault="007625BE" w:rsidP="00443840">
            <w:pPr>
              <w:spacing w:after="120"/>
              <w:jc w:val="center"/>
              <w:rPr>
                <w:ins w:id="600" w:author="bmooney" w:date="2011-07-01T09:42:00Z"/>
                <w:bCs/>
                <w:sz w:val="20"/>
              </w:rPr>
            </w:pPr>
            <w:ins w:id="601" w:author="bmooney" w:date="2011-10-12T10:11:00Z">
              <w:r w:rsidDel="003543D6">
                <w:rPr>
                  <w:sz w:val="20"/>
                </w:rPr>
                <w:t>Potassium</w:t>
              </w:r>
            </w:ins>
          </w:p>
        </w:tc>
      </w:tr>
      <w:tr w:rsidR="007625BE" w:rsidRPr="00FF54C2" w:rsidDel="003543D6" w14:paraId="16E49E37" w14:textId="4B649F57" w:rsidTr="00684432">
        <w:trPr>
          <w:del w:id="602" w:author="bmooney" w:date="2011-04-22T11:18:00Z"/>
        </w:trPr>
        <w:tc>
          <w:tcPr>
            <w:tcW w:w="966" w:type="dxa"/>
          </w:tcPr>
          <w:p w14:paraId="16E49E33" w14:textId="3622187C" w:rsidR="007625BE" w:rsidRPr="00FF54C2" w:rsidDel="003543D6" w:rsidRDefault="007625BE" w:rsidP="00443840">
            <w:pPr>
              <w:spacing w:after="120"/>
              <w:rPr>
                <w:del w:id="603" w:author="bmooney" w:date="2011-04-22T11:18:00Z"/>
                <w:sz w:val="20"/>
              </w:rPr>
            </w:pPr>
            <w:ins w:id="604" w:author="bmooney" w:date="2011-10-12T10:11:00Z">
              <w:r w:rsidDel="003543D6">
                <w:rPr>
                  <w:sz w:val="20"/>
                </w:rPr>
                <w:t>2.3.8</w:t>
              </w:r>
            </w:ins>
            <w:del w:id="605" w:author="bmooney" w:date="2011-04-22T11:18:00Z">
              <w:r w:rsidRPr="00FF54C2" w:rsidDel="003543D6">
                <w:rPr>
                  <w:sz w:val="20"/>
                </w:rPr>
                <w:delText>2.3.2</w:delText>
              </w:r>
            </w:del>
          </w:p>
        </w:tc>
        <w:tc>
          <w:tcPr>
            <w:tcW w:w="4704" w:type="dxa"/>
          </w:tcPr>
          <w:p w14:paraId="16E49E34" w14:textId="551218A6" w:rsidR="007625BE" w:rsidRPr="00FF54C2" w:rsidDel="003543D6" w:rsidRDefault="007625BE" w:rsidP="00443840">
            <w:pPr>
              <w:spacing w:after="120"/>
              <w:rPr>
                <w:del w:id="606" w:author="bmooney" w:date="2011-04-22T11:18:00Z"/>
                <w:sz w:val="20"/>
              </w:rPr>
            </w:pPr>
            <w:ins w:id="607" w:author="bmooney" w:date="2011-10-12T10:11:00Z">
              <w:r w:rsidDel="003543D6">
                <w:rPr>
                  <w:sz w:val="20"/>
                </w:rPr>
                <w:t>FR-562</w:t>
              </w:r>
            </w:ins>
            <w:del w:id="608" w:author="bmooney" w:date="2011-04-22T11:18:00Z">
              <w:r w:rsidRPr="00FF54C2" w:rsidDel="003543D6">
                <w:rPr>
                  <w:sz w:val="20"/>
                </w:rPr>
                <w:delText>FR</w:delText>
              </w:r>
              <w:r w:rsidDel="003543D6">
                <w:rPr>
                  <w:sz w:val="20"/>
                </w:rPr>
                <w:delText>-</w:delText>
              </w:r>
              <w:r w:rsidRPr="00FF54C2" w:rsidDel="003543D6">
                <w:rPr>
                  <w:sz w:val="20"/>
                </w:rPr>
                <w:delText>4</w:delText>
              </w:r>
              <w:r w:rsidDel="003543D6">
                <w:rPr>
                  <w:sz w:val="20"/>
                </w:rPr>
                <w:delText>19</w:delText>
              </w:r>
              <w:r w:rsidRPr="00FF54C2" w:rsidDel="003543D6">
                <w:rPr>
                  <w:sz w:val="20"/>
                </w:rPr>
                <w:delText xml:space="preserve"> – 42</w:delText>
              </w:r>
              <w:r w:rsidDel="003543D6">
                <w:rPr>
                  <w:sz w:val="20"/>
                </w:rPr>
                <w:delText>0</w:delText>
              </w:r>
            </w:del>
          </w:p>
          <w:p w14:paraId="16E49E35" w14:textId="034E90B8" w:rsidR="007625BE" w:rsidRPr="00FF54C2" w:rsidDel="003543D6" w:rsidRDefault="007625BE" w:rsidP="00F830DF">
            <w:pPr>
              <w:spacing w:after="120"/>
              <w:rPr>
                <w:del w:id="609" w:author="bmooney" w:date="2011-04-22T11:18:00Z"/>
                <w:sz w:val="20"/>
              </w:rPr>
            </w:pPr>
            <w:del w:id="610" w:author="bmooney" w:date="2011-04-22T11:18:00Z">
              <w:r w:rsidRPr="00FF54C2" w:rsidDel="003543D6">
                <w:rPr>
                  <w:sz w:val="20"/>
                </w:rPr>
                <w:delText>FR</w:delText>
              </w:r>
              <w:r w:rsidDel="003543D6">
                <w:rPr>
                  <w:sz w:val="20"/>
                </w:rPr>
                <w:delText>-</w:delText>
              </w:r>
              <w:r w:rsidRPr="00FF54C2" w:rsidDel="003543D6">
                <w:rPr>
                  <w:sz w:val="20"/>
                </w:rPr>
                <w:delText>462</w:delText>
              </w:r>
            </w:del>
          </w:p>
        </w:tc>
        <w:tc>
          <w:tcPr>
            <w:tcW w:w="3330" w:type="dxa"/>
          </w:tcPr>
          <w:p w14:paraId="16E49E36" w14:textId="32487CB6" w:rsidR="007625BE" w:rsidRPr="00FF54C2" w:rsidDel="003543D6" w:rsidRDefault="007625BE" w:rsidP="00443840">
            <w:pPr>
              <w:spacing w:after="120"/>
              <w:rPr>
                <w:del w:id="611" w:author="bmooney" w:date="2011-04-22T11:18:00Z"/>
                <w:sz w:val="20"/>
              </w:rPr>
            </w:pPr>
            <w:ins w:id="612" w:author="bmooney" w:date="2011-10-12T10:11:00Z">
              <w:r w:rsidDel="003543D6">
                <w:rPr>
                  <w:sz w:val="20"/>
                </w:rPr>
                <w:t>Potassium</w:t>
              </w:r>
            </w:ins>
            <w:del w:id="613" w:author="bmooney" w:date="2011-04-22T11:18:00Z">
              <w:r w:rsidDel="003543D6">
                <w:rPr>
                  <w:sz w:val="20"/>
                </w:rPr>
                <w:delText>Potassium</w:delText>
              </w:r>
            </w:del>
          </w:p>
        </w:tc>
      </w:tr>
      <w:tr w:rsidR="007625BE" w:rsidRPr="00FF54C2" w:rsidDel="003543D6" w14:paraId="16E49E3B" w14:textId="7C429276" w:rsidTr="00684432">
        <w:trPr>
          <w:del w:id="614" w:author="bmooney" w:date="2011-04-22T11:18:00Z"/>
        </w:trPr>
        <w:tc>
          <w:tcPr>
            <w:tcW w:w="966" w:type="dxa"/>
          </w:tcPr>
          <w:p w14:paraId="16E49E38" w14:textId="21E514E1" w:rsidR="007625BE" w:rsidRPr="00FF54C2" w:rsidDel="003543D6" w:rsidRDefault="007625BE" w:rsidP="00443840">
            <w:pPr>
              <w:spacing w:after="120"/>
              <w:rPr>
                <w:del w:id="615" w:author="bmooney" w:date="2011-04-22T11:18:00Z"/>
                <w:sz w:val="20"/>
              </w:rPr>
            </w:pPr>
            <w:ins w:id="616" w:author="bmooney" w:date="2011-10-12T10:11:00Z">
              <w:r w:rsidRPr="00FF54C2" w:rsidDel="003543D6">
                <w:rPr>
                  <w:sz w:val="20"/>
                </w:rPr>
                <w:t>2.4.3</w:t>
              </w:r>
            </w:ins>
            <w:del w:id="617" w:author="bmooney" w:date="2011-04-22T11:18:00Z">
              <w:r w:rsidDel="003543D6">
                <w:rPr>
                  <w:sz w:val="20"/>
                </w:rPr>
                <w:delText>2.3.8</w:delText>
              </w:r>
            </w:del>
          </w:p>
        </w:tc>
        <w:tc>
          <w:tcPr>
            <w:tcW w:w="4704" w:type="dxa"/>
          </w:tcPr>
          <w:p w14:paraId="16E49E39" w14:textId="6C5ECF81" w:rsidR="007625BE" w:rsidDel="003543D6" w:rsidRDefault="007625BE" w:rsidP="00443840">
            <w:pPr>
              <w:spacing w:after="120"/>
              <w:rPr>
                <w:del w:id="618" w:author="bmooney" w:date="2011-04-22T11:18:00Z"/>
                <w:sz w:val="20"/>
              </w:rPr>
            </w:pPr>
            <w:ins w:id="619" w:author="bmooney" w:date="2011-10-12T10:11:00Z">
              <w:r w:rsidDel="003543D6">
                <w:rPr>
                  <w:sz w:val="20"/>
                </w:rPr>
                <w:t xml:space="preserve">FR-1167 – 1169 </w:t>
              </w:r>
            </w:ins>
            <w:del w:id="620" w:author="bmooney" w:date="2011-04-22T11:18:00Z">
              <w:r w:rsidDel="003543D6">
                <w:rPr>
                  <w:sz w:val="20"/>
                </w:rPr>
                <w:delText>FR-562</w:delText>
              </w:r>
            </w:del>
          </w:p>
        </w:tc>
        <w:tc>
          <w:tcPr>
            <w:tcW w:w="3330" w:type="dxa"/>
          </w:tcPr>
          <w:p w14:paraId="16E49E3A" w14:textId="0C4B8AEB" w:rsidR="007625BE" w:rsidDel="003543D6" w:rsidRDefault="007625BE" w:rsidP="00443840">
            <w:pPr>
              <w:spacing w:after="120"/>
              <w:rPr>
                <w:del w:id="621" w:author="bmooney" w:date="2011-04-22T11:18:00Z"/>
                <w:sz w:val="20"/>
              </w:rPr>
            </w:pPr>
            <w:ins w:id="622" w:author="bmooney" w:date="2011-10-12T10:11:00Z">
              <w:r w:rsidDel="003543D6">
                <w:rPr>
                  <w:sz w:val="20"/>
                </w:rPr>
                <w:t>Potassium</w:t>
              </w:r>
            </w:ins>
            <w:del w:id="623" w:author="bmooney" w:date="2011-04-22T11:18:00Z">
              <w:r w:rsidDel="003543D6">
                <w:rPr>
                  <w:sz w:val="20"/>
                </w:rPr>
                <w:delText>Potassium</w:delText>
              </w:r>
            </w:del>
          </w:p>
        </w:tc>
      </w:tr>
      <w:tr w:rsidR="007625BE" w:rsidRPr="00FF54C2" w:rsidDel="003543D6" w14:paraId="16E49E3F" w14:textId="29FAA11E" w:rsidTr="00684432">
        <w:trPr>
          <w:del w:id="624" w:author="bmooney" w:date="2011-04-22T11:18:00Z"/>
        </w:trPr>
        <w:tc>
          <w:tcPr>
            <w:tcW w:w="966" w:type="dxa"/>
          </w:tcPr>
          <w:p w14:paraId="16E49E3C" w14:textId="491D0102" w:rsidR="007625BE" w:rsidRPr="00FF54C2" w:rsidDel="003543D6" w:rsidRDefault="007625BE" w:rsidP="00443840">
            <w:pPr>
              <w:spacing w:after="120"/>
              <w:rPr>
                <w:del w:id="625" w:author="bmooney" w:date="2011-04-22T11:18:00Z"/>
                <w:sz w:val="20"/>
              </w:rPr>
            </w:pPr>
            <w:ins w:id="626" w:author="bmooney" w:date="2011-10-12T10:11:00Z">
              <w:r w:rsidRPr="00A76993" w:rsidDel="003543D6">
                <w:rPr>
                  <w:sz w:val="20"/>
                </w:rPr>
                <w:t>2.5.9</w:t>
              </w:r>
            </w:ins>
            <w:del w:id="627" w:author="bmooney" w:date="2011-04-22T11:18:00Z">
              <w:r w:rsidRPr="00FF54C2" w:rsidDel="003543D6">
                <w:rPr>
                  <w:sz w:val="20"/>
                </w:rPr>
                <w:delText>2.4.3</w:delText>
              </w:r>
            </w:del>
          </w:p>
        </w:tc>
        <w:tc>
          <w:tcPr>
            <w:tcW w:w="4704" w:type="dxa"/>
          </w:tcPr>
          <w:p w14:paraId="16E49E3D" w14:textId="78BC86EF" w:rsidR="007625BE" w:rsidRPr="00FF54C2" w:rsidDel="003543D6" w:rsidRDefault="007625BE" w:rsidP="00443840">
            <w:pPr>
              <w:spacing w:after="120"/>
              <w:rPr>
                <w:del w:id="628" w:author="bmooney" w:date="2011-04-22T11:18:00Z"/>
                <w:sz w:val="20"/>
              </w:rPr>
            </w:pPr>
            <w:ins w:id="629" w:author="bmooney" w:date="2011-10-12T10:11:00Z">
              <w:r w:rsidRPr="00A76993" w:rsidDel="003543D6">
                <w:rPr>
                  <w:sz w:val="20"/>
                </w:rPr>
                <w:t>FR</w:t>
              </w:r>
              <w:r w:rsidDel="003543D6">
                <w:rPr>
                  <w:sz w:val="20"/>
                </w:rPr>
                <w:t>-</w:t>
              </w:r>
              <w:r w:rsidRPr="00A76993" w:rsidDel="003543D6">
                <w:rPr>
                  <w:sz w:val="20"/>
                </w:rPr>
                <w:t xml:space="preserve">1701 – </w:t>
              </w:r>
              <w:r w:rsidDel="003543D6">
                <w:rPr>
                  <w:sz w:val="20"/>
                </w:rPr>
                <w:t>FR-1799</w:t>
              </w:r>
            </w:ins>
            <w:del w:id="630" w:author="bmooney" w:date="2011-04-22T11:18:00Z">
              <w:r w:rsidDel="003543D6">
                <w:rPr>
                  <w:sz w:val="20"/>
                </w:rPr>
                <w:delText xml:space="preserve">FR-1167 – 1169 </w:delText>
              </w:r>
            </w:del>
          </w:p>
        </w:tc>
        <w:tc>
          <w:tcPr>
            <w:tcW w:w="3330" w:type="dxa"/>
          </w:tcPr>
          <w:p w14:paraId="16E49E3E" w14:textId="73917D86" w:rsidR="007625BE" w:rsidRPr="00FF54C2" w:rsidDel="003543D6" w:rsidRDefault="007625BE" w:rsidP="00443840">
            <w:pPr>
              <w:spacing w:after="120"/>
              <w:rPr>
                <w:del w:id="631" w:author="bmooney" w:date="2011-04-22T11:18:00Z"/>
                <w:sz w:val="20"/>
              </w:rPr>
            </w:pPr>
            <w:ins w:id="632" w:author="bmooney" w:date="2011-10-12T10:11:00Z">
              <w:r w:rsidDel="003543D6">
                <w:rPr>
                  <w:sz w:val="20"/>
                </w:rPr>
                <w:t>Potassium</w:t>
              </w:r>
            </w:ins>
            <w:del w:id="633" w:author="bmooney" w:date="2011-04-22T11:18:00Z">
              <w:r w:rsidDel="003543D6">
                <w:rPr>
                  <w:sz w:val="20"/>
                </w:rPr>
                <w:delText>Potassium</w:delText>
              </w:r>
            </w:del>
          </w:p>
        </w:tc>
      </w:tr>
      <w:tr w:rsidR="007625BE" w:rsidDel="003543D6" w14:paraId="16E49E43" w14:textId="4FFBBA7B" w:rsidTr="00684432">
        <w:trPr>
          <w:del w:id="634" w:author="bmooney" w:date="2011-04-22T11:18:00Z"/>
        </w:trPr>
        <w:tc>
          <w:tcPr>
            <w:tcW w:w="966" w:type="dxa"/>
          </w:tcPr>
          <w:p w14:paraId="16E49E40" w14:textId="2F8983E1" w:rsidR="007625BE" w:rsidRPr="00A76993" w:rsidDel="003543D6" w:rsidRDefault="007625BE" w:rsidP="00443840">
            <w:pPr>
              <w:spacing w:after="120"/>
              <w:rPr>
                <w:del w:id="635" w:author="bmooney" w:date="2011-04-22T11:18:00Z"/>
                <w:sz w:val="20"/>
              </w:rPr>
            </w:pPr>
            <w:ins w:id="636" w:author="bmooney" w:date="2011-10-12T10:11:00Z">
              <w:r w:rsidDel="003543D6">
                <w:rPr>
                  <w:sz w:val="20"/>
                </w:rPr>
                <w:t>2.5.10</w:t>
              </w:r>
            </w:ins>
            <w:del w:id="637" w:author="bmooney" w:date="2011-04-22T11:18:00Z">
              <w:r w:rsidRPr="00A76993" w:rsidDel="003543D6">
                <w:rPr>
                  <w:sz w:val="20"/>
                </w:rPr>
                <w:delText>2.5.9</w:delText>
              </w:r>
            </w:del>
          </w:p>
        </w:tc>
        <w:tc>
          <w:tcPr>
            <w:tcW w:w="4704" w:type="dxa"/>
          </w:tcPr>
          <w:p w14:paraId="16E49E41" w14:textId="49950E81" w:rsidR="007625BE" w:rsidDel="003543D6" w:rsidRDefault="007625BE">
            <w:pPr>
              <w:spacing w:after="120"/>
              <w:rPr>
                <w:del w:id="638" w:author="bmooney" w:date="2011-04-22T11:18:00Z"/>
                <w:sz w:val="20"/>
              </w:rPr>
            </w:pPr>
            <w:ins w:id="639" w:author="bmooney" w:date="2011-10-12T10:11:00Z">
              <w:r w:rsidDel="003543D6">
                <w:rPr>
                  <w:sz w:val="20"/>
                </w:rPr>
                <w:t>FR-1601 - FR-1699</w:t>
              </w:r>
            </w:ins>
            <w:del w:id="640" w:author="bmooney" w:date="2011-04-22T11:18:00Z">
              <w:r w:rsidRPr="00A76993" w:rsidDel="003543D6">
                <w:rPr>
                  <w:sz w:val="20"/>
                </w:rPr>
                <w:delText>FR</w:delText>
              </w:r>
              <w:r w:rsidDel="003543D6">
                <w:rPr>
                  <w:sz w:val="20"/>
                </w:rPr>
                <w:delText>-</w:delText>
              </w:r>
              <w:r w:rsidRPr="00A76993" w:rsidDel="003543D6">
                <w:rPr>
                  <w:sz w:val="20"/>
                </w:rPr>
                <w:delText xml:space="preserve">1701 – </w:delText>
              </w:r>
              <w:r w:rsidDel="003543D6">
                <w:rPr>
                  <w:sz w:val="20"/>
                </w:rPr>
                <w:delText>FR-1799</w:delText>
              </w:r>
            </w:del>
          </w:p>
        </w:tc>
        <w:tc>
          <w:tcPr>
            <w:tcW w:w="3330" w:type="dxa"/>
          </w:tcPr>
          <w:p w14:paraId="16E49E42" w14:textId="765A3471" w:rsidR="007625BE" w:rsidDel="003543D6" w:rsidRDefault="007625BE">
            <w:pPr>
              <w:spacing w:after="120"/>
              <w:rPr>
                <w:del w:id="641" w:author="bmooney" w:date="2011-04-22T11:18:00Z"/>
                <w:sz w:val="20"/>
              </w:rPr>
            </w:pPr>
            <w:ins w:id="642" w:author="bmooney" w:date="2011-10-12T10:11:00Z">
              <w:r w:rsidDel="003543D6">
                <w:rPr>
                  <w:sz w:val="20"/>
                </w:rPr>
                <w:t>Krypton</w:t>
              </w:r>
            </w:ins>
            <w:del w:id="643" w:author="bmooney" w:date="2011-04-22T11:18:00Z">
              <w:r w:rsidDel="003543D6">
                <w:rPr>
                  <w:sz w:val="20"/>
                </w:rPr>
                <w:delText>Potassium</w:delText>
              </w:r>
            </w:del>
          </w:p>
        </w:tc>
      </w:tr>
      <w:tr w:rsidR="007625BE" w:rsidDel="003543D6" w14:paraId="16E49E47" w14:textId="444C97F9" w:rsidTr="00046D42">
        <w:trPr>
          <w:del w:id="644" w:author="bmooney" w:date="2011-04-22T11:18:00Z"/>
        </w:trPr>
        <w:tc>
          <w:tcPr>
            <w:tcW w:w="966" w:type="dxa"/>
          </w:tcPr>
          <w:p w14:paraId="16E49E44" w14:textId="7D9ABB1F" w:rsidR="007625BE" w:rsidRPr="00A76993" w:rsidDel="003543D6" w:rsidRDefault="007625BE" w:rsidP="00046D42">
            <w:pPr>
              <w:spacing w:after="120"/>
              <w:rPr>
                <w:del w:id="645" w:author="bmooney" w:date="2011-04-22T11:18:00Z"/>
                <w:sz w:val="20"/>
              </w:rPr>
            </w:pPr>
            <w:ins w:id="646" w:author="bmooney" w:date="2011-10-12T10:11:00Z">
              <w:r w:rsidDel="003543D6">
                <w:rPr>
                  <w:sz w:val="20"/>
                </w:rPr>
                <w:t>2.6.2</w:t>
              </w:r>
            </w:ins>
            <w:del w:id="647" w:author="bmooney" w:date="2011-04-22T11:18:00Z">
              <w:r w:rsidDel="003543D6">
                <w:rPr>
                  <w:sz w:val="20"/>
                </w:rPr>
                <w:delText>2.5.10</w:delText>
              </w:r>
            </w:del>
          </w:p>
        </w:tc>
        <w:tc>
          <w:tcPr>
            <w:tcW w:w="4704" w:type="dxa"/>
          </w:tcPr>
          <w:p w14:paraId="16E49E45" w14:textId="3409A001" w:rsidR="007625BE" w:rsidRPr="00A76993" w:rsidDel="003543D6" w:rsidRDefault="007625BE" w:rsidP="00F46BDD">
            <w:pPr>
              <w:spacing w:after="120"/>
              <w:rPr>
                <w:del w:id="648" w:author="bmooney" w:date="2011-04-22T11:18:00Z"/>
                <w:sz w:val="20"/>
              </w:rPr>
            </w:pPr>
            <w:ins w:id="649" w:author="bmooney" w:date="2011-10-12T10:11:00Z">
              <w:r w:rsidDel="003543D6">
                <w:rPr>
                  <w:sz w:val="20"/>
                </w:rPr>
                <w:t>FR-1850-FR-1899</w:t>
              </w:r>
            </w:ins>
            <w:del w:id="650" w:author="bmooney" w:date="2011-04-22T11:18:00Z">
              <w:r w:rsidDel="003543D6">
                <w:rPr>
                  <w:sz w:val="20"/>
                </w:rPr>
                <w:delText>FR-1601 - FR-1699</w:delText>
              </w:r>
            </w:del>
          </w:p>
        </w:tc>
        <w:tc>
          <w:tcPr>
            <w:tcW w:w="3330" w:type="dxa"/>
          </w:tcPr>
          <w:p w14:paraId="16E49E46" w14:textId="704C170F" w:rsidR="007625BE" w:rsidRPr="00A76993" w:rsidDel="003543D6" w:rsidRDefault="007625BE" w:rsidP="00046D42">
            <w:pPr>
              <w:spacing w:after="120"/>
              <w:rPr>
                <w:del w:id="651" w:author="bmooney" w:date="2011-04-22T11:18:00Z"/>
                <w:sz w:val="20"/>
              </w:rPr>
            </w:pPr>
            <w:ins w:id="652" w:author="bmooney" w:date="2011-10-12T10:11:00Z">
              <w:r w:rsidDel="003543D6">
                <w:rPr>
                  <w:sz w:val="20"/>
                </w:rPr>
                <w:t>Krypton</w:t>
              </w:r>
            </w:ins>
            <w:del w:id="653" w:author="bmooney" w:date="2011-04-22T11:18:00Z">
              <w:r w:rsidDel="003543D6">
                <w:rPr>
                  <w:sz w:val="20"/>
                </w:rPr>
                <w:delText>Krypton</w:delText>
              </w:r>
            </w:del>
          </w:p>
        </w:tc>
      </w:tr>
      <w:tr w:rsidR="007625BE" w:rsidDel="003543D6" w14:paraId="16E49E4B" w14:textId="6745505F" w:rsidTr="00684432">
        <w:trPr>
          <w:del w:id="654" w:author="bmooney" w:date="2011-04-22T11:18:00Z"/>
        </w:trPr>
        <w:tc>
          <w:tcPr>
            <w:tcW w:w="966" w:type="dxa"/>
          </w:tcPr>
          <w:p w14:paraId="16E49E48" w14:textId="321D8C57" w:rsidR="007625BE" w:rsidDel="003543D6" w:rsidRDefault="007625BE" w:rsidP="000F6B3F">
            <w:pPr>
              <w:spacing w:after="120"/>
              <w:rPr>
                <w:del w:id="655" w:author="bmooney" w:date="2011-04-22T11:18:00Z"/>
                <w:sz w:val="20"/>
              </w:rPr>
            </w:pPr>
            <w:ins w:id="656" w:author="bmooney" w:date="2011-10-12T10:11:00Z">
              <w:r w:rsidDel="003543D6">
                <w:rPr>
                  <w:sz w:val="20"/>
                </w:rPr>
                <w:t>2.6.3</w:t>
              </w:r>
            </w:ins>
            <w:del w:id="657" w:author="bmooney" w:date="2011-04-22T11:18:00Z">
              <w:r w:rsidDel="003543D6">
                <w:rPr>
                  <w:sz w:val="20"/>
                </w:rPr>
                <w:delText>2.6.2</w:delText>
              </w:r>
            </w:del>
          </w:p>
        </w:tc>
        <w:tc>
          <w:tcPr>
            <w:tcW w:w="4704" w:type="dxa"/>
          </w:tcPr>
          <w:p w14:paraId="16E49E49" w14:textId="329DC30B" w:rsidR="007625BE" w:rsidDel="003543D6" w:rsidRDefault="007625BE" w:rsidP="000F6B3F">
            <w:pPr>
              <w:spacing w:after="120"/>
              <w:rPr>
                <w:del w:id="658" w:author="bmooney" w:date="2011-04-22T11:18:00Z"/>
                <w:sz w:val="20"/>
              </w:rPr>
            </w:pPr>
            <w:ins w:id="659" w:author="bmooney" w:date="2011-10-12T10:11:00Z">
              <w:r w:rsidDel="003543D6">
                <w:rPr>
                  <w:sz w:val="20"/>
                </w:rPr>
                <w:t>FR-1900-FR-1999</w:t>
              </w:r>
            </w:ins>
            <w:del w:id="660" w:author="bmooney" w:date="2011-04-22T11:18:00Z">
              <w:r w:rsidDel="003543D6">
                <w:rPr>
                  <w:sz w:val="20"/>
                </w:rPr>
                <w:delText>FR-1850-FR-1899</w:delText>
              </w:r>
            </w:del>
          </w:p>
        </w:tc>
        <w:tc>
          <w:tcPr>
            <w:tcW w:w="3330" w:type="dxa"/>
          </w:tcPr>
          <w:p w14:paraId="16E49E4A" w14:textId="695043E0" w:rsidR="007625BE" w:rsidDel="003543D6" w:rsidRDefault="007625BE" w:rsidP="000F6B3F">
            <w:pPr>
              <w:spacing w:after="120"/>
              <w:rPr>
                <w:del w:id="661" w:author="bmooney" w:date="2011-04-22T11:18:00Z"/>
                <w:sz w:val="20"/>
              </w:rPr>
            </w:pPr>
            <w:ins w:id="662" w:author="bmooney" w:date="2011-10-12T10:11:00Z">
              <w:r w:rsidDel="003543D6">
                <w:rPr>
                  <w:sz w:val="20"/>
                </w:rPr>
                <w:t>Krypton</w:t>
              </w:r>
            </w:ins>
            <w:del w:id="663" w:author="bmooney" w:date="2011-04-22T11:18:00Z">
              <w:r w:rsidDel="003543D6">
                <w:rPr>
                  <w:sz w:val="20"/>
                </w:rPr>
                <w:delText>Krypton</w:delText>
              </w:r>
            </w:del>
          </w:p>
        </w:tc>
      </w:tr>
      <w:tr w:rsidR="007625BE" w:rsidDel="003543D6" w14:paraId="16E49E4F" w14:textId="613ECC8D" w:rsidTr="00684432">
        <w:trPr>
          <w:del w:id="664" w:author="bmooney" w:date="2011-04-22T11:18:00Z"/>
        </w:trPr>
        <w:tc>
          <w:tcPr>
            <w:tcW w:w="966" w:type="dxa"/>
          </w:tcPr>
          <w:p w14:paraId="16E49E4C" w14:textId="6C3DCA85" w:rsidR="007625BE" w:rsidDel="003543D6" w:rsidRDefault="007625BE" w:rsidP="000F6B3F">
            <w:pPr>
              <w:spacing w:after="120"/>
              <w:rPr>
                <w:del w:id="665" w:author="bmooney" w:date="2011-04-22T11:18:00Z"/>
                <w:sz w:val="20"/>
              </w:rPr>
            </w:pPr>
            <w:del w:id="666" w:author="bmooney" w:date="2011-04-22T11:18:00Z">
              <w:r w:rsidDel="003543D6">
                <w:rPr>
                  <w:sz w:val="20"/>
                </w:rPr>
                <w:delText>2.6.3</w:delText>
              </w:r>
            </w:del>
          </w:p>
        </w:tc>
        <w:tc>
          <w:tcPr>
            <w:tcW w:w="4704" w:type="dxa"/>
          </w:tcPr>
          <w:p w14:paraId="16E49E4D" w14:textId="2542876B" w:rsidR="007625BE" w:rsidDel="003543D6" w:rsidRDefault="007625BE" w:rsidP="000F6B3F">
            <w:pPr>
              <w:spacing w:after="120"/>
              <w:rPr>
                <w:del w:id="667" w:author="bmooney" w:date="2011-04-22T11:18:00Z"/>
                <w:sz w:val="20"/>
              </w:rPr>
            </w:pPr>
            <w:del w:id="668" w:author="bmooney" w:date="2011-04-22T11:18:00Z">
              <w:r w:rsidDel="003543D6">
                <w:rPr>
                  <w:sz w:val="20"/>
                </w:rPr>
                <w:delText>FR-1900-FR-1999</w:delText>
              </w:r>
            </w:del>
          </w:p>
        </w:tc>
        <w:tc>
          <w:tcPr>
            <w:tcW w:w="3330" w:type="dxa"/>
          </w:tcPr>
          <w:p w14:paraId="16E49E4E" w14:textId="5131094E" w:rsidR="007625BE" w:rsidDel="003543D6" w:rsidRDefault="007625BE" w:rsidP="000F6B3F">
            <w:pPr>
              <w:spacing w:after="120"/>
              <w:rPr>
                <w:del w:id="669" w:author="bmooney" w:date="2011-04-22T11:18:00Z"/>
                <w:sz w:val="20"/>
              </w:rPr>
            </w:pPr>
            <w:del w:id="670" w:author="bmooney" w:date="2011-04-22T11:18:00Z">
              <w:r w:rsidDel="003543D6">
                <w:rPr>
                  <w:sz w:val="20"/>
                </w:rPr>
                <w:delText>Krypton</w:delText>
              </w:r>
            </w:del>
          </w:p>
        </w:tc>
      </w:tr>
    </w:tbl>
    <w:p w14:paraId="16E49E50" w14:textId="77777777" w:rsidR="00EC2B18" w:rsidRDefault="00EC2B18">
      <w:pPr>
        <w:pStyle w:val="Body1"/>
      </w:pPr>
    </w:p>
    <w:p w14:paraId="16E49E51" w14:textId="77777777" w:rsidR="00684432" w:rsidRDefault="007A1FE5" w:rsidP="00684432">
      <w:pPr>
        <w:pStyle w:val="Heading1"/>
      </w:pPr>
      <w:bookmarkStart w:id="671" w:name="_Toc386710423"/>
      <w:bookmarkStart w:id="672" w:name="_Toc426474939"/>
      <w:bookmarkStart w:id="673" w:name="_Toc248042313"/>
      <w:bookmarkStart w:id="674" w:name="_Toc270946249"/>
      <w:bookmarkStart w:id="675" w:name="_Toc278358718"/>
      <w:bookmarkStart w:id="676" w:name="_Toc295735794"/>
      <w:bookmarkEnd w:id="413"/>
      <w:r w:rsidRPr="00FB06D0">
        <w:t>Functional Requirements</w:t>
      </w:r>
      <w:bookmarkEnd w:id="671"/>
      <w:bookmarkEnd w:id="672"/>
      <w:bookmarkEnd w:id="673"/>
      <w:bookmarkEnd w:id="674"/>
      <w:bookmarkEnd w:id="675"/>
      <w:bookmarkEnd w:id="676"/>
    </w:p>
    <w:p w14:paraId="16E49E52" w14:textId="77777777" w:rsidR="00684432" w:rsidRDefault="00D90467" w:rsidP="00684432">
      <w:pPr>
        <w:pStyle w:val="Heading2"/>
      </w:pPr>
      <w:bookmarkStart w:id="677" w:name="_Toc248042314"/>
      <w:bookmarkStart w:id="678" w:name="_Toc270946250"/>
      <w:bookmarkStart w:id="679" w:name="_Toc278358719"/>
      <w:bookmarkStart w:id="680" w:name="_Toc295735795"/>
      <w:r w:rsidRPr="00FB06D0">
        <w:t>Requisition List</w:t>
      </w:r>
      <w:bookmarkEnd w:id="677"/>
      <w:bookmarkEnd w:id="678"/>
      <w:bookmarkEnd w:id="679"/>
      <w:bookmarkEnd w:id="680"/>
    </w:p>
    <w:p w14:paraId="16E49E53" w14:textId="77777777" w:rsidR="00D90467" w:rsidRDefault="005D4E0A" w:rsidP="00D90467">
      <w:pPr>
        <w:pStyle w:val="Body2"/>
      </w:pPr>
      <w:r>
        <w:rPr>
          <w:noProof/>
        </w:rPr>
        <w:drawing>
          <wp:inline distT="0" distB="0" distL="0" distR="0" wp14:anchorId="16E4AFD8" wp14:editId="16E4AFD9">
            <wp:extent cx="5943600" cy="4257675"/>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inline>
        </w:drawing>
      </w:r>
    </w:p>
    <w:p w14:paraId="16E49E54" w14:textId="77777777" w:rsidR="00684432" w:rsidRDefault="00085384" w:rsidP="00684432">
      <w:pPr>
        <w:pStyle w:val="Body2"/>
      </w:pPr>
      <w:r>
        <w:t>Full specification will be completed at a future date.</w:t>
      </w:r>
    </w:p>
    <w:p w14:paraId="16E49E55" w14:textId="5A93E912" w:rsidR="00684432" w:rsidDel="0058314A" w:rsidRDefault="00E65FF1" w:rsidP="00684432">
      <w:pPr>
        <w:pStyle w:val="Body2"/>
        <w:rPr>
          <w:del w:id="681" w:author="bmooney" w:date="2011-06-17T09:06:00Z"/>
        </w:rPr>
      </w:pPr>
      <w:del w:id="682" w:author="bmooney" w:date="2011-06-17T09:06:00Z">
        <w:r w:rsidDel="0058314A">
          <w:delText>Note one ch</w:delText>
        </w:r>
        <w:r w:rsidR="00173B9B" w:rsidDel="0058314A">
          <w:delText>ange for Iron:</w:delText>
        </w:r>
      </w:del>
    </w:p>
    <w:p w14:paraId="16E49E56" w14:textId="7657F343" w:rsidR="00684432" w:rsidRDefault="00E65FF1" w:rsidP="00684432">
      <w:pPr>
        <w:pStyle w:val="Body2"/>
      </w:pPr>
      <w:proofErr w:type="gramStart"/>
      <w:r w:rsidRPr="00173B9B">
        <w:t>FR-1300.</w:t>
      </w:r>
      <w:proofErr w:type="gramEnd"/>
      <w:r w:rsidRPr="00173B9B">
        <w:t xml:space="preserve"> </w:t>
      </w:r>
      <w:r w:rsidR="00173B9B" w:rsidRPr="00173B9B">
        <w:t xml:space="preserve"> </w:t>
      </w:r>
      <w:del w:id="683" w:author="bmooney" w:date="2011-09-13T12:33:00Z">
        <w:r w:rsidRPr="00173B9B" w:rsidDel="003A16C3">
          <w:delText xml:space="preserve">If somehow a colon version 10 requisition is stored in the database (note that this should not be able to be accomplished in the UI), then an error message will appear if you try to retrieve that requisition. </w:delText>
        </w:r>
        <w:r w:rsidR="00173B9B" w:rsidRPr="00173B9B" w:rsidDel="003A16C3">
          <w:delText xml:space="preserve"> </w:delText>
        </w:r>
        <w:r w:rsidRPr="00173B9B" w:rsidDel="003A16C3">
          <w:delText>The requisition window will not be accessible after the error appears.</w:delText>
        </w:r>
      </w:del>
      <w:ins w:id="684" w:author="bmooney" w:date="2011-09-13T12:33:00Z">
        <w:r w:rsidR="003A16C3">
          <w:t>This requirement removed.</w:t>
        </w:r>
      </w:ins>
    </w:p>
    <w:p w14:paraId="16E49E57" w14:textId="77777777" w:rsidR="0011545D" w:rsidRPr="00B95438" w:rsidRDefault="0011545D" w:rsidP="00B95438">
      <w:bookmarkStart w:id="685" w:name="_Toc248042315"/>
      <w:bookmarkStart w:id="686" w:name="_Toc270946251"/>
      <w:bookmarkStart w:id="687" w:name="_Toc278358720"/>
      <w:r w:rsidRPr="00B95438">
        <w:br w:type="page"/>
      </w:r>
    </w:p>
    <w:p w14:paraId="16E49E58" w14:textId="77777777" w:rsidR="00684432" w:rsidRDefault="00D90467" w:rsidP="00684432">
      <w:pPr>
        <w:pStyle w:val="Heading2"/>
        <w:rPr>
          <w:ins w:id="688" w:author="bmooney" w:date="2011-04-19T08:14:00Z"/>
        </w:rPr>
      </w:pPr>
      <w:bookmarkStart w:id="689" w:name="_Toc295735796"/>
      <w:r w:rsidRPr="00FB06D0">
        <w:t>New Requisition</w:t>
      </w:r>
      <w:bookmarkEnd w:id="685"/>
      <w:bookmarkEnd w:id="686"/>
      <w:bookmarkEnd w:id="687"/>
      <w:bookmarkEnd w:id="689"/>
    </w:p>
    <w:p w14:paraId="496A1516" w14:textId="641DBF48" w:rsidR="00B617AB" w:rsidRPr="003543D6" w:rsidDel="00B77988" w:rsidRDefault="00B77988">
      <w:pPr>
        <w:pStyle w:val="Body2"/>
        <w:rPr>
          <w:del w:id="690" w:author="bmooney" w:date="2011-04-19T08:19:00Z"/>
        </w:rPr>
        <w:pPrChange w:id="691" w:author="bmooney" w:date="2011-04-19T08:14:00Z">
          <w:pPr>
            <w:pStyle w:val="Heading2"/>
          </w:pPr>
        </w:pPrChange>
      </w:pPr>
      <w:ins w:id="692" w:author="bmooney" w:date="2011-04-19T08:19:00Z">
        <w:r w:rsidRPr="004E7F51">
          <w:rPr>
            <w:noProof/>
          </w:rPr>
          <w:drawing>
            <wp:inline distT="0" distB="0" distL="0" distR="0" wp14:anchorId="10D3F49F" wp14:editId="5DA6D3F1">
              <wp:extent cx="5934075" cy="403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038600"/>
                      </a:xfrm>
                      <a:prstGeom prst="rect">
                        <a:avLst/>
                      </a:prstGeom>
                      <a:noFill/>
                      <a:ln>
                        <a:noFill/>
                      </a:ln>
                    </pic:spPr>
                  </pic:pic>
                </a:graphicData>
              </a:graphic>
            </wp:inline>
          </w:drawing>
        </w:r>
      </w:ins>
    </w:p>
    <w:p w14:paraId="16E49E59" w14:textId="705E5922" w:rsidR="00D90467" w:rsidRDefault="005D4E0A">
      <w:pPr>
        <w:pStyle w:val="Body2"/>
        <w:pPrChange w:id="693" w:author="bmooney" w:date="2011-04-19T08:19:00Z">
          <w:pPr/>
        </w:pPrChange>
      </w:pPr>
      <w:del w:id="694" w:author="bmooney" w:date="2011-04-19T08:03:00Z">
        <w:r w:rsidRPr="004E7F51" w:rsidDel="004233B8">
          <w:rPr>
            <w:noProof/>
          </w:rPr>
          <w:drawing>
            <wp:inline distT="0" distB="0" distL="0" distR="0" wp14:anchorId="16E4AFDA" wp14:editId="6E8E6ADB">
              <wp:extent cx="5943600" cy="3438525"/>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del>
    </w:p>
    <w:p w14:paraId="16E49E5A" w14:textId="77777777" w:rsidR="00EC2B18" w:rsidRPr="0011545D" w:rsidRDefault="00EC2B18">
      <w:pPr>
        <w:rPr>
          <w:sz w:val="20"/>
        </w:rPr>
      </w:pPr>
    </w:p>
    <w:tbl>
      <w:tblPr>
        <w:tblW w:w="0" w:type="auto"/>
        <w:tblInd w:w="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4"/>
        <w:gridCol w:w="1800"/>
        <w:gridCol w:w="5998"/>
      </w:tblGrid>
      <w:tr w:rsidR="00B77988" w:rsidRPr="00CB1C05" w:rsidDel="0058314A" w14:paraId="16E49E5E" w14:textId="5E3DC613" w:rsidTr="00B77988">
        <w:trPr>
          <w:del w:id="695" w:author="bmooney" w:date="2011-06-17T09:13:00Z"/>
        </w:trPr>
        <w:tc>
          <w:tcPr>
            <w:tcW w:w="964" w:type="dxa"/>
          </w:tcPr>
          <w:p w14:paraId="16E49E5B" w14:textId="36E939DD" w:rsidR="005024EE" w:rsidRPr="00CB1C05" w:rsidDel="0058314A" w:rsidRDefault="005024EE" w:rsidP="00CB1C05">
            <w:pPr>
              <w:spacing w:after="120"/>
              <w:rPr>
                <w:del w:id="696" w:author="bmooney" w:date="2011-06-17T09:13:00Z"/>
                <w:b/>
                <w:sz w:val="20"/>
              </w:rPr>
            </w:pPr>
            <w:del w:id="697" w:author="bmooney" w:date="2011-06-17T09:13:00Z">
              <w:r w:rsidRPr="00CB1C05" w:rsidDel="0058314A">
                <w:rPr>
                  <w:b/>
                  <w:sz w:val="20"/>
                </w:rPr>
                <w:delText>Req #</w:delText>
              </w:r>
            </w:del>
          </w:p>
        </w:tc>
        <w:tc>
          <w:tcPr>
            <w:tcW w:w="1800" w:type="dxa"/>
          </w:tcPr>
          <w:p w14:paraId="16E49E5C" w14:textId="2C5DA6E8" w:rsidR="005024EE" w:rsidRPr="00CB1C05" w:rsidDel="0058314A" w:rsidRDefault="005024EE" w:rsidP="00CB1C05">
            <w:pPr>
              <w:spacing w:after="120"/>
              <w:rPr>
                <w:del w:id="698" w:author="bmooney" w:date="2011-06-17T09:13:00Z"/>
                <w:b/>
                <w:sz w:val="20"/>
              </w:rPr>
            </w:pPr>
            <w:del w:id="699" w:author="bmooney" w:date="2011-06-17T09:13:00Z">
              <w:r w:rsidRPr="00CB1C05" w:rsidDel="0058314A">
                <w:rPr>
                  <w:b/>
                  <w:sz w:val="20"/>
                </w:rPr>
                <w:delText>Field Name</w:delText>
              </w:r>
            </w:del>
          </w:p>
        </w:tc>
        <w:tc>
          <w:tcPr>
            <w:tcW w:w="0" w:type="auto"/>
          </w:tcPr>
          <w:p w14:paraId="16E49E5D" w14:textId="1FD8E108" w:rsidR="005024EE" w:rsidRPr="00CB1C05" w:rsidDel="0058314A" w:rsidRDefault="005024EE" w:rsidP="00CB1C05">
            <w:pPr>
              <w:spacing w:after="120"/>
              <w:rPr>
                <w:del w:id="700" w:author="bmooney" w:date="2011-06-17T09:13:00Z"/>
                <w:b/>
                <w:sz w:val="20"/>
              </w:rPr>
            </w:pPr>
            <w:del w:id="701" w:author="bmooney" w:date="2011-06-17T09:13:00Z">
              <w:r w:rsidRPr="00CB1C05" w:rsidDel="0058314A">
                <w:rPr>
                  <w:b/>
                  <w:sz w:val="20"/>
                </w:rPr>
                <w:delText>Meaning</w:delText>
              </w:r>
            </w:del>
          </w:p>
        </w:tc>
      </w:tr>
      <w:tr w:rsidR="00B77988" w:rsidRPr="00CB1C05" w:rsidDel="0058314A" w14:paraId="16E49E62" w14:textId="4369A8B6" w:rsidTr="00B77988">
        <w:trPr>
          <w:del w:id="702" w:author="bmooney" w:date="2011-06-17T09:13:00Z"/>
        </w:trPr>
        <w:tc>
          <w:tcPr>
            <w:tcW w:w="964" w:type="dxa"/>
          </w:tcPr>
          <w:p w14:paraId="16E49E5F" w14:textId="1750B233" w:rsidR="005024EE" w:rsidRPr="00CB1C05" w:rsidDel="0058314A" w:rsidRDefault="00696B03" w:rsidP="00CB1C05">
            <w:pPr>
              <w:spacing w:after="120"/>
              <w:rPr>
                <w:del w:id="703" w:author="bmooney" w:date="2011-06-17T09:13:00Z"/>
                <w:sz w:val="20"/>
              </w:rPr>
            </w:pPr>
            <w:del w:id="704" w:author="bmooney" w:date="2011-06-17T09:13:00Z">
              <w:r w:rsidRPr="00CB1C05" w:rsidDel="0058314A">
                <w:rPr>
                  <w:sz w:val="20"/>
                </w:rPr>
                <w:delText>FR-101</w:delText>
              </w:r>
            </w:del>
          </w:p>
        </w:tc>
        <w:tc>
          <w:tcPr>
            <w:tcW w:w="1800" w:type="dxa"/>
          </w:tcPr>
          <w:p w14:paraId="16E49E60" w14:textId="0DD10A67" w:rsidR="005024EE" w:rsidRPr="00CB1C05" w:rsidDel="0058314A" w:rsidRDefault="005024EE" w:rsidP="00CB1C05">
            <w:pPr>
              <w:spacing w:after="120"/>
              <w:rPr>
                <w:del w:id="705" w:author="bmooney" w:date="2011-06-17T09:13:00Z"/>
                <w:sz w:val="20"/>
              </w:rPr>
            </w:pPr>
            <w:del w:id="706" w:author="bmooney" w:date="2011-06-17T09:13:00Z">
              <w:r w:rsidRPr="00CB1C05" w:rsidDel="0058314A">
                <w:rPr>
                  <w:sz w:val="20"/>
                </w:rPr>
                <w:delText>Requisition Barcode</w:delText>
              </w:r>
            </w:del>
          </w:p>
        </w:tc>
        <w:tc>
          <w:tcPr>
            <w:tcW w:w="0" w:type="auto"/>
          </w:tcPr>
          <w:p w14:paraId="16E49E61" w14:textId="2788BA8E" w:rsidR="005024EE" w:rsidRPr="00CB1C05" w:rsidDel="0058314A" w:rsidRDefault="005024EE" w:rsidP="00CB1C05">
            <w:pPr>
              <w:spacing w:after="120"/>
              <w:rPr>
                <w:del w:id="707" w:author="bmooney" w:date="2011-06-17T09:13:00Z"/>
                <w:sz w:val="20"/>
              </w:rPr>
            </w:pPr>
            <w:del w:id="708" w:author="bmooney" w:date="2011-06-17T09:13:00Z">
              <w:r w:rsidRPr="00CB1C05" w:rsidDel="0058314A">
                <w:rPr>
                  <w:sz w:val="20"/>
                </w:rPr>
                <w:delText>A unique identifier for the requisition.</w:delText>
              </w:r>
            </w:del>
          </w:p>
        </w:tc>
      </w:tr>
      <w:tr w:rsidR="00B77988" w:rsidRPr="00CB1C05" w:rsidDel="0058314A" w14:paraId="16E49E66" w14:textId="3DB8F058" w:rsidTr="00B77988">
        <w:trPr>
          <w:del w:id="709" w:author="bmooney" w:date="2011-06-17T09:13:00Z"/>
        </w:trPr>
        <w:tc>
          <w:tcPr>
            <w:tcW w:w="964" w:type="dxa"/>
          </w:tcPr>
          <w:p w14:paraId="16E49E63" w14:textId="3347C018" w:rsidR="005024EE" w:rsidRPr="00CB1C05" w:rsidDel="0058314A" w:rsidRDefault="00696B03" w:rsidP="00CB1C05">
            <w:pPr>
              <w:spacing w:after="120"/>
              <w:rPr>
                <w:del w:id="710" w:author="bmooney" w:date="2011-06-17T09:13:00Z"/>
                <w:sz w:val="20"/>
              </w:rPr>
            </w:pPr>
            <w:del w:id="711" w:author="bmooney" w:date="2011-06-17T09:13:00Z">
              <w:r w:rsidRPr="00CB1C05" w:rsidDel="0058314A">
                <w:rPr>
                  <w:sz w:val="20"/>
                </w:rPr>
                <w:delText>FR-102</w:delText>
              </w:r>
            </w:del>
          </w:p>
        </w:tc>
        <w:tc>
          <w:tcPr>
            <w:tcW w:w="1800" w:type="dxa"/>
          </w:tcPr>
          <w:p w14:paraId="16E49E64" w14:textId="591857EB" w:rsidR="005024EE" w:rsidRPr="00CB1C05" w:rsidDel="0058314A" w:rsidRDefault="005024EE" w:rsidP="00CB1C05">
            <w:pPr>
              <w:spacing w:after="120"/>
              <w:rPr>
                <w:del w:id="712" w:author="bmooney" w:date="2011-06-17T09:13:00Z"/>
                <w:sz w:val="20"/>
              </w:rPr>
            </w:pPr>
            <w:del w:id="713" w:author="bmooney" w:date="2011-04-19T08:03:00Z">
              <w:r w:rsidRPr="00CB1C05" w:rsidDel="004233B8">
                <w:rPr>
                  <w:sz w:val="20"/>
                </w:rPr>
                <w:delText>Test Type</w:delText>
              </w:r>
            </w:del>
          </w:p>
        </w:tc>
        <w:tc>
          <w:tcPr>
            <w:tcW w:w="0" w:type="auto"/>
          </w:tcPr>
          <w:p w14:paraId="16E49E65" w14:textId="75F7C7CD" w:rsidR="005024EE" w:rsidRPr="00CB1C05" w:rsidDel="0058314A" w:rsidRDefault="005024EE" w:rsidP="00CB1C05">
            <w:pPr>
              <w:spacing w:after="120"/>
              <w:rPr>
                <w:del w:id="714" w:author="bmooney" w:date="2011-06-17T09:13:00Z"/>
                <w:sz w:val="20"/>
              </w:rPr>
            </w:pPr>
            <w:del w:id="715" w:author="bmooney" w:date="2011-04-19T08:03:00Z">
              <w:r w:rsidRPr="00CB1C05" w:rsidDel="004233B8">
                <w:rPr>
                  <w:sz w:val="20"/>
                </w:rPr>
                <w:delText>Whether the requisition is a breast or colon test</w:delText>
              </w:r>
            </w:del>
          </w:p>
        </w:tc>
      </w:tr>
      <w:tr w:rsidR="00B77988" w:rsidRPr="00CB1C05" w:rsidDel="0058314A" w14:paraId="16E49E6A" w14:textId="083E8F33" w:rsidTr="00B77988">
        <w:trPr>
          <w:del w:id="716" w:author="bmooney" w:date="2011-06-17T09:13:00Z"/>
        </w:trPr>
        <w:tc>
          <w:tcPr>
            <w:tcW w:w="964" w:type="dxa"/>
          </w:tcPr>
          <w:p w14:paraId="16E49E67" w14:textId="5FEE50C9" w:rsidR="005024EE" w:rsidRPr="00CB1C05" w:rsidDel="0058314A" w:rsidRDefault="00696B03" w:rsidP="00CB1C05">
            <w:pPr>
              <w:spacing w:after="120"/>
              <w:rPr>
                <w:del w:id="717" w:author="bmooney" w:date="2011-06-17T09:13:00Z"/>
                <w:sz w:val="20"/>
              </w:rPr>
            </w:pPr>
            <w:del w:id="718" w:author="bmooney" w:date="2011-06-17T09:13:00Z">
              <w:r w:rsidRPr="00CB1C05" w:rsidDel="0058314A">
                <w:rPr>
                  <w:sz w:val="20"/>
                </w:rPr>
                <w:delText>FR-103</w:delText>
              </w:r>
            </w:del>
          </w:p>
        </w:tc>
        <w:tc>
          <w:tcPr>
            <w:tcW w:w="1800" w:type="dxa"/>
          </w:tcPr>
          <w:p w14:paraId="16E49E68" w14:textId="4E2E2CF0" w:rsidR="005024EE" w:rsidRPr="00CB1C05" w:rsidDel="0058314A" w:rsidRDefault="005024EE" w:rsidP="00CB1C05">
            <w:pPr>
              <w:spacing w:after="120"/>
              <w:rPr>
                <w:del w:id="719" w:author="bmooney" w:date="2011-06-17T09:13:00Z"/>
                <w:sz w:val="20"/>
              </w:rPr>
            </w:pPr>
            <w:del w:id="720" w:author="bmooney" w:date="2011-06-17T09:13:00Z">
              <w:r w:rsidRPr="00CB1C05" w:rsidDel="0058314A">
                <w:rPr>
                  <w:sz w:val="20"/>
                </w:rPr>
                <w:delText>Associated Requisition</w:delText>
              </w:r>
            </w:del>
          </w:p>
        </w:tc>
        <w:tc>
          <w:tcPr>
            <w:tcW w:w="0" w:type="auto"/>
          </w:tcPr>
          <w:p w14:paraId="16E49E69" w14:textId="5C7ED1AC" w:rsidR="005024EE" w:rsidRPr="00CB1C05" w:rsidDel="0058314A" w:rsidRDefault="005024EE" w:rsidP="00CB1C05">
            <w:pPr>
              <w:spacing w:after="120"/>
              <w:rPr>
                <w:del w:id="721" w:author="bmooney" w:date="2011-06-17T09:13:00Z"/>
                <w:sz w:val="20"/>
              </w:rPr>
            </w:pPr>
            <w:del w:id="722" w:author="bmooney" w:date="2011-06-17T09:13:00Z">
              <w:r w:rsidRPr="00CB1C05" w:rsidDel="0058314A">
                <w:rPr>
                  <w:sz w:val="20"/>
                </w:rPr>
                <w:delText>The barcode for one previous requisition processed for the same patient.</w:delText>
              </w:r>
            </w:del>
          </w:p>
        </w:tc>
      </w:tr>
      <w:tr w:rsidR="00B77988" w:rsidRPr="00CB1C05" w:rsidDel="0058314A" w14:paraId="16E49E6E" w14:textId="22744782" w:rsidTr="00B77988">
        <w:trPr>
          <w:del w:id="723" w:author="bmooney" w:date="2011-06-17T09:13:00Z"/>
        </w:trPr>
        <w:tc>
          <w:tcPr>
            <w:tcW w:w="964" w:type="dxa"/>
          </w:tcPr>
          <w:p w14:paraId="16E49E6B" w14:textId="5215214F" w:rsidR="005024EE" w:rsidRPr="00CB1C05" w:rsidDel="0058314A" w:rsidRDefault="00696B03" w:rsidP="00CB1C05">
            <w:pPr>
              <w:spacing w:after="120"/>
              <w:rPr>
                <w:del w:id="724" w:author="bmooney" w:date="2011-06-17T09:13:00Z"/>
                <w:sz w:val="20"/>
              </w:rPr>
            </w:pPr>
            <w:del w:id="725" w:author="bmooney" w:date="2011-06-17T09:13:00Z">
              <w:r w:rsidRPr="00CB1C05" w:rsidDel="0058314A">
                <w:rPr>
                  <w:sz w:val="20"/>
                </w:rPr>
                <w:delText>FR-104</w:delText>
              </w:r>
            </w:del>
          </w:p>
        </w:tc>
        <w:tc>
          <w:tcPr>
            <w:tcW w:w="1800" w:type="dxa"/>
          </w:tcPr>
          <w:p w14:paraId="16E49E6C" w14:textId="0FABAB4B" w:rsidR="005024EE" w:rsidRPr="00CB1C05" w:rsidDel="0058314A" w:rsidRDefault="005024EE" w:rsidP="00CB1C05">
            <w:pPr>
              <w:spacing w:after="120"/>
              <w:rPr>
                <w:del w:id="726" w:author="bmooney" w:date="2011-06-17T09:13:00Z"/>
                <w:sz w:val="20"/>
              </w:rPr>
            </w:pPr>
            <w:del w:id="727" w:author="bmooney" w:date="2011-06-17T09:13:00Z">
              <w:r w:rsidRPr="00CB1C05" w:rsidDel="0058314A">
                <w:rPr>
                  <w:sz w:val="20"/>
                </w:rPr>
                <w:delText>Last Name</w:delText>
              </w:r>
            </w:del>
          </w:p>
        </w:tc>
        <w:tc>
          <w:tcPr>
            <w:tcW w:w="0" w:type="auto"/>
          </w:tcPr>
          <w:p w14:paraId="16E49E6D" w14:textId="47D71CAF" w:rsidR="005024EE" w:rsidRPr="00CB1C05" w:rsidDel="0058314A" w:rsidRDefault="005024EE" w:rsidP="00CB1C05">
            <w:pPr>
              <w:spacing w:after="120"/>
              <w:rPr>
                <w:del w:id="728" w:author="bmooney" w:date="2011-06-17T09:13:00Z"/>
                <w:sz w:val="20"/>
              </w:rPr>
            </w:pPr>
            <w:del w:id="729" w:author="bmooney" w:date="2011-06-17T09:13:00Z">
              <w:r w:rsidRPr="00CB1C05" w:rsidDel="0058314A">
                <w:rPr>
                  <w:sz w:val="20"/>
                </w:rPr>
                <w:delText>The patient’s last name</w:delText>
              </w:r>
            </w:del>
          </w:p>
        </w:tc>
      </w:tr>
      <w:tr w:rsidR="00B77988" w:rsidRPr="00CB1C05" w:rsidDel="0058314A" w14:paraId="16E49E72" w14:textId="30BCBC1C" w:rsidTr="00B77988">
        <w:trPr>
          <w:del w:id="730" w:author="bmooney" w:date="2011-06-17T09:13:00Z"/>
        </w:trPr>
        <w:tc>
          <w:tcPr>
            <w:tcW w:w="964" w:type="dxa"/>
          </w:tcPr>
          <w:p w14:paraId="16E49E6F" w14:textId="1DB6454B" w:rsidR="005024EE" w:rsidRPr="00CB1C05" w:rsidDel="0058314A" w:rsidRDefault="00696B03" w:rsidP="00CB1C05">
            <w:pPr>
              <w:spacing w:after="120"/>
              <w:rPr>
                <w:del w:id="731" w:author="bmooney" w:date="2011-06-17T09:13:00Z"/>
                <w:sz w:val="20"/>
              </w:rPr>
            </w:pPr>
            <w:del w:id="732" w:author="bmooney" w:date="2011-06-17T09:13:00Z">
              <w:r w:rsidRPr="00CB1C05" w:rsidDel="0058314A">
                <w:rPr>
                  <w:sz w:val="20"/>
                </w:rPr>
                <w:delText>FR-105</w:delText>
              </w:r>
            </w:del>
          </w:p>
        </w:tc>
        <w:tc>
          <w:tcPr>
            <w:tcW w:w="1800" w:type="dxa"/>
          </w:tcPr>
          <w:p w14:paraId="16E49E70" w14:textId="748D1E91" w:rsidR="005024EE" w:rsidRPr="00CB1C05" w:rsidDel="0058314A" w:rsidRDefault="005024EE" w:rsidP="00CB1C05">
            <w:pPr>
              <w:spacing w:after="120"/>
              <w:rPr>
                <w:del w:id="733" w:author="bmooney" w:date="2011-06-17T09:13:00Z"/>
                <w:sz w:val="20"/>
              </w:rPr>
            </w:pPr>
            <w:del w:id="734" w:author="bmooney" w:date="2011-06-17T09:13:00Z">
              <w:r w:rsidRPr="00CB1C05" w:rsidDel="0058314A">
                <w:rPr>
                  <w:sz w:val="20"/>
                </w:rPr>
                <w:delText>First Name</w:delText>
              </w:r>
            </w:del>
          </w:p>
        </w:tc>
        <w:tc>
          <w:tcPr>
            <w:tcW w:w="0" w:type="auto"/>
          </w:tcPr>
          <w:p w14:paraId="16E49E71" w14:textId="64DA9616" w:rsidR="005024EE" w:rsidRPr="00CB1C05" w:rsidDel="0058314A" w:rsidRDefault="005024EE" w:rsidP="00CB1C05">
            <w:pPr>
              <w:spacing w:after="120"/>
              <w:rPr>
                <w:del w:id="735" w:author="bmooney" w:date="2011-06-17T09:13:00Z"/>
                <w:sz w:val="20"/>
              </w:rPr>
            </w:pPr>
            <w:del w:id="736" w:author="bmooney" w:date="2011-06-17T09:13:00Z">
              <w:r w:rsidRPr="00CB1C05" w:rsidDel="0058314A">
                <w:rPr>
                  <w:sz w:val="20"/>
                </w:rPr>
                <w:delText>The patient’s first name</w:delText>
              </w:r>
            </w:del>
          </w:p>
        </w:tc>
      </w:tr>
      <w:tr w:rsidR="00B77988" w:rsidRPr="00CB1C05" w:rsidDel="0058314A" w14:paraId="16E49E76" w14:textId="1582BAE3" w:rsidTr="00B77988">
        <w:trPr>
          <w:del w:id="737" w:author="bmooney" w:date="2011-06-17T09:13:00Z"/>
        </w:trPr>
        <w:tc>
          <w:tcPr>
            <w:tcW w:w="964" w:type="dxa"/>
          </w:tcPr>
          <w:p w14:paraId="16E49E73" w14:textId="54EE74B0" w:rsidR="005024EE" w:rsidRPr="00CB1C05" w:rsidDel="0058314A" w:rsidRDefault="00696B03" w:rsidP="00CB1C05">
            <w:pPr>
              <w:spacing w:after="120"/>
              <w:rPr>
                <w:del w:id="738" w:author="bmooney" w:date="2011-06-17T09:13:00Z"/>
                <w:sz w:val="20"/>
              </w:rPr>
            </w:pPr>
            <w:del w:id="739" w:author="bmooney" w:date="2011-06-17T09:13:00Z">
              <w:r w:rsidRPr="00CB1C05" w:rsidDel="0058314A">
                <w:rPr>
                  <w:sz w:val="20"/>
                </w:rPr>
                <w:delText>FR-106</w:delText>
              </w:r>
            </w:del>
          </w:p>
        </w:tc>
        <w:tc>
          <w:tcPr>
            <w:tcW w:w="1800" w:type="dxa"/>
          </w:tcPr>
          <w:p w14:paraId="16E49E74" w14:textId="5AFF5875" w:rsidR="005024EE" w:rsidRPr="00CB1C05" w:rsidDel="0058314A" w:rsidRDefault="005024EE" w:rsidP="00CB1C05">
            <w:pPr>
              <w:spacing w:after="120"/>
              <w:rPr>
                <w:del w:id="740" w:author="bmooney" w:date="2011-06-17T09:13:00Z"/>
                <w:sz w:val="20"/>
              </w:rPr>
            </w:pPr>
            <w:del w:id="741" w:author="bmooney" w:date="2011-06-17T09:13:00Z">
              <w:r w:rsidRPr="00CB1C05" w:rsidDel="0058314A">
                <w:rPr>
                  <w:sz w:val="20"/>
                </w:rPr>
                <w:delText>Middle Name</w:delText>
              </w:r>
            </w:del>
          </w:p>
        </w:tc>
        <w:tc>
          <w:tcPr>
            <w:tcW w:w="0" w:type="auto"/>
          </w:tcPr>
          <w:p w14:paraId="16E49E75" w14:textId="10F15626" w:rsidR="005024EE" w:rsidRPr="00CB1C05" w:rsidDel="0058314A" w:rsidRDefault="005024EE" w:rsidP="00CB1C05">
            <w:pPr>
              <w:spacing w:after="120"/>
              <w:rPr>
                <w:del w:id="742" w:author="bmooney" w:date="2011-06-17T09:13:00Z"/>
                <w:sz w:val="20"/>
              </w:rPr>
            </w:pPr>
            <w:del w:id="743" w:author="bmooney" w:date="2011-06-17T09:13:00Z">
              <w:r w:rsidRPr="00CB1C05" w:rsidDel="0058314A">
                <w:rPr>
                  <w:sz w:val="20"/>
                </w:rPr>
                <w:delText>The patient’s middle name</w:delText>
              </w:r>
            </w:del>
          </w:p>
        </w:tc>
      </w:tr>
      <w:tr w:rsidR="00B77988" w:rsidRPr="00CB1C05" w:rsidDel="0058314A" w14:paraId="16E49E7A" w14:textId="112FEAEF" w:rsidTr="00B77988">
        <w:trPr>
          <w:del w:id="744" w:author="bmooney" w:date="2011-06-17T09:13:00Z"/>
        </w:trPr>
        <w:tc>
          <w:tcPr>
            <w:tcW w:w="964" w:type="dxa"/>
          </w:tcPr>
          <w:p w14:paraId="16E49E77" w14:textId="174F33F7" w:rsidR="005024EE" w:rsidRPr="00CB1C05" w:rsidDel="0058314A" w:rsidRDefault="00696B03" w:rsidP="00CB1C05">
            <w:pPr>
              <w:spacing w:after="120"/>
              <w:rPr>
                <w:del w:id="745" w:author="bmooney" w:date="2011-06-17T09:13:00Z"/>
                <w:sz w:val="20"/>
              </w:rPr>
            </w:pPr>
            <w:del w:id="746" w:author="bmooney" w:date="2011-06-17T09:13:00Z">
              <w:r w:rsidRPr="00CB1C05" w:rsidDel="0058314A">
                <w:rPr>
                  <w:sz w:val="20"/>
                </w:rPr>
                <w:delText>FR-107</w:delText>
              </w:r>
            </w:del>
          </w:p>
        </w:tc>
        <w:tc>
          <w:tcPr>
            <w:tcW w:w="1800" w:type="dxa"/>
          </w:tcPr>
          <w:p w14:paraId="16E49E78" w14:textId="54895BE0" w:rsidR="005024EE" w:rsidRPr="00CB1C05" w:rsidDel="0058314A" w:rsidRDefault="005024EE" w:rsidP="00CB1C05">
            <w:pPr>
              <w:spacing w:after="120"/>
              <w:rPr>
                <w:del w:id="747" w:author="bmooney" w:date="2011-06-17T09:13:00Z"/>
                <w:sz w:val="20"/>
              </w:rPr>
            </w:pPr>
            <w:del w:id="748" w:author="bmooney" w:date="2011-06-17T09:13:00Z">
              <w:r w:rsidRPr="00CB1C05" w:rsidDel="0058314A">
                <w:rPr>
                  <w:sz w:val="20"/>
                </w:rPr>
                <w:delText>DOB</w:delText>
              </w:r>
            </w:del>
          </w:p>
        </w:tc>
        <w:tc>
          <w:tcPr>
            <w:tcW w:w="0" w:type="auto"/>
          </w:tcPr>
          <w:p w14:paraId="16E49E79" w14:textId="0FFA5231" w:rsidR="005024EE" w:rsidRPr="00CB1C05" w:rsidDel="0058314A" w:rsidRDefault="005024EE" w:rsidP="00CB1C05">
            <w:pPr>
              <w:spacing w:after="120"/>
              <w:rPr>
                <w:del w:id="749" w:author="bmooney" w:date="2011-06-17T09:13:00Z"/>
                <w:sz w:val="20"/>
              </w:rPr>
            </w:pPr>
            <w:del w:id="750" w:author="bmooney" w:date="2011-06-17T09:13:00Z">
              <w:r w:rsidRPr="00CB1C05" w:rsidDel="0058314A">
                <w:rPr>
                  <w:sz w:val="20"/>
                </w:rPr>
                <w:delText>The patient’s date of birth, entered as MM/DD/YYYY</w:delText>
              </w:r>
            </w:del>
          </w:p>
        </w:tc>
      </w:tr>
      <w:tr w:rsidR="00B77988" w:rsidRPr="00CB1C05" w:rsidDel="0058314A" w14:paraId="16E49E7E" w14:textId="1FF813B3" w:rsidTr="00B77988">
        <w:trPr>
          <w:del w:id="751" w:author="bmooney" w:date="2011-06-17T09:13:00Z"/>
        </w:trPr>
        <w:tc>
          <w:tcPr>
            <w:tcW w:w="964" w:type="dxa"/>
          </w:tcPr>
          <w:p w14:paraId="16E49E7B" w14:textId="254EF706" w:rsidR="005024EE" w:rsidRPr="00CB1C05" w:rsidDel="0058314A" w:rsidRDefault="00696B03" w:rsidP="00CB1C05">
            <w:pPr>
              <w:spacing w:after="120"/>
              <w:rPr>
                <w:del w:id="752" w:author="bmooney" w:date="2011-06-17T09:13:00Z"/>
                <w:sz w:val="20"/>
              </w:rPr>
            </w:pPr>
            <w:del w:id="753" w:author="bmooney" w:date="2011-06-17T09:13:00Z">
              <w:r w:rsidRPr="00CB1C05" w:rsidDel="0058314A">
                <w:rPr>
                  <w:sz w:val="20"/>
                </w:rPr>
                <w:delText>FR-108</w:delText>
              </w:r>
            </w:del>
          </w:p>
        </w:tc>
        <w:tc>
          <w:tcPr>
            <w:tcW w:w="1800" w:type="dxa"/>
          </w:tcPr>
          <w:p w14:paraId="16E49E7C" w14:textId="61676896" w:rsidR="005024EE" w:rsidRPr="00CB1C05" w:rsidDel="0058314A" w:rsidRDefault="005024EE" w:rsidP="00CB1C05">
            <w:pPr>
              <w:spacing w:after="120"/>
              <w:rPr>
                <w:del w:id="754" w:author="bmooney" w:date="2011-06-17T09:13:00Z"/>
                <w:sz w:val="20"/>
              </w:rPr>
            </w:pPr>
            <w:del w:id="755" w:author="bmooney" w:date="2011-06-17T09:13:00Z">
              <w:r w:rsidRPr="00CB1C05" w:rsidDel="0058314A">
                <w:rPr>
                  <w:sz w:val="20"/>
                </w:rPr>
                <w:delText>Gender</w:delText>
              </w:r>
            </w:del>
          </w:p>
        </w:tc>
        <w:tc>
          <w:tcPr>
            <w:tcW w:w="0" w:type="auto"/>
          </w:tcPr>
          <w:p w14:paraId="16E49E7D" w14:textId="5724204D" w:rsidR="005024EE" w:rsidRPr="00CB1C05" w:rsidDel="0058314A" w:rsidRDefault="005024EE" w:rsidP="00CB1C05">
            <w:pPr>
              <w:spacing w:after="120"/>
              <w:rPr>
                <w:del w:id="756" w:author="bmooney" w:date="2011-06-17T09:13:00Z"/>
                <w:sz w:val="20"/>
              </w:rPr>
            </w:pPr>
            <w:del w:id="757" w:author="bmooney" w:date="2011-06-17T09:13:00Z">
              <w:r w:rsidRPr="00CB1C05" w:rsidDel="0058314A">
                <w:rPr>
                  <w:sz w:val="20"/>
                </w:rPr>
                <w:delText>The patient’s gender</w:delText>
              </w:r>
            </w:del>
          </w:p>
        </w:tc>
      </w:tr>
      <w:tr w:rsidR="00B77988" w:rsidRPr="00CB1C05" w:rsidDel="0058314A" w14:paraId="16E49E82" w14:textId="74D3A4BB" w:rsidTr="00B77988">
        <w:trPr>
          <w:del w:id="758" w:author="bmooney" w:date="2011-06-17T09:13:00Z"/>
        </w:trPr>
        <w:tc>
          <w:tcPr>
            <w:tcW w:w="964" w:type="dxa"/>
          </w:tcPr>
          <w:p w14:paraId="16E49E7F" w14:textId="44DFCC02" w:rsidR="005024EE" w:rsidRPr="00CB1C05" w:rsidDel="0058314A" w:rsidRDefault="00696B03" w:rsidP="00CB1C05">
            <w:pPr>
              <w:spacing w:after="120"/>
              <w:rPr>
                <w:del w:id="759" w:author="bmooney" w:date="2011-06-17T09:13:00Z"/>
                <w:sz w:val="20"/>
              </w:rPr>
            </w:pPr>
            <w:del w:id="760" w:author="bmooney" w:date="2011-06-17T09:13:00Z">
              <w:r w:rsidRPr="00CB1C05" w:rsidDel="0058314A">
                <w:rPr>
                  <w:sz w:val="20"/>
                </w:rPr>
                <w:delText>FR-109</w:delText>
              </w:r>
            </w:del>
          </w:p>
        </w:tc>
        <w:tc>
          <w:tcPr>
            <w:tcW w:w="1800" w:type="dxa"/>
          </w:tcPr>
          <w:p w14:paraId="16E49E80" w14:textId="58A239A6" w:rsidR="005024EE" w:rsidRPr="00CB1C05" w:rsidDel="0058314A" w:rsidRDefault="005024EE" w:rsidP="00CB1C05">
            <w:pPr>
              <w:spacing w:after="120"/>
              <w:rPr>
                <w:del w:id="761" w:author="bmooney" w:date="2011-06-17T09:13:00Z"/>
                <w:sz w:val="20"/>
              </w:rPr>
            </w:pPr>
            <w:del w:id="762" w:author="bmooney" w:date="2011-06-17T09:13:00Z">
              <w:r w:rsidRPr="00CB1C05" w:rsidDel="0058314A">
                <w:rPr>
                  <w:sz w:val="20"/>
                </w:rPr>
                <w:delText>MRN</w:delText>
              </w:r>
            </w:del>
          </w:p>
        </w:tc>
        <w:tc>
          <w:tcPr>
            <w:tcW w:w="0" w:type="auto"/>
          </w:tcPr>
          <w:p w14:paraId="16E49E81" w14:textId="628A75BC" w:rsidR="005024EE" w:rsidRPr="00CB1C05" w:rsidDel="0058314A" w:rsidRDefault="005024EE" w:rsidP="00CB1C05">
            <w:pPr>
              <w:spacing w:after="120"/>
              <w:rPr>
                <w:del w:id="763" w:author="bmooney" w:date="2011-06-17T09:13:00Z"/>
                <w:sz w:val="20"/>
              </w:rPr>
            </w:pPr>
            <w:del w:id="764" w:author="bmooney" w:date="2011-06-17T09:13:00Z">
              <w:r w:rsidRPr="00CB1C05" w:rsidDel="0058314A">
                <w:rPr>
                  <w:sz w:val="20"/>
                </w:rPr>
                <w:delText>The patient’s medical record number.</w:delText>
              </w:r>
            </w:del>
          </w:p>
        </w:tc>
      </w:tr>
      <w:tr w:rsidR="00B77988" w:rsidRPr="00CB1C05" w:rsidDel="0058314A" w14:paraId="16E49E86" w14:textId="4093BA8B" w:rsidTr="00B77988">
        <w:trPr>
          <w:del w:id="765" w:author="bmooney" w:date="2011-06-17T09:13:00Z"/>
        </w:trPr>
        <w:tc>
          <w:tcPr>
            <w:tcW w:w="964" w:type="dxa"/>
          </w:tcPr>
          <w:p w14:paraId="16E49E83" w14:textId="6370E13D" w:rsidR="005024EE" w:rsidRPr="00CB1C05" w:rsidDel="0058314A" w:rsidRDefault="00696B03" w:rsidP="00CB1C05">
            <w:pPr>
              <w:spacing w:after="120"/>
              <w:rPr>
                <w:del w:id="766" w:author="bmooney" w:date="2011-06-17T09:13:00Z"/>
                <w:sz w:val="20"/>
              </w:rPr>
            </w:pPr>
            <w:del w:id="767" w:author="bmooney" w:date="2011-06-17T09:13:00Z">
              <w:r w:rsidRPr="00CB1C05" w:rsidDel="0058314A">
                <w:rPr>
                  <w:sz w:val="20"/>
                </w:rPr>
                <w:delText>FR-110</w:delText>
              </w:r>
            </w:del>
          </w:p>
        </w:tc>
        <w:tc>
          <w:tcPr>
            <w:tcW w:w="1800" w:type="dxa"/>
          </w:tcPr>
          <w:p w14:paraId="16E49E84" w14:textId="7C7DD752" w:rsidR="005024EE" w:rsidRPr="00CB1C05" w:rsidDel="0058314A" w:rsidRDefault="005024EE" w:rsidP="00CB1C05">
            <w:pPr>
              <w:spacing w:after="120"/>
              <w:rPr>
                <w:del w:id="768" w:author="bmooney" w:date="2011-06-17T09:13:00Z"/>
                <w:sz w:val="20"/>
              </w:rPr>
            </w:pPr>
            <w:del w:id="769" w:author="bmooney" w:date="2011-06-17T09:13:00Z">
              <w:r w:rsidRPr="00CB1C05" w:rsidDel="0058314A">
                <w:rPr>
                  <w:sz w:val="20"/>
                </w:rPr>
                <w:delText>SSN</w:delText>
              </w:r>
            </w:del>
          </w:p>
        </w:tc>
        <w:tc>
          <w:tcPr>
            <w:tcW w:w="0" w:type="auto"/>
          </w:tcPr>
          <w:p w14:paraId="16E49E85" w14:textId="02BA4FCA" w:rsidR="005024EE" w:rsidRPr="00CB1C05" w:rsidDel="0058314A" w:rsidRDefault="005024EE" w:rsidP="00CB1C05">
            <w:pPr>
              <w:spacing w:after="120"/>
              <w:rPr>
                <w:del w:id="770" w:author="bmooney" w:date="2011-06-17T09:13:00Z"/>
                <w:sz w:val="20"/>
              </w:rPr>
            </w:pPr>
            <w:del w:id="771" w:author="bmooney" w:date="2011-06-17T09:13:00Z">
              <w:r w:rsidRPr="00CB1C05" w:rsidDel="0058314A">
                <w:rPr>
                  <w:sz w:val="20"/>
                </w:rPr>
                <w:delText>The patient’s social security number.</w:delText>
              </w:r>
            </w:del>
          </w:p>
        </w:tc>
      </w:tr>
    </w:tbl>
    <w:p w14:paraId="46732B7E" w14:textId="77777777" w:rsidR="0058314A" w:rsidRDefault="0058314A">
      <w:pPr>
        <w:pStyle w:val="Heading3"/>
        <w:rPr>
          <w:ins w:id="772" w:author="bmooney" w:date="2011-06-17T09:13:00Z"/>
        </w:rPr>
        <w:pPrChange w:id="773" w:author="bmooney" w:date="2011-06-17T09:10:00Z">
          <w:pPr>
            <w:pStyle w:val="Body3"/>
          </w:pPr>
        </w:pPrChange>
      </w:pPr>
      <w:bookmarkStart w:id="774" w:name="_Toc295735797"/>
      <w:bookmarkStart w:id="775" w:name="_Toc248042316"/>
      <w:bookmarkStart w:id="776" w:name="_Toc270946252"/>
      <w:bookmarkStart w:id="777" w:name="_Toc278358721"/>
      <w:ins w:id="778" w:author="bmooney" w:date="2011-06-17T09:10:00Z">
        <w:r>
          <w:t>New Requisition Screen UI Requirements</w:t>
        </w:r>
      </w:ins>
    </w:p>
    <w:p w14:paraId="37BC9128" w14:textId="58198778" w:rsidR="0058314A" w:rsidRPr="0058314A" w:rsidRDefault="0058314A">
      <w:pPr>
        <w:pStyle w:val="Body3"/>
        <w:rPr>
          <w:ins w:id="779" w:author="bmooney" w:date="2011-06-17T09:13:00Z"/>
        </w:rPr>
      </w:pPr>
      <w:ins w:id="780" w:author="bmooney" w:date="2011-06-17T09:13:00Z">
        <w:r>
          <w:t>Field requirements:</w:t>
        </w:r>
      </w:ins>
    </w:p>
    <w:tbl>
      <w:tblPr>
        <w:tblW w:w="0" w:type="auto"/>
        <w:tblInd w:w="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781" w:author="bmooney" w:date="2011-06-17T09:14:00Z">
          <w:tblPr>
            <w:tblW w:w="0" w:type="auto"/>
            <w:tblInd w:w="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919"/>
        <w:gridCol w:w="1726"/>
        <w:gridCol w:w="4979"/>
        <w:gridCol w:w="1458"/>
        <w:tblGridChange w:id="782">
          <w:tblGrid>
            <w:gridCol w:w="964"/>
            <w:gridCol w:w="1800"/>
            <w:gridCol w:w="5998"/>
            <w:gridCol w:w="5998"/>
          </w:tblGrid>
        </w:tblGridChange>
      </w:tblGrid>
      <w:tr w:rsidR="0058314A" w:rsidRPr="00CB1C05" w14:paraId="269F1E85" w14:textId="5BAF8355" w:rsidTr="0058314A">
        <w:trPr>
          <w:ins w:id="783" w:author="bmooney" w:date="2011-06-17T09:13:00Z"/>
        </w:trPr>
        <w:tc>
          <w:tcPr>
            <w:tcW w:w="919" w:type="dxa"/>
            <w:tcPrChange w:id="784" w:author="bmooney" w:date="2011-06-17T09:14:00Z">
              <w:tcPr>
                <w:tcW w:w="964" w:type="dxa"/>
              </w:tcPr>
            </w:tcPrChange>
          </w:tcPr>
          <w:p w14:paraId="02B5122F" w14:textId="77777777" w:rsidR="0058314A" w:rsidRPr="00CB1C05" w:rsidRDefault="0058314A" w:rsidP="008A2308">
            <w:pPr>
              <w:spacing w:after="120"/>
              <w:rPr>
                <w:ins w:id="785" w:author="bmooney" w:date="2011-06-17T09:13:00Z"/>
                <w:b/>
                <w:sz w:val="20"/>
              </w:rPr>
            </w:pPr>
            <w:proofErr w:type="spellStart"/>
            <w:ins w:id="786" w:author="bmooney" w:date="2011-06-17T09:13:00Z">
              <w:r w:rsidRPr="00CB1C05">
                <w:rPr>
                  <w:b/>
                  <w:sz w:val="20"/>
                </w:rPr>
                <w:t>Req</w:t>
              </w:r>
              <w:proofErr w:type="spellEnd"/>
              <w:r w:rsidRPr="00CB1C05">
                <w:rPr>
                  <w:b/>
                  <w:sz w:val="20"/>
                </w:rPr>
                <w:t xml:space="preserve"> #</w:t>
              </w:r>
            </w:ins>
          </w:p>
        </w:tc>
        <w:tc>
          <w:tcPr>
            <w:tcW w:w="1726" w:type="dxa"/>
            <w:tcPrChange w:id="787" w:author="bmooney" w:date="2011-06-17T09:14:00Z">
              <w:tcPr>
                <w:tcW w:w="1800" w:type="dxa"/>
              </w:tcPr>
            </w:tcPrChange>
          </w:tcPr>
          <w:p w14:paraId="778756EF" w14:textId="77777777" w:rsidR="0058314A" w:rsidRPr="00CB1C05" w:rsidRDefault="0058314A" w:rsidP="008A2308">
            <w:pPr>
              <w:spacing w:after="120"/>
              <w:rPr>
                <w:ins w:id="788" w:author="bmooney" w:date="2011-06-17T09:13:00Z"/>
                <w:b/>
                <w:sz w:val="20"/>
              </w:rPr>
            </w:pPr>
            <w:ins w:id="789" w:author="bmooney" w:date="2011-06-17T09:13:00Z">
              <w:r w:rsidRPr="00CB1C05">
                <w:rPr>
                  <w:b/>
                  <w:sz w:val="20"/>
                </w:rPr>
                <w:t>Field Name</w:t>
              </w:r>
            </w:ins>
          </w:p>
        </w:tc>
        <w:tc>
          <w:tcPr>
            <w:tcW w:w="4979" w:type="dxa"/>
            <w:tcPrChange w:id="790" w:author="bmooney" w:date="2011-06-17T09:14:00Z">
              <w:tcPr>
                <w:tcW w:w="0" w:type="auto"/>
              </w:tcPr>
            </w:tcPrChange>
          </w:tcPr>
          <w:p w14:paraId="1E1F0212" w14:textId="77777777" w:rsidR="0058314A" w:rsidRPr="00CB1C05" w:rsidRDefault="0058314A" w:rsidP="008A2308">
            <w:pPr>
              <w:spacing w:after="120"/>
              <w:rPr>
                <w:ins w:id="791" w:author="bmooney" w:date="2011-06-17T09:13:00Z"/>
                <w:b/>
                <w:sz w:val="20"/>
              </w:rPr>
            </w:pPr>
            <w:ins w:id="792" w:author="bmooney" w:date="2011-06-17T09:13:00Z">
              <w:r w:rsidRPr="00CB1C05">
                <w:rPr>
                  <w:b/>
                  <w:sz w:val="20"/>
                </w:rPr>
                <w:t>Meaning</w:t>
              </w:r>
            </w:ins>
          </w:p>
        </w:tc>
        <w:tc>
          <w:tcPr>
            <w:tcW w:w="1458" w:type="dxa"/>
            <w:tcPrChange w:id="793" w:author="bmooney" w:date="2011-06-17T09:14:00Z">
              <w:tcPr>
                <w:tcW w:w="0" w:type="auto"/>
              </w:tcPr>
            </w:tcPrChange>
          </w:tcPr>
          <w:p w14:paraId="774E42D8" w14:textId="3FBAFC7F" w:rsidR="0058314A" w:rsidRPr="00CB1C05" w:rsidRDefault="0058314A" w:rsidP="008A2308">
            <w:pPr>
              <w:spacing w:after="120"/>
              <w:rPr>
                <w:ins w:id="794" w:author="bmooney" w:date="2011-06-17T09:14:00Z"/>
                <w:b/>
                <w:sz w:val="20"/>
              </w:rPr>
            </w:pPr>
            <w:ins w:id="795" w:author="bmooney" w:date="2011-06-17T09:14:00Z">
              <w:r>
                <w:rPr>
                  <w:b/>
                  <w:sz w:val="20"/>
                </w:rPr>
                <w:t>Default value</w:t>
              </w:r>
            </w:ins>
          </w:p>
        </w:tc>
      </w:tr>
      <w:tr w:rsidR="0058314A" w:rsidRPr="00CB1C05" w14:paraId="0C0E3A96" w14:textId="1067590D" w:rsidTr="0058314A">
        <w:trPr>
          <w:ins w:id="796" w:author="bmooney" w:date="2011-06-17T09:13:00Z"/>
        </w:trPr>
        <w:tc>
          <w:tcPr>
            <w:tcW w:w="919" w:type="dxa"/>
            <w:tcPrChange w:id="797" w:author="bmooney" w:date="2011-06-17T09:14:00Z">
              <w:tcPr>
                <w:tcW w:w="964" w:type="dxa"/>
              </w:tcPr>
            </w:tcPrChange>
          </w:tcPr>
          <w:p w14:paraId="41628DB6" w14:textId="77777777" w:rsidR="0058314A" w:rsidRPr="00CB1C05" w:rsidRDefault="0058314A" w:rsidP="008A2308">
            <w:pPr>
              <w:spacing w:after="120"/>
              <w:rPr>
                <w:ins w:id="798" w:author="bmooney" w:date="2011-06-17T09:13:00Z"/>
                <w:sz w:val="20"/>
              </w:rPr>
            </w:pPr>
            <w:ins w:id="799" w:author="bmooney" w:date="2011-06-17T09:13:00Z">
              <w:r w:rsidRPr="00CB1C05">
                <w:rPr>
                  <w:sz w:val="20"/>
                </w:rPr>
                <w:t>FR-101</w:t>
              </w:r>
            </w:ins>
          </w:p>
        </w:tc>
        <w:tc>
          <w:tcPr>
            <w:tcW w:w="1726" w:type="dxa"/>
            <w:tcPrChange w:id="800" w:author="bmooney" w:date="2011-06-17T09:14:00Z">
              <w:tcPr>
                <w:tcW w:w="1800" w:type="dxa"/>
              </w:tcPr>
            </w:tcPrChange>
          </w:tcPr>
          <w:p w14:paraId="7CE35E33" w14:textId="77777777" w:rsidR="0058314A" w:rsidRPr="00CB1C05" w:rsidRDefault="0058314A" w:rsidP="008A2308">
            <w:pPr>
              <w:spacing w:after="120"/>
              <w:rPr>
                <w:ins w:id="801" w:author="bmooney" w:date="2011-06-17T09:13:00Z"/>
                <w:sz w:val="20"/>
              </w:rPr>
            </w:pPr>
            <w:ins w:id="802" w:author="bmooney" w:date="2011-06-17T09:13:00Z">
              <w:r w:rsidRPr="00CB1C05">
                <w:rPr>
                  <w:sz w:val="20"/>
                </w:rPr>
                <w:t>Requisition Barcode</w:t>
              </w:r>
            </w:ins>
          </w:p>
        </w:tc>
        <w:tc>
          <w:tcPr>
            <w:tcW w:w="4979" w:type="dxa"/>
            <w:tcPrChange w:id="803" w:author="bmooney" w:date="2011-06-17T09:14:00Z">
              <w:tcPr>
                <w:tcW w:w="0" w:type="auto"/>
              </w:tcPr>
            </w:tcPrChange>
          </w:tcPr>
          <w:p w14:paraId="39A1B7A0" w14:textId="77777777" w:rsidR="0058314A" w:rsidRPr="00CB1C05" w:rsidRDefault="0058314A" w:rsidP="008A2308">
            <w:pPr>
              <w:spacing w:after="120"/>
              <w:rPr>
                <w:ins w:id="804" w:author="bmooney" w:date="2011-06-17T09:13:00Z"/>
                <w:sz w:val="20"/>
              </w:rPr>
            </w:pPr>
            <w:ins w:id="805" w:author="bmooney" w:date="2011-06-17T09:13:00Z">
              <w:r w:rsidRPr="00CB1C05">
                <w:rPr>
                  <w:sz w:val="20"/>
                </w:rPr>
                <w:t>A unique identifier for the requisition.</w:t>
              </w:r>
            </w:ins>
          </w:p>
        </w:tc>
        <w:tc>
          <w:tcPr>
            <w:tcW w:w="1458" w:type="dxa"/>
            <w:tcPrChange w:id="806" w:author="bmooney" w:date="2011-06-17T09:14:00Z">
              <w:tcPr>
                <w:tcW w:w="0" w:type="auto"/>
              </w:tcPr>
            </w:tcPrChange>
          </w:tcPr>
          <w:p w14:paraId="67CFEF82" w14:textId="03757D57" w:rsidR="0058314A" w:rsidRPr="00CB1C05" w:rsidRDefault="0058314A" w:rsidP="008A2308">
            <w:pPr>
              <w:spacing w:after="120"/>
              <w:rPr>
                <w:ins w:id="807" w:author="bmooney" w:date="2011-06-17T09:14:00Z"/>
                <w:sz w:val="20"/>
              </w:rPr>
            </w:pPr>
            <w:ins w:id="808" w:author="bmooney" w:date="2011-06-17T09:14:00Z">
              <w:r>
                <w:rPr>
                  <w:sz w:val="20"/>
                </w:rPr>
                <w:t>Blank</w:t>
              </w:r>
            </w:ins>
          </w:p>
        </w:tc>
      </w:tr>
      <w:tr w:rsidR="0058314A" w:rsidRPr="00CB1C05" w14:paraId="314352FC" w14:textId="2F243960" w:rsidTr="0058314A">
        <w:trPr>
          <w:ins w:id="809" w:author="bmooney" w:date="2011-06-17T09:13:00Z"/>
        </w:trPr>
        <w:tc>
          <w:tcPr>
            <w:tcW w:w="919" w:type="dxa"/>
            <w:tcPrChange w:id="810" w:author="bmooney" w:date="2011-06-17T09:14:00Z">
              <w:tcPr>
                <w:tcW w:w="964" w:type="dxa"/>
              </w:tcPr>
            </w:tcPrChange>
          </w:tcPr>
          <w:p w14:paraId="18EA4E95" w14:textId="77777777" w:rsidR="0058314A" w:rsidRPr="00CB1C05" w:rsidRDefault="0058314A" w:rsidP="008A2308">
            <w:pPr>
              <w:spacing w:after="120"/>
              <w:rPr>
                <w:ins w:id="811" w:author="bmooney" w:date="2011-06-17T09:13:00Z"/>
                <w:sz w:val="20"/>
              </w:rPr>
            </w:pPr>
            <w:ins w:id="812" w:author="bmooney" w:date="2011-06-17T09:13:00Z">
              <w:r w:rsidRPr="00CB1C05">
                <w:rPr>
                  <w:sz w:val="20"/>
                </w:rPr>
                <w:t>FR-102</w:t>
              </w:r>
            </w:ins>
          </w:p>
        </w:tc>
        <w:tc>
          <w:tcPr>
            <w:tcW w:w="1726" w:type="dxa"/>
            <w:tcPrChange w:id="813" w:author="bmooney" w:date="2011-06-17T09:14:00Z">
              <w:tcPr>
                <w:tcW w:w="1800" w:type="dxa"/>
              </w:tcPr>
            </w:tcPrChange>
          </w:tcPr>
          <w:p w14:paraId="6FD5658B" w14:textId="77777777" w:rsidR="0058314A" w:rsidRPr="00CB1C05" w:rsidRDefault="0058314A" w:rsidP="008A2308">
            <w:pPr>
              <w:spacing w:after="120"/>
              <w:rPr>
                <w:ins w:id="814" w:author="bmooney" w:date="2011-06-17T09:13:00Z"/>
                <w:sz w:val="20"/>
              </w:rPr>
            </w:pPr>
            <w:ins w:id="815" w:author="bmooney" w:date="2011-06-17T09:13:00Z">
              <w:r>
                <w:rPr>
                  <w:sz w:val="20"/>
                </w:rPr>
                <w:t>Test Type</w:t>
              </w:r>
            </w:ins>
          </w:p>
        </w:tc>
        <w:tc>
          <w:tcPr>
            <w:tcW w:w="4979" w:type="dxa"/>
            <w:tcPrChange w:id="816" w:author="bmooney" w:date="2011-06-17T09:14:00Z">
              <w:tcPr>
                <w:tcW w:w="0" w:type="auto"/>
              </w:tcPr>
            </w:tcPrChange>
          </w:tcPr>
          <w:p w14:paraId="68A58745" w14:textId="6970DDE0" w:rsidR="0058314A" w:rsidRPr="00CB1C05" w:rsidRDefault="0058314A" w:rsidP="008A2308">
            <w:pPr>
              <w:spacing w:after="120"/>
              <w:rPr>
                <w:ins w:id="817" w:author="bmooney" w:date="2011-06-17T09:13:00Z"/>
                <w:sz w:val="20"/>
              </w:rPr>
            </w:pPr>
            <w:ins w:id="818" w:author="bmooney" w:date="2011-06-17T09:13:00Z">
              <w:r>
                <w:rPr>
                  <w:sz w:val="20"/>
                </w:rPr>
                <w:t>The test ordered for this requisition</w:t>
              </w:r>
            </w:ins>
            <w:ins w:id="819" w:author="bmooney" w:date="2011-06-21T09:20:00Z">
              <w:r w:rsidR="00A92F61">
                <w:rPr>
                  <w:sz w:val="20"/>
                </w:rPr>
                <w:t xml:space="preserve"> (orderable)</w:t>
              </w:r>
            </w:ins>
          </w:p>
        </w:tc>
        <w:tc>
          <w:tcPr>
            <w:tcW w:w="1458" w:type="dxa"/>
            <w:tcPrChange w:id="820" w:author="bmooney" w:date="2011-06-17T09:14:00Z">
              <w:tcPr>
                <w:tcW w:w="0" w:type="auto"/>
              </w:tcPr>
            </w:tcPrChange>
          </w:tcPr>
          <w:p w14:paraId="1BB9E7FA" w14:textId="1DF7681E" w:rsidR="0058314A" w:rsidRDefault="00C25A23" w:rsidP="008A2308">
            <w:pPr>
              <w:spacing w:after="120"/>
              <w:rPr>
                <w:ins w:id="821" w:author="bmooney" w:date="2011-06-17T09:14:00Z"/>
                <w:sz w:val="20"/>
              </w:rPr>
            </w:pPr>
            <w:ins w:id="822" w:author="bmooney" w:date="2011-06-17T14:27:00Z">
              <w:r>
                <w:rPr>
                  <w:sz w:val="20"/>
                </w:rPr>
                <w:t>Unknown test type.</w:t>
              </w:r>
            </w:ins>
          </w:p>
        </w:tc>
      </w:tr>
      <w:tr w:rsidR="0058314A" w:rsidRPr="00CB1C05" w14:paraId="0FD88CA1" w14:textId="46051BF7" w:rsidTr="0058314A">
        <w:trPr>
          <w:ins w:id="823" w:author="bmooney" w:date="2011-06-17T09:13:00Z"/>
        </w:trPr>
        <w:tc>
          <w:tcPr>
            <w:tcW w:w="919" w:type="dxa"/>
            <w:tcPrChange w:id="824" w:author="bmooney" w:date="2011-06-17T09:14:00Z">
              <w:tcPr>
                <w:tcW w:w="964" w:type="dxa"/>
              </w:tcPr>
            </w:tcPrChange>
          </w:tcPr>
          <w:p w14:paraId="7ED35D1E" w14:textId="77777777" w:rsidR="0058314A" w:rsidRPr="00CB1C05" w:rsidRDefault="0058314A" w:rsidP="008A2308">
            <w:pPr>
              <w:spacing w:after="120"/>
              <w:rPr>
                <w:ins w:id="825" w:author="bmooney" w:date="2011-06-17T09:13:00Z"/>
                <w:sz w:val="20"/>
              </w:rPr>
            </w:pPr>
            <w:ins w:id="826" w:author="bmooney" w:date="2011-06-17T09:13:00Z">
              <w:r w:rsidRPr="00CB1C05">
                <w:rPr>
                  <w:sz w:val="20"/>
                </w:rPr>
                <w:t>FR-103</w:t>
              </w:r>
            </w:ins>
          </w:p>
        </w:tc>
        <w:tc>
          <w:tcPr>
            <w:tcW w:w="1726" w:type="dxa"/>
            <w:tcPrChange w:id="827" w:author="bmooney" w:date="2011-06-17T09:14:00Z">
              <w:tcPr>
                <w:tcW w:w="1800" w:type="dxa"/>
              </w:tcPr>
            </w:tcPrChange>
          </w:tcPr>
          <w:p w14:paraId="0DA8445C" w14:textId="77777777" w:rsidR="0058314A" w:rsidRPr="00CB1C05" w:rsidRDefault="0058314A" w:rsidP="008A2308">
            <w:pPr>
              <w:spacing w:after="120"/>
              <w:rPr>
                <w:ins w:id="828" w:author="bmooney" w:date="2011-06-17T09:13:00Z"/>
                <w:sz w:val="20"/>
              </w:rPr>
            </w:pPr>
            <w:ins w:id="829" w:author="bmooney" w:date="2011-06-17T09:13:00Z">
              <w:r w:rsidRPr="00CB1C05">
                <w:rPr>
                  <w:sz w:val="20"/>
                </w:rPr>
                <w:t>Associated Requisition</w:t>
              </w:r>
            </w:ins>
          </w:p>
        </w:tc>
        <w:tc>
          <w:tcPr>
            <w:tcW w:w="4979" w:type="dxa"/>
            <w:tcPrChange w:id="830" w:author="bmooney" w:date="2011-06-17T09:14:00Z">
              <w:tcPr>
                <w:tcW w:w="0" w:type="auto"/>
              </w:tcPr>
            </w:tcPrChange>
          </w:tcPr>
          <w:p w14:paraId="0B5325A9" w14:textId="77777777" w:rsidR="0058314A" w:rsidRPr="00CB1C05" w:rsidRDefault="0058314A" w:rsidP="008A2308">
            <w:pPr>
              <w:spacing w:after="120"/>
              <w:rPr>
                <w:ins w:id="831" w:author="bmooney" w:date="2011-06-17T09:13:00Z"/>
                <w:sz w:val="20"/>
              </w:rPr>
            </w:pPr>
            <w:ins w:id="832" w:author="bmooney" w:date="2011-06-17T09:13:00Z">
              <w:r w:rsidRPr="00CB1C05">
                <w:rPr>
                  <w:sz w:val="20"/>
                </w:rPr>
                <w:t>The barcode for one previous requisition processed for the same patient.</w:t>
              </w:r>
            </w:ins>
          </w:p>
        </w:tc>
        <w:tc>
          <w:tcPr>
            <w:tcW w:w="1458" w:type="dxa"/>
            <w:tcPrChange w:id="833" w:author="bmooney" w:date="2011-06-17T09:14:00Z">
              <w:tcPr>
                <w:tcW w:w="0" w:type="auto"/>
              </w:tcPr>
            </w:tcPrChange>
          </w:tcPr>
          <w:p w14:paraId="4D0EAAC5" w14:textId="56546BED" w:rsidR="0058314A" w:rsidRPr="00CB1C05" w:rsidRDefault="0058314A" w:rsidP="008A2308">
            <w:pPr>
              <w:spacing w:after="120"/>
              <w:rPr>
                <w:ins w:id="834" w:author="bmooney" w:date="2011-06-17T09:14:00Z"/>
                <w:sz w:val="20"/>
              </w:rPr>
            </w:pPr>
            <w:ins w:id="835" w:author="bmooney" w:date="2011-06-17T09:15:00Z">
              <w:r>
                <w:rPr>
                  <w:sz w:val="20"/>
                </w:rPr>
                <w:t>Blank</w:t>
              </w:r>
            </w:ins>
          </w:p>
        </w:tc>
      </w:tr>
      <w:tr w:rsidR="0058314A" w:rsidRPr="00CB1C05" w14:paraId="27B1F979" w14:textId="46BA31D1" w:rsidTr="0058314A">
        <w:trPr>
          <w:ins w:id="836" w:author="bmooney" w:date="2011-06-17T09:13:00Z"/>
        </w:trPr>
        <w:tc>
          <w:tcPr>
            <w:tcW w:w="919" w:type="dxa"/>
            <w:tcPrChange w:id="837" w:author="bmooney" w:date="2011-06-17T09:14:00Z">
              <w:tcPr>
                <w:tcW w:w="964" w:type="dxa"/>
              </w:tcPr>
            </w:tcPrChange>
          </w:tcPr>
          <w:p w14:paraId="0197B3DD" w14:textId="77777777" w:rsidR="0058314A" w:rsidRPr="00CB1C05" w:rsidRDefault="0058314A" w:rsidP="008A2308">
            <w:pPr>
              <w:spacing w:after="120"/>
              <w:rPr>
                <w:ins w:id="838" w:author="bmooney" w:date="2011-06-17T09:13:00Z"/>
                <w:sz w:val="20"/>
              </w:rPr>
            </w:pPr>
            <w:ins w:id="839" w:author="bmooney" w:date="2011-06-17T09:13:00Z">
              <w:r w:rsidRPr="00CB1C05">
                <w:rPr>
                  <w:sz w:val="20"/>
                </w:rPr>
                <w:t>FR-104</w:t>
              </w:r>
            </w:ins>
          </w:p>
        </w:tc>
        <w:tc>
          <w:tcPr>
            <w:tcW w:w="1726" w:type="dxa"/>
            <w:tcPrChange w:id="840" w:author="bmooney" w:date="2011-06-17T09:14:00Z">
              <w:tcPr>
                <w:tcW w:w="1800" w:type="dxa"/>
              </w:tcPr>
            </w:tcPrChange>
          </w:tcPr>
          <w:p w14:paraId="33DBE1AE" w14:textId="037E677C" w:rsidR="0058314A" w:rsidRPr="00CB1C05" w:rsidRDefault="0058314A" w:rsidP="008A2308">
            <w:pPr>
              <w:spacing w:after="120"/>
              <w:rPr>
                <w:ins w:id="841" w:author="bmooney" w:date="2011-06-17T09:13:00Z"/>
                <w:sz w:val="20"/>
              </w:rPr>
            </w:pPr>
            <w:ins w:id="842" w:author="bmooney" w:date="2011-06-17T09:13:00Z">
              <w:r w:rsidRPr="00CB1C05">
                <w:rPr>
                  <w:sz w:val="20"/>
                </w:rPr>
                <w:t>Last Name</w:t>
              </w:r>
            </w:ins>
            <w:ins w:id="843" w:author="bmooney" w:date="2011-07-19T08:42:00Z">
              <w:r w:rsidR="00747E4F">
                <w:rPr>
                  <w:sz w:val="20"/>
                </w:rPr>
                <w:t>/Unique ID</w:t>
              </w:r>
            </w:ins>
          </w:p>
        </w:tc>
        <w:tc>
          <w:tcPr>
            <w:tcW w:w="4979" w:type="dxa"/>
            <w:tcPrChange w:id="844" w:author="bmooney" w:date="2011-06-17T09:14:00Z">
              <w:tcPr>
                <w:tcW w:w="0" w:type="auto"/>
              </w:tcPr>
            </w:tcPrChange>
          </w:tcPr>
          <w:p w14:paraId="156D9320" w14:textId="77777777" w:rsidR="0058314A" w:rsidRPr="00CB1C05" w:rsidRDefault="0058314A" w:rsidP="008A2308">
            <w:pPr>
              <w:spacing w:after="120"/>
              <w:rPr>
                <w:ins w:id="845" w:author="bmooney" w:date="2011-06-17T09:13:00Z"/>
                <w:sz w:val="20"/>
              </w:rPr>
            </w:pPr>
            <w:ins w:id="846" w:author="bmooney" w:date="2011-06-17T09:13:00Z">
              <w:r w:rsidRPr="00CB1C05">
                <w:rPr>
                  <w:sz w:val="20"/>
                </w:rPr>
                <w:t>The patient’s last name</w:t>
              </w:r>
            </w:ins>
          </w:p>
        </w:tc>
        <w:tc>
          <w:tcPr>
            <w:tcW w:w="1458" w:type="dxa"/>
            <w:tcPrChange w:id="847" w:author="bmooney" w:date="2011-06-17T09:14:00Z">
              <w:tcPr>
                <w:tcW w:w="0" w:type="auto"/>
              </w:tcPr>
            </w:tcPrChange>
          </w:tcPr>
          <w:p w14:paraId="7015E821" w14:textId="7FBD4B78" w:rsidR="0058314A" w:rsidRPr="00CB1C05" w:rsidRDefault="0058314A" w:rsidP="008A2308">
            <w:pPr>
              <w:spacing w:after="120"/>
              <w:rPr>
                <w:ins w:id="848" w:author="bmooney" w:date="2011-06-17T09:14:00Z"/>
                <w:sz w:val="20"/>
              </w:rPr>
            </w:pPr>
            <w:ins w:id="849" w:author="bmooney" w:date="2011-06-17T09:15:00Z">
              <w:r>
                <w:rPr>
                  <w:sz w:val="20"/>
                </w:rPr>
                <w:t>Blank</w:t>
              </w:r>
            </w:ins>
          </w:p>
        </w:tc>
      </w:tr>
      <w:tr w:rsidR="0058314A" w:rsidRPr="00CB1C05" w14:paraId="0DD088C0" w14:textId="13772597" w:rsidTr="0058314A">
        <w:trPr>
          <w:ins w:id="850" w:author="bmooney" w:date="2011-06-17T09:13:00Z"/>
        </w:trPr>
        <w:tc>
          <w:tcPr>
            <w:tcW w:w="919" w:type="dxa"/>
            <w:tcPrChange w:id="851" w:author="bmooney" w:date="2011-06-17T09:14:00Z">
              <w:tcPr>
                <w:tcW w:w="964" w:type="dxa"/>
              </w:tcPr>
            </w:tcPrChange>
          </w:tcPr>
          <w:p w14:paraId="71BC53AF" w14:textId="77777777" w:rsidR="0058314A" w:rsidRPr="00CB1C05" w:rsidRDefault="0058314A" w:rsidP="008A2308">
            <w:pPr>
              <w:spacing w:after="120"/>
              <w:rPr>
                <w:ins w:id="852" w:author="bmooney" w:date="2011-06-17T09:13:00Z"/>
                <w:sz w:val="20"/>
              </w:rPr>
            </w:pPr>
            <w:ins w:id="853" w:author="bmooney" w:date="2011-06-17T09:13:00Z">
              <w:r w:rsidRPr="00CB1C05">
                <w:rPr>
                  <w:sz w:val="20"/>
                </w:rPr>
                <w:t>FR-105</w:t>
              </w:r>
            </w:ins>
          </w:p>
        </w:tc>
        <w:tc>
          <w:tcPr>
            <w:tcW w:w="1726" w:type="dxa"/>
            <w:tcPrChange w:id="854" w:author="bmooney" w:date="2011-06-17T09:14:00Z">
              <w:tcPr>
                <w:tcW w:w="1800" w:type="dxa"/>
              </w:tcPr>
            </w:tcPrChange>
          </w:tcPr>
          <w:p w14:paraId="60E35606" w14:textId="77777777" w:rsidR="0058314A" w:rsidRPr="00CB1C05" w:rsidRDefault="0058314A" w:rsidP="008A2308">
            <w:pPr>
              <w:spacing w:after="120"/>
              <w:rPr>
                <w:ins w:id="855" w:author="bmooney" w:date="2011-06-17T09:13:00Z"/>
                <w:sz w:val="20"/>
              </w:rPr>
            </w:pPr>
            <w:ins w:id="856" w:author="bmooney" w:date="2011-06-17T09:13:00Z">
              <w:r w:rsidRPr="00CB1C05">
                <w:rPr>
                  <w:sz w:val="20"/>
                </w:rPr>
                <w:t>First Name</w:t>
              </w:r>
            </w:ins>
          </w:p>
        </w:tc>
        <w:tc>
          <w:tcPr>
            <w:tcW w:w="4979" w:type="dxa"/>
            <w:tcPrChange w:id="857" w:author="bmooney" w:date="2011-06-17T09:14:00Z">
              <w:tcPr>
                <w:tcW w:w="0" w:type="auto"/>
              </w:tcPr>
            </w:tcPrChange>
          </w:tcPr>
          <w:p w14:paraId="0C680690" w14:textId="77777777" w:rsidR="0058314A" w:rsidRPr="00CB1C05" w:rsidRDefault="0058314A" w:rsidP="008A2308">
            <w:pPr>
              <w:spacing w:after="120"/>
              <w:rPr>
                <w:ins w:id="858" w:author="bmooney" w:date="2011-06-17T09:13:00Z"/>
                <w:sz w:val="20"/>
              </w:rPr>
            </w:pPr>
            <w:ins w:id="859" w:author="bmooney" w:date="2011-06-17T09:13:00Z">
              <w:r w:rsidRPr="00CB1C05">
                <w:rPr>
                  <w:sz w:val="20"/>
                </w:rPr>
                <w:t>The patient’s first name</w:t>
              </w:r>
            </w:ins>
          </w:p>
        </w:tc>
        <w:tc>
          <w:tcPr>
            <w:tcW w:w="1458" w:type="dxa"/>
            <w:tcPrChange w:id="860" w:author="bmooney" w:date="2011-06-17T09:14:00Z">
              <w:tcPr>
                <w:tcW w:w="0" w:type="auto"/>
              </w:tcPr>
            </w:tcPrChange>
          </w:tcPr>
          <w:p w14:paraId="5CE9BF09" w14:textId="1C053BC6" w:rsidR="0058314A" w:rsidRPr="00CB1C05" w:rsidRDefault="0058314A" w:rsidP="008A2308">
            <w:pPr>
              <w:spacing w:after="120"/>
              <w:rPr>
                <w:ins w:id="861" w:author="bmooney" w:date="2011-06-17T09:14:00Z"/>
                <w:sz w:val="20"/>
              </w:rPr>
            </w:pPr>
            <w:ins w:id="862" w:author="bmooney" w:date="2011-06-17T09:15:00Z">
              <w:r>
                <w:rPr>
                  <w:sz w:val="20"/>
                </w:rPr>
                <w:t>Blank</w:t>
              </w:r>
            </w:ins>
          </w:p>
        </w:tc>
      </w:tr>
      <w:tr w:rsidR="0058314A" w:rsidRPr="00CB1C05" w14:paraId="621D96F7" w14:textId="0E52AA6B" w:rsidTr="0058314A">
        <w:trPr>
          <w:ins w:id="863" w:author="bmooney" w:date="2011-06-17T09:13:00Z"/>
        </w:trPr>
        <w:tc>
          <w:tcPr>
            <w:tcW w:w="919" w:type="dxa"/>
            <w:tcPrChange w:id="864" w:author="bmooney" w:date="2011-06-17T09:14:00Z">
              <w:tcPr>
                <w:tcW w:w="964" w:type="dxa"/>
              </w:tcPr>
            </w:tcPrChange>
          </w:tcPr>
          <w:p w14:paraId="141AD757" w14:textId="77777777" w:rsidR="0058314A" w:rsidRPr="00CB1C05" w:rsidRDefault="0058314A" w:rsidP="008A2308">
            <w:pPr>
              <w:spacing w:after="120"/>
              <w:rPr>
                <w:ins w:id="865" w:author="bmooney" w:date="2011-06-17T09:13:00Z"/>
                <w:sz w:val="20"/>
              </w:rPr>
            </w:pPr>
            <w:ins w:id="866" w:author="bmooney" w:date="2011-06-17T09:13:00Z">
              <w:r w:rsidRPr="00CB1C05">
                <w:rPr>
                  <w:sz w:val="20"/>
                </w:rPr>
                <w:t>FR-106</w:t>
              </w:r>
            </w:ins>
          </w:p>
        </w:tc>
        <w:tc>
          <w:tcPr>
            <w:tcW w:w="1726" w:type="dxa"/>
            <w:tcPrChange w:id="867" w:author="bmooney" w:date="2011-06-17T09:14:00Z">
              <w:tcPr>
                <w:tcW w:w="1800" w:type="dxa"/>
              </w:tcPr>
            </w:tcPrChange>
          </w:tcPr>
          <w:p w14:paraId="64C3D0D0" w14:textId="77777777" w:rsidR="0058314A" w:rsidRPr="00CB1C05" w:rsidRDefault="0058314A" w:rsidP="008A2308">
            <w:pPr>
              <w:spacing w:after="120"/>
              <w:rPr>
                <w:ins w:id="868" w:author="bmooney" w:date="2011-06-17T09:13:00Z"/>
                <w:sz w:val="20"/>
              </w:rPr>
            </w:pPr>
            <w:ins w:id="869" w:author="bmooney" w:date="2011-06-17T09:13:00Z">
              <w:r w:rsidRPr="00CB1C05">
                <w:rPr>
                  <w:sz w:val="20"/>
                </w:rPr>
                <w:t>Middle Name</w:t>
              </w:r>
            </w:ins>
          </w:p>
        </w:tc>
        <w:tc>
          <w:tcPr>
            <w:tcW w:w="4979" w:type="dxa"/>
            <w:tcPrChange w:id="870" w:author="bmooney" w:date="2011-06-17T09:14:00Z">
              <w:tcPr>
                <w:tcW w:w="0" w:type="auto"/>
              </w:tcPr>
            </w:tcPrChange>
          </w:tcPr>
          <w:p w14:paraId="472E9BD8" w14:textId="77777777" w:rsidR="0058314A" w:rsidRPr="00CB1C05" w:rsidRDefault="0058314A" w:rsidP="008A2308">
            <w:pPr>
              <w:spacing w:after="120"/>
              <w:rPr>
                <w:ins w:id="871" w:author="bmooney" w:date="2011-06-17T09:13:00Z"/>
                <w:sz w:val="20"/>
              </w:rPr>
            </w:pPr>
            <w:ins w:id="872" w:author="bmooney" w:date="2011-06-17T09:13:00Z">
              <w:r w:rsidRPr="00CB1C05">
                <w:rPr>
                  <w:sz w:val="20"/>
                </w:rPr>
                <w:t>The patient’s middle name</w:t>
              </w:r>
            </w:ins>
          </w:p>
        </w:tc>
        <w:tc>
          <w:tcPr>
            <w:tcW w:w="1458" w:type="dxa"/>
            <w:tcPrChange w:id="873" w:author="bmooney" w:date="2011-06-17T09:14:00Z">
              <w:tcPr>
                <w:tcW w:w="0" w:type="auto"/>
              </w:tcPr>
            </w:tcPrChange>
          </w:tcPr>
          <w:p w14:paraId="14607ECD" w14:textId="0FD2D41A" w:rsidR="0058314A" w:rsidRPr="00CB1C05" w:rsidRDefault="0058314A" w:rsidP="008A2308">
            <w:pPr>
              <w:spacing w:after="120"/>
              <w:rPr>
                <w:ins w:id="874" w:author="bmooney" w:date="2011-06-17T09:14:00Z"/>
                <w:sz w:val="20"/>
              </w:rPr>
            </w:pPr>
            <w:ins w:id="875" w:author="bmooney" w:date="2011-06-17T09:15:00Z">
              <w:r>
                <w:rPr>
                  <w:sz w:val="20"/>
                </w:rPr>
                <w:t>Blank</w:t>
              </w:r>
            </w:ins>
          </w:p>
        </w:tc>
      </w:tr>
      <w:tr w:rsidR="0058314A" w:rsidRPr="00CB1C05" w14:paraId="7E90634F" w14:textId="54ED2D3A" w:rsidTr="0058314A">
        <w:trPr>
          <w:ins w:id="876" w:author="bmooney" w:date="2011-06-17T09:13:00Z"/>
        </w:trPr>
        <w:tc>
          <w:tcPr>
            <w:tcW w:w="919" w:type="dxa"/>
            <w:tcPrChange w:id="877" w:author="bmooney" w:date="2011-06-17T09:14:00Z">
              <w:tcPr>
                <w:tcW w:w="964" w:type="dxa"/>
              </w:tcPr>
            </w:tcPrChange>
          </w:tcPr>
          <w:p w14:paraId="24357858" w14:textId="77777777" w:rsidR="0058314A" w:rsidRPr="00CB1C05" w:rsidRDefault="0058314A" w:rsidP="008A2308">
            <w:pPr>
              <w:spacing w:after="120"/>
              <w:rPr>
                <w:ins w:id="878" w:author="bmooney" w:date="2011-06-17T09:13:00Z"/>
                <w:sz w:val="20"/>
              </w:rPr>
            </w:pPr>
            <w:ins w:id="879" w:author="bmooney" w:date="2011-06-17T09:13:00Z">
              <w:r w:rsidRPr="00CB1C05">
                <w:rPr>
                  <w:sz w:val="20"/>
                </w:rPr>
                <w:t>FR-107</w:t>
              </w:r>
            </w:ins>
          </w:p>
        </w:tc>
        <w:tc>
          <w:tcPr>
            <w:tcW w:w="1726" w:type="dxa"/>
            <w:tcPrChange w:id="880" w:author="bmooney" w:date="2011-06-17T09:14:00Z">
              <w:tcPr>
                <w:tcW w:w="1800" w:type="dxa"/>
              </w:tcPr>
            </w:tcPrChange>
          </w:tcPr>
          <w:p w14:paraId="3256900D" w14:textId="77777777" w:rsidR="0058314A" w:rsidRPr="00CB1C05" w:rsidRDefault="0058314A" w:rsidP="008A2308">
            <w:pPr>
              <w:spacing w:after="120"/>
              <w:rPr>
                <w:ins w:id="881" w:author="bmooney" w:date="2011-06-17T09:13:00Z"/>
                <w:sz w:val="20"/>
              </w:rPr>
            </w:pPr>
            <w:ins w:id="882" w:author="bmooney" w:date="2011-06-17T09:13:00Z">
              <w:r w:rsidRPr="00CB1C05">
                <w:rPr>
                  <w:sz w:val="20"/>
                </w:rPr>
                <w:t>DOB</w:t>
              </w:r>
            </w:ins>
          </w:p>
        </w:tc>
        <w:tc>
          <w:tcPr>
            <w:tcW w:w="4979" w:type="dxa"/>
            <w:tcPrChange w:id="883" w:author="bmooney" w:date="2011-06-17T09:14:00Z">
              <w:tcPr>
                <w:tcW w:w="0" w:type="auto"/>
              </w:tcPr>
            </w:tcPrChange>
          </w:tcPr>
          <w:p w14:paraId="3DE11286" w14:textId="77777777" w:rsidR="0058314A" w:rsidRPr="00CB1C05" w:rsidRDefault="0058314A" w:rsidP="008A2308">
            <w:pPr>
              <w:spacing w:after="120"/>
              <w:rPr>
                <w:ins w:id="884" w:author="bmooney" w:date="2011-06-17T09:13:00Z"/>
                <w:sz w:val="20"/>
              </w:rPr>
            </w:pPr>
            <w:ins w:id="885" w:author="bmooney" w:date="2011-06-17T09:13:00Z">
              <w:r w:rsidRPr="00CB1C05">
                <w:rPr>
                  <w:sz w:val="20"/>
                </w:rPr>
                <w:t>The patient’s date of birth, entered as MM/DD/YYYY</w:t>
              </w:r>
            </w:ins>
          </w:p>
        </w:tc>
        <w:tc>
          <w:tcPr>
            <w:tcW w:w="1458" w:type="dxa"/>
            <w:tcPrChange w:id="886" w:author="bmooney" w:date="2011-06-17T09:14:00Z">
              <w:tcPr>
                <w:tcW w:w="0" w:type="auto"/>
              </w:tcPr>
            </w:tcPrChange>
          </w:tcPr>
          <w:p w14:paraId="29ECF119" w14:textId="261FB3A0" w:rsidR="0058314A" w:rsidRPr="00CB1C05" w:rsidRDefault="0058314A" w:rsidP="008A2308">
            <w:pPr>
              <w:spacing w:after="120"/>
              <w:rPr>
                <w:ins w:id="887" w:author="bmooney" w:date="2011-06-17T09:14:00Z"/>
                <w:sz w:val="20"/>
              </w:rPr>
            </w:pPr>
            <w:ins w:id="888" w:author="bmooney" w:date="2011-06-17T09:15:00Z">
              <w:r>
                <w:rPr>
                  <w:sz w:val="20"/>
                </w:rPr>
                <w:t>Blank</w:t>
              </w:r>
            </w:ins>
          </w:p>
        </w:tc>
      </w:tr>
      <w:tr w:rsidR="0058314A" w:rsidRPr="00CB1C05" w14:paraId="7A5C8ABE" w14:textId="01EA1C8F" w:rsidTr="0058314A">
        <w:trPr>
          <w:ins w:id="889" w:author="bmooney" w:date="2011-06-17T09:13:00Z"/>
        </w:trPr>
        <w:tc>
          <w:tcPr>
            <w:tcW w:w="919" w:type="dxa"/>
            <w:tcPrChange w:id="890" w:author="bmooney" w:date="2011-06-17T09:14:00Z">
              <w:tcPr>
                <w:tcW w:w="964" w:type="dxa"/>
              </w:tcPr>
            </w:tcPrChange>
          </w:tcPr>
          <w:p w14:paraId="043EDC97" w14:textId="77777777" w:rsidR="0058314A" w:rsidRPr="00CB1C05" w:rsidRDefault="0058314A" w:rsidP="008A2308">
            <w:pPr>
              <w:spacing w:after="120"/>
              <w:rPr>
                <w:ins w:id="891" w:author="bmooney" w:date="2011-06-17T09:13:00Z"/>
                <w:sz w:val="20"/>
              </w:rPr>
            </w:pPr>
            <w:ins w:id="892" w:author="bmooney" w:date="2011-06-17T09:13:00Z">
              <w:r w:rsidRPr="00CB1C05">
                <w:rPr>
                  <w:sz w:val="20"/>
                </w:rPr>
                <w:t>FR-108</w:t>
              </w:r>
            </w:ins>
          </w:p>
        </w:tc>
        <w:tc>
          <w:tcPr>
            <w:tcW w:w="1726" w:type="dxa"/>
            <w:tcPrChange w:id="893" w:author="bmooney" w:date="2011-06-17T09:14:00Z">
              <w:tcPr>
                <w:tcW w:w="1800" w:type="dxa"/>
              </w:tcPr>
            </w:tcPrChange>
          </w:tcPr>
          <w:p w14:paraId="7AA14F50" w14:textId="77777777" w:rsidR="0058314A" w:rsidRPr="00CB1C05" w:rsidRDefault="0058314A" w:rsidP="008A2308">
            <w:pPr>
              <w:spacing w:after="120"/>
              <w:rPr>
                <w:ins w:id="894" w:author="bmooney" w:date="2011-06-17T09:13:00Z"/>
                <w:sz w:val="20"/>
              </w:rPr>
            </w:pPr>
            <w:ins w:id="895" w:author="bmooney" w:date="2011-06-17T09:13:00Z">
              <w:r w:rsidRPr="00CB1C05">
                <w:rPr>
                  <w:sz w:val="20"/>
                </w:rPr>
                <w:t>Gender</w:t>
              </w:r>
            </w:ins>
          </w:p>
        </w:tc>
        <w:tc>
          <w:tcPr>
            <w:tcW w:w="4979" w:type="dxa"/>
            <w:tcPrChange w:id="896" w:author="bmooney" w:date="2011-06-17T09:14:00Z">
              <w:tcPr>
                <w:tcW w:w="0" w:type="auto"/>
              </w:tcPr>
            </w:tcPrChange>
          </w:tcPr>
          <w:p w14:paraId="196CB4B0" w14:textId="77777777" w:rsidR="0058314A" w:rsidRPr="00CB1C05" w:rsidRDefault="0058314A" w:rsidP="008A2308">
            <w:pPr>
              <w:spacing w:after="120"/>
              <w:rPr>
                <w:ins w:id="897" w:author="bmooney" w:date="2011-06-17T09:13:00Z"/>
                <w:sz w:val="20"/>
              </w:rPr>
            </w:pPr>
            <w:ins w:id="898" w:author="bmooney" w:date="2011-06-17T09:13:00Z">
              <w:r w:rsidRPr="00CB1C05">
                <w:rPr>
                  <w:sz w:val="20"/>
                </w:rPr>
                <w:t>The patient’s gender</w:t>
              </w:r>
            </w:ins>
          </w:p>
        </w:tc>
        <w:tc>
          <w:tcPr>
            <w:tcW w:w="1458" w:type="dxa"/>
            <w:tcPrChange w:id="899" w:author="bmooney" w:date="2011-06-17T09:14:00Z">
              <w:tcPr>
                <w:tcW w:w="0" w:type="auto"/>
              </w:tcPr>
            </w:tcPrChange>
          </w:tcPr>
          <w:p w14:paraId="0D565093" w14:textId="293AD439" w:rsidR="0058314A" w:rsidRPr="00CB1C05" w:rsidRDefault="0058314A" w:rsidP="008A2308">
            <w:pPr>
              <w:spacing w:after="120"/>
              <w:rPr>
                <w:ins w:id="900" w:author="bmooney" w:date="2011-06-17T09:14:00Z"/>
                <w:sz w:val="20"/>
              </w:rPr>
            </w:pPr>
            <w:ins w:id="901" w:author="bmooney" w:date="2011-06-17T09:15:00Z">
              <w:r>
                <w:rPr>
                  <w:sz w:val="20"/>
                </w:rPr>
                <w:t>Blank</w:t>
              </w:r>
            </w:ins>
          </w:p>
        </w:tc>
      </w:tr>
      <w:tr w:rsidR="0058314A" w:rsidRPr="00CB1C05" w14:paraId="7A367F6F" w14:textId="435DDAD7" w:rsidTr="0058314A">
        <w:trPr>
          <w:ins w:id="902" w:author="bmooney" w:date="2011-06-17T09:13:00Z"/>
        </w:trPr>
        <w:tc>
          <w:tcPr>
            <w:tcW w:w="919" w:type="dxa"/>
            <w:tcPrChange w:id="903" w:author="bmooney" w:date="2011-06-17T09:14:00Z">
              <w:tcPr>
                <w:tcW w:w="964" w:type="dxa"/>
              </w:tcPr>
            </w:tcPrChange>
          </w:tcPr>
          <w:p w14:paraId="4B438DD0" w14:textId="77777777" w:rsidR="0058314A" w:rsidRPr="00CB1C05" w:rsidRDefault="0058314A" w:rsidP="008A2308">
            <w:pPr>
              <w:spacing w:after="120"/>
              <w:rPr>
                <w:ins w:id="904" w:author="bmooney" w:date="2011-06-17T09:13:00Z"/>
                <w:sz w:val="20"/>
              </w:rPr>
            </w:pPr>
            <w:ins w:id="905" w:author="bmooney" w:date="2011-06-17T09:13:00Z">
              <w:r w:rsidRPr="00CB1C05">
                <w:rPr>
                  <w:sz w:val="20"/>
                </w:rPr>
                <w:t>FR-109</w:t>
              </w:r>
            </w:ins>
          </w:p>
        </w:tc>
        <w:tc>
          <w:tcPr>
            <w:tcW w:w="1726" w:type="dxa"/>
            <w:tcPrChange w:id="906" w:author="bmooney" w:date="2011-06-17T09:14:00Z">
              <w:tcPr>
                <w:tcW w:w="1800" w:type="dxa"/>
              </w:tcPr>
            </w:tcPrChange>
          </w:tcPr>
          <w:p w14:paraId="79A448E3" w14:textId="77777777" w:rsidR="0058314A" w:rsidRPr="00CB1C05" w:rsidRDefault="0058314A" w:rsidP="008A2308">
            <w:pPr>
              <w:spacing w:after="120"/>
              <w:rPr>
                <w:ins w:id="907" w:author="bmooney" w:date="2011-06-17T09:13:00Z"/>
                <w:sz w:val="20"/>
              </w:rPr>
            </w:pPr>
            <w:ins w:id="908" w:author="bmooney" w:date="2011-06-17T09:13:00Z">
              <w:r w:rsidRPr="00CB1C05">
                <w:rPr>
                  <w:sz w:val="20"/>
                </w:rPr>
                <w:t>MRN</w:t>
              </w:r>
            </w:ins>
          </w:p>
        </w:tc>
        <w:tc>
          <w:tcPr>
            <w:tcW w:w="4979" w:type="dxa"/>
            <w:tcPrChange w:id="909" w:author="bmooney" w:date="2011-06-17T09:14:00Z">
              <w:tcPr>
                <w:tcW w:w="0" w:type="auto"/>
              </w:tcPr>
            </w:tcPrChange>
          </w:tcPr>
          <w:p w14:paraId="2E8D34FC" w14:textId="77777777" w:rsidR="0058314A" w:rsidRPr="00CB1C05" w:rsidRDefault="0058314A" w:rsidP="008A2308">
            <w:pPr>
              <w:spacing w:after="120"/>
              <w:rPr>
                <w:ins w:id="910" w:author="bmooney" w:date="2011-06-17T09:13:00Z"/>
                <w:sz w:val="20"/>
              </w:rPr>
            </w:pPr>
            <w:ins w:id="911" w:author="bmooney" w:date="2011-06-17T09:13:00Z">
              <w:r w:rsidRPr="00CB1C05">
                <w:rPr>
                  <w:sz w:val="20"/>
                </w:rPr>
                <w:t>The patient’s medical record number.</w:t>
              </w:r>
            </w:ins>
          </w:p>
        </w:tc>
        <w:tc>
          <w:tcPr>
            <w:tcW w:w="1458" w:type="dxa"/>
            <w:tcPrChange w:id="912" w:author="bmooney" w:date="2011-06-17T09:14:00Z">
              <w:tcPr>
                <w:tcW w:w="0" w:type="auto"/>
              </w:tcPr>
            </w:tcPrChange>
          </w:tcPr>
          <w:p w14:paraId="02A146DD" w14:textId="0571D698" w:rsidR="0058314A" w:rsidRPr="00CB1C05" w:rsidRDefault="00747E4F" w:rsidP="008A2308">
            <w:pPr>
              <w:spacing w:after="120"/>
              <w:rPr>
                <w:ins w:id="913" w:author="bmooney" w:date="2011-06-17T09:14:00Z"/>
                <w:sz w:val="20"/>
              </w:rPr>
            </w:pPr>
            <w:ins w:id="914" w:author="bmooney" w:date="2011-07-19T08:43:00Z">
              <w:r>
                <w:rPr>
                  <w:sz w:val="20"/>
                </w:rPr>
                <w:t>Blank</w:t>
              </w:r>
            </w:ins>
          </w:p>
        </w:tc>
      </w:tr>
      <w:tr w:rsidR="0058314A" w:rsidRPr="00CB1C05" w14:paraId="4E6CE5ED" w14:textId="00282B89" w:rsidTr="0058314A">
        <w:trPr>
          <w:ins w:id="915" w:author="bmooney" w:date="2011-06-17T09:13:00Z"/>
        </w:trPr>
        <w:tc>
          <w:tcPr>
            <w:tcW w:w="919" w:type="dxa"/>
            <w:tcPrChange w:id="916" w:author="bmooney" w:date="2011-06-17T09:14:00Z">
              <w:tcPr>
                <w:tcW w:w="964" w:type="dxa"/>
              </w:tcPr>
            </w:tcPrChange>
          </w:tcPr>
          <w:p w14:paraId="17C3C800" w14:textId="77777777" w:rsidR="0058314A" w:rsidRPr="00CB1C05" w:rsidRDefault="0058314A" w:rsidP="008A2308">
            <w:pPr>
              <w:spacing w:after="120"/>
              <w:rPr>
                <w:ins w:id="917" w:author="bmooney" w:date="2011-06-17T09:13:00Z"/>
                <w:sz w:val="20"/>
              </w:rPr>
            </w:pPr>
            <w:ins w:id="918" w:author="bmooney" w:date="2011-06-17T09:13:00Z">
              <w:r w:rsidRPr="00CB1C05">
                <w:rPr>
                  <w:sz w:val="20"/>
                </w:rPr>
                <w:t>FR-110</w:t>
              </w:r>
            </w:ins>
          </w:p>
        </w:tc>
        <w:tc>
          <w:tcPr>
            <w:tcW w:w="1726" w:type="dxa"/>
            <w:tcPrChange w:id="919" w:author="bmooney" w:date="2011-06-17T09:14:00Z">
              <w:tcPr>
                <w:tcW w:w="1800" w:type="dxa"/>
              </w:tcPr>
            </w:tcPrChange>
          </w:tcPr>
          <w:p w14:paraId="4CDC7972" w14:textId="77777777" w:rsidR="0058314A" w:rsidRPr="00CB1C05" w:rsidRDefault="0058314A" w:rsidP="008A2308">
            <w:pPr>
              <w:spacing w:after="120"/>
              <w:rPr>
                <w:ins w:id="920" w:author="bmooney" w:date="2011-06-17T09:13:00Z"/>
                <w:sz w:val="20"/>
              </w:rPr>
            </w:pPr>
            <w:ins w:id="921" w:author="bmooney" w:date="2011-06-17T09:13:00Z">
              <w:r w:rsidRPr="00CB1C05">
                <w:rPr>
                  <w:sz w:val="20"/>
                </w:rPr>
                <w:t>SSN</w:t>
              </w:r>
            </w:ins>
          </w:p>
        </w:tc>
        <w:tc>
          <w:tcPr>
            <w:tcW w:w="4979" w:type="dxa"/>
            <w:tcPrChange w:id="922" w:author="bmooney" w:date="2011-06-17T09:14:00Z">
              <w:tcPr>
                <w:tcW w:w="0" w:type="auto"/>
              </w:tcPr>
            </w:tcPrChange>
          </w:tcPr>
          <w:p w14:paraId="412BF543" w14:textId="77777777" w:rsidR="0058314A" w:rsidRPr="00CB1C05" w:rsidRDefault="0058314A" w:rsidP="008A2308">
            <w:pPr>
              <w:spacing w:after="120"/>
              <w:rPr>
                <w:ins w:id="923" w:author="bmooney" w:date="2011-06-17T09:13:00Z"/>
                <w:sz w:val="20"/>
              </w:rPr>
            </w:pPr>
            <w:ins w:id="924" w:author="bmooney" w:date="2011-06-17T09:13:00Z">
              <w:r w:rsidRPr="00CB1C05">
                <w:rPr>
                  <w:sz w:val="20"/>
                </w:rPr>
                <w:t>The patient’s social security number.</w:t>
              </w:r>
            </w:ins>
          </w:p>
        </w:tc>
        <w:tc>
          <w:tcPr>
            <w:tcW w:w="1458" w:type="dxa"/>
            <w:tcPrChange w:id="925" w:author="bmooney" w:date="2011-06-17T09:14:00Z">
              <w:tcPr>
                <w:tcW w:w="0" w:type="auto"/>
              </w:tcPr>
            </w:tcPrChange>
          </w:tcPr>
          <w:p w14:paraId="201AD06F" w14:textId="3919CBAF" w:rsidR="0058314A" w:rsidRPr="00CB1C05" w:rsidRDefault="00747E4F" w:rsidP="008A2308">
            <w:pPr>
              <w:spacing w:after="120"/>
              <w:rPr>
                <w:ins w:id="926" w:author="bmooney" w:date="2011-06-17T09:14:00Z"/>
                <w:sz w:val="20"/>
              </w:rPr>
            </w:pPr>
            <w:ins w:id="927" w:author="bmooney" w:date="2011-07-19T08:44:00Z">
              <w:r>
                <w:rPr>
                  <w:sz w:val="20"/>
                </w:rPr>
                <w:t>Blank</w:t>
              </w:r>
            </w:ins>
          </w:p>
        </w:tc>
      </w:tr>
    </w:tbl>
    <w:p w14:paraId="7E684F3F" w14:textId="77777777" w:rsidR="0058314A" w:rsidRPr="0058314A" w:rsidRDefault="0058314A">
      <w:pPr>
        <w:pStyle w:val="Body3"/>
        <w:rPr>
          <w:ins w:id="928" w:author="bmooney" w:date="2011-06-17T09:10:00Z"/>
        </w:rPr>
      </w:pPr>
    </w:p>
    <w:p w14:paraId="4B585FB5" w14:textId="77777777" w:rsidR="0058314A" w:rsidRDefault="0058314A" w:rsidP="0058314A">
      <w:pPr>
        <w:pStyle w:val="Body3"/>
        <w:rPr>
          <w:ins w:id="929" w:author="bmooney" w:date="2011-06-17T09:10:00Z"/>
        </w:rPr>
      </w:pPr>
      <w:proofErr w:type="gramStart"/>
      <w:ins w:id="930" w:author="bmooney" w:date="2011-06-17T09:10:00Z">
        <w:r>
          <w:t>FR-1445</w:t>
        </w:r>
        <w:r w:rsidRPr="00FB06D0">
          <w:t>.</w:t>
        </w:r>
        <w:proofErr w:type="gramEnd"/>
        <w:r w:rsidRPr="00FB06D0">
          <w:t xml:space="preserve"> </w:t>
        </w:r>
        <w:r>
          <w:t xml:space="preserve"> </w:t>
        </w:r>
        <w:r w:rsidRPr="00FB06D0">
          <w:t>The Clear button resets the fields on the New Requisition screen to their defaults.</w:t>
        </w:r>
      </w:ins>
    </w:p>
    <w:p w14:paraId="185C81EA" w14:textId="4775047F" w:rsidR="0058314A" w:rsidRDefault="0058314A" w:rsidP="0058314A">
      <w:pPr>
        <w:pStyle w:val="Body3"/>
        <w:rPr>
          <w:ins w:id="931" w:author="bmooney" w:date="2011-06-17T09:10:00Z"/>
        </w:rPr>
      </w:pPr>
      <w:proofErr w:type="gramStart"/>
      <w:ins w:id="932" w:author="bmooney" w:date="2011-06-17T09:10:00Z">
        <w:r>
          <w:t>FR-1446</w:t>
        </w:r>
        <w:r w:rsidRPr="00FB06D0">
          <w:t>.</w:t>
        </w:r>
        <w:proofErr w:type="gramEnd"/>
        <w:r w:rsidRPr="00FB06D0">
          <w:t xml:space="preserve"> </w:t>
        </w:r>
        <w:r>
          <w:t xml:space="preserve"> </w:t>
        </w:r>
      </w:ins>
      <w:ins w:id="933" w:author="bmooney" w:date="2011-06-17T09:15:00Z">
        <w:r>
          <w:t>Default requirements merged into FR-101-FR-110 above.</w:t>
        </w:r>
      </w:ins>
    </w:p>
    <w:p w14:paraId="2FF0BBB6" w14:textId="77777777" w:rsidR="0058314A" w:rsidRDefault="0058314A" w:rsidP="0058314A">
      <w:pPr>
        <w:pStyle w:val="Body3"/>
        <w:rPr>
          <w:ins w:id="934" w:author="bmooney" w:date="2011-06-17T09:10:00Z"/>
        </w:rPr>
      </w:pPr>
      <w:proofErr w:type="gramStart"/>
      <w:ins w:id="935" w:author="bmooney" w:date="2011-06-17T09:10:00Z">
        <w:r>
          <w:t>FR-1447</w:t>
        </w:r>
        <w:r w:rsidRPr="00FB06D0">
          <w:t>.</w:t>
        </w:r>
        <w:proofErr w:type="gramEnd"/>
        <w:r w:rsidRPr="00FB06D0">
          <w:t xml:space="preserve"> </w:t>
        </w:r>
        <w:r>
          <w:t xml:space="preserve"> </w:t>
        </w:r>
        <w:r w:rsidRPr="00FB06D0">
          <w:t xml:space="preserve">The Close button on the New Requisition screen closes the window. </w:t>
        </w:r>
      </w:ins>
    </w:p>
    <w:p w14:paraId="2F92E9FE" w14:textId="525B51E6" w:rsidR="0058314A" w:rsidRDefault="0058314A" w:rsidP="0058314A">
      <w:pPr>
        <w:pStyle w:val="Body3"/>
        <w:rPr>
          <w:ins w:id="936" w:author="bmooney" w:date="2011-06-17T09:10:00Z"/>
        </w:rPr>
      </w:pPr>
      <w:ins w:id="937" w:author="bmooney" w:date="2011-06-17T09:10:00Z">
        <w:r w:rsidRPr="00FB06D0">
          <w:t>The columns in the search results are as follows:</w:t>
        </w:r>
      </w:ins>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1350"/>
        <w:gridCol w:w="2880"/>
        <w:gridCol w:w="3690"/>
      </w:tblGrid>
      <w:tr w:rsidR="0058314A" w:rsidRPr="00CB1C05" w14:paraId="13BF20A7" w14:textId="77777777" w:rsidTr="008A2308">
        <w:trPr>
          <w:cantSplit/>
          <w:tblHeader/>
          <w:ins w:id="938" w:author="bmooney" w:date="2011-06-17T09:10:00Z"/>
        </w:trPr>
        <w:tc>
          <w:tcPr>
            <w:tcW w:w="720" w:type="dxa"/>
          </w:tcPr>
          <w:p w14:paraId="32277C15" w14:textId="77777777" w:rsidR="0058314A" w:rsidRPr="00CB1C05" w:rsidRDefault="0058314A" w:rsidP="008A2308">
            <w:pPr>
              <w:spacing w:after="120"/>
              <w:rPr>
                <w:ins w:id="939" w:author="bmooney" w:date="2011-06-17T09:10:00Z"/>
                <w:sz w:val="20"/>
              </w:rPr>
            </w:pPr>
            <w:ins w:id="940" w:author="bmooney" w:date="2011-06-17T09:10:00Z">
              <w:r w:rsidRPr="00CB1C05">
                <w:rPr>
                  <w:sz w:val="20"/>
                </w:rPr>
                <w:t>FR-#</w:t>
              </w:r>
            </w:ins>
          </w:p>
        </w:tc>
        <w:tc>
          <w:tcPr>
            <w:tcW w:w="1350" w:type="dxa"/>
          </w:tcPr>
          <w:p w14:paraId="2FCFFE0F" w14:textId="77777777" w:rsidR="0058314A" w:rsidRPr="00CB1C05" w:rsidRDefault="0058314A" w:rsidP="008A2308">
            <w:pPr>
              <w:spacing w:after="120"/>
              <w:rPr>
                <w:ins w:id="941" w:author="bmooney" w:date="2011-06-17T09:10:00Z"/>
                <w:sz w:val="20"/>
              </w:rPr>
            </w:pPr>
            <w:ins w:id="942" w:author="bmooney" w:date="2011-06-17T09:10:00Z">
              <w:r w:rsidRPr="00CB1C05">
                <w:rPr>
                  <w:sz w:val="20"/>
                </w:rPr>
                <w:t>Column name</w:t>
              </w:r>
            </w:ins>
          </w:p>
        </w:tc>
        <w:tc>
          <w:tcPr>
            <w:tcW w:w="2880" w:type="dxa"/>
          </w:tcPr>
          <w:p w14:paraId="5952436A" w14:textId="77777777" w:rsidR="0058314A" w:rsidRPr="00CB1C05" w:rsidRDefault="0058314A" w:rsidP="008A2308">
            <w:pPr>
              <w:spacing w:after="120"/>
              <w:rPr>
                <w:ins w:id="943" w:author="bmooney" w:date="2011-06-17T09:10:00Z"/>
                <w:sz w:val="20"/>
              </w:rPr>
            </w:pPr>
            <w:ins w:id="944" w:author="bmooney" w:date="2011-06-17T09:10:00Z">
              <w:r w:rsidRPr="00CB1C05">
                <w:rPr>
                  <w:sz w:val="20"/>
                </w:rPr>
                <w:t>Description</w:t>
              </w:r>
            </w:ins>
          </w:p>
        </w:tc>
        <w:tc>
          <w:tcPr>
            <w:tcW w:w="3690" w:type="dxa"/>
          </w:tcPr>
          <w:p w14:paraId="43F11BAA" w14:textId="77777777" w:rsidR="0058314A" w:rsidRPr="00CB1C05" w:rsidRDefault="0058314A" w:rsidP="008A2308">
            <w:pPr>
              <w:spacing w:after="120"/>
              <w:rPr>
                <w:ins w:id="945" w:author="bmooney" w:date="2011-06-17T09:10:00Z"/>
                <w:sz w:val="20"/>
              </w:rPr>
            </w:pPr>
            <w:ins w:id="946" w:author="bmooney" w:date="2011-06-17T09:10:00Z">
              <w:r w:rsidRPr="00CB1C05">
                <w:rPr>
                  <w:sz w:val="20"/>
                </w:rPr>
                <w:t>Database column</w:t>
              </w:r>
            </w:ins>
          </w:p>
        </w:tc>
      </w:tr>
      <w:tr w:rsidR="0058314A" w:rsidRPr="00CB1C05" w14:paraId="05528D16" w14:textId="77777777" w:rsidTr="008A2308">
        <w:trPr>
          <w:cantSplit/>
          <w:tblHeader/>
          <w:ins w:id="947" w:author="bmooney" w:date="2011-06-17T09:10:00Z"/>
        </w:trPr>
        <w:tc>
          <w:tcPr>
            <w:tcW w:w="720" w:type="dxa"/>
          </w:tcPr>
          <w:p w14:paraId="26545C9E" w14:textId="77777777" w:rsidR="0058314A" w:rsidRPr="00CB1C05" w:rsidRDefault="0058314A" w:rsidP="008A2308">
            <w:pPr>
              <w:spacing w:after="120"/>
              <w:rPr>
                <w:ins w:id="948" w:author="bmooney" w:date="2011-06-17T09:10:00Z"/>
                <w:sz w:val="20"/>
              </w:rPr>
            </w:pPr>
            <w:ins w:id="949" w:author="bmooney" w:date="2011-06-17T09:10:00Z">
              <w:r w:rsidRPr="00CB1C05">
                <w:rPr>
                  <w:sz w:val="20"/>
                </w:rPr>
                <w:t>1450</w:t>
              </w:r>
            </w:ins>
          </w:p>
        </w:tc>
        <w:tc>
          <w:tcPr>
            <w:tcW w:w="1350" w:type="dxa"/>
          </w:tcPr>
          <w:p w14:paraId="0D71EAD9" w14:textId="77777777" w:rsidR="0058314A" w:rsidRPr="00CB1C05" w:rsidRDefault="0058314A" w:rsidP="008A2308">
            <w:pPr>
              <w:spacing w:after="120"/>
              <w:rPr>
                <w:ins w:id="950" w:author="bmooney" w:date="2011-06-17T09:10:00Z"/>
                <w:sz w:val="20"/>
              </w:rPr>
            </w:pPr>
            <w:ins w:id="951" w:author="bmooney" w:date="2011-06-17T09:10:00Z">
              <w:r w:rsidRPr="00CB1C05">
                <w:rPr>
                  <w:sz w:val="20"/>
                </w:rPr>
                <w:t>Requisition</w:t>
              </w:r>
            </w:ins>
          </w:p>
        </w:tc>
        <w:tc>
          <w:tcPr>
            <w:tcW w:w="2880" w:type="dxa"/>
          </w:tcPr>
          <w:p w14:paraId="664B4B51" w14:textId="77777777" w:rsidR="0058314A" w:rsidRPr="00CB1C05" w:rsidRDefault="0058314A" w:rsidP="008A2308">
            <w:pPr>
              <w:spacing w:after="120"/>
              <w:rPr>
                <w:ins w:id="952" w:author="bmooney" w:date="2011-06-17T09:10:00Z"/>
                <w:sz w:val="20"/>
              </w:rPr>
            </w:pPr>
            <w:ins w:id="953" w:author="bmooney" w:date="2011-06-17T09:10:00Z">
              <w:r w:rsidRPr="00CB1C05">
                <w:rPr>
                  <w:sz w:val="20"/>
                </w:rPr>
                <w:t>Requisition barcode</w:t>
              </w:r>
            </w:ins>
          </w:p>
        </w:tc>
        <w:tc>
          <w:tcPr>
            <w:tcW w:w="3690" w:type="dxa"/>
          </w:tcPr>
          <w:p w14:paraId="71953D03" w14:textId="77777777" w:rsidR="0058314A" w:rsidRPr="00CB1C05" w:rsidRDefault="0058314A" w:rsidP="008A2308">
            <w:pPr>
              <w:spacing w:after="120"/>
              <w:rPr>
                <w:ins w:id="954" w:author="bmooney" w:date="2011-06-17T09:10:00Z"/>
                <w:sz w:val="20"/>
              </w:rPr>
            </w:pPr>
            <w:proofErr w:type="spellStart"/>
            <w:ins w:id="955" w:author="bmooney" w:date="2011-06-17T09:10:00Z">
              <w:r w:rsidRPr="00CB1C05">
                <w:rPr>
                  <w:sz w:val="20"/>
                </w:rPr>
                <w:t>tblRequisition.RequisitionBarcode</w:t>
              </w:r>
              <w:proofErr w:type="spellEnd"/>
            </w:ins>
          </w:p>
        </w:tc>
      </w:tr>
      <w:tr w:rsidR="0058314A" w:rsidRPr="00CB1C05" w14:paraId="5280AC6E" w14:textId="77777777" w:rsidTr="008A2308">
        <w:trPr>
          <w:cantSplit/>
          <w:tblHeader/>
          <w:ins w:id="956" w:author="bmooney" w:date="2011-06-17T09:10:00Z"/>
        </w:trPr>
        <w:tc>
          <w:tcPr>
            <w:tcW w:w="720" w:type="dxa"/>
          </w:tcPr>
          <w:p w14:paraId="4AFB352C" w14:textId="77777777" w:rsidR="0058314A" w:rsidRPr="00CB1C05" w:rsidRDefault="0058314A" w:rsidP="008A2308">
            <w:pPr>
              <w:spacing w:after="120"/>
              <w:rPr>
                <w:ins w:id="957" w:author="bmooney" w:date="2011-06-17T09:10:00Z"/>
                <w:sz w:val="20"/>
              </w:rPr>
            </w:pPr>
            <w:ins w:id="958" w:author="bmooney" w:date="2011-06-17T09:10:00Z">
              <w:r w:rsidRPr="00CB1C05">
                <w:rPr>
                  <w:sz w:val="20"/>
                </w:rPr>
                <w:t>1451</w:t>
              </w:r>
            </w:ins>
          </w:p>
        </w:tc>
        <w:tc>
          <w:tcPr>
            <w:tcW w:w="1350" w:type="dxa"/>
          </w:tcPr>
          <w:p w14:paraId="2233AAF5" w14:textId="77777777" w:rsidR="0058314A" w:rsidRPr="00CB1C05" w:rsidRDefault="0058314A" w:rsidP="008A2308">
            <w:pPr>
              <w:spacing w:after="120"/>
              <w:rPr>
                <w:ins w:id="959" w:author="bmooney" w:date="2011-06-17T09:10:00Z"/>
                <w:sz w:val="20"/>
              </w:rPr>
            </w:pPr>
            <w:ins w:id="960" w:author="bmooney" w:date="2011-06-17T09:10:00Z">
              <w:r w:rsidRPr="00CB1C05">
                <w:rPr>
                  <w:sz w:val="20"/>
                </w:rPr>
                <w:t>Associated</w:t>
              </w:r>
            </w:ins>
          </w:p>
        </w:tc>
        <w:tc>
          <w:tcPr>
            <w:tcW w:w="2880" w:type="dxa"/>
          </w:tcPr>
          <w:p w14:paraId="333247E8" w14:textId="77777777" w:rsidR="0058314A" w:rsidRPr="00CB1C05" w:rsidRDefault="0058314A" w:rsidP="008A2308">
            <w:pPr>
              <w:spacing w:after="120"/>
              <w:rPr>
                <w:ins w:id="961" w:author="bmooney" w:date="2011-06-17T09:10:00Z"/>
                <w:sz w:val="20"/>
              </w:rPr>
            </w:pPr>
            <w:ins w:id="962" w:author="bmooney" w:date="2011-06-17T09:10:00Z">
              <w:r w:rsidRPr="00CB1C05">
                <w:rPr>
                  <w:sz w:val="20"/>
                </w:rPr>
                <w:t>Associated requisition</w:t>
              </w:r>
            </w:ins>
          </w:p>
        </w:tc>
        <w:tc>
          <w:tcPr>
            <w:tcW w:w="3690" w:type="dxa"/>
          </w:tcPr>
          <w:p w14:paraId="2AFD4D06" w14:textId="77777777" w:rsidR="0058314A" w:rsidRPr="00CB1C05" w:rsidRDefault="0058314A" w:rsidP="008A2308">
            <w:pPr>
              <w:spacing w:after="120"/>
              <w:rPr>
                <w:ins w:id="963" w:author="bmooney" w:date="2011-06-17T09:10:00Z"/>
                <w:sz w:val="20"/>
              </w:rPr>
            </w:pPr>
            <w:proofErr w:type="spellStart"/>
            <w:ins w:id="964" w:author="bmooney" w:date="2011-06-17T09:10:00Z">
              <w:r w:rsidRPr="00CB1C05">
                <w:rPr>
                  <w:sz w:val="20"/>
                </w:rPr>
                <w:t>tblRequisition.AssociatedBarcode</w:t>
              </w:r>
              <w:proofErr w:type="spellEnd"/>
            </w:ins>
          </w:p>
        </w:tc>
      </w:tr>
      <w:tr w:rsidR="0058314A" w:rsidRPr="00CB1C05" w14:paraId="49B1025A" w14:textId="77777777" w:rsidTr="008A2308">
        <w:trPr>
          <w:cantSplit/>
          <w:tblHeader/>
          <w:ins w:id="965" w:author="bmooney" w:date="2011-06-17T09:10:00Z"/>
        </w:trPr>
        <w:tc>
          <w:tcPr>
            <w:tcW w:w="720" w:type="dxa"/>
          </w:tcPr>
          <w:p w14:paraId="2D63DC37" w14:textId="77777777" w:rsidR="0058314A" w:rsidRPr="00CB1C05" w:rsidRDefault="0058314A" w:rsidP="008A2308">
            <w:pPr>
              <w:spacing w:after="120"/>
              <w:rPr>
                <w:ins w:id="966" w:author="bmooney" w:date="2011-06-17T09:10:00Z"/>
                <w:sz w:val="20"/>
              </w:rPr>
            </w:pPr>
            <w:ins w:id="967" w:author="bmooney" w:date="2011-06-17T09:10:00Z">
              <w:r w:rsidRPr="00CB1C05">
                <w:rPr>
                  <w:sz w:val="20"/>
                </w:rPr>
                <w:t>1452</w:t>
              </w:r>
            </w:ins>
          </w:p>
        </w:tc>
        <w:tc>
          <w:tcPr>
            <w:tcW w:w="1350" w:type="dxa"/>
          </w:tcPr>
          <w:p w14:paraId="6B04052A" w14:textId="2354C0B6" w:rsidR="0058314A" w:rsidRPr="00CB1C05" w:rsidRDefault="0058314A" w:rsidP="008A2308">
            <w:pPr>
              <w:spacing w:after="120"/>
              <w:rPr>
                <w:ins w:id="968" w:author="bmooney" w:date="2011-06-17T09:10:00Z"/>
                <w:sz w:val="20"/>
              </w:rPr>
            </w:pPr>
            <w:ins w:id="969" w:author="bmooney" w:date="2011-06-17T09:10:00Z">
              <w:r w:rsidRPr="00CB1C05">
                <w:rPr>
                  <w:sz w:val="20"/>
                </w:rPr>
                <w:t>Last Name</w:t>
              </w:r>
            </w:ins>
            <w:ins w:id="970" w:author="bmooney" w:date="2011-07-19T08:43:00Z">
              <w:r w:rsidR="00747E4F">
                <w:rPr>
                  <w:sz w:val="20"/>
                </w:rPr>
                <w:t xml:space="preserve"> / Unique ID</w:t>
              </w:r>
            </w:ins>
          </w:p>
        </w:tc>
        <w:tc>
          <w:tcPr>
            <w:tcW w:w="2880" w:type="dxa"/>
          </w:tcPr>
          <w:p w14:paraId="14471EA3" w14:textId="77777777" w:rsidR="0058314A" w:rsidRPr="00CB1C05" w:rsidRDefault="0058314A" w:rsidP="008A2308">
            <w:pPr>
              <w:spacing w:after="120"/>
              <w:rPr>
                <w:ins w:id="971" w:author="bmooney" w:date="2011-06-17T09:10:00Z"/>
                <w:sz w:val="20"/>
              </w:rPr>
            </w:pPr>
            <w:ins w:id="972" w:author="bmooney" w:date="2011-06-17T09:10:00Z">
              <w:r w:rsidRPr="00CB1C05">
                <w:rPr>
                  <w:sz w:val="20"/>
                </w:rPr>
                <w:t>Patient’s last name</w:t>
              </w:r>
            </w:ins>
          </w:p>
        </w:tc>
        <w:tc>
          <w:tcPr>
            <w:tcW w:w="3690" w:type="dxa"/>
          </w:tcPr>
          <w:p w14:paraId="076F08CB" w14:textId="77777777" w:rsidR="0058314A" w:rsidRPr="00CB1C05" w:rsidRDefault="0058314A" w:rsidP="008A2308">
            <w:pPr>
              <w:spacing w:after="120"/>
              <w:rPr>
                <w:ins w:id="973" w:author="bmooney" w:date="2011-06-17T09:10:00Z"/>
                <w:sz w:val="20"/>
              </w:rPr>
            </w:pPr>
            <w:proofErr w:type="spellStart"/>
            <w:ins w:id="974" w:author="bmooney" w:date="2011-06-17T09:10:00Z">
              <w:r w:rsidRPr="00CB1C05">
                <w:rPr>
                  <w:sz w:val="20"/>
                </w:rPr>
                <w:t>tblPatient.LastName</w:t>
              </w:r>
              <w:proofErr w:type="spellEnd"/>
            </w:ins>
          </w:p>
        </w:tc>
      </w:tr>
      <w:tr w:rsidR="0058314A" w:rsidRPr="00CB1C05" w14:paraId="175483DC" w14:textId="77777777" w:rsidTr="008A2308">
        <w:trPr>
          <w:cantSplit/>
          <w:tblHeader/>
          <w:ins w:id="975" w:author="bmooney" w:date="2011-06-17T09:10:00Z"/>
        </w:trPr>
        <w:tc>
          <w:tcPr>
            <w:tcW w:w="720" w:type="dxa"/>
          </w:tcPr>
          <w:p w14:paraId="26B40FC9" w14:textId="77777777" w:rsidR="0058314A" w:rsidRPr="00CB1C05" w:rsidRDefault="0058314A" w:rsidP="008A2308">
            <w:pPr>
              <w:spacing w:after="120"/>
              <w:rPr>
                <w:ins w:id="976" w:author="bmooney" w:date="2011-06-17T09:10:00Z"/>
                <w:sz w:val="20"/>
              </w:rPr>
            </w:pPr>
            <w:ins w:id="977" w:author="bmooney" w:date="2011-06-17T09:10:00Z">
              <w:r w:rsidRPr="00CB1C05">
                <w:rPr>
                  <w:sz w:val="20"/>
                </w:rPr>
                <w:t>1453</w:t>
              </w:r>
            </w:ins>
          </w:p>
        </w:tc>
        <w:tc>
          <w:tcPr>
            <w:tcW w:w="1350" w:type="dxa"/>
          </w:tcPr>
          <w:p w14:paraId="64CE6ABC" w14:textId="77777777" w:rsidR="0058314A" w:rsidRPr="00CB1C05" w:rsidRDefault="0058314A" w:rsidP="008A2308">
            <w:pPr>
              <w:spacing w:after="120"/>
              <w:rPr>
                <w:ins w:id="978" w:author="bmooney" w:date="2011-06-17T09:10:00Z"/>
                <w:sz w:val="20"/>
              </w:rPr>
            </w:pPr>
            <w:ins w:id="979" w:author="bmooney" w:date="2011-06-17T09:10:00Z">
              <w:r w:rsidRPr="00CB1C05">
                <w:rPr>
                  <w:sz w:val="20"/>
                </w:rPr>
                <w:t>First Name</w:t>
              </w:r>
            </w:ins>
          </w:p>
        </w:tc>
        <w:tc>
          <w:tcPr>
            <w:tcW w:w="2880" w:type="dxa"/>
          </w:tcPr>
          <w:p w14:paraId="5DE18A88" w14:textId="77777777" w:rsidR="0058314A" w:rsidRPr="00CB1C05" w:rsidRDefault="0058314A" w:rsidP="008A2308">
            <w:pPr>
              <w:spacing w:after="120"/>
              <w:rPr>
                <w:ins w:id="980" w:author="bmooney" w:date="2011-06-17T09:10:00Z"/>
                <w:sz w:val="20"/>
              </w:rPr>
            </w:pPr>
            <w:ins w:id="981" w:author="bmooney" w:date="2011-06-17T09:10:00Z">
              <w:r w:rsidRPr="00CB1C05">
                <w:rPr>
                  <w:sz w:val="20"/>
                </w:rPr>
                <w:t>Patient’s first name</w:t>
              </w:r>
            </w:ins>
          </w:p>
        </w:tc>
        <w:tc>
          <w:tcPr>
            <w:tcW w:w="3690" w:type="dxa"/>
          </w:tcPr>
          <w:p w14:paraId="308C7440" w14:textId="77777777" w:rsidR="0058314A" w:rsidRPr="00CB1C05" w:rsidRDefault="0058314A" w:rsidP="008A2308">
            <w:pPr>
              <w:spacing w:after="120"/>
              <w:rPr>
                <w:ins w:id="982" w:author="bmooney" w:date="2011-06-17T09:10:00Z"/>
                <w:sz w:val="20"/>
              </w:rPr>
            </w:pPr>
            <w:proofErr w:type="spellStart"/>
            <w:ins w:id="983" w:author="bmooney" w:date="2011-06-17T09:10:00Z">
              <w:r w:rsidRPr="00CB1C05">
                <w:rPr>
                  <w:sz w:val="20"/>
                </w:rPr>
                <w:t>tblPatient.FirstName</w:t>
              </w:r>
              <w:proofErr w:type="spellEnd"/>
            </w:ins>
          </w:p>
        </w:tc>
      </w:tr>
      <w:tr w:rsidR="0058314A" w:rsidRPr="00CB1C05" w14:paraId="34E8C2D1" w14:textId="77777777" w:rsidTr="008A2308">
        <w:trPr>
          <w:cantSplit/>
          <w:tblHeader/>
          <w:ins w:id="984" w:author="bmooney" w:date="2011-06-17T09:10:00Z"/>
        </w:trPr>
        <w:tc>
          <w:tcPr>
            <w:tcW w:w="720" w:type="dxa"/>
          </w:tcPr>
          <w:p w14:paraId="205342C6" w14:textId="77777777" w:rsidR="0058314A" w:rsidRPr="00CB1C05" w:rsidRDefault="0058314A" w:rsidP="008A2308">
            <w:pPr>
              <w:spacing w:after="120"/>
              <w:rPr>
                <w:ins w:id="985" w:author="bmooney" w:date="2011-06-17T09:10:00Z"/>
                <w:sz w:val="20"/>
              </w:rPr>
            </w:pPr>
            <w:ins w:id="986" w:author="bmooney" w:date="2011-06-17T09:10:00Z">
              <w:r w:rsidRPr="00CB1C05">
                <w:rPr>
                  <w:sz w:val="20"/>
                </w:rPr>
                <w:t>1454</w:t>
              </w:r>
            </w:ins>
          </w:p>
        </w:tc>
        <w:tc>
          <w:tcPr>
            <w:tcW w:w="1350" w:type="dxa"/>
          </w:tcPr>
          <w:p w14:paraId="35357415" w14:textId="77777777" w:rsidR="0058314A" w:rsidRPr="00CB1C05" w:rsidRDefault="0058314A" w:rsidP="008A2308">
            <w:pPr>
              <w:spacing w:after="120"/>
              <w:rPr>
                <w:ins w:id="987" w:author="bmooney" w:date="2011-06-17T09:10:00Z"/>
                <w:sz w:val="20"/>
              </w:rPr>
            </w:pPr>
            <w:ins w:id="988" w:author="bmooney" w:date="2011-06-17T09:10:00Z">
              <w:r w:rsidRPr="00CB1C05">
                <w:rPr>
                  <w:sz w:val="20"/>
                </w:rPr>
                <w:t>DOB</w:t>
              </w:r>
            </w:ins>
          </w:p>
        </w:tc>
        <w:tc>
          <w:tcPr>
            <w:tcW w:w="2880" w:type="dxa"/>
          </w:tcPr>
          <w:p w14:paraId="5EB30E69" w14:textId="77777777" w:rsidR="0058314A" w:rsidRPr="00CB1C05" w:rsidRDefault="0058314A" w:rsidP="008A2308">
            <w:pPr>
              <w:spacing w:after="120"/>
              <w:rPr>
                <w:ins w:id="989" w:author="bmooney" w:date="2011-06-17T09:10:00Z"/>
                <w:sz w:val="20"/>
              </w:rPr>
            </w:pPr>
            <w:ins w:id="990" w:author="bmooney" w:date="2011-06-17T09:10:00Z">
              <w:r w:rsidRPr="00CB1C05">
                <w:rPr>
                  <w:sz w:val="20"/>
                </w:rPr>
                <w:t>Patient’s date of birth</w:t>
              </w:r>
            </w:ins>
          </w:p>
        </w:tc>
        <w:tc>
          <w:tcPr>
            <w:tcW w:w="3690" w:type="dxa"/>
          </w:tcPr>
          <w:p w14:paraId="163CC89C" w14:textId="77777777" w:rsidR="0058314A" w:rsidRPr="00CB1C05" w:rsidRDefault="0058314A" w:rsidP="008A2308">
            <w:pPr>
              <w:spacing w:after="120"/>
              <w:rPr>
                <w:ins w:id="991" w:author="bmooney" w:date="2011-06-17T09:10:00Z"/>
                <w:sz w:val="20"/>
              </w:rPr>
            </w:pPr>
            <w:proofErr w:type="spellStart"/>
            <w:ins w:id="992" w:author="bmooney" w:date="2011-06-17T09:10:00Z">
              <w:r w:rsidRPr="00CB1C05">
                <w:rPr>
                  <w:sz w:val="20"/>
                </w:rPr>
                <w:t>tblPatient.DOB</w:t>
              </w:r>
              <w:proofErr w:type="spellEnd"/>
            </w:ins>
          </w:p>
        </w:tc>
      </w:tr>
      <w:tr w:rsidR="0058314A" w:rsidRPr="00CB1C05" w14:paraId="765F4EDB" w14:textId="77777777" w:rsidTr="008A2308">
        <w:trPr>
          <w:cantSplit/>
          <w:tblHeader/>
          <w:ins w:id="993" w:author="bmooney" w:date="2011-06-17T09:10:00Z"/>
        </w:trPr>
        <w:tc>
          <w:tcPr>
            <w:tcW w:w="720" w:type="dxa"/>
          </w:tcPr>
          <w:p w14:paraId="6086A3F7" w14:textId="77777777" w:rsidR="0058314A" w:rsidRPr="00AB1B2A" w:rsidRDefault="0058314A" w:rsidP="008A2308">
            <w:pPr>
              <w:spacing w:after="120"/>
              <w:rPr>
                <w:ins w:id="994" w:author="bmooney" w:date="2011-06-17T09:10:00Z"/>
                <w:sz w:val="20"/>
              </w:rPr>
            </w:pPr>
            <w:ins w:id="995" w:author="bmooney" w:date="2011-06-17T09:10:00Z">
              <w:r w:rsidRPr="00AB1B2A">
                <w:rPr>
                  <w:sz w:val="20"/>
                </w:rPr>
                <w:t>1455</w:t>
              </w:r>
            </w:ins>
          </w:p>
        </w:tc>
        <w:tc>
          <w:tcPr>
            <w:tcW w:w="1350" w:type="dxa"/>
          </w:tcPr>
          <w:p w14:paraId="284D24FB" w14:textId="6535E6E0" w:rsidR="0058314A" w:rsidRPr="00AB1B2A" w:rsidRDefault="0058314A" w:rsidP="0098411F">
            <w:pPr>
              <w:spacing w:after="120"/>
              <w:rPr>
                <w:ins w:id="996" w:author="bmooney" w:date="2011-06-17T09:10:00Z"/>
                <w:sz w:val="20"/>
              </w:rPr>
            </w:pPr>
            <w:ins w:id="997" w:author="bmooney" w:date="2011-06-17T09:10:00Z">
              <w:r w:rsidRPr="00AB1B2A">
                <w:rPr>
                  <w:sz w:val="20"/>
                </w:rPr>
                <w:t xml:space="preserve">Test </w:t>
              </w:r>
            </w:ins>
            <w:ins w:id="998" w:author="bmooney" w:date="2011-07-20T08:51:00Z">
              <w:r w:rsidR="0098411F">
                <w:rPr>
                  <w:sz w:val="20"/>
                </w:rPr>
                <w:t>Ordered</w:t>
              </w:r>
            </w:ins>
          </w:p>
        </w:tc>
        <w:tc>
          <w:tcPr>
            <w:tcW w:w="2880" w:type="dxa"/>
          </w:tcPr>
          <w:p w14:paraId="32907A64" w14:textId="2228D6A7" w:rsidR="0058314A" w:rsidRPr="00AB1B2A" w:rsidRDefault="00A92F61" w:rsidP="008A2308">
            <w:pPr>
              <w:spacing w:after="120"/>
              <w:rPr>
                <w:ins w:id="999" w:author="bmooney" w:date="2011-06-17T09:10:00Z"/>
                <w:sz w:val="20"/>
              </w:rPr>
            </w:pPr>
            <w:ins w:id="1000" w:author="bmooney" w:date="2011-06-21T09:20:00Z">
              <w:r>
                <w:rPr>
                  <w:sz w:val="20"/>
                </w:rPr>
                <w:t>Orderable</w:t>
              </w:r>
            </w:ins>
            <w:ins w:id="1001" w:author="bmooney" w:date="2011-06-17T09:10:00Z">
              <w:r w:rsidR="0058314A" w:rsidRPr="00AB1B2A">
                <w:rPr>
                  <w:sz w:val="20"/>
                </w:rPr>
                <w:t xml:space="preserve"> of the fo</w:t>
              </w:r>
              <w:r>
                <w:rPr>
                  <w:sz w:val="20"/>
                </w:rPr>
                <w:t>und requisition</w:t>
              </w:r>
            </w:ins>
          </w:p>
        </w:tc>
        <w:tc>
          <w:tcPr>
            <w:tcW w:w="3690" w:type="dxa"/>
          </w:tcPr>
          <w:p w14:paraId="6BB4138F" w14:textId="16483B97" w:rsidR="0058314A" w:rsidRPr="00CB1C05" w:rsidRDefault="0058314A" w:rsidP="00A92F61">
            <w:pPr>
              <w:spacing w:after="120"/>
              <w:rPr>
                <w:ins w:id="1002" w:author="bmooney" w:date="2011-06-17T09:10:00Z"/>
                <w:sz w:val="20"/>
              </w:rPr>
            </w:pPr>
            <w:proofErr w:type="spellStart"/>
            <w:ins w:id="1003" w:author="bmooney" w:date="2011-06-17T09:10:00Z">
              <w:r w:rsidRPr="00AB1B2A">
                <w:rPr>
                  <w:sz w:val="20"/>
                </w:rPr>
                <w:t>tbl</w:t>
              </w:r>
            </w:ins>
            <w:ins w:id="1004" w:author="bmooney" w:date="2011-06-21T09:20:00Z">
              <w:r w:rsidR="00A92F61">
                <w:rPr>
                  <w:sz w:val="20"/>
                </w:rPr>
                <w:t>Orderable</w:t>
              </w:r>
            </w:ins>
            <w:ins w:id="1005" w:author="bmooney" w:date="2011-06-17T09:10:00Z">
              <w:r w:rsidRPr="00AB1B2A">
                <w:rPr>
                  <w:sz w:val="20"/>
                </w:rPr>
                <w:t>.ShortName</w:t>
              </w:r>
              <w:proofErr w:type="spellEnd"/>
              <w:r w:rsidRPr="00AB1B2A">
                <w:rPr>
                  <w:sz w:val="20"/>
                </w:rPr>
                <w:t xml:space="preserve"> (via </w:t>
              </w:r>
              <w:proofErr w:type="spellStart"/>
              <w:r w:rsidRPr="00AB1B2A">
                <w:rPr>
                  <w:sz w:val="20"/>
                </w:rPr>
                <w:t>tblRequisition.</w:t>
              </w:r>
            </w:ins>
            <w:ins w:id="1006" w:author="bmooney" w:date="2011-06-21T09:21:00Z">
              <w:r w:rsidR="00A92F61">
                <w:rPr>
                  <w:sz w:val="20"/>
                </w:rPr>
                <w:t>Orderable</w:t>
              </w:r>
            </w:ins>
            <w:ins w:id="1007" w:author="bmooney" w:date="2011-06-17T09:10:00Z">
              <w:r w:rsidRPr="00AB1B2A">
                <w:rPr>
                  <w:sz w:val="20"/>
                </w:rPr>
                <w:t>ID</w:t>
              </w:r>
              <w:proofErr w:type="spellEnd"/>
              <w:r w:rsidRPr="00AB1B2A">
                <w:rPr>
                  <w:sz w:val="20"/>
                </w:rPr>
                <w:t>)</w:t>
              </w:r>
            </w:ins>
          </w:p>
        </w:tc>
      </w:tr>
      <w:tr w:rsidR="0058314A" w:rsidRPr="00CB1C05" w14:paraId="0607A19F" w14:textId="77777777" w:rsidTr="008A2308">
        <w:trPr>
          <w:cantSplit/>
          <w:tblHeader/>
          <w:ins w:id="1008" w:author="bmooney" w:date="2011-06-17T09:10:00Z"/>
        </w:trPr>
        <w:tc>
          <w:tcPr>
            <w:tcW w:w="720" w:type="dxa"/>
          </w:tcPr>
          <w:p w14:paraId="416115C7" w14:textId="77777777" w:rsidR="0058314A" w:rsidRPr="00CB1C05" w:rsidRDefault="0058314A" w:rsidP="008A2308">
            <w:pPr>
              <w:spacing w:after="120"/>
              <w:rPr>
                <w:ins w:id="1009" w:author="bmooney" w:date="2011-06-17T09:10:00Z"/>
                <w:sz w:val="20"/>
              </w:rPr>
            </w:pPr>
            <w:ins w:id="1010" w:author="bmooney" w:date="2011-06-17T09:10:00Z">
              <w:r w:rsidRPr="00CB1C05">
                <w:rPr>
                  <w:sz w:val="20"/>
                </w:rPr>
                <w:t>1456</w:t>
              </w:r>
            </w:ins>
          </w:p>
        </w:tc>
        <w:tc>
          <w:tcPr>
            <w:tcW w:w="1350" w:type="dxa"/>
          </w:tcPr>
          <w:p w14:paraId="448D54A0" w14:textId="77777777" w:rsidR="0058314A" w:rsidRPr="00CB1C05" w:rsidRDefault="0058314A" w:rsidP="008A2308">
            <w:pPr>
              <w:spacing w:after="120"/>
              <w:rPr>
                <w:ins w:id="1011" w:author="bmooney" w:date="2011-06-17T09:10:00Z"/>
                <w:sz w:val="20"/>
              </w:rPr>
            </w:pPr>
            <w:ins w:id="1012" w:author="bmooney" w:date="2011-06-17T09:10:00Z">
              <w:r w:rsidRPr="00CB1C05">
                <w:rPr>
                  <w:sz w:val="20"/>
                </w:rPr>
                <w:t>SSN</w:t>
              </w:r>
            </w:ins>
          </w:p>
        </w:tc>
        <w:tc>
          <w:tcPr>
            <w:tcW w:w="2880" w:type="dxa"/>
          </w:tcPr>
          <w:p w14:paraId="7CF45616" w14:textId="77777777" w:rsidR="0058314A" w:rsidRPr="00CB1C05" w:rsidRDefault="0058314A" w:rsidP="008A2308">
            <w:pPr>
              <w:spacing w:after="120"/>
              <w:rPr>
                <w:ins w:id="1013" w:author="bmooney" w:date="2011-06-17T09:10:00Z"/>
                <w:sz w:val="20"/>
              </w:rPr>
            </w:pPr>
            <w:ins w:id="1014" w:author="bmooney" w:date="2011-06-17T09:10:00Z">
              <w:r w:rsidRPr="00CB1C05">
                <w:rPr>
                  <w:sz w:val="20"/>
                </w:rPr>
                <w:t>Patient’s social security number</w:t>
              </w:r>
            </w:ins>
          </w:p>
        </w:tc>
        <w:tc>
          <w:tcPr>
            <w:tcW w:w="3690" w:type="dxa"/>
          </w:tcPr>
          <w:p w14:paraId="449793A3" w14:textId="77777777" w:rsidR="0058314A" w:rsidRPr="00CB1C05" w:rsidRDefault="0058314A" w:rsidP="008A2308">
            <w:pPr>
              <w:spacing w:after="120"/>
              <w:rPr>
                <w:ins w:id="1015" w:author="bmooney" w:date="2011-06-17T09:10:00Z"/>
                <w:sz w:val="20"/>
              </w:rPr>
            </w:pPr>
            <w:proofErr w:type="spellStart"/>
            <w:ins w:id="1016" w:author="bmooney" w:date="2011-06-17T09:10:00Z">
              <w:r w:rsidRPr="00CB1C05">
                <w:rPr>
                  <w:sz w:val="20"/>
                </w:rPr>
                <w:t>tblPatient.SSN</w:t>
              </w:r>
              <w:proofErr w:type="spellEnd"/>
            </w:ins>
          </w:p>
        </w:tc>
      </w:tr>
      <w:tr w:rsidR="0058314A" w:rsidRPr="00CB1C05" w14:paraId="6DC56762" w14:textId="77777777" w:rsidTr="008A2308">
        <w:trPr>
          <w:cantSplit/>
          <w:tblHeader/>
          <w:ins w:id="1017" w:author="bmooney" w:date="2011-06-17T09:10:00Z"/>
        </w:trPr>
        <w:tc>
          <w:tcPr>
            <w:tcW w:w="720" w:type="dxa"/>
          </w:tcPr>
          <w:p w14:paraId="6DCFF639" w14:textId="77777777" w:rsidR="0058314A" w:rsidRPr="00CB1C05" w:rsidRDefault="0058314A" w:rsidP="008A2308">
            <w:pPr>
              <w:spacing w:after="120"/>
              <w:rPr>
                <w:ins w:id="1018" w:author="bmooney" w:date="2011-06-17T09:10:00Z"/>
                <w:sz w:val="20"/>
              </w:rPr>
            </w:pPr>
            <w:ins w:id="1019" w:author="bmooney" w:date="2011-06-17T09:10:00Z">
              <w:r w:rsidRPr="00CB1C05">
                <w:rPr>
                  <w:sz w:val="20"/>
                </w:rPr>
                <w:t>1457</w:t>
              </w:r>
            </w:ins>
          </w:p>
        </w:tc>
        <w:tc>
          <w:tcPr>
            <w:tcW w:w="1350" w:type="dxa"/>
          </w:tcPr>
          <w:p w14:paraId="5E25E204" w14:textId="77777777" w:rsidR="0058314A" w:rsidRPr="00CB1C05" w:rsidRDefault="0058314A" w:rsidP="008A2308">
            <w:pPr>
              <w:spacing w:after="120"/>
              <w:rPr>
                <w:ins w:id="1020" w:author="bmooney" w:date="2011-06-17T09:10:00Z"/>
                <w:sz w:val="20"/>
              </w:rPr>
            </w:pPr>
            <w:ins w:id="1021" w:author="bmooney" w:date="2011-06-17T09:10:00Z">
              <w:r w:rsidRPr="00CB1C05">
                <w:rPr>
                  <w:sz w:val="20"/>
                </w:rPr>
                <w:t>MRN</w:t>
              </w:r>
            </w:ins>
          </w:p>
        </w:tc>
        <w:tc>
          <w:tcPr>
            <w:tcW w:w="2880" w:type="dxa"/>
          </w:tcPr>
          <w:p w14:paraId="6E5C9049" w14:textId="77777777" w:rsidR="0058314A" w:rsidRPr="00CB1C05" w:rsidRDefault="0058314A" w:rsidP="008A2308">
            <w:pPr>
              <w:spacing w:after="120"/>
              <w:rPr>
                <w:ins w:id="1022" w:author="bmooney" w:date="2011-06-17T09:10:00Z"/>
                <w:sz w:val="20"/>
              </w:rPr>
            </w:pPr>
            <w:ins w:id="1023" w:author="bmooney" w:date="2011-06-17T09:10:00Z">
              <w:r w:rsidRPr="00CB1C05">
                <w:rPr>
                  <w:sz w:val="20"/>
                </w:rPr>
                <w:t>Patient’s medical record number</w:t>
              </w:r>
            </w:ins>
          </w:p>
        </w:tc>
        <w:tc>
          <w:tcPr>
            <w:tcW w:w="3690" w:type="dxa"/>
          </w:tcPr>
          <w:p w14:paraId="701842BE" w14:textId="77777777" w:rsidR="0058314A" w:rsidRPr="00CB1C05" w:rsidRDefault="0058314A" w:rsidP="008A2308">
            <w:pPr>
              <w:spacing w:after="120"/>
              <w:rPr>
                <w:ins w:id="1024" w:author="bmooney" w:date="2011-06-17T09:10:00Z"/>
                <w:sz w:val="20"/>
              </w:rPr>
            </w:pPr>
            <w:proofErr w:type="spellStart"/>
            <w:ins w:id="1025" w:author="bmooney" w:date="2011-06-17T09:10:00Z">
              <w:r w:rsidRPr="00CB1C05">
                <w:rPr>
                  <w:sz w:val="20"/>
                </w:rPr>
                <w:t>tblPatient.MedicalRecordNumber</w:t>
              </w:r>
              <w:proofErr w:type="spellEnd"/>
            </w:ins>
          </w:p>
        </w:tc>
      </w:tr>
      <w:tr w:rsidR="0058314A" w:rsidRPr="00CB1C05" w14:paraId="6402160D" w14:textId="77777777" w:rsidTr="008A2308">
        <w:trPr>
          <w:cantSplit/>
          <w:tblHeader/>
          <w:ins w:id="1026" w:author="bmooney" w:date="2011-06-17T09:10:00Z"/>
        </w:trPr>
        <w:tc>
          <w:tcPr>
            <w:tcW w:w="720" w:type="dxa"/>
          </w:tcPr>
          <w:p w14:paraId="491C1E40" w14:textId="77777777" w:rsidR="0058314A" w:rsidRPr="00CB1C05" w:rsidRDefault="0058314A" w:rsidP="008A2308">
            <w:pPr>
              <w:spacing w:after="120"/>
              <w:rPr>
                <w:ins w:id="1027" w:author="bmooney" w:date="2011-06-17T09:10:00Z"/>
                <w:sz w:val="20"/>
              </w:rPr>
            </w:pPr>
            <w:ins w:id="1028" w:author="bmooney" w:date="2011-06-17T09:10:00Z">
              <w:r w:rsidRPr="00CB1C05">
                <w:rPr>
                  <w:sz w:val="20"/>
                </w:rPr>
                <w:t>1458</w:t>
              </w:r>
            </w:ins>
          </w:p>
        </w:tc>
        <w:tc>
          <w:tcPr>
            <w:tcW w:w="1350" w:type="dxa"/>
          </w:tcPr>
          <w:p w14:paraId="56C15CA2" w14:textId="77777777" w:rsidR="0058314A" w:rsidRPr="00CB1C05" w:rsidRDefault="0058314A" w:rsidP="008A2308">
            <w:pPr>
              <w:spacing w:after="120"/>
              <w:rPr>
                <w:ins w:id="1029" w:author="bmooney" w:date="2011-06-17T09:10:00Z"/>
                <w:sz w:val="20"/>
              </w:rPr>
            </w:pPr>
            <w:ins w:id="1030" w:author="bmooney" w:date="2011-06-17T09:10:00Z">
              <w:r w:rsidRPr="00CB1C05">
                <w:rPr>
                  <w:sz w:val="20"/>
                </w:rPr>
                <w:t>Status</w:t>
              </w:r>
            </w:ins>
          </w:p>
        </w:tc>
        <w:tc>
          <w:tcPr>
            <w:tcW w:w="2880" w:type="dxa"/>
          </w:tcPr>
          <w:p w14:paraId="530B9575" w14:textId="77777777" w:rsidR="0058314A" w:rsidRPr="00CB1C05" w:rsidRDefault="0058314A" w:rsidP="008A2308">
            <w:pPr>
              <w:spacing w:after="120"/>
              <w:rPr>
                <w:ins w:id="1031" w:author="bmooney" w:date="2011-06-17T09:10:00Z"/>
                <w:sz w:val="20"/>
              </w:rPr>
            </w:pPr>
            <w:ins w:id="1032" w:author="bmooney" w:date="2011-06-17T09:10:00Z">
              <w:r w:rsidRPr="00CB1C05">
                <w:rPr>
                  <w:sz w:val="20"/>
                </w:rPr>
                <w:t>Long requisition status; i.e. Pathology Review (In Process)</w:t>
              </w:r>
            </w:ins>
          </w:p>
        </w:tc>
        <w:tc>
          <w:tcPr>
            <w:tcW w:w="3690" w:type="dxa"/>
          </w:tcPr>
          <w:p w14:paraId="7E7184D7" w14:textId="77777777" w:rsidR="0058314A" w:rsidRPr="00CB1C05" w:rsidRDefault="0058314A" w:rsidP="008A2308">
            <w:pPr>
              <w:spacing w:after="120"/>
              <w:rPr>
                <w:ins w:id="1033" w:author="bmooney" w:date="2011-06-17T09:10:00Z"/>
                <w:sz w:val="20"/>
              </w:rPr>
            </w:pPr>
            <w:proofErr w:type="spellStart"/>
            <w:ins w:id="1034" w:author="bmooney" w:date="2011-06-17T09:10:00Z">
              <w:r w:rsidRPr="00CB1C05">
                <w:rPr>
                  <w:sz w:val="20"/>
                </w:rPr>
                <w:t>tblRequisitionStatus.ReqState</w:t>
              </w:r>
              <w:proofErr w:type="spellEnd"/>
              <w:r w:rsidRPr="00CB1C05">
                <w:rPr>
                  <w:sz w:val="20"/>
                </w:rPr>
                <w:t xml:space="preserve"> and </w:t>
              </w:r>
              <w:proofErr w:type="spellStart"/>
              <w:r w:rsidRPr="00CB1C05">
                <w:rPr>
                  <w:sz w:val="20"/>
                </w:rPr>
                <w:t>tblRequisitionStatus.ReqQueue</w:t>
              </w:r>
              <w:proofErr w:type="spellEnd"/>
            </w:ins>
          </w:p>
        </w:tc>
      </w:tr>
      <w:tr w:rsidR="0058314A" w:rsidRPr="00CB1C05" w14:paraId="39F75EEE" w14:textId="77777777" w:rsidTr="008A2308">
        <w:trPr>
          <w:cantSplit/>
          <w:tblHeader/>
          <w:ins w:id="1035" w:author="bmooney" w:date="2011-06-17T09:10:00Z"/>
        </w:trPr>
        <w:tc>
          <w:tcPr>
            <w:tcW w:w="720" w:type="dxa"/>
          </w:tcPr>
          <w:p w14:paraId="3F14EAC8" w14:textId="77777777" w:rsidR="0058314A" w:rsidRPr="00CB1C05" w:rsidRDefault="0058314A" w:rsidP="008A2308">
            <w:pPr>
              <w:spacing w:after="120"/>
              <w:rPr>
                <w:ins w:id="1036" w:author="bmooney" w:date="2011-06-17T09:10:00Z"/>
                <w:sz w:val="20"/>
              </w:rPr>
            </w:pPr>
            <w:ins w:id="1037" w:author="bmooney" w:date="2011-06-17T09:10:00Z">
              <w:r w:rsidRPr="00CB1C05">
                <w:rPr>
                  <w:sz w:val="20"/>
                </w:rPr>
                <w:t>1459</w:t>
              </w:r>
            </w:ins>
          </w:p>
        </w:tc>
        <w:tc>
          <w:tcPr>
            <w:tcW w:w="1350" w:type="dxa"/>
          </w:tcPr>
          <w:p w14:paraId="207FD060" w14:textId="77777777" w:rsidR="0058314A" w:rsidRPr="00CB1C05" w:rsidRDefault="0058314A" w:rsidP="008A2308">
            <w:pPr>
              <w:spacing w:after="120"/>
              <w:rPr>
                <w:ins w:id="1038" w:author="bmooney" w:date="2011-06-17T09:10:00Z"/>
                <w:sz w:val="20"/>
              </w:rPr>
            </w:pPr>
            <w:ins w:id="1039" w:author="bmooney" w:date="2011-06-17T09:10:00Z">
              <w:r w:rsidRPr="00CB1C05">
                <w:rPr>
                  <w:sz w:val="20"/>
                </w:rPr>
                <w:t>Report</w:t>
              </w:r>
            </w:ins>
          </w:p>
        </w:tc>
        <w:tc>
          <w:tcPr>
            <w:tcW w:w="2880" w:type="dxa"/>
          </w:tcPr>
          <w:p w14:paraId="6269C4EB" w14:textId="77777777" w:rsidR="0058314A" w:rsidRPr="00CB1C05" w:rsidRDefault="0058314A" w:rsidP="008A2308">
            <w:pPr>
              <w:spacing w:after="120"/>
              <w:rPr>
                <w:ins w:id="1040" w:author="bmooney" w:date="2011-06-17T09:10:00Z"/>
                <w:sz w:val="20"/>
              </w:rPr>
            </w:pPr>
            <w:ins w:id="1041" w:author="bmooney" w:date="2011-06-17T09:10:00Z">
              <w:r w:rsidRPr="00CB1C05">
                <w:rPr>
                  <w:sz w:val="20"/>
                </w:rPr>
                <w:t>If a report exists, whether it was a failure report or a result report</w:t>
              </w:r>
            </w:ins>
          </w:p>
        </w:tc>
        <w:tc>
          <w:tcPr>
            <w:tcW w:w="3690" w:type="dxa"/>
          </w:tcPr>
          <w:p w14:paraId="0EB4679B" w14:textId="77777777" w:rsidR="0058314A" w:rsidRPr="00CB1C05" w:rsidRDefault="0058314A" w:rsidP="008A2308">
            <w:pPr>
              <w:spacing w:after="120"/>
              <w:rPr>
                <w:ins w:id="1042" w:author="bmooney" w:date="2011-06-17T09:10:00Z"/>
                <w:sz w:val="20"/>
              </w:rPr>
            </w:pPr>
            <w:proofErr w:type="spellStart"/>
            <w:ins w:id="1043" w:author="bmooney" w:date="2011-06-17T09:10:00Z">
              <w:r w:rsidRPr="00CB1C05">
                <w:rPr>
                  <w:sz w:val="20"/>
                </w:rPr>
                <w:t>tblReport.ReportType</w:t>
              </w:r>
              <w:proofErr w:type="spellEnd"/>
              <w:r w:rsidRPr="00CB1C05">
                <w:rPr>
                  <w:sz w:val="20"/>
                </w:rPr>
                <w:t xml:space="preserve"> and </w:t>
              </w:r>
              <w:proofErr w:type="spellStart"/>
              <w:r w:rsidRPr="00CB1C05">
                <w:rPr>
                  <w:sz w:val="20"/>
                </w:rPr>
                <w:t>tblEnumeration</w:t>
              </w:r>
              <w:proofErr w:type="spellEnd"/>
              <w:r w:rsidRPr="00CB1C05">
                <w:rPr>
                  <w:sz w:val="20"/>
                </w:rPr>
                <w:t xml:space="preserve"> where </w:t>
              </w:r>
              <w:proofErr w:type="spellStart"/>
              <w:r w:rsidRPr="00CB1C05">
                <w:rPr>
                  <w:sz w:val="20"/>
                </w:rPr>
                <w:t>groupid</w:t>
              </w:r>
              <w:proofErr w:type="spellEnd"/>
              <w:r w:rsidRPr="00CB1C05">
                <w:rPr>
                  <w:sz w:val="20"/>
                </w:rPr>
                <w:t xml:space="preserve"> = 25</w:t>
              </w:r>
            </w:ins>
          </w:p>
        </w:tc>
      </w:tr>
      <w:tr w:rsidR="0058314A" w:rsidRPr="00CB1C05" w14:paraId="3EEC316A" w14:textId="77777777" w:rsidTr="008A2308">
        <w:trPr>
          <w:cantSplit/>
          <w:tblHeader/>
          <w:ins w:id="1044" w:author="bmooney" w:date="2011-06-17T09:10:00Z"/>
        </w:trPr>
        <w:tc>
          <w:tcPr>
            <w:tcW w:w="720" w:type="dxa"/>
          </w:tcPr>
          <w:p w14:paraId="62019E16" w14:textId="77777777" w:rsidR="0058314A" w:rsidRPr="00CB1C05" w:rsidRDefault="0058314A" w:rsidP="008A2308">
            <w:pPr>
              <w:spacing w:after="120"/>
              <w:rPr>
                <w:ins w:id="1045" w:author="bmooney" w:date="2011-06-17T09:10:00Z"/>
                <w:sz w:val="20"/>
              </w:rPr>
            </w:pPr>
            <w:ins w:id="1046" w:author="bmooney" w:date="2011-06-17T09:10:00Z">
              <w:r w:rsidRPr="00CB1C05">
                <w:rPr>
                  <w:sz w:val="20"/>
                </w:rPr>
                <w:t>1460</w:t>
              </w:r>
            </w:ins>
          </w:p>
        </w:tc>
        <w:tc>
          <w:tcPr>
            <w:tcW w:w="1350" w:type="dxa"/>
          </w:tcPr>
          <w:p w14:paraId="731A92B9" w14:textId="77777777" w:rsidR="0058314A" w:rsidRPr="00CB1C05" w:rsidRDefault="0058314A" w:rsidP="008A2308">
            <w:pPr>
              <w:spacing w:after="120"/>
              <w:rPr>
                <w:ins w:id="1047" w:author="bmooney" w:date="2011-06-17T09:10:00Z"/>
                <w:sz w:val="20"/>
              </w:rPr>
            </w:pPr>
            <w:ins w:id="1048" w:author="bmooney" w:date="2011-06-17T09:10:00Z">
              <w:r w:rsidRPr="00CB1C05">
                <w:rPr>
                  <w:sz w:val="20"/>
                </w:rPr>
                <w:t>Created On</w:t>
              </w:r>
            </w:ins>
          </w:p>
        </w:tc>
        <w:tc>
          <w:tcPr>
            <w:tcW w:w="2880" w:type="dxa"/>
          </w:tcPr>
          <w:p w14:paraId="5D7BB027" w14:textId="77777777" w:rsidR="0058314A" w:rsidRPr="00CB1C05" w:rsidRDefault="0058314A" w:rsidP="008A2308">
            <w:pPr>
              <w:spacing w:after="120"/>
              <w:rPr>
                <w:ins w:id="1049" w:author="bmooney" w:date="2011-06-17T09:10:00Z"/>
                <w:sz w:val="20"/>
              </w:rPr>
            </w:pPr>
            <w:ins w:id="1050" w:author="bmooney" w:date="2011-06-17T09:10:00Z">
              <w:r w:rsidRPr="00CB1C05">
                <w:rPr>
                  <w:sz w:val="20"/>
                </w:rPr>
                <w:t>Requisition creation date</w:t>
              </w:r>
            </w:ins>
          </w:p>
        </w:tc>
        <w:tc>
          <w:tcPr>
            <w:tcW w:w="3690" w:type="dxa"/>
          </w:tcPr>
          <w:p w14:paraId="6D21A60D" w14:textId="77777777" w:rsidR="0058314A" w:rsidRPr="00CB1C05" w:rsidRDefault="0058314A" w:rsidP="008A2308">
            <w:pPr>
              <w:spacing w:after="120"/>
              <w:rPr>
                <w:ins w:id="1051" w:author="bmooney" w:date="2011-06-17T09:10:00Z"/>
                <w:sz w:val="20"/>
              </w:rPr>
            </w:pPr>
            <w:proofErr w:type="spellStart"/>
            <w:ins w:id="1052" w:author="bmooney" w:date="2011-06-17T09:10:00Z">
              <w:r w:rsidRPr="00CB1C05">
                <w:rPr>
                  <w:sz w:val="20"/>
                </w:rPr>
                <w:t>tblRequisition.CreatedOn</w:t>
              </w:r>
              <w:proofErr w:type="spellEnd"/>
            </w:ins>
          </w:p>
        </w:tc>
      </w:tr>
      <w:tr w:rsidR="0058314A" w:rsidRPr="00CB1C05" w14:paraId="612802C8" w14:textId="77777777" w:rsidTr="008A2308">
        <w:trPr>
          <w:cantSplit/>
          <w:tblHeader/>
          <w:ins w:id="1053" w:author="bmooney" w:date="2011-06-17T09:10:00Z"/>
        </w:trPr>
        <w:tc>
          <w:tcPr>
            <w:tcW w:w="720" w:type="dxa"/>
          </w:tcPr>
          <w:p w14:paraId="0630908B" w14:textId="77777777" w:rsidR="0058314A" w:rsidRPr="00CB1C05" w:rsidRDefault="0058314A" w:rsidP="008A2308">
            <w:pPr>
              <w:spacing w:after="120"/>
              <w:rPr>
                <w:ins w:id="1054" w:author="bmooney" w:date="2011-06-17T09:10:00Z"/>
                <w:sz w:val="20"/>
              </w:rPr>
            </w:pPr>
            <w:ins w:id="1055" w:author="bmooney" w:date="2011-06-17T09:10:00Z">
              <w:r w:rsidRPr="00CB1C05">
                <w:rPr>
                  <w:sz w:val="20"/>
                </w:rPr>
                <w:t>1461</w:t>
              </w:r>
            </w:ins>
          </w:p>
        </w:tc>
        <w:tc>
          <w:tcPr>
            <w:tcW w:w="1350" w:type="dxa"/>
          </w:tcPr>
          <w:p w14:paraId="1025E098" w14:textId="77777777" w:rsidR="0058314A" w:rsidRPr="00CB1C05" w:rsidRDefault="0058314A" w:rsidP="008A2308">
            <w:pPr>
              <w:spacing w:after="120"/>
              <w:rPr>
                <w:ins w:id="1056" w:author="bmooney" w:date="2011-06-17T09:10:00Z"/>
                <w:sz w:val="20"/>
              </w:rPr>
            </w:pPr>
            <w:ins w:id="1057" w:author="bmooney" w:date="2011-06-17T09:10:00Z">
              <w:r w:rsidRPr="00CB1C05">
                <w:rPr>
                  <w:sz w:val="20"/>
                </w:rPr>
                <w:t>Modified On</w:t>
              </w:r>
            </w:ins>
          </w:p>
        </w:tc>
        <w:tc>
          <w:tcPr>
            <w:tcW w:w="2880" w:type="dxa"/>
          </w:tcPr>
          <w:p w14:paraId="1825CE42" w14:textId="77777777" w:rsidR="0058314A" w:rsidRPr="00CB1C05" w:rsidRDefault="0058314A" w:rsidP="008A2308">
            <w:pPr>
              <w:spacing w:after="120"/>
              <w:rPr>
                <w:ins w:id="1058" w:author="bmooney" w:date="2011-06-17T09:10:00Z"/>
                <w:sz w:val="20"/>
              </w:rPr>
            </w:pPr>
            <w:ins w:id="1059" w:author="bmooney" w:date="2011-06-17T09:10:00Z">
              <w:r w:rsidRPr="00CB1C05">
                <w:rPr>
                  <w:sz w:val="20"/>
                </w:rPr>
                <w:t>Requisition modification date</w:t>
              </w:r>
            </w:ins>
          </w:p>
        </w:tc>
        <w:tc>
          <w:tcPr>
            <w:tcW w:w="3690" w:type="dxa"/>
          </w:tcPr>
          <w:p w14:paraId="7D6685CD" w14:textId="77777777" w:rsidR="0058314A" w:rsidRPr="00CB1C05" w:rsidRDefault="0058314A" w:rsidP="008A2308">
            <w:pPr>
              <w:spacing w:after="120"/>
              <w:rPr>
                <w:ins w:id="1060" w:author="bmooney" w:date="2011-06-17T09:10:00Z"/>
                <w:sz w:val="20"/>
              </w:rPr>
            </w:pPr>
            <w:proofErr w:type="spellStart"/>
            <w:ins w:id="1061" w:author="bmooney" w:date="2011-06-17T09:10:00Z">
              <w:r w:rsidRPr="00CB1C05">
                <w:rPr>
                  <w:sz w:val="20"/>
                </w:rPr>
                <w:t>tblRequisition.ModifiedOn</w:t>
              </w:r>
              <w:proofErr w:type="spellEnd"/>
            </w:ins>
          </w:p>
        </w:tc>
      </w:tr>
    </w:tbl>
    <w:p w14:paraId="788389BE" w14:textId="137109DB" w:rsidR="003543D6" w:rsidRDefault="003543D6" w:rsidP="00684432">
      <w:pPr>
        <w:pStyle w:val="Heading3"/>
        <w:rPr>
          <w:ins w:id="1062" w:author="bmooney" w:date="2011-04-22T11:15:00Z"/>
        </w:rPr>
      </w:pPr>
      <w:ins w:id="1063" w:author="bmooney" w:date="2011-04-22T11:15:00Z">
        <w:r>
          <w:t>Test Type Selection</w:t>
        </w:r>
        <w:bookmarkEnd w:id="774"/>
      </w:ins>
    </w:p>
    <w:p w14:paraId="7CA80B4A" w14:textId="54837BC2" w:rsidR="003543D6" w:rsidRDefault="003543D6">
      <w:pPr>
        <w:pStyle w:val="Body3"/>
        <w:rPr>
          <w:ins w:id="1064" w:author="bmooney" w:date="2011-06-17T14:25:00Z"/>
        </w:rPr>
        <w:pPrChange w:id="1065" w:author="bmooney" w:date="2011-06-17T09:16:00Z">
          <w:pPr>
            <w:pStyle w:val="Heading3"/>
          </w:pPr>
        </w:pPrChange>
      </w:pPr>
      <w:ins w:id="1066" w:author="bmooney" w:date="2011-04-22T11:15:00Z">
        <w:r>
          <w:t xml:space="preserve">The test type selector tool is designed to prevent accidental changes to test types. For consistency of user experience, the same tool is used for test type selection on both the New Requisition screen and on </w:t>
        </w:r>
      </w:ins>
      <w:ins w:id="1067" w:author="bmooney" w:date="2011-04-22T11:16:00Z">
        <w:r w:rsidR="00152C40">
          <w:t>the Requisition tab</w:t>
        </w:r>
      </w:ins>
      <w:ins w:id="1068" w:author="bmooney" w:date="2011-04-22T11:27:00Z">
        <w:r w:rsidR="00152C40">
          <w:t>. S</w:t>
        </w:r>
      </w:ins>
      <w:ins w:id="1069" w:author="bmooney" w:date="2011-04-22T11:16:00Z">
        <w:r>
          <w:t xml:space="preserve">ee section </w:t>
        </w:r>
      </w:ins>
      <w:commentRangeStart w:id="1070"/>
      <w:ins w:id="1071" w:author="bmooney" w:date="2011-04-22T11:29:00Z">
        <w:r w:rsidR="00152C40">
          <w:fldChar w:fldCharType="begin"/>
        </w:r>
        <w:r w:rsidR="00152C40">
          <w:instrText xml:space="preserve"> REF  _Ref291235067 \* Caps \h \r </w:instrText>
        </w:r>
      </w:ins>
      <w:r w:rsidR="00152C40">
        <w:fldChar w:fldCharType="separate"/>
      </w:r>
      <w:ins w:id="1072" w:author="bmooney" w:date="2011-10-10T09:49:00Z">
        <w:r w:rsidR="00253D36">
          <w:t>2.3.2.1</w:t>
        </w:r>
      </w:ins>
      <w:ins w:id="1073" w:author="bmooney" w:date="2011-04-22T11:29:00Z">
        <w:r w:rsidR="00152C40">
          <w:fldChar w:fldCharType="end"/>
        </w:r>
        <w:commentRangeEnd w:id="1070"/>
        <w:r w:rsidR="00152C40">
          <w:rPr>
            <w:rStyle w:val="CommentReference"/>
          </w:rPr>
          <w:commentReference w:id="1070"/>
        </w:r>
        <w:r w:rsidR="00152C40">
          <w:t xml:space="preserve"> </w:t>
        </w:r>
      </w:ins>
      <w:ins w:id="1074" w:author="bmooney" w:date="2011-04-22T11:27:00Z">
        <w:r w:rsidR="00152C40">
          <w:t>for detailed requirements for this tool</w:t>
        </w:r>
      </w:ins>
      <w:ins w:id="1075" w:author="bmooney" w:date="2011-04-22T11:17:00Z">
        <w:r>
          <w:t>.</w:t>
        </w:r>
      </w:ins>
      <w:ins w:id="1076" w:author="bmooney" w:date="2011-04-22T11:27:00Z">
        <w:r w:rsidR="00152C40">
          <w:t xml:space="preserve"> Note that the requirements about requisition state and specimen criteria do not apply to test type selection on the New Requisition screen.</w:t>
        </w:r>
      </w:ins>
    </w:p>
    <w:p w14:paraId="3B45C9E9" w14:textId="20974D9F" w:rsidR="008C0FCB" w:rsidRDefault="008C0FCB" w:rsidP="008C0FCB">
      <w:pPr>
        <w:pStyle w:val="Body3"/>
        <w:rPr>
          <w:ins w:id="1077" w:author="bmooney" w:date="2011-06-17T14:26:00Z"/>
        </w:rPr>
      </w:pPr>
      <w:bookmarkStart w:id="1078" w:name="_Toc295735798"/>
      <w:proofErr w:type="gramStart"/>
      <w:ins w:id="1079" w:author="bmooney" w:date="2011-06-17T14:26:00Z">
        <w:r w:rsidRPr="00805815">
          <w:t>FR-1448.</w:t>
        </w:r>
        <w:proofErr w:type="gramEnd"/>
        <w:r w:rsidRPr="00805815">
          <w:t xml:space="preserve"> </w:t>
        </w:r>
        <w:r>
          <w:t xml:space="preserve"> The test type selector on the New Requisition screen </w:t>
        </w:r>
        <w:r w:rsidR="00C25A23">
          <w:t xml:space="preserve">will </w:t>
        </w:r>
      </w:ins>
      <w:ins w:id="1080" w:author="bmooney" w:date="2011-07-12T15:18:00Z">
        <w:r w:rsidR="001F2AA0">
          <w:t xml:space="preserve">always </w:t>
        </w:r>
      </w:ins>
      <w:ins w:id="1081" w:author="bmooney" w:date="2011-06-17T14:26:00Z">
        <w:r w:rsidR="00C25A23">
          <w:t>default to Unknown</w:t>
        </w:r>
      </w:ins>
      <w:ins w:id="1082" w:author="bmooney" w:date="2011-07-12T15:18:00Z">
        <w:r w:rsidR="001F2AA0">
          <w:t>.</w:t>
        </w:r>
      </w:ins>
    </w:p>
    <w:p w14:paraId="7F5FC7C2" w14:textId="77777777" w:rsidR="008C0FCB" w:rsidRDefault="008C0FCB" w:rsidP="008C0FCB">
      <w:pPr>
        <w:pStyle w:val="Body3"/>
        <w:rPr>
          <w:ins w:id="1083" w:author="bmooney" w:date="2011-06-17T14:26:00Z"/>
        </w:rPr>
      </w:pPr>
      <w:proofErr w:type="gramStart"/>
      <w:ins w:id="1084" w:author="bmooney" w:date="2011-06-17T14:26:00Z">
        <w:r w:rsidRPr="00805815">
          <w:t>FR-1449.</w:t>
        </w:r>
        <w:proofErr w:type="gramEnd"/>
        <w:r w:rsidRPr="00805815">
          <w:t xml:space="preserve"> </w:t>
        </w:r>
        <w:r>
          <w:t xml:space="preserve"> Test type selection requirements moved to section </w:t>
        </w:r>
        <w:r>
          <w:fldChar w:fldCharType="begin"/>
        </w:r>
        <w:r>
          <w:instrText xml:space="preserve"> REF  _Ref291235067 \* Caps \h \r </w:instrText>
        </w:r>
      </w:ins>
      <w:ins w:id="1085" w:author="bmooney" w:date="2011-06-17T14:26:00Z">
        <w:r>
          <w:fldChar w:fldCharType="separate"/>
        </w:r>
      </w:ins>
      <w:ins w:id="1086" w:author="bmooney" w:date="2011-10-10T09:49:00Z">
        <w:r w:rsidR="00253D36">
          <w:t>2.3.2.1</w:t>
        </w:r>
      </w:ins>
      <w:ins w:id="1087" w:author="bmooney" w:date="2011-06-17T14:26:00Z">
        <w:r>
          <w:fldChar w:fldCharType="end"/>
        </w:r>
        <w:r>
          <w:t xml:space="preserve">.  </w:t>
        </w:r>
      </w:ins>
    </w:p>
    <w:p w14:paraId="16E49E87" w14:textId="77777777" w:rsidR="00684432" w:rsidRDefault="007843CE" w:rsidP="00684432">
      <w:pPr>
        <w:pStyle w:val="Heading3"/>
      </w:pPr>
      <w:r>
        <w:t xml:space="preserve">Barcode </w:t>
      </w:r>
      <w:smartTag w:uri="urn:schemas-microsoft-com:office:smarttags" w:element="State">
        <w:r>
          <w:t>Va</w:t>
        </w:r>
      </w:smartTag>
      <w:r>
        <w:t>lidation</w:t>
      </w:r>
      <w:bookmarkEnd w:id="775"/>
      <w:bookmarkEnd w:id="776"/>
      <w:bookmarkEnd w:id="777"/>
      <w:bookmarkEnd w:id="1078"/>
    </w:p>
    <w:p w14:paraId="16E49E88" w14:textId="77777777" w:rsidR="00684432" w:rsidRDefault="00136AEF" w:rsidP="00684432">
      <w:pPr>
        <w:pStyle w:val="Body3"/>
      </w:pPr>
      <w:r w:rsidRPr="00FB06D0">
        <w:t>Background:</w:t>
      </w:r>
      <w:r w:rsidR="00805815">
        <w:t xml:space="preserve"> </w:t>
      </w:r>
      <w:r w:rsidRPr="00FB06D0">
        <w:t xml:space="preserve"> </w:t>
      </w:r>
      <w:r w:rsidR="00D21C33">
        <w:t>Each requisition form is printed with a unique requisition barcode on it.</w:t>
      </w:r>
      <w:r w:rsidR="00173B9B">
        <w:t xml:space="preserve"> </w:t>
      </w:r>
      <w:r w:rsidR="00D21C33">
        <w:t xml:space="preserve"> </w:t>
      </w:r>
      <w:r w:rsidRPr="00FB06D0">
        <w:t xml:space="preserve">Valid requisition barcodes are </w:t>
      </w:r>
      <w:r w:rsidR="00D21C33">
        <w:t>allocated before</w:t>
      </w:r>
      <w:r w:rsidR="00D21C33" w:rsidRPr="00FB06D0">
        <w:t xml:space="preserve"> </w:t>
      </w:r>
      <w:r w:rsidRPr="00FB06D0">
        <w:t>requisition forms are printed</w:t>
      </w:r>
      <w:r w:rsidR="00D21C33">
        <w:t xml:space="preserve">. </w:t>
      </w:r>
      <w:r w:rsidR="00173B9B">
        <w:t xml:space="preserve"> </w:t>
      </w:r>
      <w:r w:rsidR="00D21C33">
        <w:t>They are stored, along with an associated form version,</w:t>
      </w:r>
      <w:r w:rsidR="00173B9B">
        <w:t xml:space="preserve"> in </w:t>
      </w:r>
      <w:proofErr w:type="spellStart"/>
      <w:r w:rsidR="00173B9B">
        <w:t>tblBarcodeCatalog</w:t>
      </w:r>
      <w:proofErr w:type="spellEnd"/>
      <w:r w:rsidR="00173B9B">
        <w:t>.</w:t>
      </w:r>
    </w:p>
    <w:p w14:paraId="16E49E89" w14:textId="77777777" w:rsidR="00684432" w:rsidRDefault="00696B03" w:rsidP="00684432">
      <w:pPr>
        <w:pStyle w:val="Body3"/>
      </w:pPr>
      <w:proofErr w:type="gramStart"/>
      <w:r w:rsidRPr="00FB06D0">
        <w:t>FR-111.</w:t>
      </w:r>
      <w:proofErr w:type="gramEnd"/>
      <w:r w:rsidR="00173B9B">
        <w:t xml:space="preserve"> </w:t>
      </w:r>
      <w:r w:rsidRPr="00FB06D0">
        <w:t xml:space="preserve"> </w:t>
      </w:r>
      <w:r w:rsidR="005A6CC5" w:rsidRPr="00FB06D0">
        <w:t xml:space="preserve">A valid requisition barcode begins with R and contains 5 alphanumeric digits </w:t>
      </w:r>
      <w:r w:rsidR="00136AEF" w:rsidRPr="00FB06D0">
        <w:t>followed by a</w:t>
      </w:r>
      <w:r w:rsidR="005A6CC5" w:rsidRPr="00FB06D0">
        <w:t xml:space="preserve"> checksum digit.</w:t>
      </w:r>
    </w:p>
    <w:p w14:paraId="16E49E8A" w14:textId="77777777" w:rsidR="0011545D" w:rsidRPr="004233B8" w:rsidDel="004233B8" w:rsidRDefault="0011545D">
      <w:pPr>
        <w:ind w:left="720"/>
        <w:rPr>
          <w:del w:id="1088" w:author="bmooney" w:date="2011-04-19T08:04:00Z"/>
          <w:sz w:val="20"/>
        </w:rPr>
        <w:pPrChange w:id="1089" w:author="bmooney" w:date="2011-04-19T08:04:00Z">
          <w:pPr/>
        </w:pPrChange>
      </w:pPr>
      <w:del w:id="1090" w:author="bmooney" w:date="2011-04-19T08:05:00Z">
        <w:r w:rsidDel="00B617AB">
          <w:br w:type="page"/>
        </w:r>
      </w:del>
    </w:p>
    <w:p w14:paraId="16E49E8B" w14:textId="77777777" w:rsidR="00684432" w:rsidRPr="004233B8" w:rsidRDefault="00696B03">
      <w:pPr>
        <w:ind w:left="720"/>
        <w:pPrChange w:id="1091" w:author="bmooney" w:date="2011-04-19T08:04:00Z">
          <w:pPr>
            <w:pStyle w:val="Body3"/>
          </w:pPr>
        </w:pPrChange>
      </w:pPr>
      <w:proofErr w:type="gramStart"/>
      <w:r w:rsidRPr="004233B8">
        <w:rPr>
          <w:sz w:val="20"/>
        </w:rPr>
        <w:t>FR-112.</w:t>
      </w:r>
      <w:proofErr w:type="gramEnd"/>
      <w:r w:rsidRPr="004233B8">
        <w:rPr>
          <w:sz w:val="20"/>
        </w:rPr>
        <w:t xml:space="preserve"> </w:t>
      </w:r>
      <w:r w:rsidR="00173B9B" w:rsidRPr="004233B8">
        <w:rPr>
          <w:sz w:val="20"/>
        </w:rPr>
        <w:t xml:space="preserve"> </w:t>
      </w:r>
      <w:r w:rsidR="00136AEF" w:rsidRPr="004233B8">
        <w:rPr>
          <w:sz w:val="20"/>
        </w:rPr>
        <w:t>The checksum digit can be checked using the following algorithm:</w:t>
      </w:r>
    </w:p>
    <w:p w14:paraId="16E49E8C" w14:textId="77777777" w:rsidR="00684432" w:rsidRDefault="00FA380A" w:rsidP="00684432">
      <w:pPr>
        <w:pStyle w:val="Body4"/>
      </w:pPr>
      <w:proofErr w:type="spellStart"/>
      <w:proofErr w:type="gramStart"/>
      <w:r>
        <w:t>sCheckSummable</w:t>
      </w:r>
      <w:proofErr w:type="spellEnd"/>
      <w:proofErr w:type="gramEnd"/>
      <w:r>
        <w:t xml:space="preserve"> is the </w:t>
      </w:r>
      <w:proofErr w:type="spellStart"/>
      <w:r>
        <w:t>checksummable</w:t>
      </w:r>
      <w:proofErr w:type="spellEnd"/>
      <w:r>
        <w:t xml:space="preserve"> portion of the string; </w:t>
      </w:r>
      <w:proofErr w:type="spellStart"/>
      <w:r>
        <w:t>ChkSum</w:t>
      </w:r>
      <w:proofErr w:type="spellEnd"/>
      <w:r>
        <w:t xml:space="preserve"> is the checksum digit. </w:t>
      </w:r>
    </w:p>
    <w:p w14:paraId="16E49E8D" w14:textId="77777777" w:rsidR="00EC2B18" w:rsidRDefault="00FA380A" w:rsidP="009446BF">
      <w:pPr>
        <w:autoSpaceDE w:val="0"/>
        <w:autoSpaceDN w:val="0"/>
        <w:adjustRightInd w:val="0"/>
        <w:ind w:left="720"/>
        <w:rPr>
          <w:rFonts w:ascii="Courier New" w:hAnsi="Courier New" w:cs="Courier New"/>
          <w:noProof/>
          <w:sz w:val="20"/>
        </w:rPr>
      </w:pPr>
      <w:r>
        <w:rPr>
          <w:rFonts w:ascii="Courier New" w:hAnsi="Courier New" w:cs="Courier New"/>
          <w:noProof/>
          <w:sz w:val="20"/>
        </w:rPr>
        <w:tab/>
      </w:r>
      <w:r>
        <w:rPr>
          <w:rFonts w:ascii="Courier New" w:hAnsi="Courier New" w:cs="Courier New"/>
          <w:noProof/>
          <w:sz w:val="20"/>
        </w:rPr>
        <w:tab/>
      </w:r>
      <w:r>
        <w:rPr>
          <w:rFonts w:ascii="Courier New" w:hAnsi="Courier New" w:cs="Courier New"/>
          <w:noProof/>
          <w:color w:val="0000FF"/>
          <w:sz w:val="20"/>
        </w:rPr>
        <w:t>for</w:t>
      </w:r>
      <w:r>
        <w:rPr>
          <w:rFonts w:ascii="Courier New" w:hAnsi="Courier New" w:cs="Courier New"/>
          <w:noProof/>
          <w:sz w:val="20"/>
        </w:rPr>
        <w:t xml:space="preserve"> ( </w:t>
      </w:r>
      <w:r>
        <w:rPr>
          <w:rFonts w:ascii="Courier New" w:hAnsi="Courier New" w:cs="Courier New"/>
          <w:noProof/>
          <w:color w:val="0000FF"/>
          <w:sz w:val="20"/>
        </w:rPr>
        <w:t>var</w:t>
      </w:r>
      <w:r>
        <w:rPr>
          <w:rFonts w:ascii="Courier New" w:hAnsi="Courier New" w:cs="Courier New"/>
          <w:noProof/>
          <w:sz w:val="20"/>
        </w:rPr>
        <w:t xml:space="preserve"> i = 0; i &lt; sCheckSummable.length; i++ )</w:t>
      </w:r>
    </w:p>
    <w:p w14:paraId="16E49E8E" w14:textId="77777777" w:rsidR="00EC2B18" w:rsidRDefault="00FA380A" w:rsidP="009446BF">
      <w:pPr>
        <w:autoSpaceDE w:val="0"/>
        <w:autoSpaceDN w:val="0"/>
        <w:adjustRightInd w:val="0"/>
        <w:ind w:left="720"/>
        <w:rPr>
          <w:rFonts w:ascii="Courier New" w:hAnsi="Courier New" w:cs="Courier New"/>
          <w:noProof/>
          <w:sz w:val="20"/>
        </w:rPr>
      </w:pPr>
      <w:r>
        <w:rPr>
          <w:rFonts w:ascii="Courier New" w:hAnsi="Courier New" w:cs="Courier New"/>
          <w:noProof/>
          <w:sz w:val="20"/>
        </w:rPr>
        <w:tab/>
      </w:r>
      <w:r>
        <w:rPr>
          <w:rFonts w:ascii="Courier New" w:hAnsi="Courier New" w:cs="Courier New"/>
          <w:noProof/>
          <w:sz w:val="20"/>
        </w:rPr>
        <w:tab/>
        <w:t>{</w:t>
      </w:r>
    </w:p>
    <w:p w14:paraId="16E49E8F" w14:textId="77777777" w:rsidR="00EC2B18" w:rsidRDefault="00FA380A" w:rsidP="009446BF">
      <w:pPr>
        <w:autoSpaceDE w:val="0"/>
        <w:autoSpaceDN w:val="0"/>
        <w:adjustRightInd w:val="0"/>
        <w:ind w:left="720"/>
        <w:rPr>
          <w:rFonts w:ascii="Courier New" w:hAnsi="Courier New" w:cs="Courier New"/>
          <w:noProof/>
          <w:sz w:val="20"/>
        </w:rPr>
      </w:pPr>
      <w:r>
        <w:rPr>
          <w:rFonts w:ascii="Courier New" w:hAnsi="Courier New" w:cs="Courier New"/>
          <w:noProof/>
          <w:sz w:val="20"/>
        </w:rPr>
        <w:tab/>
      </w:r>
      <w:r>
        <w:rPr>
          <w:rFonts w:ascii="Courier New" w:hAnsi="Courier New" w:cs="Courier New"/>
          <w:noProof/>
          <w:sz w:val="20"/>
        </w:rPr>
        <w:tab/>
      </w:r>
      <w:r>
        <w:rPr>
          <w:rFonts w:ascii="Courier New" w:hAnsi="Courier New" w:cs="Courier New"/>
          <w:noProof/>
          <w:sz w:val="20"/>
        </w:rPr>
        <w:tab/>
        <w:t>ChkSum += ( ( i + 1 ) * sCheckSummable.charAt( i ).toUpperCase().charCodeAt( 0 ) );</w:t>
      </w:r>
    </w:p>
    <w:p w14:paraId="16E49E90" w14:textId="77777777" w:rsidR="00EC2B18" w:rsidRDefault="00FA380A" w:rsidP="009446BF">
      <w:pPr>
        <w:autoSpaceDE w:val="0"/>
        <w:autoSpaceDN w:val="0"/>
        <w:adjustRightInd w:val="0"/>
        <w:ind w:left="720"/>
        <w:rPr>
          <w:rFonts w:ascii="Courier New" w:hAnsi="Courier New" w:cs="Courier New"/>
          <w:noProof/>
          <w:sz w:val="20"/>
        </w:rPr>
      </w:pPr>
      <w:r>
        <w:rPr>
          <w:rFonts w:ascii="Courier New" w:hAnsi="Courier New" w:cs="Courier New"/>
          <w:noProof/>
          <w:sz w:val="20"/>
        </w:rPr>
        <w:tab/>
      </w:r>
      <w:r>
        <w:rPr>
          <w:rFonts w:ascii="Courier New" w:hAnsi="Courier New" w:cs="Courier New"/>
          <w:noProof/>
          <w:sz w:val="20"/>
        </w:rPr>
        <w:tab/>
        <w:t>}</w:t>
      </w:r>
    </w:p>
    <w:p w14:paraId="16E49E91" w14:textId="77777777" w:rsidR="00EC2B18" w:rsidRDefault="00FA380A" w:rsidP="009446BF">
      <w:pPr>
        <w:autoSpaceDE w:val="0"/>
        <w:autoSpaceDN w:val="0"/>
        <w:adjustRightInd w:val="0"/>
        <w:ind w:left="720"/>
        <w:rPr>
          <w:rFonts w:ascii="Courier New" w:hAnsi="Courier New" w:cs="Courier New"/>
          <w:noProof/>
          <w:sz w:val="20"/>
        </w:rPr>
      </w:pPr>
      <w:r>
        <w:rPr>
          <w:rFonts w:ascii="Courier New" w:hAnsi="Courier New" w:cs="Courier New"/>
          <w:noProof/>
          <w:sz w:val="20"/>
        </w:rPr>
        <w:tab/>
      </w:r>
      <w:r>
        <w:rPr>
          <w:rFonts w:ascii="Courier New" w:hAnsi="Courier New" w:cs="Courier New"/>
          <w:noProof/>
          <w:sz w:val="20"/>
        </w:rPr>
        <w:tab/>
        <w:t>ChkSum = ChkSum % 36;</w:t>
      </w:r>
    </w:p>
    <w:p w14:paraId="16E49E92" w14:textId="77777777" w:rsidR="00EC2B18" w:rsidRDefault="00FA380A" w:rsidP="009446BF">
      <w:pPr>
        <w:autoSpaceDE w:val="0"/>
        <w:autoSpaceDN w:val="0"/>
        <w:adjustRightInd w:val="0"/>
        <w:ind w:left="720"/>
        <w:rPr>
          <w:rFonts w:ascii="Courier New" w:hAnsi="Courier New" w:cs="Courier New"/>
          <w:noProof/>
          <w:sz w:val="20"/>
        </w:rPr>
      </w:pPr>
      <w:r>
        <w:rPr>
          <w:rFonts w:ascii="Courier New" w:hAnsi="Courier New" w:cs="Courier New"/>
          <w:noProof/>
          <w:sz w:val="20"/>
        </w:rPr>
        <w:tab/>
      </w:r>
      <w:r>
        <w:rPr>
          <w:rFonts w:ascii="Courier New" w:hAnsi="Courier New" w:cs="Courier New"/>
          <w:noProof/>
          <w:sz w:val="20"/>
        </w:rPr>
        <w:tab/>
      </w:r>
      <w:r>
        <w:rPr>
          <w:rFonts w:ascii="Courier New" w:hAnsi="Courier New" w:cs="Courier New"/>
          <w:noProof/>
          <w:color w:val="0000FF"/>
          <w:sz w:val="20"/>
        </w:rPr>
        <w:t>if</w:t>
      </w:r>
      <w:r>
        <w:rPr>
          <w:rFonts w:ascii="Courier New" w:hAnsi="Courier New" w:cs="Courier New"/>
          <w:noProof/>
          <w:sz w:val="20"/>
        </w:rPr>
        <w:t xml:space="preserve"> ( ChkSum &lt;= 9 )</w:t>
      </w:r>
    </w:p>
    <w:p w14:paraId="16E49E93" w14:textId="77777777" w:rsidR="00EC2B18" w:rsidRDefault="00FA380A" w:rsidP="009446BF">
      <w:pPr>
        <w:autoSpaceDE w:val="0"/>
        <w:autoSpaceDN w:val="0"/>
        <w:adjustRightInd w:val="0"/>
        <w:ind w:left="720"/>
        <w:rPr>
          <w:rFonts w:ascii="Courier New" w:hAnsi="Courier New" w:cs="Courier New"/>
          <w:noProof/>
          <w:sz w:val="20"/>
        </w:rPr>
      </w:pPr>
      <w:r>
        <w:rPr>
          <w:rFonts w:ascii="Courier New" w:hAnsi="Courier New" w:cs="Courier New"/>
          <w:noProof/>
          <w:sz w:val="20"/>
        </w:rPr>
        <w:tab/>
      </w:r>
      <w:r>
        <w:rPr>
          <w:rFonts w:ascii="Courier New" w:hAnsi="Courier New" w:cs="Courier New"/>
          <w:noProof/>
          <w:sz w:val="20"/>
        </w:rPr>
        <w:tab/>
        <w:t>{</w:t>
      </w:r>
      <w:r>
        <w:rPr>
          <w:rFonts w:ascii="Courier New" w:hAnsi="Courier New" w:cs="Courier New"/>
          <w:noProof/>
          <w:sz w:val="20"/>
        </w:rPr>
        <w:tab/>
      </w:r>
    </w:p>
    <w:p w14:paraId="16E49E94" w14:textId="77777777" w:rsidR="00EC2B18" w:rsidRDefault="00FA380A" w:rsidP="009446BF">
      <w:pPr>
        <w:autoSpaceDE w:val="0"/>
        <w:autoSpaceDN w:val="0"/>
        <w:adjustRightInd w:val="0"/>
        <w:ind w:left="720"/>
        <w:rPr>
          <w:rFonts w:ascii="Courier New" w:hAnsi="Courier New" w:cs="Courier New"/>
          <w:noProof/>
          <w:sz w:val="20"/>
        </w:rPr>
      </w:pPr>
      <w:r>
        <w:rPr>
          <w:rFonts w:ascii="Courier New" w:hAnsi="Courier New" w:cs="Courier New"/>
          <w:noProof/>
          <w:sz w:val="20"/>
        </w:rPr>
        <w:tab/>
      </w:r>
      <w:r>
        <w:rPr>
          <w:rFonts w:ascii="Courier New" w:hAnsi="Courier New" w:cs="Courier New"/>
          <w:noProof/>
          <w:sz w:val="20"/>
        </w:rPr>
        <w:tab/>
      </w:r>
      <w:r>
        <w:rPr>
          <w:rFonts w:ascii="Courier New" w:hAnsi="Courier New" w:cs="Courier New"/>
          <w:noProof/>
          <w:sz w:val="20"/>
        </w:rPr>
        <w:tab/>
        <w:t>ChkSum = String.fromCharCode( ChkSum + 48 );</w:t>
      </w:r>
    </w:p>
    <w:p w14:paraId="16E49E95" w14:textId="77777777" w:rsidR="00EC2B18" w:rsidRDefault="00FA380A" w:rsidP="009446BF">
      <w:pPr>
        <w:autoSpaceDE w:val="0"/>
        <w:autoSpaceDN w:val="0"/>
        <w:adjustRightInd w:val="0"/>
        <w:ind w:left="720"/>
        <w:rPr>
          <w:rFonts w:ascii="Courier New" w:hAnsi="Courier New" w:cs="Courier New"/>
          <w:noProof/>
          <w:sz w:val="20"/>
        </w:rPr>
      </w:pPr>
      <w:r>
        <w:rPr>
          <w:rFonts w:ascii="Courier New" w:hAnsi="Courier New" w:cs="Courier New"/>
          <w:noProof/>
          <w:sz w:val="20"/>
        </w:rPr>
        <w:tab/>
      </w:r>
      <w:r>
        <w:rPr>
          <w:rFonts w:ascii="Courier New" w:hAnsi="Courier New" w:cs="Courier New"/>
          <w:noProof/>
          <w:sz w:val="20"/>
        </w:rPr>
        <w:tab/>
        <w:t>}</w:t>
      </w:r>
    </w:p>
    <w:p w14:paraId="16E49E96" w14:textId="77777777" w:rsidR="00EC2B18" w:rsidRDefault="00FA380A" w:rsidP="009446BF">
      <w:pPr>
        <w:autoSpaceDE w:val="0"/>
        <w:autoSpaceDN w:val="0"/>
        <w:adjustRightInd w:val="0"/>
        <w:ind w:left="720"/>
        <w:rPr>
          <w:rFonts w:ascii="Courier New" w:hAnsi="Courier New" w:cs="Courier New"/>
          <w:noProof/>
          <w:color w:val="0000FF"/>
          <w:sz w:val="20"/>
        </w:rPr>
      </w:pPr>
      <w:r>
        <w:rPr>
          <w:rFonts w:ascii="Courier New" w:hAnsi="Courier New" w:cs="Courier New"/>
          <w:noProof/>
          <w:sz w:val="20"/>
        </w:rPr>
        <w:tab/>
      </w:r>
      <w:r>
        <w:rPr>
          <w:rFonts w:ascii="Courier New" w:hAnsi="Courier New" w:cs="Courier New"/>
          <w:noProof/>
          <w:sz w:val="20"/>
        </w:rPr>
        <w:tab/>
      </w:r>
      <w:r>
        <w:rPr>
          <w:rFonts w:ascii="Courier New" w:hAnsi="Courier New" w:cs="Courier New"/>
          <w:noProof/>
          <w:color w:val="0000FF"/>
          <w:sz w:val="20"/>
        </w:rPr>
        <w:t>else</w:t>
      </w:r>
    </w:p>
    <w:p w14:paraId="16E49E97" w14:textId="77777777" w:rsidR="00EC2B18" w:rsidRDefault="00FA380A" w:rsidP="009446BF">
      <w:pPr>
        <w:autoSpaceDE w:val="0"/>
        <w:autoSpaceDN w:val="0"/>
        <w:adjustRightInd w:val="0"/>
        <w:ind w:left="720"/>
        <w:rPr>
          <w:rFonts w:ascii="Courier New" w:hAnsi="Courier New" w:cs="Courier New"/>
          <w:noProof/>
          <w:sz w:val="20"/>
        </w:rPr>
      </w:pPr>
      <w:r>
        <w:rPr>
          <w:rFonts w:ascii="Courier New" w:hAnsi="Courier New" w:cs="Courier New"/>
          <w:noProof/>
          <w:sz w:val="20"/>
        </w:rPr>
        <w:tab/>
      </w:r>
      <w:r>
        <w:rPr>
          <w:rFonts w:ascii="Courier New" w:hAnsi="Courier New" w:cs="Courier New"/>
          <w:noProof/>
          <w:sz w:val="20"/>
        </w:rPr>
        <w:tab/>
        <w:t>{</w:t>
      </w:r>
    </w:p>
    <w:p w14:paraId="16E49E98" w14:textId="77777777" w:rsidR="00EC2B18" w:rsidRDefault="00FA380A" w:rsidP="009446BF">
      <w:pPr>
        <w:autoSpaceDE w:val="0"/>
        <w:autoSpaceDN w:val="0"/>
        <w:adjustRightInd w:val="0"/>
        <w:ind w:left="720"/>
        <w:rPr>
          <w:rFonts w:ascii="Courier New" w:hAnsi="Courier New" w:cs="Courier New"/>
          <w:noProof/>
          <w:sz w:val="20"/>
        </w:rPr>
      </w:pPr>
      <w:r>
        <w:rPr>
          <w:rFonts w:ascii="Courier New" w:hAnsi="Courier New" w:cs="Courier New"/>
          <w:noProof/>
          <w:sz w:val="20"/>
        </w:rPr>
        <w:tab/>
      </w:r>
      <w:r>
        <w:rPr>
          <w:rFonts w:ascii="Courier New" w:hAnsi="Courier New" w:cs="Courier New"/>
          <w:noProof/>
          <w:sz w:val="20"/>
        </w:rPr>
        <w:tab/>
      </w:r>
      <w:r>
        <w:rPr>
          <w:rFonts w:ascii="Courier New" w:hAnsi="Courier New" w:cs="Courier New"/>
          <w:noProof/>
          <w:sz w:val="20"/>
        </w:rPr>
        <w:tab/>
        <w:t>ChkSum = String.fromCharCode( ( ChkSum - 10 ) + 65 );</w:t>
      </w:r>
    </w:p>
    <w:p w14:paraId="16E49E99" w14:textId="77777777" w:rsidR="00EC2B18" w:rsidRDefault="00FA380A" w:rsidP="009446BF">
      <w:pPr>
        <w:autoSpaceDE w:val="0"/>
        <w:autoSpaceDN w:val="0"/>
        <w:adjustRightInd w:val="0"/>
        <w:ind w:left="720"/>
        <w:rPr>
          <w:rFonts w:ascii="Courier New" w:hAnsi="Courier New" w:cs="Courier New"/>
          <w:noProof/>
          <w:sz w:val="20"/>
        </w:rPr>
      </w:pPr>
      <w:r>
        <w:rPr>
          <w:rFonts w:ascii="Courier New" w:hAnsi="Courier New" w:cs="Courier New"/>
          <w:noProof/>
          <w:sz w:val="20"/>
        </w:rPr>
        <w:tab/>
      </w:r>
      <w:r>
        <w:rPr>
          <w:rFonts w:ascii="Courier New" w:hAnsi="Courier New" w:cs="Courier New"/>
          <w:noProof/>
          <w:sz w:val="20"/>
        </w:rPr>
        <w:tab/>
        <w:t>}</w:t>
      </w:r>
    </w:p>
    <w:p w14:paraId="16E49E9A" w14:textId="77777777" w:rsidR="00EC2B18" w:rsidRPr="00E867FB" w:rsidRDefault="00EC2B18">
      <w:pPr>
        <w:rPr>
          <w:sz w:val="20"/>
        </w:rPr>
      </w:pPr>
    </w:p>
    <w:p w14:paraId="16E49E9B" w14:textId="77777777" w:rsidR="00684432" w:rsidRDefault="00696B03" w:rsidP="00684432">
      <w:pPr>
        <w:pStyle w:val="Body3"/>
      </w:pPr>
      <w:proofErr w:type="gramStart"/>
      <w:r w:rsidRPr="00FB06D0">
        <w:t>FR-113.</w:t>
      </w:r>
      <w:proofErr w:type="gramEnd"/>
      <w:r w:rsidR="00C22CF2">
        <w:t xml:space="preserve"> </w:t>
      </w:r>
      <w:r w:rsidRPr="00FB06D0">
        <w:t xml:space="preserve"> </w:t>
      </w:r>
      <w:r w:rsidR="00136AEF" w:rsidRPr="00FB06D0">
        <w:t>The requisition barcode field performs validation once 7 characters have been entered into it.</w:t>
      </w:r>
    </w:p>
    <w:p w14:paraId="16E49E9C" w14:textId="77777777" w:rsidR="00684432" w:rsidRDefault="00696B03" w:rsidP="00684432">
      <w:pPr>
        <w:pStyle w:val="Body3"/>
      </w:pPr>
      <w:proofErr w:type="gramStart"/>
      <w:r w:rsidRPr="00FB06D0">
        <w:t>FR-114.</w:t>
      </w:r>
      <w:proofErr w:type="gramEnd"/>
      <w:r w:rsidRPr="00FB06D0">
        <w:t xml:space="preserve"> </w:t>
      </w:r>
      <w:r w:rsidR="00C22CF2">
        <w:t xml:space="preserve"> </w:t>
      </w:r>
      <w:r w:rsidR="00136AEF" w:rsidRPr="00FB06D0">
        <w:t xml:space="preserve">If the user specifies an invalid barcode, the following confirmation message appears, “Invalid barcode: &lt;barcode&gt;”, and the requisition barcode field immediately clears itself. </w:t>
      </w:r>
    </w:p>
    <w:p w14:paraId="16E49E9D" w14:textId="77777777" w:rsidR="00684432" w:rsidRDefault="00696B03" w:rsidP="00684432">
      <w:pPr>
        <w:pStyle w:val="Body3"/>
      </w:pPr>
      <w:proofErr w:type="gramStart"/>
      <w:r w:rsidRPr="00FB06D0">
        <w:t>FR-115.</w:t>
      </w:r>
      <w:proofErr w:type="gramEnd"/>
      <w:r w:rsidRPr="00FB06D0">
        <w:t xml:space="preserve"> </w:t>
      </w:r>
      <w:r w:rsidR="00C22CF2">
        <w:t xml:space="preserve"> </w:t>
      </w:r>
      <w:r w:rsidR="00136AEF" w:rsidRPr="00FB06D0">
        <w:t>If the user specifies a previously used barcode, the barcode is initially accepted.</w:t>
      </w:r>
    </w:p>
    <w:p w14:paraId="16E49E9E" w14:textId="77777777" w:rsidR="00684432" w:rsidRDefault="00696B03" w:rsidP="00684432">
      <w:pPr>
        <w:pStyle w:val="Body3"/>
      </w:pPr>
      <w:proofErr w:type="gramStart"/>
      <w:r w:rsidRPr="00FB06D0">
        <w:t>FR-116.</w:t>
      </w:r>
      <w:proofErr w:type="gramEnd"/>
      <w:r w:rsidRPr="00FB06D0">
        <w:t xml:space="preserve"> </w:t>
      </w:r>
      <w:r w:rsidR="00C22CF2">
        <w:t xml:space="preserve"> </w:t>
      </w:r>
      <w:r w:rsidR="00136AEF" w:rsidRPr="00FB06D0">
        <w:t xml:space="preserve">If the user specifies a barcode not listed in </w:t>
      </w:r>
      <w:proofErr w:type="spellStart"/>
      <w:r w:rsidR="00136AEF" w:rsidRPr="00FB06D0">
        <w:t>tblBarcodeCatalog</w:t>
      </w:r>
      <w:proofErr w:type="spellEnd"/>
      <w:r w:rsidR="00136AEF" w:rsidRPr="00FB06D0">
        <w:t xml:space="preserve"> which nonetheless has a valid format and checksum digit, the barcode is initially accepted.</w:t>
      </w:r>
    </w:p>
    <w:p w14:paraId="16E49E9F" w14:textId="77777777" w:rsidR="00684432" w:rsidRDefault="007843CE" w:rsidP="00684432">
      <w:pPr>
        <w:pStyle w:val="Heading3"/>
      </w:pPr>
      <w:bookmarkStart w:id="1092" w:name="_Toc248042317"/>
      <w:bookmarkStart w:id="1093" w:name="_Toc270946253"/>
      <w:bookmarkStart w:id="1094" w:name="_Toc278358722"/>
      <w:bookmarkStart w:id="1095" w:name="_Toc295735799"/>
      <w:r>
        <w:t>Search</w:t>
      </w:r>
      <w:bookmarkEnd w:id="1092"/>
      <w:bookmarkEnd w:id="1093"/>
      <w:bookmarkEnd w:id="1094"/>
      <w:bookmarkEnd w:id="1095"/>
    </w:p>
    <w:p w14:paraId="16E49EA0" w14:textId="77777777" w:rsidR="00684432" w:rsidRDefault="00696B03" w:rsidP="00684432">
      <w:pPr>
        <w:pStyle w:val="Body3"/>
      </w:pPr>
      <w:proofErr w:type="gramStart"/>
      <w:r w:rsidRPr="00FB06D0">
        <w:t>FR-117.</w:t>
      </w:r>
      <w:proofErr w:type="gramEnd"/>
      <w:r w:rsidRPr="00FB06D0">
        <w:t xml:space="preserve"> </w:t>
      </w:r>
      <w:r w:rsidR="00C22CF2">
        <w:t xml:space="preserve"> </w:t>
      </w:r>
      <w:r w:rsidR="005024EE" w:rsidRPr="00FB06D0">
        <w:t xml:space="preserve">When the user presses the Search button, a search is done in the database for other requisitions that might match this one. </w:t>
      </w:r>
    </w:p>
    <w:p w14:paraId="16E49EA1" w14:textId="77777777" w:rsidR="00684432" w:rsidRDefault="00696B03" w:rsidP="00684432">
      <w:pPr>
        <w:pStyle w:val="Body3"/>
      </w:pPr>
      <w:proofErr w:type="gramStart"/>
      <w:r w:rsidRPr="00FB06D0">
        <w:t>FR-118.</w:t>
      </w:r>
      <w:proofErr w:type="gramEnd"/>
      <w:r w:rsidRPr="00FB06D0">
        <w:t xml:space="preserve"> </w:t>
      </w:r>
      <w:r w:rsidR="00C22CF2">
        <w:t xml:space="preserve"> </w:t>
      </w:r>
      <w:r w:rsidRPr="00FB06D0">
        <w:t>If the user has specified a previously used barcode and presses Search, the following message appears:</w:t>
      </w:r>
      <w:r w:rsidR="00C22CF2">
        <w:t xml:space="preserve"> </w:t>
      </w:r>
      <w:r w:rsidRPr="00FB06D0">
        <w:t xml:space="preserve"> “A requisition already exists with the indicated barcode”. </w:t>
      </w:r>
      <w:r w:rsidR="00C22CF2">
        <w:t xml:space="preserve"> </w:t>
      </w:r>
      <w:r w:rsidR="00CA1743" w:rsidRPr="00FB06D0">
        <w:t>The search then proceeds.</w:t>
      </w:r>
    </w:p>
    <w:p w14:paraId="16E49EA2" w14:textId="77777777" w:rsidR="00684432" w:rsidRDefault="00696B03" w:rsidP="00684432">
      <w:pPr>
        <w:pStyle w:val="Body3"/>
      </w:pPr>
      <w:proofErr w:type="gramStart"/>
      <w:r w:rsidRPr="00FB06D0">
        <w:t>FR-119.</w:t>
      </w:r>
      <w:proofErr w:type="gramEnd"/>
      <w:r w:rsidRPr="00FB06D0">
        <w:t xml:space="preserve"> </w:t>
      </w:r>
      <w:r w:rsidR="00C22CF2">
        <w:t xml:space="preserve"> </w:t>
      </w:r>
      <w:r w:rsidRPr="00FB06D0">
        <w:t>If there is no barcode entered and the user presses Search, the following message appears: “A new requisition barcode must be entered.”</w:t>
      </w:r>
      <w:r w:rsidR="00C22CF2">
        <w:t xml:space="preserve"> </w:t>
      </w:r>
      <w:r w:rsidR="00CA1743" w:rsidRPr="00FB06D0">
        <w:t xml:space="preserve"> The search does not proceed.</w:t>
      </w:r>
    </w:p>
    <w:p w14:paraId="16E49EA3" w14:textId="77777777" w:rsidR="00684432" w:rsidRDefault="00696B03" w:rsidP="00684432">
      <w:pPr>
        <w:pStyle w:val="Body3"/>
      </w:pPr>
      <w:proofErr w:type="gramStart"/>
      <w:r w:rsidRPr="00FB06D0">
        <w:t>FR-120.</w:t>
      </w:r>
      <w:proofErr w:type="gramEnd"/>
      <w:r w:rsidR="00C22CF2">
        <w:t xml:space="preserve"> </w:t>
      </w:r>
      <w:r w:rsidRPr="00FB06D0">
        <w:t xml:space="preserve"> If the user has not filled in the patient’s first name, last name, or date of birth, and presses Search, the following message appears: </w:t>
      </w:r>
      <w:r w:rsidR="00C22CF2">
        <w:t xml:space="preserve"> </w:t>
      </w:r>
      <w:r w:rsidRPr="00FB06D0">
        <w:t>“Patient name and DOB should be entered, if available”.</w:t>
      </w:r>
      <w:r w:rsidR="00CA1743" w:rsidRPr="00FB06D0">
        <w:t xml:space="preserve"> The search then proceeds.</w:t>
      </w:r>
    </w:p>
    <w:p w14:paraId="16E49EA4" w14:textId="77777777" w:rsidR="00684432" w:rsidRDefault="00696B03" w:rsidP="00684432">
      <w:pPr>
        <w:pStyle w:val="Body3"/>
      </w:pPr>
      <w:proofErr w:type="gramStart"/>
      <w:r w:rsidRPr="00FB06D0">
        <w:t>FR-121.</w:t>
      </w:r>
      <w:proofErr w:type="gramEnd"/>
      <w:r w:rsidR="00C22CF2">
        <w:t xml:space="preserve"> </w:t>
      </w:r>
      <w:r w:rsidRPr="00FB06D0">
        <w:t xml:space="preserve"> </w:t>
      </w:r>
      <w:r w:rsidR="00CA1743" w:rsidRPr="00FB06D0">
        <w:t>If the user has specified a previously used barcode in the requisition barcode field, the search brings back only information about that barcode.</w:t>
      </w:r>
    </w:p>
    <w:p w14:paraId="16E49EA5" w14:textId="77777777" w:rsidR="00684432" w:rsidRDefault="00CA1743" w:rsidP="00684432">
      <w:pPr>
        <w:pStyle w:val="Body3"/>
      </w:pPr>
      <w:proofErr w:type="gramStart"/>
      <w:r w:rsidRPr="00FB06D0">
        <w:t>FR-122.</w:t>
      </w:r>
      <w:proofErr w:type="gramEnd"/>
      <w:r w:rsidR="00C22CF2">
        <w:t xml:space="preserve"> </w:t>
      </w:r>
      <w:r w:rsidRPr="00FB06D0">
        <w:t xml:space="preserve"> If the user has specified a valid, not previously used, barcode in the barcode field, and has specified a first name, last name, or date of birth, the search brings back information about any requisition in the database whose first name, last name, and date of birth match the ones specified. </w:t>
      </w:r>
    </w:p>
    <w:p w14:paraId="16E49EA6" w14:textId="77777777" w:rsidR="00684432" w:rsidRDefault="00CA1743" w:rsidP="00684432">
      <w:pPr>
        <w:pStyle w:val="Body3"/>
      </w:pPr>
      <w:proofErr w:type="gramStart"/>
      <w:r w:rsidRPr="00FB06D0">
        <w:t>FR-123.</w:t>
      </w:r>
      <w:proofErr w:type="gramEnd"/>
      <w:r w:rsidR="00C22CF2">
        <w:t xml:space="preserve"> </w:t>
      </w:r>
      <w:r w:rsidRPr="00FB06D0">
        <w:t xml:space="preserve"> The </w:t>
      </w:r>
      <w:proofErr w:type="spellStart"/>
      <w:r w:rsidRPr="00FB06D0">
        <w:t>firstname</w:t>
      </w:r>
      <w:proofErr w:type="spellEnd"/>
      <w:r w:rsidRPr="00FB06D0">
        <w:t xml:space="preserve"> search is a wild</w:t>
      </w:r>
      <w:r w:rsidR="00E06605" w:rsidRPr="00FB06D0">
        <w:t>card match on the first 5 letters</w:t>
      </w:r>
      <w:r w:rsidRPr="00FB06D0">
        <w:t xml:space="preserve"> of the patient’s first name.</w:t>
      </w:r>
    </w:p>
    <w:p w14:paraId="16E49EA7" w14:textId="77777777" w:rsidR="00684432" w:rsidRDefault="00CA1743" w:rsidP="00684432">
      <w:pPr>
        <w:pStyle w:val="Body3"/>
      </w:pPr>
      <w:proofErr w:type="gramStart"/>
      <w:r w:rsidRPr="00FB06D0">
        <w:t>FR-124.</w:t>
      </w:r>
      <w:proofErr w:type="gramEnd"/>
      <w:r w:rsidRPr="00FB06D0">
        <w:t xml:space="preserve"> </w:t>
      </w:r>
      <w:r w:rsidR="00C22CF2">
        <w:t xml:space="preserve"> </w:t>
      </w:r>
      <w:r w:rsidRPr="00FB06D0">
        <w:t xml:space="preserve">The </w:t>
      </w:r>
      <w:proofErr w:type="spellStart"/>
      <w:r w:rsidRPr="00FB06D0">
        <w:t>lastname</w:t>
      </w:r>
      <w:proofErr w:type="spellEnd"/>
      <w:r w:rsidRPr="00FB06D0">
        <w:t xml:space="preserve"> search is a wild</w:t>
      </w:r>
      <w:r w:rsidR="00E06605" w:rsidRPr="00FB06D0">
        <w:t>card match on the first 7 letters</w:t>
      </w:r>
      <w:r w:rsidRPr="00FB06D0">
        <w:t xml:space="preserve"> of the patient’s last name.</w:t>
      </w:r>
    </w:p>
    <w:p w14:paraId="16E49EA8" w14:textId="77777777" w:rsidR="00684432" w:rsidRDefault="00CA1743" w:rsidP="00684432">
      <w:pPr>
        <w:pStyle w:val="Body3"/>
      </w:pPr>
      <w:proofErr w:type="gramStart"/>
      <w:r w:rsidRPr="00FB06D0">
        <w:t>FR-125.</w:t>
      </w:r>
      <w:proofErr w:type="gramEnd"/>
      <w:r w:rsidRPr="00FB06D0">
        <w:t xml:space="preserve"> </w:t>
      </w:r>
      <w:r w:rsidR="00C22CF2">
        <w:t xml:space="preserve"> </w:t>
      </w:r>
      <w:r w:rsidRPr="00FB06D0">
        <w:t>The date of birth search looks for an exact match on the day, month, and year of the patient’s birthdate.</w:t>
      </w:r>
    </w:p>
    <w:p w14:paraId="16E49EA9" w14:textId="77777777" w:rsidR="00684432" w:rsidRDefault="00CA1743" w:rsidP="00684432">
      <w:pPr>
        <w:pStyle w:val="Body3"/>
      </w:pPr>
      <w:proofErr w:type="gramStart"/>
      <w:r w:rsidRPr="00FB06D0">
        <w:t>FR-126.</w:t>
      </w:r>
      <w:proofErr w:type="gramEnd"/>
      <w:r w:rsidR="00C22CF2">
        <w:t xml:space="preserve"> </w:t>
      </w:r>
      <w:r w:rsidRPr="00FB06D0">
        <w:t xml:space="preserve"> If the user has specified a valid, not previously used, barcode in the barcode field and a social security number in the SSN field, the search will bring back any requisitions with a patient’s social security number that exactly matches the one entered.</w:t>
      </w:r>
    </w:p>
    <w:p w14:paraId="16E49EAA" w14:textId="77777777" w:rsidR="00684432" w:rsidRDefault="00CA1743" w:rsidP="00684432">
      <w:pPr>
        <w:pStyle w:val="Body3"/>
      </w:pPr>
      <w:proofErr w:type="gramStart"/>
      <w:r w:rsidRPr="00FB06D0">
        <w:t>FR-127.</w:t>
      </w:r>
      <w:proofErr w:type="gramEnd"/>
      <w:r w:rsidRPr="00FB06D0">
        <w:t xml:space="preserve"> </w:t>
      </w:r>
      <w:r w:rsidR="00C22CF2">
        <w:t xml:space="preserve"> </w:t>
      </w:r>
      <w:r w:rsidR="00DD384A" w:rsidRPr="00FB06D0">
        <w:t xml:space="preserve">The social security number search and the </w:t>
      </w:r>
      <w:proofErr w:type="spellStart"/>
      <w:r w:rsidR="00DD384A" w:rsidRPr="00FB06D0">
        <w:t>firstname</w:t>
      </w:r>
      <w:proofErr w:type="spellEnd"/>
      <w:r w:rsidR="00DD384A" w:rsidRPr="00FB06D0">
        <w:t xml:space="preserve">, </w:t>
      </w:r>
      <w:proofErr w:type="spellStart"/>
      <w:r w:rsidR="00DD384A" w:rsidRPr="00FB06D0">
        <w:t>lastname</w:t>
      </w:r>
      <w:proofErr w:type="spellEnd"/>
      <w:r w:rsidR="00DD384A" w:rsidRPr="00FB06D0">
        <w:t>, birthdate search are combined with OR.</w:t>
      </w:r>
    </w:p>
    <w:p w14:paraId="16E49EAB" w14:textId="77777777" w:rsidR="00684432" w:rsidRDefault="00DD384A" w:rsidP="00684432">
      <w:pPr>
        <w:pStyle w:val="Body3"/>
      </w:pPr>
      <w:proofErr w:type="gramStart"/>
      <w:r w:rsidRPr="00FB06D0">
        <w:t>FR-128.</w:t>
      </w:r>
      <w:proofErr w:type="gramEnd"/>
      <w:r w:rsidRPr="00FB06D0">
        <w:t xml:space="preserve"> </w:t>
      </w:r>
      <w:r w:rsidR="00BA6BCB" w:rsidRPr="00FB06D0">
        <w:t xml:space="preserve"> If no information is specified about the patient, no results are returned.</w:t>
      </w:r>
    </w:p>
    <w:p w14:paraId="16E49EAC" w14:textId="77777777" w:rsidR="00684432" w:rsidRDefault="00BA6BCB" w:rsidP="00684432">
      <w:pPr>
        <w:pStyle w:val="Body3"/>
      </w:pPr>
      <w:proofErr w:type="gramStart"/>
      <w:r w:rsidRPr="00FB06D0">
        <w:t>FR-129</w:t>
      </w:r>
      <w:r w:rsidR="00811ADA" w:rsidRPr="00FB06D0">
        <w:t>.</w:t>
      </w:r>
      <w:proofErr w:type="gramEnd"/>
      <w:r w:rsidR="00811ADA" w:rsidRPr="00FB06D0">
        <w:t xml:space="preserve"> </w:t>
      </w:r>
      <w:r w:rsidR="00C22CF2">
        <w:t xml:space="preserve"> </w:t>
      </w:r>
      <w:r w:rsidR="00811ADA" w:rsidRPr="00FB06D0">
        <w:t xml:space="preserve">Sources of patient information include both </w:t>
      </w:r>
      <w:proofErr w:type="spellStart"/>
      <w:r w:rsidR="00811ADA" w:rsidRPr="00FB06D0">
        <w:t>tblPatient</w:t>
      </w:r>
      <w:proofErr w:type="spellEnd"/>
      <w:r w:rsidR="00811ADA" w:rsidRPr="00FB06D0">
        <w:t xml:space="preserve"> and patient contact information held in CRM.</w:t>
      </w:r>
    </w:p>
    <w:p w14:paraId="16E49EAD" w14:textId="77777777" w:rsidR="00684432" w:rsidRDefault="007843CE" w:rsidP="00684432">
      <w:pPr>
        <w:pStyle w:val="Heading3"/>
      </w:pPr>
      <w:bookmarkStart w:id="1096" w:name="_Toc248042318"/>
      <w:bookmarkStart w:id="1097" w:name="_Toc270946254"/>
      <w:bookmarkStart w:id="1098" w:name="_Toc278358723"/>
      <w:bookmarkStart w:id="1099" w:name="_Toc295735800"/>
      <w:r>
        <w:t>Create New</w:t>
      </w:r>
      <w:bookmarkEnd w:id="1096"/>
      <w:bookmarkEnd w:id="1097"/>
      <w:bookmarkEnd w:id="1098"/>
      <w:bookmarkEnd w:id="1099"/>
    </w:p>
    <w:p w14:paraId="16E49EAE" w14:textId="77777777" w:rsidR="00684432" w:rsidRDefault="00387B55" w:rsidP="00684432">
      <w:pPr>
        <w:pStyle w:val="Body3"/>
      </w:pPr>
      <w:proofErr w:type="gramStart"/>
      <w:r w:rsidRPr="00FB06D0">
        <w:t>FR-130.</w:t>
      </w:r>
      <w:proofErr w:type="gramEnd"/>
      <w:r w:rsidRPr="00FB06D0">
        <w:t xml:space="preserve"> </w:t>
      </w:r>
      <w:r w:rsidR="00C22CF2">
        <w:t xml:space="preserve"> </w:t>
      </w:r>
      <w:r w:rsidRPr="00FB06D0">
        <w:t>Once the user has run one search, the Create New button is activated.</w:t>
      </w:r>
    </w:p>
    <w:p w14:paraId="16E49EAF" w14:textId="77777777" w:rsidR="00684432" w:rsidRDefault="00387B55" w:rsidP="00684432">
      <w:pPr>
        <w:pStyle w:val="Body3"/>
      </w:pPr>
      <w:proofErr w:type="gramStart"/>
      <w:r w:rsidRPr="00FB06D0">
        <w:t>FR-131.</w:t>
      </w:r>
      <w:proofErr w:type="gramEnd"/>
      <w:r w:rsidRPr="00FB06D0">
        <w:t xml:space="preserve"> </w:t>
      </w:r>
      <w:r w:rsidR="00C22CF2">
        <w:t xml:space="preserve"> </w:t>
      </w:r>
      <w:r w:rsidRPr="00FB06D0">
        <w:t xml:space="preserve">When the user clicks the Create New button for a barcode that is valid, but not listed in </w:t>
      </w:r>
      <w:proofErr w:type="spellStart"/>
      <w:r w:rsidRPr="00FB06D0">
        <w:t>tblBarcodeCatalog</w:t>
      </w:r>
      <w:proofErr w:type="spellEnd"/>
      <w:r w:rsidRPr="00FB06D0">
        <w:t>, an error should be generated (Note that right now, you get a SARP error).</w:t>
      </w:r>
    </w:p>
    <w:p w14:paraId="16E49EB0" w14:textId="77777777" w:rsidR="00684432" w:rsidRDefault="00387B55" w:rsidP="00684432">
      <w:pPr>
        <w:pStyle w:val="Body3"/>
      </w:pPr>
      <w:proofErr w:type="gramStart"/>
      <w:r w:rsidRPr="00FB06D0">
        <w:t>FR-132.</w:t>
      </w:r>
      <w:proofErr w:type="gramEnd"/>
      <w:r w:rsidRPr="00FB06D0">
        <w:t xml:space="preserve"> </w:t>
      </w:r>
      <w:r w:rsidR="00C22CF2">
        <w:t xml:space="preserve"> </w:t>
      </w:r>
      <w:r w:rsidR="003E62EC" w:rsidRPr="00FB06D0">
        <w:t xml:space="preserve">When the user clicks the Create New button for a valid requisition barcode, a new requisition is entered into SARP. </w:t>
      </w:r>
      <w:r w:rsidR="00C22CF2">
        <w:t xml:space="preserve"> </w:t>
      </w:r>
      <w:r w:rsidR="003E62EC" w:rsidRPr="00FB06D0">
        <w:t>See the 150-level requirements for information about new requisition creation.</w:t>
      </w:r>
    </w:p>
    <w:p w14:paraId="16E49EB1" w14:textId="40B5D02F" w:rsidR="00684432" w:rsidRDefault="003E62EC" w:rsidP="00684432">
      <w:pPr>
        <w:pStyle w:val="Body3"/>
      </w:pPr>
      <w:proofErr w:type="gramStart"/>
      <w:r w:rsidRPr="00FB06D0">
        <w:t>FR-133.</w:t>
      </w:r>
      <w:proofErr w:type="gramEnd"/>
      <w:r w:rsidRPr="00FB06D0">
        <w:t xml:space="preserve"> </w:t>
      </w:r>
      <w:r w:rsidR="00C22CF2">
        <w:t xml:space="preserve"> </w:t>
      </w:r>
      <w:del w:id="1100" w:author="bmooney" w:date="2011-08-04T11:47:00Z">
        <w:r w:rsidRPr="00FB06D0" w:rsidDel="006A6DF6">
          <w:delText>When the user clicks the Create New button for a valid requisition barcode, the accounting system is notified</w:delText>
        </w:r>
        <w:r w:rsidR="00C22CF2" w:rsidDel="006A6DF6">
          <w:delText>.</w:delText>
        </w:r>
      </w:del>
      <w:ins w:id="1101" w:author="bmooney" w:date="2011-08-04T11:47:00Z">
        <w:r w:rsidR="006A6DF6">
          <w:t xml:space="preserve">This requirement removed. </w:t>
        </w:r>
      </w:ins>
    </w:p>
    <w:p w14:paraId="16E49EB2" w14:textId="77777777" w:rsidR="00684432" w:rsidRDefault="00E60681" w:rsidP="00684432">
      <w:pPr>
        <w:pStyle w:val="Body3"/>
      </w:pPr>
      <w:r>
        <w:t xml:space="preserve">Note on the data insert requirements below: FR-150-FR-162 </w:t>
      </w:r>
      <w:proofErr w:type="gramStart"/>
      <w:r>
        <w:t>describe</w:t>
      </w:r>
      <w:proofErr w:type="gramEnd"/>
      <w:r>
        <w:t xml:space="preserve"> data values that vary depending on the values filled in to the New Requisition page. </w:t>
      </w:r>
      <w:r w:rsidR="00C22CF2">
        <w:t xml:space="preserve"> </w:t>
      </w:r>
      <w:r>
        <w:t>The remaining requirements describe the default values inserted into</w:t>
      </w:r>
      <w:r w:rsidR="00C22CF2">
        <w:t xml:space="preserve"> other columns in other tables.</w:t>
      </w:r>
    </w:p>
    <w:p w14:paraId="16E49EB3" w14:textId="77777777" w:rsidR="00684432" w:rsidRDefault="003E62EC" w:rsidP="00684432">
      <w:pPr>
        <w:pStyle w:val="Body3"/>
      </w:pPr>
      <w:proofErr w:type="gramStart"/>
      <w:r w:rsidRPr="00FB06D0">
        <w:t>FR-150.</w:t>
      </w:r>
      <w:proofErr w:type="gramEnd"/>
      <w:r w:rsidRPr="00FB06D0">
        <w:t xml:space="preserve"> </w:t>
      </w:r>
      <w:r w:rsidR="00C22CF2">
        <w:t xml:space="preserve"> </w:t>
      </w:r>
      <w:r w:rsidRPr="00FB06D0">
        <w:t xml:space="preserve">When a </w:t>
      </w:r>
      <w:r w:rsidR="00120058" w:rsidRPr="00FB06D0">
        <w:t xml:space="preserve">new requisition is created, data is inserted into </w:t>
      </w:r>
      <w:proofErr w:type="spellStart"/>
      <w:r w:rsidR="00120058" w:rsidRPr="00FB06D0">
        <w:t>tblRequisition</w:t>
      </w:r>
      <w:proofErr w:type="spellEnd"/>
      <w:r w:rsidR="00120058" w:rsidRPr="00FB06D0">
        <w:t xml:space="preserve">, </w:t>
      </w:r>
      <w:proofErr w:type="spellStart"/>
      <w:r w:rsidR="00120058" w:rsidRPr="00FB06D0">
        <w:t>tblRequisitionStatus</w:t>
      </w:r>
      <w:proofErr w:type="spellEnd"/>
      <w:r w:rsidR="00120058" w:rsidRPr="00FB06D0">
        <w:t xml:space="preserve">, </w:t>
      </w:r>
      <w:proofErr w:type="spellStart"/>
      <w:r w:rsidR="006A47D5" w:rsidRPr="00FB06D0">
        <w:t>tblRequisitionAlignment</w:t>
      </w:r>
      <w:proofErr w:type="spellEnd"/>
      <w:r w:rsidR="006A47D5" w:rsidRPr="00FB06D0">
        <w:t>,</w:t>
      </w:r>
      <w:r w:rsidR="00292BDD" w:rsidRPr="00FB06D0">
        <w:t xml:space="preserve"> </w:t>
      </w:r>
      <w:proofErr w:type="spellStart"/>
      <w:r w:rsidR="00292BDD" w:rsidRPr="00FB06D0">
        <w:t>tblPatient</w:t>
      </w:r>
      <w:proofErr w:type="spellEnd"/>
      <w:r w:rsidR="00292BDD" w:rsidRPr="00FB06D0">
        <w:t>,</w:t>
      </w:r>
      <w:r w:rsidR="006A47D5" w:rsidRPr="00FB06D0">
        <w:t xml:space="preserve"> </w:t>
      </w:r>
      <w:proofErr w:type="spellStart"/>
      <w:r w:rsidR="00120058" w:rsidRPr="00FB06D0">
        <w:t>tblRequisitionActivity</w:t>
      </w:r>
      <w:proofErr w:type="spellEnd"/>
      <w:r w:rsidR="006A47D5" w:rsidRPr="00FB06D0">
        <w:t xml:space="preserve">, and </w:t>
      </w:r>
      <w:proofErr w:type="spellStart"/>
      <w:r w:rsidR="006A47D5" w:rsidRPr="00FB06D0">
        <w:t>tblSpecimen</w:t>
      </w:r>
      <w:proofErr w:type="spellEnd"/>
      <w:r w:rsidR="00D6235D">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0"/>
        <w:gridCol w:w="2070"/>
        <w:gridCol w:w="1800"/>
        <w:gridCol w:w="3690"/>
      </w:tblGrid>
      <w:tr w:rsidR="006A47D5" w:rsidRPr="00CB1C05" w14:paraId="16E49EB8" w14:textId="77777777" w:rsidTr="006B4698">
        <w:tc>
          <w:tcPr>
            <w:tcW w:w="1080" w:type="dxa"/>
          </w:tcPr>
          <w:p w14:paraId="16E49EB4" w14:textId="77777777" w:rsidR="006A47D5" w:rsidRPr="00CB1C05" w:rsidRDefault="006A47D5" w:rsidP="00CB1C05">
            <w:pPr>
              <w:spacing w:after="120"/>
              <w:rPr>
                <w:sz w:val="20"/>
              </w:rPr>
            </w:pPr>
            <w:r w:rsidRPr="00CB1C05">
              <w:rPr>
                <w:sz w:val="20"/>
              </w:rPr>
              <w:t>FR-#</w:t>
            </w:r>
          </w:p>
        </w:tc>
        <w:tc>
          <w:tcPr>
            <w:tcW w:w="2070" w:type="dxa"/>
          </w:tcPr>
          <w:p w14:paraId="16E49EB5" w14:textId="77777777" w:rsidR="006A47D5" w:rsidRPr="00CB1C05" w:rsidRDefault="006A47D5" w:rsidP="00CB1C05">
            <w:pPr>
              <w:spacing w:after="120"/>
              <w:rPr>
                <w:sz w:val="20"/>
              </w:rPr>
            </w:pPr>
            <w:r w:rsidRPr="00CB1C05">
              <w:rPr>
                <w:sz w:val="20"/>
              </w:rPr>
              <w:t>Field name</w:t>
            </w:r>
          </w:p>
        </w:tc>
        <w:tc>
          <w:tcPr>
            <w:tcW w:w="1800" w:type="dxa"/>
          </w:tcPr>
          <w:p w14:paraId="16E49EB6" w14:textId="77777777" w:rsidR="006A47D5" w:rsidRPr="00CB1C05" w:rsidRDefault="006A47D5" w:rsidP="00CB1C05">
            <w:pPr>
              <w:spacing w:after="120"/>
              <w:rPr>
                <w:sz w:val="20"/>
              </w:rPr>
            </w:pPr>
            <w:r w:rsidRPr="00CB1C05">
              <w:rPr>
                <w:sz w:val="20"/>
              </w:rPr>
              <w:t>Database table</w:t>
            </w:r>
          </w:p>
        </w:tc>
        <w:tc>
          <w:tcPr>
            <w:tcW w:w="3690" w:type="dxa"/>
          </w:tcPr>
          <w:p w14:paraId="16E49EB7" w14:textId="77777777" w:rsidR="006A47D5" w:rsidRPr="00CB1C05" w:rsidRDefault="006A47D5" w:rsidP="00CB1C05">
            <w:pPr>
              <w:spacing w:after="120"/>
              <w:rPr>
                <w:sz w:val="20"/>
              </w:rPr>
            </w:pPr>
            <w:r w:rsidRPr="00CB1C05">
              <w:rPr>
                <w:sz w:val="20"/>
              </w:rPr>
              <w:t>Database column</w:t>
            </w:r>
          </w:p>
        </w:tc>
      </w:tr>
      <w:tr w:rsidR="00A16151" w:rsidRPr="00CB1C05" w14:paraId="16E49EBD" w14:textId="77777777" w:rsidTr="006B4698">
        <w:tc>
          <w:tcPr>
            <w:tcW w:w="1080" w:type="dxa"/>
          </w:tcPr>
          <w:p w14:paraId="16E49EB9" w14:textId="538DEC22" w:rsidR="00A16151" w:rsidRPr="00CB1C05" w:rsidRDefault="00312CA1" w:rsidP="00CB1C05">
            <w:pPr>
              <w:spacing w:after="120"/>
              <w:rPr>
                <w:sz w:val="20"/>
              </w:rPr>
            </w:pPr>
            <w:ins w:id="1102" w:author="bmooney" w:date="2011-06-30T16:56:00Z">
              <w:r>
                <w:rPr>
                  <w:sz w:val="20"/>
                </w:rPr>
                <w:t>FR-</w:t>
              </w:r>
            </w:ins>
            <w:r w:rsidR="0022664B" w:rsidRPr="00CB1C05">
              <w:rPr>
                <w:sz w:val="20"/>
              </w:rPr>
              <w:t>15</w:t>
            </w:r>
            <w:r w:rsidR="00A16151" w:rsidRPr="00CB1C05">
              <w:rPr>
                <w:sz w:val="20"/>
              </w:rPr>
              <w:t>1</w:t>
            </w:r>
          </w:p>
        </w:tc>
        <w:tc>
          <w:tcPr>
            <w:tcW w:w="2070" w:type="dxa"/>
          </w:tcPr>
          <w:p w14:paraId="16E49EBA" w14:textId="77777777" w:rsidR="00A16151" w:rsidRPr="00CB1C05" w:rsidRDefault="00A16151" w:rsidP="00CB1C05">
            <w:pPr>
              <w:spacing w:after="120"/>
              <w:rPr>
                <w:sz w:val="20"/>
              </w:rPr>
            </w:pPr>
            <w:r w:rsidRPr="00CB1C05">
              <w:rPr>
                <w:sz w:val="20"/>
              </w:rPr>
              <w:t>Requisition Barcode</w:t>
            </w:r>
          </w:p>
        </w:tc>
        <w:tc>
          <w:tcPr>
            <w:tcW w:w="1800" w:type="dxa"/>
          </w:tcPr>
          <w:p w14:paraId="16E49EBB" w14:textId="77777777" w:rsidR="00A16151" w:rsidRPr="00CB1C05" w:rsidRDefault="00A16151" w:rsidP="00CB1C05">
            <w:pPr>
              <w:spacing w:after="120"/>
              <w:rPr>
                <w:sz w:val="20"/>
              </w:rPr>
            </w:pPr>
            <w:proofErr w:type="spellStart"/>
            <w:r w:rsidRPr="00CB1C05">
              <w:rPr>
                <w:sz w:val="20"/>
              </w:rPr>
              <w:t>tblRequisition</w:t>
            </w:r>
            <w:proofErr w:type="spellEnd"/>
          </w:p>
        </w:tc>
        <w:tc>
          <w:tcPr>
            <w:tcW w:w="3690" w:type="dxa"/>
          </w:tcPr>
          <w:p w14:paraId="16E49EBC" w14:textId="77777777" w:rsidR="00A16151" w:rsidRPr="00CB1C05" w:rsidRDefault="00A16151" w:rsidP="00CB1C05">
            <w:pPr>
              <w:spacing w:after="120"/>
              <w:rPr>
                <w:sz w:val="20"/>
              </w:rPr>
            </w:pPr>
            <w:proofErr w:type="spellStart"/>
            <w:r w:rsidRPr="00CB1C05">
              <w:rPr>
                <w:sz w:val="20"/>
              </w:rPr>
              <w:t>RequisitionBarcode</w:t>
            </w:r>
            <w:proofErr w:type="spellEnd"/>
          </w:p>
        </w:tc>
      </w:tr>
      <w:tr w:rsidR="00292BDD" w:rsidRPr="00CB1C05" w14:paraId="16E49EC2" w14:textId="77777777" w:rsidTr="006B4698">
        <w:tc>
          <w:tcPr>
            <w:tcW w:w="1080" w:type="dxa"/>
          </w:tcPr>
          <w:p w14:paraId="16E49EBE" w14:textId="544E63FD" w:rsidR="00292BDD" w:rsidRPr="00CB1C05" w:rsidRDefault="00312CA1" w:rsidP="00CB1C05">
            <w:pPr>
              <w:spacing w:after="120"/>
              <w:rPr>
                <w:sz w:val="20"/>
              </w:rPr>
            </w:pPr>
            <w:ins w:id="1103" w:author="bmooney" w:date="2011-06-30T16:56:00Z">
              <w:r>
                <w:rPr>
                  <w:sz w:val="20"/>
                </w:rPr>
                <w:t>FR-</w:t>
              </w:r>
            </w:ins>
            <w:r w:rsidR="0022664B" w:rsidRPr="00CB1C05">
              <w:rPr>
                <w:sz w:val="20"/>
              </w:rPr>
              <w:t>15</w:t>
            </w:r>
            <w:r w:rsidR="00292BDD" w:rsidRPr="00CB1C05">
              <w:rPr>
                <w:sz w:val="20"/>
              </w:rPr>
              <w:t>2</w:t>
            </w:r>
          </w:p>
        </w:tc>
        <w:tc>
          <w:tcPr>
            <w:tcW w:w="2070" w:type="dxa"/>
          </w:tcPr>
          <w:p w14:paraId="16E49EBF" w14:textId="77777777" w:rsidR="00292BDD" w:rsidRPr="00CB1C05" w:rsidRDefault="00292BDD" w:rsidP="00CB1C05">
            <w:pPr>
              <w:spacing w:after="120"/>
              <w:rPr>
                <w:sz w:val="20"/>
              </w:rPr>
            </w:pPr>
            <w:r w:rsidRPr="00CB1C05">
              <w:rPr>
                <w:sz w:val="20"/>
              </w:rPr>
              <w:t>Test Type</w:t>
            </w:r>
          </w:p>
        </w:tc>
        <w:tc>
          <w:tcPr>
            <w:tcW w:w="1800" w:type="dxa"/>
          </w:tcPr>
          <w:p w14:paraId="16E49EC0" w14:textId="77777777" w:rsidR="00292BDD" w:rsidRPr="00CB1C05" w:rsidRDefault="00292BDD" w:rsidP="00CB1C05">
            <w:pPr>
              <w:spacing w:after="120"/>
              <w:rPr>
                <w:sz w:val="20"/>
              </w:rPr>
            </w:pPr>
            <w:proofErr w:type="spellStart"/>
            <w:r w:rsidRPr="00CB1C05">
              <w:rPr>
                <w:sz w:val="20"/>
              </w:rPr>
              <w:t>tblRequisition</w:t>
            </w:r>
            <w:proofErr w:type="spellEnd"/>
          </w:p>
        </w:tc>
        <w:tc>
          <w:tcPr>
            <w:tcW w:w="3690" w:type="dxa"/>
          </w:tcPr>
          <w:p w14:paraId="16E49EC1" w14:textId="2F779DD3" w:rsidR="00292BDD" w:rsidRPr="00CB1C05" w:rsidRDefault="00292BDD" w:rsidP="00CB1C05">
            <w:pPr>
              <w:spacing w:after="120"/>
              <w:rPr>
                <w:sz w:val="20"/>
              </w:rPr>
            </w:pPr>
            <w:del w:id="1104" w:author="bmooney" w:date="2011-06-21T09:21:00Z">
              <w:r w:rsidRPr="00CB1C05" w:rsidDel="00A92F61">
                <w:rPr>
                  <w:sz w:val="20"/>
                </w:rPr>
                <w:delText>TestTypeID</w:delText>
              </w:r>
            </w:del>
            <w:proofErr w:type="spellStart"/>
            <w:ins w:id="1105" w:author="bmooney" w:date="2011-06-21T09:21:00Z">
              <w:r w:rsidR="00A92F61">
                <w:rPr>
                  <w:sz w:val="20"/>
                </w:rPr>
                <w:t>Orderable</w:t>
              </w:r>
              <w:r w:rsidR="00A92F61" w:rsidRPr="00CB1C05">
                <w:rPr>
                  <w:sz w:val="20"/>
                </w:rPr>
                <w:t>ID</w:t>
              </w:r>
            </w:ins>
            <w:proofErr w:type="spellEnd"/>
          </w:p>
        </w:tc>
      </w:tr>
      <w:tr w:rsidR="00A16151" w:rsidRPr="00CB1C05" w14:paraId="16E49EC7" w14:textId="77777777" w:rsidTr="006B4698">
        <w:tc>
          <w:tcPr>
            <w:tcW w:w="1080" w:type="dxa"/>
          </w:tcPr>
          <w:p w14:paraId="16E49EC3" w14:textId="5E4C9BE1" w:rsidR="00A16151" w:rsidRPr="00CB1C05" w:rsidRDefault="00312CA1" w:rsidP="00CB1C05">
            <w:pPr>
              <w:spacing w:after="120"/>
              <w:rPr>
                <w:sz w:val="20"/>
              </w:rPr>
            </w:pPr>
            <w:ins w:id="1106" w:author="bmooney" w:date="2011-06-30T16:56:00Z">
              <w:r>
                <w:rPr>
                  <w:sz w:val="20"/>
                </w:rPr>
                <w:t>FR-</w:t>
              </w:r>
            </w:ins>
            <w:r w:rsidR="0022664B" w:rsidRPr="00CB1C05">
              <w:rPr>
                <w:sz w:val="20"/>
              </w:rPr>
              <w:t>15</w:t>
            </w:r>
            <w:r w:rsidR="00292BDD" w:rsidRPr="00CB1C05">
              <w:rPr>
                <w:sz w:val="20"/>
              </w:rPr>
              <w:t>3</w:t>
            </w:r>
          </w:p>
        </w:tc>
        <w:tc>
          <w:tcPr>
            <w:tcW w:w="2070" w:type="dxa"/>
          </w:tcPr>
          <w:p w14:paraId="16E49EC4" w14:textId="77777777" w:rsidR="00A16151" w:rsidRPr="00CB1C05" w:rsidRDefault="00A16151" w:rsidP="00CB1C05">
            <w:pPr>
              <w:spacing w:after="120"/>
              <w:rPr>
                <w:sz w:val="20"/>
              </w:rPr>
            </w:pPr>
            <w:r w:rsidRPr="00CB1C05">
              <w:rPr>
                <w:sz w:val="20"/>
              </w:rPr>
              <w:t>Test Type</w:t>
            </w:r>
          </w:p>
        </w:tc>
        <w:tc>
          <w:tcPr>
            <w:tcW w:w="1800" w:type="dxa"/>
          </w:tcPr>
          <w:p w14:paraId="16E49EC5" w14:textId="77777777" w:rsidR="00292BDD" w:rsidRPr="00CB1C05" w:rsidRDefault="00292BDD" w:rsidP="00CB1C05">
            <w:pPr>
              <w:spacing w:after="120"/>
              <w:rPr>
                <w:sz w:val="20"/>
              </w:rPr>
            </w:pPr>
            <w:proofErr w:type="spellStart"/>
            <w:r w:rsidRPr="00CB1C05">
              <w:rPr>
                <w:sz w:val="20"/>
              </w:rPr>
              <w:t>tblSpecimen</w:t>
            </w:r>
            <w:proofErr w:type="spellEnd"/>
          </w:p>
        </w:tc>
        <w:tc>
          <w:tcPr>
            <w:tcW w:w="3690" w:type="dxa"/>
          </w:tcPr>
          <w:p w14:paraId="16E49EC6" w14:textId="3FE41C5A" w:rsidR="00A16151" w:rsidRPr="00CB1C05" w:rsidRDefault="002605B2" w:rsidP="002605B2">
            <w:pPr>
              <w:spacing w:after="120"/>
              <w:rPr>
                <w:sz w:val="20"/>
              </w:rPr>
            </w:pPr>
            <w:proofErr w:type="spellStart"/>
            <w:r w:rsidRPr="00CB1C05">
              <w:rPr>
                <w:sz w:val="20"/>
              </w:rPr>
              <w:t>S</w:t>
            </w:r>
            <w:r w:rsidR="00292BDD" w:rsidRPr="00CB1C05">
              <w:rPr>
                <w:sz w:val="20"/>
              </w:rPr>
              <w:t>pecimentypeenumid</w:t>
            </w:r>
            <w:proofErr w:type="spellEnd"/>
            <w:ins w:id="1107" w:author="bmooney" w:date="2011-06-21T09:37:00Z">
              <w:r>
                <w:rPr>
                  <w:sz w:val="20"/>
                </w:rPr>
                <w:t xml:space="preserve">. </w:t>
              </w:r>
            </w:ins>
            <w:ins w:id="1108" w:author="bmooney" w:date="2011-06-21T09:38:00Z">
              <w:r>
                <w:rPr>
                  <w:sz w:val="20"/>
                </w:rPr>
                <w:t xml:space="preserve">Determined by inspecting the </w:t>
              </w:r>
              <w:proofErr w:type="spellStart"/>
              <w:r>
                <w:rPr>
                  <w:sz w:val="20"/>
                </w:rPr>
                <w:t>specimenttypeenumid</w:t>
              </w:r>
              <w:proofErr w:type="spellEnd"/>
              <w:r>
                <w:rPr>
                  <w:sz w:val="20"/>
                </w:rPr>
                <w:t xml:space="preserve"> associated with the orderable selected for the test.</w:t>
              </w:r>
            </w:ins>
            <w:ins w:id="1109" w:author="bmooney" w:date="2011-06-21T09:37:00Z">
              <w:r>
                <w:rPr>
                  <w:sz w:val="20"/>
                </w:rPr>
                <w:t xml:space="preserve"> </w:t>
              </w:r>
            </w:ins>
          </w:p>
        </w:tc>
      </w:tr>
      <w:tr w:rsidR="00A16151" w:rsidRPr="00CB1C05" w14:paraId="16E49ECC" w14:textId="77777777" w:rsidTr="006B4698">
        <w:tc>
          <w:tcPr>
            <w:tcW w:w="1080" w:type="dxa"/>
          </w:tcPr>
          <w:p w14:paraId="16E49EC8" w14:textId="1A8C11CB" w:rsidR="00A16151" w:rsidRPr="00CB1C05" w:rsidRDefault="00312CA1" w:rsidP="00CB1C05">
            <w:pPr>
              <w:spacing w:after="120"/>
              <w:rPr>
                <w:sz w:val="20"/>
              </w:rPr>
            </w:pPr>
            <w:ins w:id="1110" w:author="bmooney" w:date="2011-06-30T16:56:00Z">
              <w:r>
                <w:rPr>
                  <w:sz w:val="20"/>
                </w:rPr>
                <w:t>FR-</w:t>
              </w:r>
            </w:ins>
            <w:r w:rsidR="0022664B" w:rsidRPr="00CB1C05">
              <w:rPr>
                <w:sz w:val="20"/>
              </w:rPr>
              <w:t>15</w:t>
            </w:r>
            <w:r w:rsidR="00BC6603" w:rsidRPr="00CB1C05">
              <w:rPr>
                <w:sz w:val="20"/>
              </w:rPr>
              <w:t>4</w:t>
            </w:r>
          </w:p>
        </w:tc>
        <w:tc>
          <w:tcPr>
            <w:tcW w:w="2070" w:type="dxa"/>
          </w:tcPr>
          <w:p w14:paraId="16E49EC9" w14:textId="77777777" w:rsidR="00A16151" w:rsidRPr="00CB1C05" w:rsidRDefault="00A16151" w:rsidP="00CB1C05">
            <w:pPr>
              <w:spacing w:after="120"/>
              <w:rPr>
                <w:sz w:val="20"/>
              </w:rPr>
            </w:pPr>
            <w:r w:rsidRPr="00CB1C05">
              <w:rPr>
                <w:sz w:val="20"/>
              </w:rPr>
              <w:t>Associated Requisition</w:t>
            </w:r>
          </w:p>
        </w:tc>
        <w:tc>
          <w:tcPr>
            <w:tcW w:w="1800" w:type="dxa"/>
          </w:tcPr>
          <w:p w14:paraId="16E49ECA" w14:textId="77777777" w:rsidR="00A16151" w:rsidRPr="00CB1C05" w:rsidRDefault="00292BDD" w:rsidP="00CB1C05">
            <w:pPr>
              <w:spacing w:after="120"/>
              <w:rPr>
                <w:sz w:val="20"/>
              </w:rPr>
            </w:pPr>
            <w:proofErr w:type="spellStart"/>
            <w:r w:rsidRPr="00CB1C05">
              <w:rPr>
                <w:sz w:val="20"/>
              </w:rPr>
              <w:t>tblRequisition</w:t>
            </w:r>
            <w:proofErr w:type="spellEnd"/>
          </w:p>
        </w:tc>
        <w:tc>
          <w:tcPr>
            <w:tcW w:w="3690" w:type="dxa"/>
          </w:tcPr>
          <w:p w14:paraId="16E49ECB" w14:textId="77777777" w:rsidR="00A16151" w:rsidRPr="00CB1C05" w:rsidRDefault="00292BDD" w:rsidP="00CB1C05">
            <w:pPr>
              <w:spacing w:after="120"/>
              <w:rPr>
                <w:sz w:val="20"/>
              </w:rPr>
            </w:pPr>
            <w:proofErr w:type="spellStart"/>
            <w:r w:rsidRPr="00CB1C05">
              <w:rPr>
                <w:sz w:val="20"/>
              </w:rPr>
              <w:t>AssociatedBarcode</w:t>
            </w:r>
            <w:proofErr w:type="spellEnd"/>
          </w:p>
        </w:tc>
      </w:tr>
      <w:tr w:rsidR="00A16151" w:rsidRPr="00CB1C05" w14:paraId="16E49ED1" w14:textId="77777777" w:rsidTr="006B4698">
        <w:tc>
          <w:tcPr>
            <w:tcW w:w="1080" w:type="dxa"/>
          </w:tcPr>
          <w:p w14:paraId="16E49ECD" w14:textId="01A97356" w:rsidR="00A16151" w:rsidRPr="00CB1C05" w:rsidRDefault="00312CA1" w:rsidP="00CB1C05">
            <w:pPr>
              <w:spacing w:after="120"/>
              <w:rPr>
                <w:sz w:val="20"/>
              </w:rPr>
            </w:pPr>
            <w:ins w:id="1111" w:author="bmooney" w:date="2011-06-30T16:56:00Z">
              <w:r>
                <w:rPr>
                  <w:sz w:val="20"/>
                </w:rPr>
                <w:t>FR-</w:t>
              </w:r>
            </w:ins>
            <w:r w:rsidR="0022664B" w:rsidRPr="00CB1C05">
              <w:rPr>
                <w:sz w:val="20"/>
              </w:rPr>
              <w:t>15</w:t>
            </w:r>
            <w:r w:rsidR="00BC6603" w:rsidRPr="00CB1C05">
              <w:rPr>
                <w:sz w:val="20"/>
              </w:rPr>
              <w:t>5</w:t>
            </w:r>
          </w:p>
        </w:tc>
        <w:tc>
          <w:tcPr>
            <w:tcW w:w="2070" w:type="dxa"/>
          </w:tcPr>
          <w:p w14:paraId="16E49ECE" w14:textId="77777777" w:rsidR="00A16151" w:rsidRPr="00CB1C05" w:rsidRDefault="00A16151" w:rsidP="00CB1C05">
            <w:pPr>
              <w:spacing w:after="120"/>
              <w:rPr>
                <w:sz w:val="20"/>
              </w:rPr>
            </w:pPr>
            <w:r w:rsidRPr="00CB1C05">
              <w:rPr>
                <w:sz w:val="20"/>
              </w:rPr>
              <w:t>Last Name</w:t>
            </w:r>
          </w:p>
        </w:tc>
        <w:tc>
          <w:tcPr>
            <w:tcW w:w="1800" w:type="dxa"/>
          </w:tcPr>
          <w:p w14:paraId="16E49ECF" w14:textId="77777777" w:rsidR="00A16151" w:rsidRPr="00CB1C05" w:rsidRDefault="00292BDD" w:rsidP="00CB1C05">
            <w:pPr>
              <w:spacing w:after="120"/>
              <w:rPr>
                <w:sz w:val="20"/>
              </w:rPr>
            </w:pPr>
            <w:proofErr w:type="spellStart"/>
            <w:r w:rsidRPr="00CB1C05">
              <w:rPr>
                <w:sz w:val="20"/>
              </w:rPr>
              <w:t>tblPatient</w:t>
            </w:r>
            <w:proofErr w:type="spellEnd"/>
          </w:p>
        </w:tc>
        <w:tc>
          <w:tcPr>
            <w:tcW w:w="3690" w:type="dxa"/>
          </w:tcPr>
          <w:p w14:paraId="16E49ED0" w14:textId="77777777" w:rsidR="00A16151" w:rsidRPr="00CB1C05" w:rsidRDefault="00292BDD" w:rsidP="00CB1C05">
            <w:pPr>
              <w:spacing w:after="120"/>
              <w:rPr>
                <w:sz w:val="20"/>
              </w:rPr>
            </w:pPr>
            <w:proofErr w:type="spellStart"/>
            <w:r w:rsidRPr="00CB1C05">
              <w:rPr>
                <w:sz w:val="20"/>
              </w:rPr>
              <w:t>LastName</w:t>
            </w:r>
            <w:proofErr w:type="spellEnd"/>
            <w:r w:rsidRPr="00CB1C05">
              <w:rPr>
                <w:sz w:val="20"/>
              </w:rPr>
              <w:t xml:space="preserve"> </w:t>
            </w:r>
          </w:p>
        </w:tc>
      </w:tr>
      <w:tr w:rsidR="00A16151" w:rsidRPr="00CB1C05" w14:paraId="16E49ED6" w14:textId="77777777" w:rsidTr="006B4698">
        <w:tc>
          <w:tcPr>
            <w:tcW w:w="1080" w:type="dxa"/>
          </w:tcPr>
          <w:p w14:paraId="16E49ED2" w14:textId="56300FC8" w:rsidR="00A16151" w:rsidRPr="00CB1C05" w:rsidRDefault="00312CA1" w:rsidP="00CB1C05">
            <w:pPr>
              <w:spacing w:after="120"/>
              <w:rPr>
                <w:sz w:val="20"/>
              </w:rPr>
            </w:pPr>
            <w:ins w:id="1112" w:author="bmooney" w:date="2011-06-30T16:56:00Z">
              <w:r>
                <w:rPr>
                  <w:sz w:val="20"/>
                </w:rPr>
                <w:t>FR-</w:t>
              </w:r>
            </w:ins>
            <w:r w:rsidR="0022664B" w:rsidRPr="00CB1C05">
              <w:rPr>
                <w:sz w:val="20"/>
              </w:rPr>
              <w:t>15</w:t>
            </w:r>
            <w:r w:rsidR="00BC6603" w:rsidRPr="00CB1C05">
              <w:rPr>
                <w:sz w:val="20"/>
              </w:rPr>
              <w:t>6</w:t>
            </w:r>
          </w:p>
        </w:tc>
        <w:tc>
          <w:tcPr>
            <w:tcW w:w="2070" w:type="dxa"/>
          </w:tcPr>
          <w:p w14:paraId="16E49ED3" w14:textId="77777777" w:rsidR="00A16151" w:rsidRPr="00CB1C05" w:rsidRDefault="00A16151" w:rsidP="00CB1C05">
            <w:pPr>
              <w:spacing w:after="120"/>
              <w:rPr>
                <w:sz w:val="20"/>
              </w:rPr>
            </w:pPr>
            <w:r w:rsidRPr="00CB1C05">
              <w:rPr>
                <w:sz w:val="20"/>
              </w:rPr>
              <w:t>First Name</w:t>
            </w:r>
          </w:p>
        </w:tc>
        <w:tc>
          <w:tcPr>
            <w:tcW w:w="1800" w:type="dxa"/>
          </w:tcPr>
          <w:p w14:paraId="16E49ED4" w14:textId="77777777" w:rsidR="00A16151" w:rsidRPr="00CB1C05" w:rsidRDefault="00292BDD" w:rsidP="00CB1C05">
            <w:pPr>
              <w:spacing w:after="120"/>
              <w:rPr>
                <w:sz w:val="20"/>
              </w:rPr>
            </w:pPr>
            <w:proofErr w:type="spellStart"/>
            <w:r w:rsidRPr="00CB1C05">
              <w:rPr>
                <w:sz w:val="20"/>
              </w:rPr>
              <w:t>tblPatient</w:t>
            </w:r>
            <w:proofErr w:type="spellEnd"/>
          </w:p>
        </w:tc>
        <w:tc>
          <w:tcPr>
            <w:tcW w:w="3690" w:type="dxa"/>
          </w:tcPr>
          <w:p w14:paraId="16E49ED5" w14:textId="77777777" w:rsidR="00A16151" w:rsidRPr="00CB1C05" w:rsidRDefault="00292BDD" w:rsidP="00CB1C05">
            <w:pPr>
              <w:spacing w:after="120"/>
              <w:rPr>
                <w:sz w:val="20"/>
              </w:rPr>
            </w:pPr>
            <w:proofErr w:type="spellStart"/>
            <w:r w:rsidRPr="00CB1C05">
              <w:rPr>
                <w:sz w:val="20"/>
              </w:rPr>
              <w:t>FirstName</w:t>
            </w:r>
            <w:proofErr w:type="spellEnd"/>
          </w:p>
        </w:tc>
      </w:tr>
      <w:tr w:rsidR="00A16151" w:rsidRPr="00CB1C05" w14:paraId="16E49EDB" w14:textId="77777777" w:rsidTr="006B4698">
        <w:tc>
          <w:tcPr>
            <w:tcW w:w="1080" w:type="dxa"/>
          </w:tcPr>
          <w:p w14:paraId="16E49ED7" w14:textId="44271051" w:rsidR="00A16151" w:rsidRPr="00CB1C05" w:rsidRDefault="00312CA1" w:rsidP="00CB1C05">
            <w:pPr>
              <w:spacing w:after="120"/>
              <w:rPr>
                <w:sz w:val="20"/>
              </w:rPr>
            </w:pPr>
            <w:ins w:id="1113" w:author="bmooney" w:date="2011-06-30T16:56:00Z">
              <w:r>
                <w:rPr>
                  <w:sz w:val="20"/>
                </w:rPr>
                <w:t>FR-</w:t>
              </w:r>
            </w:ins>
            <w:r w:rsidR="0022664B" w:rsidRPr="00CB1C05">
              <w:rPr>
                <w:sz w:val="20"/>
              </w:rPr>
              <w:t>15</w:t>
            </w:r>
            <w:r w:rsidR="00BC6603" w:rsidRPr="00CB1C05">
              <w:rPr>
                <w:sz w:val="20"/>
              </w:rPr>
              <w:t>7</w:t>
            </w:r>
          </w:p>
        </w:tc>
        <w:tc>
          <w:tcPr>
            <w:tcW w:w="2070" w:type="dxa"/>
          </w:tcPr>
          <w:p w14:paraId="16E49ED8" w14:textId="77777777" w:rsidR="00A16151" w:rsidRPr="00CB1C05" w:rsidRDefault="00A16151" w:rsidP="00CB1C05">
            <w:pPr>
              <w:spacing w:after="120"/>
              <w:rPr>
                <w:sz w:val="20"/>
              </w:rPr>
            </w:pPr>
            <w:r w:rsidRPr="00CB1C05">
              <w:rPr>
                <w:sz w:val="20"/>
              </w:rPr>
              <w:t>Middle Name</w:t>
            </w:r>
          </w:p>
        </w:tc>
        <w:tc>
          <w:tcPr>
            <w:tcW w:w="1800" w:type="dxa"/>
          </w:tcPr>
          <w:p w14:paraId="16E49ED9" w14:textId="77777777" w:rsidR="00A16151" w:rsidRPr="00CB1C05" w:rsidRDefault="00292BDD" w:rsidP="00CB1C05">
            <w:pPr>
              <w:spacing w:after="120"/>
              <w:rPr>
                <w:sz w:val="20"/>
              </w:rPr>
            </w:pPr>
            <w:proofErr w:type="spellStart"/>
            <w:r w:rsidRPr="00CB1C05">
              <w:rPr>
                <w:sz w:val="20"/>
              </w:rPr>
              <w:t>tblPatient</w:t>
            </w:r>
            <w:proofErr w:type="spellEnd"/>
          </w:p>
        </w:tc>
        <w:tc>
          <w:tcPr>
            <w:tcW w:w="3690" w:type="dxa"/>
          </w:tcPr>
          <w:p w14:paraId="16E49EDA" w14:textId="77777777" w:rsidR="00A16151" w:rsidRPr="00CB1C05" w:rsidRDefault="00292BDD" w:rsidP="00CB1C05">
            <w:pPr>
              <w:spacing w:after="120"/>
              <w:rPr>
                <w:sz w:val="20"/>
              </w:rPr>
            </w:pPr>
            <w:proofErr w:type="spellStart"/>
            <w:r w:rsidRPr="00CB1C05">
              <w:rPr>
                <w:sz w:val="20"/>
              </w:rPr>
              <w:t>MiddleName</w:t>
            </w:r>
            <w:proofErr w:type="spellEnd"/>
          </w:p>
        </w:tc>
      </w:tr>
      <w:tr w:rsidR="00A16151" w:rsidRPr="00CB1C05" w14:paraId="16E49EE0" w14:textId="77777777" w:rsidTr="006B4698">
        <w:tc>
          <w:tcPr>
            <w:tcW w:w="1080" w:type="dxa"/>
          </w:tcPr>
          <w:p w14:paraId="16E49EDC" w14:textId="56DEE6BB" w:rsidR="00A16151" w:rsidRPr="00CB1C05" w:rsidRDefault="00312CA1" w:rsidP="00CB1C05">
            <w:pPr>
              <w:spacing w:after="120"/>
              <w:rPr>
                <w:sz w:val="20"/>
              </w:rPr>
            </w:pPr>
            <w:ins w:id="1114" w:author="bmooney" w:date="2011-06-30T16:56:00Z">
              <w:r>
                <w:rPr>
                  <w:sz w:val="20"/>
                </w:rPr>
                <w:t>FR-</w:t>
              </w:r>
            </w:ins>
            <w:r w:rsidR="0022664B" w:rsidRPr="00CB1C05">
              <w:rPr>
                <w:sz w:val="20"/>
              </w:rPr>
              <w:t>15</w:t>
            </w:r>
            <w:r w:rsidR="00BC6603" w:rsidRPr="00CB1C05">
              <w:rPr>
                <w:sz w:val="20"/>
              </w:rPr>
              <w:t>8</w:t>
            </w:r>
          </w:p>
        </w:tc>
        <w:tc>
          <w:tcPr>
            <w:tcW w:w="2070" w:type="dxa"/>
          </w:tcPr>
          <w:p w14:paraId="16E49EDD" w14:textId="77777777" w:rsidR="00A16151" w:rsidRPr="00CB1C05" w:rsidRDefault="00A16151" w:rsidP="00CB1C05">
            <w:pPr>
              <w:spacing w:after="120"/>
              <w:rPr>
                <w:sz w:val="20"/>
              </w:rPr>
            </w:pPr>
            <w:r w:rsidRPr="00CB1C05">
              <w:rPr>
                <w:sz w:val="20"/>
              </w:rPr>
              <w:t>DOB</w:t>
            </w:r>
          </w:p>
        </w:tc>
        <w:tc>
          <w:tcPr>
            <w:tcW w:w="1800" w:type="dxa"/>
          </w:tcPr>
          <w:p w14:paraId="16E49EDE" w14:textId="77777777" w:rsidR="00A16151" w:rsidRPr="00CB1C05" w:rsidRDefault="00292BDD" w:rsidP="00CB1C05">
            <w:pPr>
              <w:spacing w:after="120"/>
              <w:rPr>
                <w:sz w:val="20"/>
              </w:rPr>
            </w:pPr>
            <w:proofErr w:type="spellStart"/>
            <w:r w:rsidRPr="00CB1C05">
              <w:rPr>
                <w:sz w:val="20"/>
              </w:rPr>
              <w:t>tblPatient</w:t>
            </w:r>
            <w:proofErr w:type="spellEnd"/>
          </w:p>
        </w:tc>
        <w:tc>
          <w:tcPr>
            <w:tcW w:w="3690" w:type="dxa"/>
          </w:tcPr>
          <w:p w14:paraId="16E49EDF" w14:textId="77777777" w:rsidR="00A16151" w:rsidRPr="00CB1C05" w:rsidRDefault="00292BDD" w:rsidP="00CB1C05">
            <w:pPr>
              <w:spacing w:after="120"/>
              <w:rPr>
                <w:sz w:val="20"/>
              </w:rPr>
            </w:pPr>
            <w:r w:rsidRPr="00CB1C05">
              <w:rPr>
                <w:sz w:val="20"/>
              </w:rPr>
              <w:t>DOB</w:t>
            </w:r>
          </w:p>
        </w:tc>
      </w:tr>
      <w:tr w:rsidR="00A16151" w:rsidRPr="00CB1C05" w14:paraId="16E49EE5" w14:textId="77777777" w:rsidTr="006B4698">
        <w:tc>
          <w:tcPr>
            <w:tcW w:w="1080" w:type="dxa"/>
          </w:tcPr>
          <w:p w14:paraId="16E49EE1" w14:textId="506E25A8" w:rsidR="00A16151" w:rsidRPr="00CB1C05" w:rsidRDefault="00312CA1" w:rsidP="00CB1C05">
            <w:pPr>
              <w:spacing w:after="120"/>
              <w:rPr>
                <w:sz w:val="20"/>
              </w:rPr>
            </w:pPr>
            <w:ins w:id="1115" w:author="bmooney" w:date="2011-06-30T16:56:00Z">
              <w:r>
                <w:rPr>
                  <w:sz w:val="20"/>
                </w:rPr>
                <w:t>FR-</w:t>
              </w:r>
            </w:ins>
            <w:r w:rsidR="0022664B" w:rsidRPr="00CB1C05">
              <w:rPr>
                <w:sz w:val="20"/>
              </w:rPr>
              <w:t>15</w:t>
            </w:r>
            <w:r w:rsidR="00BC6603" w:rsidRPr="00CB1C05">
              <w:rPr>
                <w:sz w:val="20"/>
              </w:rPr>
              <w:t>9</w:t>
            </w:r>
          </w:p>
        </w:tc>
        <w:tc>
          <w:tcPr>
            <w:tcW w:w="2070" w:type="dxa"/>
          </w:tcPr>
          <w:p w14:paraId="16E49EE2" w14:textId="77777777" w:rsidR="00A16151" w:rsidRPr="00CB1C05" w:rsidRDefault="00A16151" w:rsidP="00CB1C05">
            <w:pPr>
              <w:spacing w:after="120"/>
              <w:rPr>
                <w:sz w:val="20"/>
              </w:rPr>
            </w:pPr>
            <w:r w:rsidRPr="00CB1C05">
              <w:rPr>
                <w:sz w:val="20"/>
              </w:rPr>
              <w:t>Gender</w:t>
            </w:r>
          </w:p>
        </w:tc>
        <w:tc>
          <w:tcPr>
            <w:tcW w:w="1800" w:type="dxa"/>
          </w:tcPr>
          <w:p w14:paraId="16E49EE3" w14:textId="77777777" w:rsidR="00A16151" w:rsidRPr="00CB1C05" w:rsidRDefault="00292BDD" w:rsidP="00CB1C05">
            <w:pPr>
              <w:spacing w:after="120"/>
              <w:rPr>
                <w:sz w:val="20"/>
              </w:rPr>
            </w:pPr>
            <w:proofErr w:type="spellStart"/>
            <w:r w:rsidRPr="00CB1C05">
              <w:rPr>
                <w:sz w:val="20"/>
              </w:rPr>
              <w:t>tblPatient</w:t>
            </w:r>
            <w:proofErr w:type="spellEnd"/>
          </w:p>
        </w:tc>
        <w:tc>
          <w:tcPr>
            <w:tcW w:w="3690" w:type="dxa"/>
          </w:tcPr>
          <w:p w14:paraId="16E49EE4" w14:textId="77777777" w:rsidR="00A16151" w:rsidRPr="00CB1C05" w:rsidRDefault="00292BDD" w:rsidP="00CB1C05">
            <w:pPr>
              <w:spacing w:after="120"/>
              <w:rPr>
                <w:sz w:val="20"/>
              </w:rPr>
            </w:pPr>
            <w:r w:rsidRPr="00CB1C05">
              <w:rPr>
                <w:sz w:val="20"/>
              </w:rPr>
              <w:t>Gender</w:t>
            </w:r>
          </w:p>
        </w:tc>
      </w:tr>
      <w:tr w:rsidR="00A16151" w:rsidRPr="00CB1C05" w14:paraId="16E49EEA" w14:textId="77777777" w:rsidTr="006B4698">
        <w:tc>
          <w:tcPr>
            <w:tcW w:w="1080" w:type="dxa"/>
          </w:tcPr>
          <w:p w14:paraId="16E49EE6" w14:textId="09DE676E" w:rsidR="00A16151" w:rsidRPr="00CB1C05" w:rsidRDefault="00312CA1" w:rsidP="00CB1C05">
            <w:pPr>
              <w:spacing w:after="120"/>
              <w:rPr>
                <w:sz w:val="20"/>
              </w:rPr>
            </w:pPr>
            <w:ins w:id="1116" w:author="bmooney" w:date="2011-06-30T16:56:00Z">
              <w:r>
                <w:rPr>
                  <w:sz w:val="20"/>
                </w:rPr>
                <w:t>FR-</w:t>
              </w:r>
            </w:ins>
            <w:r w:rsidR="00A16151" w:rsidRPr="00CB1C05">
              <w:rPr>
                <w:sz w:val="20"/>
              </w:rPr>
              <w:t>1</w:t>
            </w:r>
            <w:r w:rsidR="0022664B" w:rsidRPr="00CB1C05">
              <w:rPr>
                <w:sz w:val="20"/>
              </w:rPr>
              <w:t>6</w:t>
            </w:r>
            <w:r w:rsidR="00BC6603" w:rsidRPr="00CB1C05">
              <w:rPr>
                <w:sz w:val="20"/>
              </w:rPr>
              <w:t>0</w:t>
            </w:r>
          </w:p>
        </w:tc>
        <w:tc>
          <w:tcPr>
            <w:tcW w:w="2070" w:type="dxa"/>
          </w:tcPr>
          <w:p w14:paraId="16E49EE7" w14:textId="77777777" w:rsidR="00A16151" w:rsidRPr="00CB1C05" w:rsidRDefault="00A16151" w:rsidP="00CB1C05">
            <w:pPr>
              <w:spacing w:after="120"/>
              <w:rPr>
                <w:sz w:val="20"/>
              </w:rPr>
            </w:pPr>
            <w:r w:rsidRPr="00CB1C05">
              <w:rPr>
                <w:sz w:val="20"/>
              </w:rPr>
              <w:t>MRN</w:t>
            </w:r>
          </w:p>
        </w:tc>
        <w:tc>
          <w:tcPr>
            <w:tcW w:w="1800" w:type="dxa"/>
          </w:tcPr>
          <w:p w14:paraId="16E49EE8" w14:textId="77777777" w:rsidR="00A16151" w:rsidRPr="00CB1C05" w:rsidRDefault="00BC6603" w:rsidP="00CB1C05">
            <w:pPr>
              <w:spacing w:after="120"/>
              <w:rPr>
                <w:sz w:val="20"/>
              </w:rPr>
            </w:pPr>
            <w:proofErr w:type="spellStart"/>
            <w:r w:rsidRPr="00CB1C05">
              <w:rPr>
                <w:sz w:val="20"/>
              </w:rPr>
              <w:t>tblPatient</w:t>
            </w:r>
            <w:proofErr w:type="spellEnd"/>
          </w:p>
        </w:tc>
        <w:tc>
          <w:tcPr>
            <w:tcW w:w="3690" w:type="dxa"/>
          </w:tcPr>
          <w:p w14:paraId="16E49EE9" w14:textId="77777777" w:rsidR="00A16151" w:rsidRPr="00CB1C05" w:rsidRDefault="00BC6603" w:rsidP="00CB1C05">
            <w:pPr>
              <w:spacing w:after="120"/>
              <w:rPr>
                <w:sz w:val="20"/>
              </w:rPr>
            </w:pPr>
            <w:proofErr w:type="spellStart"/>
            <w:r w:rsidRPr="00CB1C05">
              <w:rPr>
                <w:sz w:val="20"/>
              </w:rPr>
              <w:t>MedicalRecordNumber</w:t>
            </w:r>
            <w:proofErr w:type="spellEnd"/>
          </w:p>
        </w:tc>
      </w:tr>
      <w:tr w:rsidR="00A16151" w:rsidRPr="00CB1C05" w14:paraId="16E49EEF" w14:textId="77777777" w:rsidTr="006B4698">
        <w:tc>
          <w:tcPr>
            <w:tcW w:w="1080" w:type="dxa"/>
          </w:tcPr>
          <w:p w14:paraId="16E49EEB" w14:textId="04DF59BB" w:rsidR="00A16151" w:rsidRPr="00CB1C05" w:rsidRDefault="00312CA1" w:rsidP="00CB1C05">
            <w:pPr>
              <w:spacing w:after="120"/>
              <w:rPr>
                <w:sz w:val="20"/>
              </w:rPr>
            </w:pPr>
            <w:ins w:id="1117" w:author="bmooney" w:date="2011-06-30T16:56:00Z">
              <w:r>
                <w:rPr>
                  <w:sz w:val="20"/>
                </w:rPr>
                <w:t>FR-</w:t>
              </w:r>
            </w:ins>
            <w:r w:rsidR="0022664B" w:rsidRPr="00CB1C05">
              <w:rPr>
                <w:sz w:val="20"/>
              </w:rPr>
              <w:t>16</w:t>
            </w:r>
            <w:r w:rsidR="00BC6603" w:rsidRPr="00CB1C05">
              <w:rPr>
                <w:sz w:val="20"/>
              </w:rPr>
              <w:t>1</w:t>
            </w:r>
          </w:p>
        </w:tc>
        <w:tc>
          <w:tcPr>
            <w:tcW w:w="2070" w:type="dxa"/>
          </w:tcPr>
          <w:p w14:paraId="16E49EEC" w14:textId="77777777" w:rsidR="00A16151" w:rsidRPr="00CB1C05" w:rsidRDefault="00A16151" w:rsidP="00CB1C05">
            <w:pPr>
              <w:spacing w:after="120"/>
              <w:rPr>
                <w:sz w:val="20"/>
              </w:rPr>
            </w:pPr>
            <w:r w:rsidRPr="00CB1C05">
              <w:rPr>
                <w:sz w:val="20"/>
              </w:rPr>
              <w:t>SSN</w:t>
            </w:r>
          </w:p>
        </w:tc>
        <w:tc>
          <w:tcPr>
            <w:tcW w:w="1800" w:type="dxa"/>
          </w:tcPr>
          <w:p w14:paraId="16E49EED" w14:textId="77777777" w:rsidR="00A16151" w:rsidRPr="00CB1C05" w:rsidRDefault="00BC6603" w:rsidP="00CB1C05">
            <w:pPr>
              <w:spacing w:after="120"/>
              <w:rPr>
                <w:sz w:val="20"/>
              </w:rPr>
            </w:pPr>
            <w:proofErr w:type="spellStart"/>
            <w:r w:rsidRPr="00CB1C05">
              <w:rPr>
                <w:sz w:val="20"/>
              </w:rPr>
              <w:t>tblPatient</w:t>
            </w:r>
            <w:proofErr w:type="spellEnd"/>
          </w:p>
        </w:tc>
        <w:tc>
          <w:tcPr>
            <w:tcW w:w="3690" w:type="dxa"/>
          </w:tcPr>
          <w:p w14:paraId="16E49EEE" w14:textId="77777777" w:rsidR="00A16151" w:rsidRPr="00CB1C05" w:rsidRDefault="00BC6603" w:rsidP="00CB1C05">
            <w:pPr>
              <w:spacing w:after="120"/>
              <w:rPr>
                <w:sz w:val="20"/>
              </w:rPr>
            </w:pPr>
            <w:r w:rsidRPr="00CB1C05">
              <w:rPr>
                <w:sz w:val="20"/>
              </w:rPr>
              <w:t>SSN</w:t>
            </w:r>
          </w:p>
        </w:tc>
      </w:tr>
    </w:tbl>
    <w:p w14:paraId="16E49EF0" w14:textId="77777777" w:rsidR="00EC2B18" w:rsidRDefault="00EC2B18"/>
    <w:p w14:paraId="16E49EF1" w14:textId="77777777" w:rsidR="00684432" w:rsidRDefault="00A02D05" w:rsidP="00684432">
      <w:pPr>
        <w:pStyle w:val="Body3"/>
      </w:pPr>
      <w:r w:rsidRPr="00FB06D0">
        <w:t xml:space="preserve">Defaults in </w:t>
      </w:r>
      <w:proofErr w:type="spellStart"/>
      <w:r w:rsidRPr="00FB06D0">
        <w:t>tblRequisition</w:t>
      </w:r>
      <w:proofErr w:type="spellEnd"/>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0"/>
        <w:gridCol w:w="1980"/>
        <w:gridCol w:w="2520"/>
        <w:gridCol w:w="1530"/>
        <w:gridCol w:w="1620"/>
      </w:tblGrid>
      <w:tr w:rsidR="006B57DA" w:rsidRPr="00CB1C05" w14:paraId="16E49EF7" w14:textId="77777777" w:rsidTr="00CF592E">
        <w:trPr>
          <w:cantSplit/>
          <w:tblHeader/>
        </w:trPr>
        <w:tc>
          <w:tcPr>
            <w:tcW w:w="990" w:type="dxa"/>
          </w:tcPr>
          <w:p w14:paraId="16E49EF2" w14:textId="77777777" w:rsidR="006B57DA" w:rsidRPr="00CB1C05" w:rsidRDefault="006B57DA" w:rsidP="00CB1C05">
            <w:pPr>
              <w:spacing w:after="120"/>
              <w:rPr>
                <w:sz w:val="20"/>
              </w:rPr>
            </w:pPr>
            <w:r w:rsidRPr="00CB1C05">
              <w:rPr>
                <w:sz w:val="20"/>
              </w:rPr>
              <w:t>FR-#</w:t>
            </w:r>
          </w:p>
        </w:tc>
        <w:tc>
          <w:tcPr>
            <w:tcW w:w="1980" w:type="dxa"/>
          </w:tcPr>
          <w:p w14:paraId="16E49EF3" w14:textId="77777777" w:rsidR="006B57DA" w:rsidRPr="00CB1C05" w:rsidRDefault="006B57DA" w:rsidP="00CB1C05">
            <w:pPr>
              <w:spacing w:after="120"/>
              <w:rPr>
                <w:sz w:val="20"/>
              </w:rPr>
            </w:pPr>
            <w:r w:rsidRPr="00CB1C05">
              <w:rPr>
                <w:sz w:val="20"/>
              </w:rPr>
              <w:t>Table</w:t>
            </w:r>
          </w:p>
        </w:tc>
        <w:tc>
          <w:tcPr>
            <w:tcW w:w="2520" w:type="dxa"/>
          </w:tcPr>
          <w:p w14:paraId="16E49EF4" w14:textId="77777777" w:rsidR="006B57DA" w:rsidRPr="00CB1C05" w:rsidRDefault="006B57DA" w:rsidP="00CB1C05">
            <w:pPr>
              <w:spacing w:after="120"/>
              <w:rPr>
                <w:sz w:val="20"/>
              </w:rPr>
            </w:pPr>
            <w:r w:rsidRPr="00CB1C05">
              <w:rPr>
                <w:sz w:val="20"/>
              </w:rPr>
              <w:t>Column</w:t>
            </w:r>
          </w:p>
        </w:tc>
        <w:tc>
          <w:tcPr>
            <w:tcW w:w="1530" w:type="dxa"/>
          </w:tcPr>
          <w:p w14:paraId="16E49EF5" w14:textId="77777777" w:rsidR="006B57DA" w:rsidRPr="00CB1C05" w:rsidRDefault="006B57DA" w:rsidP="00CB1C05">
            <w:pPr>
              <w:spacing w:after="120"/>
              <w:rPr>
                <w:sz w:val="20"/>
              </w:rPr>
            </w:pPr>
            <w:r w:rsidRPr="00CB1C05">
              <w:rPr>
                <w:sz w:val="20"/>
              </w:rPr>
              <w:t>Default value</w:t>
            </w:r>
          </w:p>
        </w:tc>
        <w:tc>
          <w:tcPr>
            <w:tcW w:w="1620" w:type="dxa"/>
          </w:tcPr>
          <w:p w14:paraId="16E49EF6" w14:textId="77777777" w:rsidR="006B57DA" w:rsidRPr="00CB1C05" w:rsidRDefault="006B57DA" w:rsidP="00CB1C05">
            <w:pPr>
              <w:spacing w:after="120"/>
              <w:rPr>
                <w:sz w:val="20"/>
              </w:rPr>
            </w:pPr>
            <w:r w:rsidRPr="00CB1C05">
              <w:rPr>
                <w:sz w:val="20"/>
              </w:rPr>
              <w:t>Meaning</w:t>
            </w:r>
          </w:p>
        </w:tc>
      </w:tr>
      <w:tr w:rsidR="006B57DA" w:rsidRPr="00CB1C05" w14:paraId="16E49EFD" w14:textId="77777777" w:rsidTr="00CF592E">
        <w:trPr>
          <w:cantSplit/>
          <w:tblHeader/>
        </w:trPr>
        <w:tc>
          <w:tcPr>
            <w:tcW w:w="990" w:type="dxa"/>
          </w:tcPr>
          <w:p w14:paraId="16E49EF8" w14:textId="20CD13CB" w:rsidR="006B57DA" w:rsidRPr="00CB1C05" w:rsidRDefault="00312CA1" w:rsidP="00CB1C05">
            <w:pPr>
              <w:spacing w:after="120"/>
              <w:rPr>
                <w:sz w:val="20"/>
              </w:rPr>
            </w:pPr>
            <w:ins w:id="1118" w:author="bmooney" w:date="2011-06-30T16:57:00Z">
              <w:r>
                <w:rPr>
                  <w:sz w:val="20"/>
                </w:rPr>
                <w:t>FR-</w:t>
              </w:r>
            </w:ins>
            <w:r w:rsidR="0022664B" w:rsidRPr="00CB1C05">
              <w:rPr>
                <w:sz w:val="20"/>
              </w:rPr>
              <w:t>162</w:t>
            </w:r>
          </w:p>
        </w:tc>
        <w:tc>
          <w:tcPr>
            <w:tcW w:w="1980" w:type="dxa"/>
          </w:tcPr>
          <w:p w14:paraId="16E49EF9" w14:textId="77777777" w:rsidR="006B57DA" w:rsidRPr="00CB1C05" w:rsidRDefault="006B57DA" w:rsidP="00CB1C05">
            <w:pPr>
              <w:spacing w:after="120"/>
              <w:rPr>
                <w:sz w:val="20"/>
              </w:rPr>
            </w:pPr>
            <w:proofErr w:type="spellStart"/>
            <w:r w:rsidRPr="00CB1C05">
              <w:rPr>
                <w:sz w:val="20"/>
              </w:rPr>
              <w:t>tblRequisition</w:t>
            </w:r>
            <w:proofErr w:type="spellEnd"/>
          </w:p>
        </w:tc>
        <w:tc>
          <w:tcPr>
            <w:tcW w:w="2520" w:type="dxa"/>
          </w:tcPr>
          <w:p w14:paraId="16E49EFA" w14:textId="77777777" w:rsidR="006B57DA" w:rsidRPr="00CB1C05" w:rsidRDefault="006B57DA" w:rsidP="00CB1C05">
            <w:pPr>
              <w:spacing w:after="120"/>
              <w:rPr>
                <w:sz w:val="20"/>
              </w:rPr>
            </w:pPr>
            <w:r w:rsidRPr="00CB1C05">
              <w:rPr>
                <w:sz w:val="20"/>
              </w:rPr>
              <w:t>Billing Type</w:t>
            </w:r>
          </w:p>
        </w:tc>
        <w:tc>
          <w:tcPr>
            <w:tcW w:w="1530" w:type="dxa"/>
          </w:tcPr>
          <w:p w14:paraId="16E49EFB" w14:textId="77777777" w:rsidR="006B57DA" w:rsidRPr="00CB1C05" w:rsidRDefault="006B57DA" w:rsidP="00CB1C05">
            <w:pPr>
              <w:spacing w:after="120"/>
              <w:rPr>
                <w:sz w:val="20"/>
              </w:rPr>
            </w:pPr>
            <w:r w:rsidRPr="00CB1C05">
              <w:rPr>
                <w:sz w:val="20"/>
              </w:rPr>
              <w:t>0</w:t>
            </w:r>
          </w:p>
        </w:tc>
        <w:tc>
          <w:tcPr>
            <w:tcW w:w="1620" w:type="dxa"/>
          </w:tcPr>
          <w:p w14:paraId="16E49EFC" w14:textId="77777777" w:rsidR="006B57DA" w:rsidRPr="00CB1C05" w:rsidRDefault="006B57DA" w:rsidP="00CB1C05">
            <w:pPr>
              <w:spacing w:after="120"/>
              <w:rPr>
                <w:sz w:val="20"/>
              </w:rPr>
            </w:pPr>
            <w:r w:rsidRPr="00CB1C05">
              <w:rPr>
                <w:sz w:val="20"/>
              </w:rPr>
              <w:t>Un</w:t>
            </w:r>
            <w:r w:rsidR="00A073C3" w:rsidRPr="00CB1C05">
              <w:rPr>
                <w:sz w:val="20"/>
              </w:rPr>
              <w:t>known</w:t>
            </w:r>
          </w:p>
        </w:tc>
      </w:tr>
      <w:tr w:rsidR="006B57DA" w:rsidRPr="00CB1C05" w14:paraId="16E49F03" w14:textId="77777777" w:rsidTr="00CF592E">
        <w:trPr>
          <w:cantSplit/>
          <w:tblHeader/>
        </w:trPr>
        <w:tc>
          <w:tcPr>
            <w:tcW w:w="990" w:type="dxa"/>
          </w:tcPr>
          <w:p w14:paraId="16E49EFE" w14:textId="20E4F1E9" w:rsidR="006B57DA" w:rsidRPr="00CB1C05" w:rsidRDefault="00312CA1" w:rsidP="00CB1C05">
            <w:pPr>
              <w:spacing w:after="120"/>
              <w:rPr>
                <w:sz w:val="20"/>
              </w:rPr>
            </w:pPr>
            <w:ins w:id="1119" w:author="bmooney" w:date="2011-06-30T16:57:00Z">
              <w:r>
                <w:rPr>
                  <w:sz w:val="20"/>
                </w:rPr>
                <w:t>FR-</w:t>
              </w:r>
            </w:ins>
            <w:r w:rsidR="0022664B" w:rsidRPr="00CB1C05">
              <w:rPr>
                <w:sz w:val="20"/>
              </w:rPr>
              <w:t>163</w:t>
            </w:r>
          </w:p>
        </w:tc>
        <w:tc>
          <w:tcPr>
            <w:tcW w:w="1980" w:type="dxa"/>
          </w:tcPr>
          <w:p w14:paraId="16E49EFF" w14:textId="77777777" w:rsidR="006B57DA" w:rsidRPr="00CB1C05" w:rsidRDefault="006B57DA" w:rsidP="00CB1C05">
            <w:pPr>
              <w:spacing w:after="120"/>
              <w:rPr>
                <w:sz w:val="20"/>
              </w:rPr>
            </w:pPr>
            <w:proofErr w:type="spellStart"/>
            <w:r w:rsidRPr="00CB1C05">
              <w:rPr>
                <w:sz w:val="20"/>
              </w:rPr>
              <w:t>tblRequisition</w:t>
            </w:r>
            <w:proofErr w:type="spellEnd"/>
          </w:p>
        </w:tc>
        <w:tc>
          <w:tcPr>
            <w:tcW w:w="2520" w:type="dxa"/>
          </w:tcPr>
          <w:p w14:paraId="16E49F00" w14:textId="77777777" w:rsidR="006B57DA" w:rsidRPr="00CB1C05" w:rsidRDefault="006B57DA" w:rsidP="00CB1C05">
            <w:pPr>
              <w:spacing w:after="120"/>
              <w:rPr>
                <w:sz w:val="20"/>
              </w:rPr>
            </w:pPr>
            <w:proofErr w:type="spellStart"/>
            <w:r w:rsidRPr="00CB1C05">
              <w:rPr>
                <w:sz w:val="20"/>
              </w:rPr>
              <w:t>SubmissionType</w:t>
            </w:r>
            <w:proofErr w:type="spellEnd"/>
          </w:p>
        </w:tc>
        <w:tc>
          <w:tcPr>
            <w:tcW w:w="1530" w:type="dxa"/>
          </w:tcPr>
          <w:p w14:paraId="16E49F01" w14:textId="77777777" w:rsidR="006B57DA" w:rsidRPr="00CB1C05" w:rsidRDefault="006B57DA" w:rsidP="00CB1C05">
            <w:pPr>
              <w:spacing w:after="120"/>
              <w:rPr>
                <w:sz w:val="20"/>
              </w:rPr>
            </w:pPr>
            <w:r w:rsidRPr="00CB1C05">
              <w:rPr>
                <w:sz w:val="20"/>
              </w:rPr>
              <w:t>1</w:t>
            </w:r>
          </w:p>
        </w:tc>
        <w:tc>
          <w:tcPr>
            <w:tcW w:w="1620" w:type="dxa"/>
          </w:tcPr>
          <w:p w14:paraId="16E49F02" w14:textId="77777777" w:rsidR="006B57DA" w:rsidRPr="00CB1C05" w:rsidRDefault="006B57DA" w:rsidP="00CB1C05">
            <w:pPr>
              <w:spacing w:after="120"/>
              <w:rPr>
                <w:sz w:val="20"/>
              </w:rPr>
            </w:pPr>
            <w:r w:rsidRPr="00CB1C05">
              <w:rPr>
                <w:sz w:val="20"/>
              </w:rPr>
              <w:t>First submission</w:t>
            </w:r>
          </w:p>
        </w:tc>
      </w:tr>
      <w:tr w:rsidR="006B57DA" w:rsidRPr="00CB1C05" w14:paraId="16E49F09" w14:textId="77777777" w:rsidTr="00CF592E">
        <w:trPr>
          <w:cantSplit/>
          <w:tblHeader/>
        </w:trPr>
        <w:tc>
          <w:tcPr>
            <w:tcW w:w="990" w:type="dxa"/>
          </w:tcPr>
          <w:p w14:paraId="16E49F04" w14:textId="544F34A1" w:rsidR="006B57DA" w:rsidRPr="00CB1C05" w:rsidRDefault="00312CA1" w:rsidP="00CB1C05">
            <w:pPr>
              <w:spacing w:after="120"/>
              <w:rPr>
                <w:sz w:val="20"/>
              </w:rPr>
            </w:pPr>
            <w:ins w:id="1120" w:author="bmooney" w:date="2011-06-30T16:57:00Z">
              <w:r>
                <w:rPr>
                  <w:sz w:val="20"/>
                </w:rPr>
                <w:t>FR-</w:t>
              </w:r>
            </w:ins>
            <w:r w:rsidR="0022664B" w:rsidRPr="00CB1C05">
              <w:rPr>
                <w:sz w:val="20"/>
              </w:rPr>
              <w:t>164</w:t>
            </w:r>
          </w:p>
        </w:tc>
        <w:tc>
          <w:tcPr>
            <w:tcW w:w="1980" w:type="dxa"/>
          </w:tcPr>
          <w:p w14:paraId="16E49F05" w14:textId="77777777" w:rsidR="006B57DA" w:rsidRPr="00CB1C05" w:rsidRDefault="006B57DA" w:rsidP="00CB1C05">
            <w:pPr>
              <w:spacing w:after="120"/>
              <w:rPr>
                <w:sz w:val="20"/>
              </w:rPr>
            </w:pPr>
            <w:proofErr w:type="spellStart"/>
            <w:r w:rsidRPr="00CB1C05">
              <w:rPr>
                <w:sz w:val="20"/>
              </w:rPr>
              <w:t>tblRequisition</w:t>
            </w:r>
            <w:proofErr w:type="spellEnd"/>
          </w:p>
        </w:tc>
        <w:tc>
          <w:tcPr>
            <w:tcW w:w="2520" w:type="dxa"/>
          </w:tcPr>
          <w:p w14:paraId="16E49F06" w14:textId="77777777" w:rsidR="006B57DA" w:rsidRPr="00CB1C05" w:rsidRDefault="006B57DA" w:rsidP="00CB1C05">
            <w:pPr>
              <w:spacing w:after="120"/>
              <w:rPr>
                <w:sz w:val="20"/>
              </w:rPr>
            </w:pPr>
            <w:proofErr w:type="spellStart"/>
            <w:r w:rsidRPr="00CB1C05">
              <w:rPr>
                <w:sz w:val="20"/>
              </w:rPr>
              <w:t>SignatureVerified</w:t>
            </w:r>
            <w:proofErr w:type="spellEnd"/>
          </w:p>
        </w:tc>
        <w:tc>
          <w:tcPr>
            <w:tcW w:w="1530" w:type="dxa"/>
          </w:tcPr>
          <w:p w14:paraId="16E49F07" w14:textId="77777777" w:rsidR="006B57DA" w:rsidRPr="00CB1C05" w:rsidRDefault="006B57DA" w:rsidP="00CB1C05">
            <w:pPr>
              <w:spacing w:after="120"/>
              <w:rPr>
                <w:sz w:val="20"/>
              </w:rPr>
            </w:pPr>
            <w:r w:rsidRPr="00CB1C05">
              <w:rPr>
                <w:sz w:val="20"/>
              </w:rPr>
              <w:t>0</w:t>
            </w:r>
          </w:p>
        </w:tc>
        <w:tc>
          <w:tcPr>
            <w:tcW w:w="1620" w:type="dxa"/>
          </w:tcPr>
          <w:p w14:paraId="16E49F08" w14:textId="77777777" w:rsidR="006B57DA" w:rsidRPr="00CB1C05" w:rsidRDefault="006B57DA" w:rsidP="00CB1C05">
            <w:pPr>
              <w:spacing w:after="120"/>
              <w:rPr>
                <w:sz w:val="20"/>
              </w:rPr>
            </w:pPr>
            <w:r w:rsidRPr="00CB1C05">
              <w:rPr>
                <w:sz w:val="20"/>
              </w:rPr>
              <w:t>Not verified</w:t>
            </w:r>
          </w:p>
        </w:tc>
      </w:tr>
      <w:tr w:rsidR="006B57DA" w:rsidRPr="00CB1C05" w14:paraId="16E49F0F" w14:textId="77777777" w:rsidTr="00CF592E">
        <w:trPr>
          <w:cantSplit/>
          <w:tblHeader/>
        </w:trPr>
        <w:tc>
          <w:tcPr>
            <w:tcW w:w="990" w:type="dxa"/>
          </w:tcPr>
          <w:p w14:paraId="16E49F0A" w14:textId="06CEEAD4" w:rsidR="006B57DA" w:rsidRPr="00CB1C05" w:rsidRDefault="00312CA1" w:rsidP="00CB1C05">
            <w:pPr>
              <w:spacing w:after="120"/>
              <w:rPr>
                <w:sz w:val="20"/>
              </w:rPr>
            </w:pPr>
            <w:ins w:id="1121" w:author="bmooney" w:date="2011-06-30T16:57:00Z">
              <w:r>
                <w:rPr>
                  <w:sz w:val="20"/>
                </w:rPr>
                <w:t>FR-</w:t>
              </w:r>
            </w:ins>
            <w:r w:rsidR="0022664B" w:rsidRPr="00CB1C05">
              <w:rPr>
                <w:sz w:val="20"/>
              </w:rPr>
              <w:t>165</w:t>
            </w:r>
          </w:p>
        </w:tc>
        <w:tc>
          <w:tcPr>
            <w:tcW w:w="1980" w:type="dxa"/>
          </w:tcPr>
          <w:p w14:paraId="16E49F0B" w14:textId="77777777" w:rsidR="006B57DA" w:rsidRPr="00CB1C05" w:rsidRDefault="006B57DA" w:rsidP="00CB1C05">
            <w:pPr>
              <w:spacing w:after="120"/>
              <w:rPr>
                <w:sz w:val="20"/>
              </w:rPr>
            </w:pPr>
            <w:proofErr w:type="spellStart"/>
            <w:r w:rsidRPr="00CB1C05">
              <w:rPr>
                <w:sz w:val="20"/>
              </w:rPr>
              <w:t>tblRequisition</w:t>
            </w:r>
            <w:proofErr w:type="spellEnd"/>
          </w:p>
        </w:tc>
        <w:tc>
          <w:tcPr>
            <w:tcW w:w="2520" w:type="dxa"/>
          </w:tcPr>
          <w:p w14:paraId="16E49F0C" w14:textId="77777777" w:rsidR="006B57DA" w:rsidRPr="00CB1C05" w:rsidRDefault="006B57DA" w:rsidP="00CB1C05">
            <w:pPr>
              <w:spacing w:after="120"/>
              <w:rPr>
                <w:sz w:val="20"/>
              </w:rPr>
            </w:pPr>
            <w:proofErr w:type="spellStart"/>
            <w:r w:rsidRPr="00CB1C05">
              <w:rPr>
                <w:sz w:val="20"/>
              </w:rPr>
              <w:t>SignatureDate</w:t>
            </w:r>
            <w:proofErr w:type="spellEnd"/>
          </w:p>
        </w:tc>
        <w:tc>
          <w:tcPr>
            <w:tcW w:w="1530" w:type="dxa"/>
          </w:tcPr>
          <w:p w14:paraId="16E49F0D" w14:textId="77777777" w:rsidR="006B57DA" w:rsidRPr="00CB1C05" w:rsidRDefault="006B57DA" w:rsidP="00CB1C05">
            <w:pPr>
              <w:spacing w:after="120"/>
              <w:rPr>
                <w:sz w:val="20"/>
              </w:rPr>
            </w:pPr>
            <w:r w:rsidRPr="00CB1C05">
              <w:rPr>
                <w:sz w:val="20"/>
              </w:rPr>
              <w:t>NULL</w:t>
            </w:r>
          </w:p>
        </w:tc>
        <w:tc>
          <w:tcPr>
            <w:tcW w:w="1620" w:type="dxa"/>
          </w:tcPr>
          <w:p w14:paraId="16E49F0E" w14:textId="77777777" w:rsidR="006B57DA" w:rsidRPr="00CB1C05" w:rsidRDefault="006B57DA" w:rsidP="00CB1C05">
            <w:pPr>
              <w:spacing w:after="120"/>
              <w:rPr>
                <w:sz w:val="20"/>
              </w:rPr>
            </w:pPr>
          </w:p>
        </w:tc>
      </w:tr>
      <w:tr w:rsidR="006B57DA" w:rsidRPr="00CB1C05" w14:paraId="16E49F15" w14:textId="77777777" w:rsidTr="00CF592E">
        <w:trPr>
          <w:cantSplit/>
          <w:tblHeader/>
        </w:trPr>
        <w:tc>
          <w:tcPr>
            <w:tcW w:w="990" w:type="dxa"/>
          </w:tcPr>
          <w:p w14:paraId="16E49F10" w14:textId="3AF62393" w:rsidR="006B57DA" w:rsidRPr="00CB1C05" w:rsidRDefault="00312CA1" w:rsidP="00CB1C05">
            <w:pPr>
              <w:spacing w:after="120"/>
              <w:rPr>
                <w:sz w:val="20"/>
              </w:rPr>
            </w:pPr>
            <w:ins w:id="1122" w:author="bmooney" w:date="2011-06-30T16:57:00Z">
              <w:r>
                <w:rPr>
                  <w:sz w:val="20"/>
                </w:rPr>
                <w:t>FR-</w:t>
              </w:r>
            </w:ins>
            <w:r w:rsidR="0022664B" w:rsidRPr="00CB1C05">
              <w:rPr>
                <w:sz w:val="20"/>
              </w:rPr>
              <w:t>166</w:t>
            </w:r>
          </w:p>
        </w:tc>
        <w:tc>
          <w:tcPr>
            <w:tcW w:w="1980" w:type="dxa"/>
          </w:tcPr>
          <w:p w14:paraId="16E49F11" w14:textId="77777777" w:rsidR="006B57DA" w:rsidRPr="00CB1C05" w:rsidRDefault="006B57DA" w:rsidP="00CB1C05">
            <w:pPr>
              <w:spacing w:after="120"/>
              <w:rPr>
                <w:sz w:val="20"/>
              </w:rPr>
            </w:pPr>
            <w:proofErr w:type="spellStart"/>
            <w:r w:rsidRPr="00CB1C05">
              <w:rPr>
                <w:sz w:val="20"/>
              </w:rPr>
              <w:t>tblRequisition</w:t>
            </w:r>
            <w:proofErr w:type="spellEnd"/>
          </w:p>
        </w:tc>
        <w:tc>
          <w:tcPr>
            <w:tcW w:w="2520" w:type="dxa"/>
          </w:tcPr>
          <w:p w14:paraId="16E49F12" w14:textId="77777777" w:rsidR="006B57DA" w:rsidRPr="00CB1C05" w:rsidRDefault="006B57DA" w:rsidP="00CB1C05">
            <w:pPr>
              <w:spacing w:after="120"/>
              <w:rPr>
                <w:sz w:val="20"/>
              </w:rPr>
            </w:pPr>
            <w:proofErr w:type="spellStart"/>
            <w:r w:rsidRPr="00CB1C05">
              <w:rPr>
                <w:sz w:val="20"/>
              </w:rPr>
              <w:t>KitTrackingNumber</w:t>
            </w:r>
            <w:proofErr w:type="spellEnd"/>
          </w:p>
        </w:tc>
        <w:tc>
          <w:tcPr>
            <w:tcW w:w="1530" w:type="dxa"/>
          </w:tcPr>
          <w:p w14:paraId="16E49F13" w14:textId="77777777" w:rsidR="006B57DA" w:rsidRPr="00CB1C05" w:rsidRDefault="006B57DA" w:rsidP="00CB1C05">
            <w:pPr>
              <w:spacing w:after="120"/>
              <w:rPr>
                <w:sz w:val="20"/>
              </w:rPr>
            </w:pPr>
            <w:r w:rsidRPr="00CB1C05">
              <w:rPr>
                <w:sz w:val="20"/>
              </w:rPr>
              <w:t>NULL</w:t>
            </w:r>
          </w:p>
        </w:tc>
        <w:tc>
          <w:tcPr>
            <w:tcW w:w="1620" w:type="dxa"/>
          </w:tcPr>
          <w:p w14:paraId="16E49F14" w14:textId="77777777" w:rsidR="006B57DA" w:rsidRPr="00CB1C05" w:rsidRDefault="006B57DA" w:rsidP="00CB1C05">
            <w:pPr>
              <w:spacing w:after="120"/>
              <w:rPr>
                <w:sz w:val="20"/>
              </w:rPr>
            </w:pPr>
          </w:p>
        </w:tc>
      </w:tr>
      <w:tr w:rsidR="006B57DA" w:rsidRPr="00CB1C05" w14:paraId="16E49F1B" w14:textId="77777777" w:rsidTr="00CF592E">
        <w:trPr>
          <w:cantSplit/>
          <w:tblHeader/>
        </w:trPr>
        <w:tc>
          <w:tcPr>
            <w:tcW w:w="990" w:type="dxa"/>
          </w:tcPr>
          <w:p w14:paraId="16E49F16" w14:textId="478CD7E9" w:rsidR="006B57DA" w:rsidRPr="00CB1C05" w:rsidRDefault="00312CA1" w:rsidP="00CB1C05">
            <w:pPr>
              <w:spacing w:after="120"/>
              <w:rPr>
                <w:sz w:val="20"/>
              </w:rPr>
            </w:pPr>
            <w:ins w:id="1123" w:author="bmooney" w:date="2011-06-30T16:57:00Z">
              <w:r>
                <w:rPr>
                  <w:sz w:val="20"/>
                </w:rPr>
                <w:t>FR-</w:t>
              </w:r>
            </w:ins>
            <w:r w:rsidR="0022664B" w:rsidRPr="00CB1C05">
              <w:rPr>
                <w:sz w:val="20"/>
              </w:rPr>
              <w:t>167</w:t>
            </w:r>
          </w:p>
        </w:tc>
        <w:tc>
          <w:tcPr>
            <w:tcW w:w="1980" w:type="dxa"/>
          </w:tcPr>
          <w:p w14:paraId="16E49F17" w14:textId="77777777" w:rsidR="006B57DA" w:rsidRPr="00CB1C05" w:rsidRDefault="006B57DA" w:rsidP="00CB1C05">
            <w:pPr>
              <w:spacing w:after="120"/>
              <w:rPr>
                <w:sz w:val="20"/>
              </w:rPr>
            </w:pPr>
            <w:proofErr w:type="spellStart"/>
            <w:r w:rsidRPr="00CB1C05">
              <w:rPr>
                <w:sz w:val="20"/>
              </w:rPr>
              <w:t>tblRequisition</w:t>
            </w:r>
            <w:proofErr w:type="spellEnd"/>
          </w:p>
        </w:tc>
        <w:tc>
          <w:tcPr>
            <w:tcW w:w="2520" w:type="dxa"/>
          </w:tcPr>
          <w:p w14:paraId="16E49F18" w14:textId="77777777" w:rsidR="006B57DA" w:rsidRPr="00CB1C05" w:rsidRDefault="006B57DA" w:rsidP="00CB1C05">
            <w:pPr>
              <w:spacing w:after="120"/>
              <w:rPr>
                <w:sz w:val="20"/>
              </w:rPr>
            </w:pPr>
            <w:proofErr w:type="spellStart"/>
            <w:r w:rsidRPr="00CB1C05">
              <w:rPr>
                <w:sz w:val="20"/>
              </w:rPr>
              <w:t>RequisitionNotes</w:t>
            </w:r>
            <w:proofErr w:type="spellEnd"/>
          </w:p>
        </w:tc>
        <w:tc>
          <w:tcPr>
            <w:tcW w:w="1530" w:type="dxa"/>
          </w:tcPr>
          <w:p w14:paraId="16E49F19" w14:textId="77777777" w:rsidR="006B57DA" w:rsidRPr="00CB1C05" w:rsidRDefault="006B57DA" w:rsidP="00CB1C05">
            <w:pPr>
              <w:spacing w:after="120"/>
              <w:rPr>
                <w:sz w:val="20"/>
              </w:rPr>
            </w:pPr>
            <w:r w:rsidRPr="00CB1C05">
              <w:rPr>
                <w:sz w:val="20"/>
              </w:rPr>
              <w:t>NULL</w:t>
            </w:r>
          </w:p>
        </w:tc>
        <w:tc>
          <w:tcPr>
            <w:tcW w:w="1620" w:type="dxa"/>
          </w:tcPr>
          <w:p w14:paraId="16E49F1A" w14:textId="77777777" w:rsidR="006B57DA" w:rsidRPr="00CB1C05" w:rsidRDefault="006B57DA" w:rsidP="00CB1C05">
            <w:pPr>
              <w:spacing w:after="120"/>
              <w:rPr>
                <w:sz w:val="20"/>
              </w:rPr>
            </w:pPr>
          </w:p>
        </w:tc>
      </w:tr>
      <w:tr w:rsidR="006B57DA" w:rsidRPr="00CB1C05" w14:paraId="16E49F21" w14:textId="77777777" w:rsidTr="00CF592E">
        <w:trPr>
          <w:cantSplit/>
          <w:tblHeader/>
        </w:trPr>
        <w:tc>
          <w:tcPr>
            <w:tcW w:w="990" w:type="dxa"/>
          </w:tcPr>
          <w:p w14:paraId="16E49F1C" w14:textId="412A2937" w:rsidR="006B57DA" w:rsidRPr="00CB1C05" w:rsidRDefault="00312CA1" w:rsidP="00CB1C05">
            <w:pPr>
              <w:spacing w:after="120"/>
              <w:rPr>
                <w:sz w:val="20"/>
              </w:rPr>
            </w:pPr>
            <w:ins w:id="1124" w:author="bmooney" w:date="2011-06-30T16:57:00Z">
              <w:r>
                <w:rPr>
                  <w:sz w:val="20"/>
                </w:rPr>
                <w:t>FR-</w:t>
              </w:r>
            </w:ins>
            <w:r w:rsidR="0022664B" w:rsidRPr="00CB1C05">
              <w:rPr>
                <w:sz w:val="20"/>
              </w:rPr>
              <w:t>168</w:t>
            </w:r>
          </w:p>
        </w:tc>
        <w:tc>
          <w:tcPr>
            <w:tcW w:w="1980" w:type="dxa"/>
          </w:tcPr>
          <w:p w14:paraId="16E49F1D" w14:textId="77777777" w:rsidR="006B57DA" w:rsidRPr="00CB1C05" w:rsidRDefault="006B57DA" w:rsidP="00CB1C05">
            <w:pPr>
              <w:spacing w:after="120"/>
              <w:rPr>
                <w:sz w:val="20"/>
              </w:rPr>
            </w:pPr>
            <w:proofErr w:type="spellStart"/>
            <w:r w:rsidRPr="00CB1C05">
              <w:rPr>
                <w:sz w:val="20"/>
              </w:rPr>
              <w:t>tblRequisition</w:t>
            </w:r>
            <w:proofErr w:type="spellEnd"/>
          </w:p>
        </w:tc>
        <w:tc>
          <w:tcPr>
            <w:tcW w:w="2520" w:type="dxa"/>
          </w:tcPr>
          <w:p w14:paraId="16E49F1E" w14:textId="77777777" w:rsidR="006B57DA" w:rsidRPr="00CB1C05" w:rsidRDefault="00CF7600" w:rsidP="00CB1C05">
            <w:pPr>
              <w:spacing w:after="120"/>
              <w:rPr>
                <w:sz w:val="20"/>
              </w:rPr>
            </w:pPr>
            <w:proofErr w:type="spellStart"/>
            <w:r w:rsidRPr="00CB1C05">
              <w:rPr>
                <w:sz w:val="20"/>
              </w:rPr>
              <w:t>CreditCardNumber</w:t>
            </w:r>
            <w:proofErr w:type="spellEnd"/>
          </w:p>
        </w:tc>
        <w:tc>
          <w:tcPr>
            <w:tcW w:w="1530" w:type="dxa"/>
          </w:tcPr>
          <w:p w14:paraId="16E49F1F" w14:textId="77777777" w:rsidR="006B57DA" w:rsidRPr="00CB1C05" w:rsidRDefault="00CF7600" w:rsidP="00CB1C05">
            <w:pPr>
              <w:spacing w:after="120"/>
              <w:rPr>
                <w:sz w:val="20"/>
              </w:rPr>
            </w:pPr>
            <w:r w:rsidRPr="00CB1C05">
              <w:rPr>
                <w:sz w:val="20"/>
              </w:rPr>
              <w:t>NULL</w:t>
            </w:r>
          </w:p>
        </w:tc>
        <w:tc>
          <w:tcPr>
            <w:tcW w:w="1620" w:type="dxa"/>
          </w:tcPr>
          <w:p w14:paraId="16E49F20" w14:textId="77777777" w:rsidR="006B57DA" w:rsidRPr="00CB1C05" w:rsidRDefault="006B57DA" w:rsidP="00CB1C05">
            <w:pPr>
              <w:spacing w:after="120"/>
              <w:rPr>
                <w:sz w:val="20"/>
              </w:rPr>
            </w:pPr>
          </w:p>
        </w:tc>
      </w:tr>
      <w:tr w:rsidR="006B57DA" w:rsidRPr="00CB1C05" w14:paraId="16E49F27" w14:textId="77777777" w:rsidTr="00CF592E">
        <w:trPr>
          <w:cantSplit/>
          <w:tblHeader/>
        </w:trPr>
        <w:tc>
          <w:tcPr>
            <w:tcW w:w="990" w:type="dxa"/>
          </w:tcPr>
          <w:p w14:paraId="16E49F22" w14:textId="73024A51" w:rsidR="006B57DA" w:rsidRPr="00CB1C05" w:rsidRDefault="00312CA1" w:rsidP="00CB1C05">
            <w:pPr>
              <w:spacing w:after="120"/>
              <w:rPr>
                <w:sz w:val="20"/>
              </w:rPr>
            </w:pPr>
            <w:ins w:id="1125" w:author="bmooney" w:date="2011-06-30T16:57:00Z">
              <w:r>
                <w:rPr>
                  <w:sz w:val="20"/>
                </w:rPr>
                <w:t>FR-</w:t>
              </w:r>
            </w:ins>
            <w:r w:rsidR="0022664B" w:rsidRPr="00CB1C05">
              <w:rPr>
                <w:sz w:val="20"/>
              </w:rPr>
              <w:t>169</w:t>
            </w:r>
          </w:p>
        </w:tc>
        <w:tc>
          <w:tcPr>
            <w:tcW w:w="1980" w:type="dxa"/>
          </w:tcPr>
          <w:p w14:paraId="16E49F23" w14:textId="77777777" w:rsidR="006B57DA" w:rsidRPr="00CB1C05" w:rsidRDefault="00CF7600" w:rsidP="00CB1C05">
            <w:pPr>
              <w:spacing w:after="120"/>
              <w:rPr>
                <w:sz w:val="20"/>
              </w:rPr>
            </w:pPr>
            <w:proofErr w:type="spellStart"/>
            <w:r w:rsidRPr="00CB1C05">
              <w:rPr>
                <w:sz w:val="20"/>
              </w:rPr>
              <w:t>tblRequisition</w:t>
            </w:r>
            <w:proofErr w:type="spellEnd"/>
          </w:p>
        </w:tc>
        <w:tc>
          <w:tcPr>
            <w:tcW w:w="2520" w:type="dxa"/>
          </w:tcPr>
          <w:p w14:paraId="16E49F24" w14:textId="77777777" w:rsidR="006B57DA" w:rsidRPr="00CB1C05" w:rsidRDefault="00CF7600" w:rsidP="00CB1C05">
            <w:pPr>
              <w:spacing w:after="120"/>
              <w:rPr>
                <w:sz w:val="20"/>
              </w:rPr>
            </w:pPr>
            <w:proofErr w:type="spellStart"/>
            <w:r w:rsidRPr="00CB1C05">
              <w:rPr>
                <w:sz w:val="20"/>
              </w:rPr>
              <w:t>CreditCardExpiration</w:t>
            </w:r>
            <w:proofErr w:type="spellEnd"/>
          </w:p>
        </w:tc>
        <w:tc>
          <w:tcPr>
            <w:tcW w:w="1530" w:type="dxa"/>
          </w:tcPr>
          <w:p w14:paraId="16E49F25" w14:textId="77777777" w:rsidR="006B57DA" w:rsidRPr="00CB1C05" w:rsidRDefault="00CF7600" w:rsidP="00CB1C05">
            <w:pPr>
              <w:spacing w:after="120"/>
              <w:rPr>
                <w:sz w:val="20"/>
              </w:rPr>
            </w:pPr>
            <w:r w:rsidRPr="00CB1C05">
              <w:rPr>
                <w:sz w:val="20"/>
              </w:rPr>
              <w:t>NULL</w:t>
            </w:r>
          </w:p>
        </w:tc>
        <w:tc>
          <w:tcPr>
            <w:tcW w:w="1620" w:type="dxa"/>
          </w:tcPr>
          <w:p w14:paraId="16E49F26" w14:textId="77777777" w:rsidR="006B57DA" w:rsidRPr="00CB1C05" w:rsidRDefault="006B57DA" w:rsidP="00CB1C05">
            <w:pPr>
              <w:spacing w:after="120"/>
              <w:rPr>
                <w:sz w:val="20"/>
              </w:rPr>
            </w:pPr>
          </w:p>
        </w:tc>
      </w:tr>
      <w:tr w:rsidR="006B57DA" w:rsidRPr="00CB1C05" w14:paraId="16E49F2D" w14:textId="77777777" w:rsidTr="00CF592E">
        <w:trPr>
          <w:cantSplit/>
          <w:tblHeader/>
        </w:trPr>
        <w:tc>
          <w:tcPr>
            <w:tcW w:w="990" w:type="dxa"/>
          </w:tcPr>
          <w:p w14:paraId="16E49F28" w14:textId="4103DC03" w:rsidR="006B57DA" w:rsidRPr="00CB1C05" w:rsidRDefault="00312CA1" w:rsidP="00CB1C05">
            <w:pPr>
              <w:spacing w:after="120"/>
              <w:rPr>
                <w:sz w:val="20"/>
              </w:rPr>
            </w:pPr>
            <w:ins w:id="1126" w:author="bmooney" w:date="2011-06-30T16:57:00Z">
              <w:r>
                <w:rPr>
                  <w:sz w:val="20"/>
                </w:rPr>
                <w:t>FR-</w:t>
              </w:r>
            </w:ins>
            <w:r w:rsidR="0022664B" w:rsidRPr="00CB1C05">
              <w:rPr>
                <w:sz w:val="20"/>
              </w:rPr>
              <w:t>170</w:t>
            </w:r>
          </w:p>
        </w:tc>
        <w:tc>
          <w:tcPr>
            <w:tcW w:w="1980" w:type="dxa"/>
          </w:tcPr>
          <w:p w14:paraId="16E49F29" w14:textId="77777777" w:rsidR="006B57DA" w:rsidRPr="00CB1C05" w:rsidRDefault="00CF7600" w:rsidP="00CB1C05">
            <w:pPr>
              <w:spacing w:after="120"/>
              <w:rPr>
                <w:sz w:val="20"/>
              </w:rPr>
            </w:pPr>
            <w:proofErr w:type="spellStart"/>
            <w:r w:rsidRPr="00CB1C05">
              <w:rPr>
                <w:sz w:val="20"/>
              </w:rPr>
              <w:t>tblRequisition</w:t>
            </w:r>
            <w:proofErr w:type="spellEnd"/>
          </w:p>
        </w:tc>
        <w:tc>
          <w:tcPr>
            <w:tcW w:w="2520" w:type="dxa"/>
          </w:tcPr>
          <w:p w14:paraId="16E49F2A" w14:textId="77777777" w:rsidR="006B57DA" w:rsidRPr="00CB1C05" w:rsidRDefault="00CF7600" w:rsidP="00CB1C05">
            <w:pPr>
              <w:spacing w:after="120"/>
              <w:rPr>
                <w:sz w:val="20"/>
              </w:rPr>
            </w:pPr>
            <w:proofErr w:type="spellStart"/>
            <w:r w:rsidRPr="00CB1C05">
              <w:rPr>
                <w:sz w:val="20"/>
              </w:rPr>
              <w:t>CreditCardName</w:t>
            </w:r>
            <w:proofErr w:type="spellEnd"/>
          </w:p>
        </w:tc>
        <w:tc>
          <w:tcPr>
            <w:tcW w:w="1530" w:type="dxa"/>
          </w:tcPr>
          <w:p w14:paraId="16E49F2B" w14:textId="77777777" w:rsidR="006B57DA" w:rsidRPr="00CB1C05" w:rsidRDefault="00CF7600" w:rsidP="00CB1C05">
            <w:pPr>
              <w:spacing w:after="120"/>
              <w:rPr>
                <w:sz w:val="20"/>
              </w:rPr>
            </w:pPr>
            <w:r w:rsidRPr="00CB1C05">
              <w:rPr>
                <w:sz w:val="20"/>
              </w:rPr>
              <w:t>NULL</w:t>
            </w:r>
          </w:p>
        </w:tc>
        <w:tc>
          <w:tcPr>
            <w:tcW w:w="1620" w:type="dxa"/>
          </w:tcPr>
          <w:p w14:paraId="16E49F2C" w14:textId="77777777" w:rsidR="006B57DA" w:rsidRPr="00CB1C05" w:rsidRDefault="006B57DA" w:rsidP="00CB1C05">
            <w:pPr>
              <w:spacing w:after="120"/>
              <w:rPr>
                <w:sz w:val="20"/>
              </w:rPr>
            </w:pPr>
          </w:p>
        </w:tc>
      </w:tr>
      <w:tr w:rsidR="006B57DA" w:rsidRPr="00CB1C05" w14:paraId="16E49F33" w14:textId="77777777" w:rsidTr="00CF592E">
        <w:trPr>
          <w:cantSplit/>
          <w:tblHeader/>
        </w:trPr>
        <w:tc>
          <w:tcPr>
            <w:tcW w:w="990" w:type="dxa"/>
          </w:tcPr>
          <w:p w14:paraId="16E49F2E" w14:textId="606291ED" w:rsidR="006B57DA" w:rsidRPr="00CB1C05" w:rsidRDefault="00312CA1" w:rsidP="00CB1C05">
            <w:pPr>
              <w:spacing w:after="120"/>
              <w:rPr>
                <w:sz w:val="20"/>
              </w:rPr>
            </w:pPr>
            <w:ins w:id="1127" w:author="bmooney" w:date="2011-06-30T16:57:00Z">
              <w:r>
                <w:rPr>
                  <w:sz w:val="20"/>
                </w:rPr>
                <w:t>FR-</w:t>
              </w:r>
            </w:ins>
            <w:r w:rsidR="0022664B" w:rsidRPr="00CB1C05">
              <w:rPr>
                <w:sz w:val="20"/>
              </w:rPr>
              <w:t>171</w:t>
            </w:r>
          </w:p>
        </w:tc>
        <w:tc>
          <w:tcPr>
            <w:tcW w:w="1980" w:type="dxa"/>
          </w:tcPr>
          <w:p w14:paraId="16E49F2F" w14:textId="77777777" w:rsidR="006B57DA" w:rsidRPr="00CB1C05" w:rsidRDefault="00CF7600" w:rsidP="00CB1C05">
            <w:pPr>
              <w:spacing w:after="120"/>
              <w:rPr>
                <w:sz w:val="20"/>
              </w:rPr>
            </w:pPr>
            <w:proofErr w:type="spellStart"/>
            <w:r w:rsidRPr="00CB1C05">
              <w:rPr>
                <w:sz w:val="20"/>
              </w:rPr>
              <w:t>tblRequisition</w:t>
            </w:r>
            <w:proofErr w:type="spellEnd"/>
          </w:p>
        </w:tc>
        <w:tc>
          <w:tcPr>
            <w:tcW w:w="2520" w:type="dxa"/>
          </w:tcPr>
          <w:p w14:paraId="16E49F30" w14:textId="77777777" w:rsidR="006B57DA" w:rsidRPr="00CB1C05" w:rsidRDefault="00CF7600" w:rsidP="00CB1C05">
            <w:pPr>
              <w:spacing w:after="120"/>
              <w:rPr>
                <w:sz w:val="20"/>
              </w:rPr>
            </w:pPr>
            <w:proofErr w:type="spellStart"/>
            <w:r w:rsidRPr="00CB1C05">
              <w:rPr>
                <w:sz w:val="20"/>
              </w:rPr>
              <w:t>CheckName</w:t>
            </w:r>
            <w:proofErr w:type="spellEnd"/>
          </w:p>
        </w:tc>
        <w:tc>
          <w:tcPr>
            <w:tcW w:w="1530" w:type="dxa"/>
          </w:tcPr>
          <w:p w14:paraId="16E49F31" w14:textId="77777777" w:rsidR="006B57DA" w:rsidRPr="00CB1C05" w:rsidRDefault="00CF7600" w:rsidP="00CB1C05">
            <w:pPr>
              <w:spacing w:after="120"/>
              <w:rPr>
                <w:sz w:val="20"/>
              </w:rPr>
            </w:pPr>
            <w:r w:rsidRPr="00CB1C05">
              <w:rPr>
                <w:sz w:val="20"/>
              </w:rPr>
              <w:t>NULL</w:t>
            </w:r>
          </w:p>
        </w:tc>
        <w:tc>
          <w:tcPr>
            <w:tcW w:w="1620" w:type="dxa"/>
          </w:tcPr>
          <w:p w14:paraId="16E49F32" w14:textId="77777777" w:rsidR="006B57DA" w:rsidRPr="00CB1C05" w:rsidRDefault="006B57DA" w:rsidP="00CB1C05">
            <w:pPr>
              <w:spacing w:after="120"/>
              <w:rPr>
                <w:sz w:val="20"/>
              </w:rPr>
            </w:pPr>
          </w:p>
        </w:tc>
      </w:tr>
      <w:tr w:rsidR="006B57DA" w:rsidRPr="00CB1C05" w14:paraId="16E49F39" w14:textId="77777777" w:rsidTr="00CF592E">
        <w:trPr>
          <w:cantSplit/>
          <w:tblHeader/>
        </w:trPr>
        <w:tc>
          <w:tcPr>
            <w:tcW w:w="990" w:type="dxa"/>
          </w:tcPr>
          <w:p w14:paraId="16E49F34" w14:textId="580FEB1B" w:rsidR="006B57DA" w:rsidRPr="00CB1C05" w:rsidRDefault="00312CA1" w:rsidP="00CB1C05">
            <w:pPr>
              <w:spacing w:after="120"/>
              <w:rPr>
                <w:sz w:val="20"/>
              </w:rPr>
            </w:pPr>
            <w:ins w:id="1128" w:author="bmooney" w:date="2011-06-30T16:57:00Z">
              <w:r>
                <w:rPr>
                  <w:sz w:val="20"/>
                </w:rPr>
                <w:t>FR-</w:t>
              </w:r>
            </w:ins>
            <w:r w:rsidR="0022664B" w:rsidRPr="00CB1C05">
              <w:rPr>
                <w:sz w:val="20"/>
              </w:rPr>
              <w:t>172</w:t>
            </w:r>
          </w:p>
        </w:tc>
        <w:tc>
          <w:tcPr>
            <w:tcW w:w="1980" w:type="dxa"/>
          </w:tcPr>
          <w:p w14:paraId="16E49F35" w14:textId="77777777" w:rsidR="006B57DA" w:rsidRPr="00CB1C05" w:rsidRDefault="00CF7600" w:rsidP="00CB1C05">
            <w:pPr>
              <w:spacing w:after="120"/>
              <w:rPr>
                <w:sz w:val="20"/>
              </w:rPr>
            </w:pPr>
            <w:proofErr w:type="spellStart"/>
            <w:r w:rsidRPr="00CB1C05">
              <w:rPr>
                <w:sz w:val="20"/>
              </w:rPr>
              <w:t>tblRequisition</w:t>
            </w:r>
            <w:proofErr w:type="spellEnd"/>
          </w:p>
        </w:tc>
        <w:tc>
          <w:tcPr>
            <w:tcW w:w="2520" w:type="dxa"/>
          </w:tcPr>
          <w:p w14:paraId="16E49F36" w14:textId="77777777" w:rsidR="006B57DA" w:rsidRPr="00CB1C05" w:rsidRDefault="00CF7600" w:rsidP="00CB1C05">
            <w:pPr>
              <w:spacing w:after="120"/>
              <w:rPr>
                <w:sz w:val="20"/>
              </w:rPr>
            </w:pPr>
            <w:proofErr w:type="spellStart"/>
            <w:r w:rsidRPr="00CB1C05">
              <w:rPr>
                <w:sz w:val="20"/>
              </w:rPr>
              <w:t>CheckNumber</w:t>
            </w:r>
            <w:proofErr w:type="spellEnd"/>
          </w:p>
        </w:tc>
        <w:tc>
          <w:tcPr>
            <w:tcW w:w="1530" w:type="dxa"/>
          </w:tcPr>
          <w:p w14:paraId="16E49F37" w14:textId="77777777" w:rsidR="006B57DA" w:rsidRPr="00CB1C05" w:rsidRDefault="00CF7600" w:rsidP="00CB1C05">
            <w:pPr>
              <w:spacing w:after="120"/>
              <w:rPr>
                <w:sz w:val="20"/>
              </w:rPr>
            </w:pPr>
            <w:r w:rsidRPr="00CB1C05">
              <w:rPr>
                <w:sz w:val="20"/>
              </w:rPr>
              <w:t>NULL</w:t>
            </w:r>
          </w:p>
        </w:tc>
        <w:tc>
          <w:tcPr>
            <w:tcW w:w="1620" w:type="dxa"/>
          </w:tcPr>
          <w:p w14:paraId="16E49F38" w14:textId="77777777" w:rsidR="006B57DA" w:rsidRPr="00CB1C05" w:rsidRDefault="006B57DA" w:rsidP="00CB1C05">
            <w:pPr>
              <w:spacing w:after="120"/>
              <w:rPr>
                <w:sz w:val="20"/>
              </w:rPr>
            </w:pPr>
          </w:p>
        </w:tc>
      </w:tr>
      <w:tr w:rsidR="006B57DA" w:rsidRPr="00CB1C05" w14:paraId="16E49F3F" w14:textId="77777777" w:rsidTr="00CF592E">
        <w:trPr>
          <w:cantSplit/>
          <w:tblHeader/>
        </w:trPr>
        <w:tc>
          <w:tcPr>
            <w:tcW w:w="990" w:type="dxa"/>
          </w:tcPr>
          <w:p w14:paraId="16E49F3A" w14:textId="58F9C337" w:rsidR="006B57DA" w:rsidRPr="00CB1C05" w:rsidRDefault="00312CA1" w:rsidP="00CB1C05">
            <w:pPr>
              <w:spacing w:after="120"/>
              <w:rPr>
                <w:sz w:val="20"/>
              </w:rPr>
            </w:pPr>
            <w:ins w:id="1129" w:author="bmooney" w:date="2011-06-30T16:57:00Z">
              <w:r>
                <w:rPr>
                  <w:sz w:val="20"/>
                </w:rPr>
                <w:t>FR-</w:t>
              </w:r>
            </w:ins>
            <w:r w:rsidR="0022664B" w:rsidRPr="00CB1C05">
              <w:rPr>
                <w:sz w:val="20"/>
              </w:rPr>
              <w:t>173</w:t>
            </w:r>
          </w:p>
        </w:tc>
        <w:tc>
          <w:tcPr>
            <w:tcW w:w="1980" w:type="dxa"/>
          </w:tcPr>
          <w:p w14:paraId="16E49F3B" w14:textId="77777777" w:rsidR="006B57DA" w:rsidRPr="00CB1C05" w:rsidRDefault="00CF7600" w:rsidP="00CB1C05">
            <w:pPr>
              <w:spacing w:after="120"/>
              <w:rPr>
                <w:sz w:val="20"/>
              </w:rPr>
            </w:pPr>
            <w:proofErr w:type="spellStart"/>
            <w:r w:rsidRPr="00CB1C05">
              <w:rPr>
                <w:sz w:val="20"/>
              </w:rPr>
              <w:t>tblRequisition</w:t>
            </w:r>
            <w:proofErr w:type="spellEnd"/>
          </w:p>
        </w:tc>
        <w:tc>
          <w:tcPr>
            <w:tcW w:w="2520" w:type="dxa"/>
          </w:tcPr>
          <w:p w14:paraId="16E49F3C" w14:textId="77777777" w:rsidR="006B57DA" w:rsidRPr="00CB1C05" w:rsidRDefault="00CF7600" w:rsidP="00CB1C05">
            <w:pPr>
              <w:spacing w:after="120"/>
              <w:rPr>
                <w:sz w:val="20"/>
              </w:rPr>
            </w:pPr>
            <w:proofErr w:type="spellStart"/>
            <w:r w:rsidRPr="00CB1C05">
              <w:rPr>
                <w:sz w:val="20"/>
              </w:rPr>
              <w:t>CheckAmount</w:t>
            </w:r>
            <w:proofErr w:type="spellEnd"/>
          </w:p>
        </w:tc>
        <w:tc>
          <w:tcPr>
            <w:tcW w:w="1530" w:type="dxa"/>
          </w:tcPr>
          <w:p w14:paraId="16E49F3D" w14:textId="77777777" w:rsidR="006B57DA" w:rsidRPr="00CB1C05" w:rsidRDefault="00CF7600" w:rsidP="00CB1C05">
            <w:pPr>
              <w:spacing w:after="120"/>
              <w:rPr>
                <w:sz w:val="20"/>
              </w:rPr>
            </w:pPr>
            <w:r w:rsidRPr="00CB1C05">
              <w:rPr>
                <w:sz w:val="20"/>
              </w:rPr>
              <w:t>NULL</w:t>
            </w:r>
          </w:p>
        </w:tc>
        <w:tc>
          <w:tcPr>
            <w:tcW w:w="1620" w:type="dxa"/>
          </w:tcPr>
          <w:p w14:paraId="16E49F3E" w14:textId="77777777" w:rsidR="006B57DA" w:rsidRPr="00CB1C05" w:rsidRDefault="006B57DA" w:rsidP="00CB1C05">
            <w:pPr>
              <w:spacing w:after="120"/>
              <w:rPr>
                <w:sz w:val="20"/>
              </w:rPr>
            </w:pPr>
          </w:p>
        </w:tc>
      </w:tr>
      <w:tr w:rsidR="006B57DA" w:rsidRPr="00CB1C05" w14:paraId="16E49F45" w14:textId="77777777" w:rsidTr="00CF592E">
        <w:trPr>
          <w:cantSplit/>
          <w:tblHeader/>
        </w:trPr>
        <w:tc>
          <w:tcPr>
            <w:tcW w:w="990" w:type="dxa"/>
          </w:tcPr>
          <w:p w14:paraId="16E49F40" w14:textId="24267FF8" w:rsidR="006B57DA" w:rsidRPr="00CB1C05" w:rsidRDefault="00312CA1" w:rsidP="00CB1C05">
            <w:pPr>
              <w:spacing w:after="120"/>
              <w:rPr>
                <w:sz w:val="20"/>
              </w:rPr>
            </w:pPr>
            <w:ins w:id="1130" w:author="bmooney" w:date="2011-06-30T16:57:00Z">
              <w:r>
                <w:rPr>
                  <w:sz w:val="20"/>
                </w:rPr>
                <w:t>FR-</w:t>
              </w:r>
            </w:ins>
            <w:r w:rsidR="0022664B" w:rsidRPr="00CB1C05">
              <w:rPr>
                <w:sz w:val="20"/>
              </w:rPr>
              <w:t>174</w:t>
            </w:r>
          </w:p>
        </w:tc>
        <w:tc>
          <w:tcPr>
            <w:tcW w:w="1980" w:type="dxa"/>
          </w:tcPr>
          <w:p w14:paraId="16E49F41" w14:textId="77777777" w:rsidR="006B57DA" w:rsidRPr="00CB1C05" w:rsidRDefault="00CF7600" w:rsidP="00CB1C05">
            <w:pPr>
              <w:spacing w:after="120"/>
              <w:rPr>
                <w:sz w:val="20"/>
              </w:rPr>
            </w:pPr>
            <w:proofErr w:type="spellStart"/>
            <w:r w:rsidRPr="00CB1C05">
              <w:rPr>
                <w:sz w:val="20"/>
              </w:rPr>
              <w:t>tblRequisition</w:t>
            </w:r>
            <w:proofErr w:type="spellEnd"/>
          </w:p>
        </w:tc>
        <w:tc>
          <w:tcPr>
            <w:tcW w:w="2520" w:type="dxa"/>
          </w:tcPr>
          <w:p w14:paraId="16E49F42" w14:textId="77777777" w:rsidR="006B57DA" w:rsidRPr="00CB1C05" w:rsidRDefault="00CF7600" w:rsidP="00CB1C05">
            <w:pPr>
              <w:spacing w:after="120"/>
              <w:rPr>
                <w:sz w:val="20"/>
              </w:rPr>
            </w:pPr>
            <w:proofErr w:type="spellStart"/>
            <w:r w:rsidRPr="00CB1C05">
              <w:rPr>
                <w:sz w:val="20"/>
              </w:rPr>
              <w:t>MedicareABN</w:t>
            </w:r>
            <w:proofErr w:type="spellEnd"/>
          </w:p>
        </w:tc>
        <w:tc>
          <w:tcPr>
            <w:tcW w:w="1530" w:type="dxa"/>
          </w:tcPr>
          <w:p w14:paraId="16E49F43" w14:textId="77777777" w:rsidR="006B57DA" w:rsidRPr="00CB1C05" w:rsidRDefault="00CF7600" w:rsidP="00CB1C05">
            <w:pPr>
              <w:spacing w:after="120"/>
              <w:rPr>
                <w:sz w:val="20"/>
              </w:rPr>
            </w:pPr>
            <w:r w:rsidRPr="00CB1C05">
              <w:rPr>
                <w:sz w:val="20"/>
              </w:rPr>
              <w:t>0</w:t>
            </w:r>
          </w:p>
        </w:tc>
        <w:tc>
          <w:tcPr>
            <w:tcW w:w="1620" w:type="dxa"/>
          </w:tcPr>
          <w:p w14:paraId="16E49F44" w14:textId="77777777" w:rsidR="006B57DA" w:rsidRPr="00CB1C05" w:rsidRDefault="00CF7600" w:rsidP="00CB1C05">
            <w:pPr>
              <w:spacing w:after="120"/>
              <w:rPr>
                <w:sz w:val="20"/>
              </w:rPr>
            </w:pPr>
            <w:r w:rsidRPr="00CB1C05">
              <w:rPr>
                <w:sz w:val="20"/>
              </w:rPr>
              <w:t>Unset</w:t>
            </w:r>
          </w:p>
        </w:tc>
      </w:tr>
      <w:tr w:rsidR="006B57DA" w:rsidRPr="00CB1C05" w14:paraId="16E49F4B" w14:textId="77777777" w:rsidTr="00CF592E">
        <w:trPr>
          <w:cantSplit/>
          <w:tblHeader/>
        </w:trPr>
        <w:tc>
          <w:tcPr>
            <w:tcW w:w="990" w:type="dxa"/>
          </w:tcPr>
          <w:p w14:paraId="16E49F46" w14:textId="2D933D01" w:rsidR="006B57DA" w:rsidRPr="00CB1C05" w:rsidRDefault="00312CA1" w:rsidP="00CB1C05">
            <w:pPr>
              <w:spacing w:after="120"/>
              <w:rPr>
                <w:sz w:val="20"/>
              </w:rPr>
            </w:pPr>
            <w:ins w:id="1131" w:author="bmooney" w:date="2011-06-30T16:57:00Z">
              <w:r>
                <w:rPr>
                  <w:sz w:val="20"/>
                </w:rPr>
                <w:t>FR-</w:t>
              </w:r>
            </w:ins>
            <w:r w:rsidR="0022664B" w:rsidRPr="00CB1C05">
              <w:rPr>
                <w:sz w:val="20"/>
              </w:rPr>
              <w:t>175</w:t>
            </w:r>
          </w:p>
        </w:tc>
        <w:tc>
          <w:tcPr>
            <w:tcW w:w="1980" w:type="dxa"/>
          </w:tcPr>
          <w:p w14:paraId="16E49F47" w14:textId="77777777" w:rsidR="006B57DA" w:rsidRPr="00CB1C05" w:rsidRDefault="00CF7600" w:rsidP="00CB1C05">
            <w:pPr>
              <w:spacing w:after="120"/>
              <w:rPr>
                <w:sz w:val="20"/>
              </w:rPr>
            </w:pPr>
            <w:proofErr w:type="spellStart"/>
            <w:r w:rsidRPr="00CB1C05">
              <w:rPr>
                <w:sz w:val="20"/>
              </w:rPr>
              <w:t>tblRequisition</w:t>
            </w:r>
            <w:proofErr w:type="spellEnd"/>
          </w:p>
        </w:tc>
        <w:tc>
          <w:tcPr>
            <w:tcW w:w="2520" w:type="dxa"/>
          </w:tcPr>
          <w:p w14:paraId="16E49F48" w14:textId="77777777" w:rsidR="006B57DA" w:rsidRPr="00CB1C05" w:rsidRDefault="00CF7600" w:rsidP="00CB1C05">
            <w:pPr>
              <w:spacing w:after="120"/>
              <w:rPr>
                <w:sz w:val="20"/>
              </w:rPr>
            </w:pPr>
            <w:proofErr w:type="spellStart"/>
            <w:r w:rsidRPr="00CB1C05">
              <w:rPr>
                <w:sz w:val="20"/>
              </w:rPr>
              <w:t>AssociatedBarcode</w:t>
            </w:r>
            <w:proofErr w:type="spellEnd"/>
          </w:p>
        </w:tc>
        <w:tc>
          <w:tcPr>
            <w:tcW w:w="1530" w:type="dxa"/>
          </w:tcPr>
          <w:p w14:paraId="16E49F49" w14:textId="77777777" w:rsidR="006B57DA" w:rsidRPr="00CB1C05" w:rsidRDefault="00CF7600" w:rsidP="00CB1C05">
            <w:pPr>
              <w:spacing w:after="120"/>
              <w:rPr>
                <w:sz w:val="20"/>
              </w:rPr>
            </w:pPr>
            <w:r w:rsidRPr="00CB1C05">
              <w:rPr>
                <w:sz w:val="20"/>
              </w:rPr>
              <w:t>NULL</w:t>
            </w:r>
          </w:p>
        </w:tc>
        <w:tc>
          <w:tcPr>
            <w:tcW w:w="1620" w:type="dxa"/>
          </w:tcPr>
          <w:p w14:paraId="16E49F4A" w14:textId="77777777" w:rsidR="006B57DA" w:rsidRPr="00CB1C05" w:rsidRDefault="006B57DA" w:rsidP="00CB1C05">
            <w:pPr>
              <w:spacing w:after="120"/>
              <w:rPr>
                <w:sz w:val="20"/>
              </w:rPr>
            </w:pPr>
          </w:p>
        </w:tc>
      </w:tr>
      <w:tr w:rsidR="00CF7600" w:rsidRPr="00CB1C05" w14:paraId="16E49F51" w14:textId="77777777" w:rsidTr="00CF592E">
        <w:trPr>
          <w:cantSplit/>
          <w:tblHeader/>
        </w:trPr>
        <w:tc>
          <w:tcPr>
            <w:tcW w:w="990" w:type="dxa"/>
          </w:tcPr>
          <w:p w14:paraId="16E49F4C" w14:textId="3BE072C6" w:rsidR="00CF7600" w:rsidRPr="00CB1C05" w:rsidRDefault="00312CA1" w:rsidP="00CB1C05">
            <w:pPr>
              <w:spacing w:after="120"/>
              <w:rPr>
                <w:sz w:val="20"/>
              </w:rPr>
            </w:pPr>
            <w:ins w:id="1132" w:author="bmooney" w:date="2011-06-30T16:57:00Z">
              <w:r>
                <w:rPr>
                  <w:sz w:val="20"/>
                </w:rPr>
                <w:t>FR-</w:t>
              </w:r>
            </w:ins>
            <w:r w:rsidR="0022664B" w:rsidRPr="00CB1C05">
              <w:rPr>
                <w:sz w:val="20"/>
              </w:rPr>
              <w:t>176</w:t>
            </w:r>
          </w:p>
        </w:tc>
        <w:tc>
          <w:tcPr>
            <w:tcW w:w="1980" w:type="dxa"/>
          </w:tcPr>
          <w:p w14:paraId="16E49F4D" w14:textId="77777777" w:rsidR="00CF7600" w:rsidRPr="00CB1C05" w:rsidRDefault="00CF7600" w:rsidP="00CB1C05">
            <w:pPr>
              <w:spacing w:after="120"/>
              <w:rPr>
                <w:sz w:val="20"/>
              </w:rPr>
            </w:pPr>
            <w:proofErr w:type="spellStart"/>
            <w:r w:rsidRPr="00CB1C05">
              <w:rPr>
                <w:sz w:val="20"/>
              </w:rPr>
              <w:t>tblRequisition</w:t>
            </w:r>
            <w:proofErr w:type="spellEnd"/>
          </w:p>
        </w:tc>
        <w:tc>
          <w:tcPr>
            <w:tcW w:w="2520" w:type="dxa"/>
          </w:tcPr>
          <w:p w14:paraId="16E49F4E" w14:textId="77777777" w:rsidR="00CF7600" w:rsidRPr="00CB1C05" w:rsidRDefault="00CF7600" w:rsidP="00CB1C05">
            <w:pPr>
              <w:spacing w:after="120"/>
              <w:rPr>
                <w:sz w:val="20"/>
              </w:rPr>
            </w:pPr>
            <w:proofErr w:type="spellStart"/>
            <w:r w:rsidRPr="00CB1C05">
              <w:rPr>
                <w:sz w:val="20"/>
              </w:rPr>
              <w:t>ProcessingCode</w:t>
            </w:r>
            <w:proofErr w:type="spellEnd"/>
          </w:p>
        </w:tc>
        <w:tc>
          <w:tcPr>
            <w:tcW w:w="1530" w:type="dxa"/>
          </w:tcPr>
          <w:p w14:paraId="16E49F4F" w14:textId="77777777" w:rsidR="00CF7600" w:rsidRPr="00CB1C05" w:rsidRDefault="00CF7600" w:rsidP="00CB1C05">
            <w:pPr>
              <w:spacing w:after="120"/>
              <w:rPr>
                <w:sz w:val="20"/>
              </w:rPr>
            </w:pPr>
            <w:r w:rsidRPr="00CB1C05">
              <w:rPr>
                <w:sz w:val="20"/>
              </w:rPr>
              <w:t>NULL</w:t>
            </w:r>
          </w:p>
        </w:tc>
        <w:tc>
          <w:tcPr>
            <w:tcW w:w="1620" w:type="dxa"/>
          </w:tcPr>
          <w:p w14:paraId="16E49F50" w14:textId="77777777" w:rsidR="00CF7600" w:rsidRPr="00CB1C05" w:rsidRDefault="00CF7600" w:rsidP="00CB1C05">
            <w:pPr>
              <w:spacing w:after="120"/>
              <w:rPr>
                <w:sz w:val="20"/>
              </w:rPr>
            </w:pPr>
          </w:p>
        </w:tc>
      </w:tr>
      <w:tr w:rsidR="00CF7600" w:rsidRPr="00CB1C05" w14:paraId="16E49F57" w14:textId="77777777" w:rsidTr="00CF592E">
        <w:trPr>
          <w:cantSplit/>
          <w:tblHeader/>
        </w:trPr>
        <w:tc>
          <w:tcPr>
            <w:tcW w:w="990" w:type="dxa"/>
          </w:tcPr>
          <w:p w14:paraId="16E49F52" w14:textId="79E5468B" w:rsidR="00CF7600" w:rsidRPr="00CB1C05" w:rsidRDefault="00312CA1" w:rsidP="00CB1C05">
            <w:pPr>
              <w:spacing w:after="120"/>
              <w:rPr>
                <w:sz w:val="20"/>
              </w:rPr>
            </w:pPr>
            <w:ins w:id="1133" w:author="bmooney" w:date="2011-06-30T16:57:00Z">
              <w:r>
                <w:rPr>
                  <w:sz w:val="20"/>
                </w:rPr>
                <w:t>FR-</w:t>
              </w:r>
            </w:ins>
            <w:r w:rsidR="0022664B" w:rsidRPr="00CB1C05">
              <w:rPr>
                <w:sz w:val="20"/>
              </w:rPr>
              <w:t>177</w:t>
            </w:r>
          </w:p>
        </w:tc>
        <w:tc>
          <w:tcPr>
            <w:tcW w:w="1980" w:type="dxa"/>
          </w:tcPr>
          <w:p w14:paraId="16E49F53" w14:textId="77777777" w:rsidR="00CF7600" w:rsidRPr="00CB1C05" w:rsidRDefault="00CF7600" w:rsidP="00CB1C05">
            <w:pPr>
              <w:spacing w:after="120"/>
              <w:rPr>
                <w:sz w:val="20"/>
              </w:rPr>
            </w:pPr>
            <w:proofErr w:type="spellStart"/>
            <w:r w:rsidRPr="00CB1C05">
              <w:rPr>
                <w:sz w:val="20"/>
              </w:rPr>
              <w:t>tblRequisition</w:t>
            </w:r>
            <w:proofErr w:type="spellEnd"/>
          </w:p>
        </w:tc>
        <w:tc>
          <w:tcPr>
            <w:tcW w:w="2520" w:type="dxa"/>
          </w:tcPr>
          <w:p w14:paraId="16E49F54" w14:textId="77777777" w:rsidR="00CF7600" w:rsidRPr="00CB1C05" w:rsidRDefault="00CF7600" w:rsidP="00CB1C05">
            <w:pPr>
              <w:spacing w:after="120"/>
              <w:rPr>
                <w:sz w:val="20"/>
              </w:rPr>
            </w:pPr>
            <w:proofErr w:type="spellStart"/>
            <w:r w:rsidRPr="00CB1C05">
              <w:rPr>
                <w:sz w:val="20"/>
              </w:rPr>
              <w:t>BillingNotes</w:t>
            </w:r>
            <w:proofErr w:type="spellEnd"/>
          </w:p>
        </w:tc>
        <w:tc>
          <w:tcPr>
            <w:tcW w:w="1530" w:type="dxa"/>
          </w:tcPr>
          <w:p w14:paraId="16E49F55" w14:textId="77777777" w:rsidR="00CF7600" w:rsidRPr="00CB1C05" w:rsidRDefault="00CF7600" w:rsidP="00CB1C05">
            <w:pPr>
              <w:spacing w:after="120"/>
              <w:rPr>
                <w:sz w:val="20"/>
              </w:rPr>
            </w:pPr>
            <w:r w:rsidRPr="00CB1C05">
              <w:rPr>
                <w:sz w:val="20"/>
              </w:rPr>
              <w:t>NULL</w:t>
            </w:r>
          </w:p>
        </w:tc>
        <w:tc>
          <w:tcPr>
            <w:tcW w:w="1620" w:type="dxa"/>
          </w:tcPr>
          <w:p w14:paraId="16E49F56" w14:textId="77777777" w:rsidR="00CF7600" w:rsidRPr="00CB1C05" w:rsidRDefault="00CF7600" w:rsidP="00CB1C05">
            <w:pPr>
              <w:spacing w:after="120"/>
              <w:rPr>
                <w:sz w:val="20"/>
              </w:rPr>
            </w:pPr>
          </w:p>
        </w:tc>
      </w:tr>
      <w:tr w:rsidR="00CF7600" w:rsidRPr="00CB1C05" w14:paraId="16E49F5D" w14:textId="77777777" w:rsidTr="00CF592E">
        <w:trPr>
          <w:cantSplit/>
          <w:tblHeader/>
        </w:trPr>
        <w:tc>
          <w:tcPr>
            <w:tcW w:w="990" w:type="dxa"/>
          </w:tcPr>
          <w:p w14:paraId="16E49F58" w14:textId="7D6F0B4D" w:rsidR="00CF7600" w:rsidRPr="00CB1C05" w:rsidRDefault="00312CA1" w:rsidP="00BB29E6">
            <w:pPr>
              <w:spacing w:after="120"/>
              <w:rPr>
                <w:sz w:val="20"/>
              </w:rPr>
            </w:pPr>
            <w:ins w:id="1134" w:author="bmooney" w:date="2011-06-30T16:57:00Z">
              <w:r>
                <w:rPr>
                  <w:sz w:val="20"/>
                </w:rPr>
                <w:t>FR-</w:t>
              </w:r>
            </w:ins>
            <w:r w:rsidR="0022664B" w:rsidRPr="00CB1C05">
              <w:rPr>
                <w:sz w:val="20"/>
              </w:rPr>
              <w:t>178</w:t>
            </w:r>
          </w:p>
        </w:tc>
        <w:tc>
          <w:tcPr>
            <w:tcW w:w="1980" w:type="dxa"/>
          </w:tcPr>
          <w:p w14:paraId="16E49F59" w14:textId="77777777" w:rsidR="00CF7600" w:rsidRPr="00CB1C05" w:rsidRDefault="00CF7600" w:rsidP="00CB1C05">
            <w:pPr>
              <w:spacing w:after="120"/>
              <w:rPr>
                <w:sz w:val="20"/>
              </w:rPr>
            </w:pPr>
            <w:proofErr w:type="spellStart"/>
            <w:r w:rsidRPr="00CB1C05">
              <w:rPr>
                <w:sz w:val="20"/>
              </w:rPr>
              <w:t>tblRequisition</w:t>
            </w:r>
            <w:proofErr w:type="spellEnd"/>
          </w:p>
        </w:tc>
        <w:tc>
          <w:tcPr>
            <w:tcW w:w="2520" w:type="dxa"/>
          </w:tcPr>
          <w:p w14:paraId="16E49F5A" w14:textId="77777777" w:rsidR="00CF7600" w:rsidRPr="00CB1C05" w:rsidRDefault="00CF7600" w:rsidP="00CB1C05">
            <w:pPr>
              <w:spacing w:after="120"/>
              <w:rPr>
                <w:sz w:val="20"/>
              </w:rPr>
            </w:pPr>
            <w:proofErr w:type="spellStart"/>
            <w:r w:rsidRPr="00CB1C05">
              <w:rPr>
                <w:sz w:val="20"/>
              </w:rPr>
              <w:t>WireRefNumber</w:t>
            </w:r>
            <w:proofErr w:type="spellEnd"/>
          </w:p>
        </w:tc>
        <w:tc>
          <w:tcPr>
            <w:tcW w:w="1530" w:type="dxa"/>
          </w:tcPr>
          <w:p w14:paraId="16E49F5B" w14:textId="77777777" w:rsidR="00CF7600" w:rsidRPr="00CB1C05" w:rsidRDefault="00CF7600" w:rsidP="00CB1C05">
            <w:pPr>
              <w:spacing w:after="120"/>
              <w:rPr>
                <w:sz w:val="20"/>
              </w:rPr>
            </w:pPr>
            <w:r w:rsidRPr="00CB1C05">
              <w:rPr>
                <w:sz w:val="20"/>
              </w:rPr>
              <w:t>NULL</w:t>
            </w:r>
          </w:p>
        </w:tc>
        <w:tc>
          <w:tcPr>
            <w:tcW w:w="1620" w:type="dxa"/>
          </w:tcPr>
          <w:p w14:paraId="16E49F5C" w14:textId="77777777" w:rsidR="00CF7600" w:rsidRPr="00CB1C05" w:rsidRDefault="00CF7600" w:rsidP="00CB1C05">
            <w:pPr>
              <w:spacing w:after="120"/>
              <w:rPr>
                <w:sz w:val="20"/>
              </w:rPr>
            </w:pPr>
          </w:p>
        </w:tc>
      </w:tr>
      <w:tr w:rsidR="00CF7600" w:rsidRPr="00CB1C05" w14:paraId="16E49F63" w14:textId="77777777" w:rsidTr="00CF592E">
        <w:trPr>
          <w:cantSplit/>
          <w:tblHeader/>
        </w:trPr>
        <w:tc>
          <w:tcPr>
            <w:tcW w:w="990" w:type="dxa"/>
          </w:tcPr>
          <w:p w14:paraId="16E49F5E" w14:textId="672125D0" w:rsidR="00CF7600" w:rsidRPr="00CB1C05" w:rsidRDefault="00312CA1" w:rsidP="00BB29E6">
            <w:pPr>
              <w:spacing w:after="120"/>
              <w:rPr>
                <w:sz w:val="20"/>
              </w:rPr>
            </w:pPr>
            <w:ins w:id="1135" w:author="bmooney" w:date="2011-06-30T16:57:00Z">
              <w:r>
                <w:rPr>
                  <w:sz w:val="20"/>
                </w:rPr>
                <w:t>FR-</w:t>
              </w:r>
            </w:ins>
            <w:r w:rsidR="0022664B" w:rsidRPr="00CB1C05">
              <w:rPr>
                <w:sz w:val="20"/>
              </w:rPr>
              <w:t>179</w:t>
            </w:r>
          </w:p>
        </w:tc>
        <w:tc>
          <w:tcPr>
            <w:tcW w:w="1980" w:type="dxa"/>
          </w:tcPr>
          <w:p w14:paraId="16E49F5F" w14:textId="77777777" w:rsidR="00CF7600" w:rsidRPr="00CB1C05" w:rsidRDefault="00CF7600" w:rsidP="00CB1C05">
            <w:pPr>
              <w:spacing w:after="120"/>
              <w:rPr>
                <w:sz w:val="20"/>
              </w:rPr>
            </w:pPr>
            <w:proofErr w:type="spellStart"/>
            <w:r w:rsidRPr="00CB1C05">
              <w:rPr>
                <w:sz w:val="20"/>
              </w:rPr>
              <w:t>tblRequisition</w:t>
            </w:r>
            <w:proofErr w:type="spellEnd"/>
          </w:p>
        </w:tc>
        <w:tc>
          <w:tcPr>
            <w:tcW w:w="2520" w:type="dxa"/>
          </w:tcPr>
          <w:p w14:paraId="16E49F60" w14:textId="77777777" w:rsidR="00CF7600" w:rsidRPr="00CB1C05" w:rsidRDefault="00CF7600" w:rsidP="00CB1C05">
            <w:pPr>
              <w:spacing w:after="120"/>
              <w:rPr>
                <w:sz w:val="20"/>
              </w:rPr>
            </w:pPr>
            <w:proofErr w:type="spellStart"/>
            <w:r w:rsidRPr="00CB1C05">
              <w:rPr>
                <w:sz w:val="20"/>
              </w:rPr>
              <w:t>WireAmount</w:t>
            </w:r>
            <w:proofErr w:type="spellEnd"/>
          </w:p>
        </w:tc>
        <w:tc>
          <w:tcPr>
            <w:tcW w:w="1530" w:type="dxa"/>
          </w:tcPr>
          <w:p w14:paraId="16E49F61" w14:textId="77777777" w:rsidR="00CF7600" w:rsidRPr="00CB1C05" w:rsidRDefault="00CF7600" w:rsidP="00CB1C05">
            <w:pPr>
              <w:spacing w:after="120"/>
              <w:rPr>
                <w:sz w:val="20"/>
              </w:rPr>
            </w:pPr>
            <w:r w:rsidRPr="00CB1C05">
              <w:rPr>
                <w:sz w:val="20"/>
              </w:rPr>
              <w:t>NULL</w:t>
            </w:r>
          </w:p>
        </w:tc>
        <w:tc>
          <w:tcPr>
            <w:tcW w:w="1620" w:type="dxa"/>
          </w:tcPr>
          <w:p w14:paraId="16E49F62" w14:textId="77777777" w:rsidR="00CF7600" w:rsidRPr="00CB1C05" w:rsidRDefault="00CF7600" w:rsidP="00CB1C05">
            <w:pPr>
              <w:spacing w:after="120"/>
              <w:rPr>
                <w:sz w:val="20"/>
              </w:rPr>
            </w:pPr>
          </w:p>
        </w:tc>
      </w:tr>
      <w:tr w:rsidR="00CF7600" w:rsidRPr="00CB1C05" w14:paraId="16E49F69" w14:textId="77777777" w:rsidTr="00CF592E">
        <w:trPr>
          <w:cantSplit/>
          <w:tblHeader/>
        </w:trPr>
        <w:tc>
          <w:tcPr>
            <w:tcW w:w="990" w:type="dxa"/>
          </w:tcPr>
          <w:p w14:paraId="16E49F64" w14:textId="7AD390B5" w:rsidR="00CF7600" w:rsidRPr="00CB1C05" w:rsidRDefault="00312CA1" w:rsidP="00BB29E6">
            <w:pPr>
              <w:spacing w:after="120"/>
              <w:rPr>
                <w:sz w:val="20"/>
              </w:rPr>
            </w:pPr>
            <w:ins w:id="1136" w:author="bmooney" w:date="2011-06-30T16:57:00Z">
              <w:r>
                <w:rPr>
                  <w:sz w:val="20"/>
                </w:rPr>
                <w:t>FR-</w:t>
              </w:r>
            </w:ins>
            <w:r w:rsidR="0022664B" w:rsidRPr="00CB1C05">
              <w:rPr>
                <w:sz w:val="20"/>
              </w:rPr>
              <w:t>180</w:t>
            </w:r>
          </w:p>
        </w:tc>
        <w:tc>
          <w:tcPr>
            <w:tcW w:w="1980" w:type="dxa"/>
          </w:tcPr>
          <w:p w14:paraId="16E49F65" w14:textId="77777777" w:rsidR="00CF7600" w:rsidRPr="00CB1C05" w:rsidRDefault="00CF7600" w:rsidP="00CB1C05">
            <w:pPr>
              <w:spacing w:after="120"/>
              <w:rPr>
                <w:sz w:val="20"/>
              </w:rPr>
            </w:pPr>
            <w:proofErr w:type="spellStart"/>
            <w:r w:rsidRPr="00CB1C05">
              <w:rPr>
                <w:sz w:val="20"/>
              </w:rPr>
              <w:t>tblRequisition</w:t>
            </w:r>
            <w:proofErr w:type="spellEnd"/>
          </w:p>
        </w:tc>
        <w:tc>
          <w:tcPr>
            <w:tcW w:w="2520" w:type="dxa"/>
          </w:tcPr>
          <w:p w14:paraId="16E49F66" w14:textId="77777777" w:rsidR="00CF7600" w:rsidRPr="00CB1C05" w:rsidRDefault="00CF7600" w:rsidP="00CB1C05">
            <w:pPr>
              <w:spacing w:after="120"/>
              <w:rPr>
                <w:sz w:val="20"/>
              </w:rPr>
            </w:pPr>
            <w:proofErr w:type="spellStart"/>
            <w:r w:rsidRPr="00CB1C05">
              <w:rPr>
                <w:sz w:val="20"/>
              </w:rPr>
              <w:t>WirePaymentStatusEnumID</w:t>
            </w:r>
            <w:proofErr w:type="spellEnd"/>
          </w:p>
        </w:tc>
        <w:tc>
          <w:tcPr>
            <w:tcW w:w="1530" w:type="dxa"/>
          </w:tcPr>
          <w:p w14:paraId="16E49F67" w14:textId="77777777" w:rsidR="00CF7600" w:rsidRPr="00CB1C05" w:rsidRDefault="00CF7600" w:rsidP="00CB1C05">
            <w:pPr>
              <w:spacing w:after="120"/>
              <w:rPr>
                <w:sz w:val="20"/>
              </w:rPr>
            </w:pPr>
            <w:r w:rsidRPr="00CB1C05">
              <w:rPr>
                <w:sz w:val="20"/>
              </w:rPr>
              <w:t>0</w:t>
            </w:r>
          </w:p>
        </w:tc>
        <w:tc>
          <w:tcPr>
            <w:tcW w:w="1620" w:type="dxa"/>
          </w:tcPr>
          <w:p w14:paraId="16E49F68" w14:textId="77777777" w:rsidR="00CF7600" w:rsidRPr="00CB1C05" w:rsidRDefault="00CF7600" w:rsidP="00CB1C05">
            <w:pPr>
              <w:spacing w:after="120"/>
              <w:rPr>
                <w:sz w:val="20"/>
              </w:rPr>
            </w:pPr>
            <w:r w:rsidRPr="00CB1C05">
              <w:rPr>
                <w:sz w:val="20"/>
              </w:rPr>
              <w:t>Unset</w:t>
            </w:r>
          </w:p>
        </w:tc>
      </w:tr>
      <w:tr w:rsidR="000463B6" w:rsidRPr="00CB1C05" w14:paraId="16E49F6F" w14:textId="77777777" w:rsidTr="00CF592E">
        <w:trPr>
          <w:cantSplit/>
          <w:tblHeader/>
        </w:trPr>
        <w:tc>
          <w:tcPr>
            <w:tcW w:w="990" w:type="dxa"/>
          </w:tcPr>
          <w:p w14:paraId="16E49F6A" w14:textId="0CA105EF" w:rsidR="000463B6" w:rsidRPr="00CB1C05" w:rsidDel="00BB29E6" w:rsidRDefault="00312CA1" w:rsidP="00BB29E6">
            <w:pPr>
              <w:spacing w:after="120"/>
              <w:rPr>
                <w:sz w:val="20"/>
              </w:rPr>
            </w:pPr>
            <w:ins w:id="1137" w:author="bmooney" w:date="2011-06-30T16:57:00Z">
              <w:r>
                <w:rPr>
                  <w:sz w:val="20"/>
                </w:rPr>
                <w:t>FR-</w:t>
              </w:r>
            </w:ins>
            <w:r w:rsidR="000463B6">
              <w:rPr>
                <w:sz w:val="20"/>
              </w:rPr>
              <w:t>193</w:t>
            </w:r>
          </w:p>
        </w:tc>
        <w:tc>
          <w:tcPr>
            <w:tcW w:w="1980" w:type="dxa"/>
          </w:tcPr>
          <w:p w14:paraId="16E49F6B" w14:textId="77777777" w:rsidR="000463B6" w:rsidRPr="00CB1C05" w:rsidRDefault="000463B6" w:rsidP="00CB1C05">
            <w:pPr>
              <w:spacing w:after="120"/>
              <w:rPr>
                <w:sz w:val="20"/>
              </w:rPr>
            </w:pPr>
            <w:proofErr w:type="spellStart"/>
            <w:r>
              <w:rPr>
                <w:sz w:val="20"/>
              </w:rPr>
              <w:t>tblRequisition</w:t>
            </w:r>
            <w:proofErr w:type="spellEnd"/>
          </w:p>
        </w:tc>
        <w:tc>
          <w:tcPr>
            <w:tcW w:w="2520" w:type="dxa"/>
          </w:tcPr>
          <w:p w14:paraId="16E49F6C" w14:textId="77777777" w:rsidR="000463B6" w:rsidRPr="00CB1C05" w:rsidRDefault="000463B6" w:rsidP="00CB1C05">
            <w:pPr>
              <w:spacing w:after="120"/>
              <w:rPr>
                <w:sz w:val="20"/>
              </w:rPr>
            </w:pPr>
            <w:proofErr w:type="spellStart"/>
            <w:r>
              <w:rPr>
                <w:sz w:val="20"/>
              </w:rPr>
              <w:t>CurrentPodId</w:t>
            </w:r>
            <w:proofErr w:type="spellEnd"/>
          </w:p>
        </w:tc>
        <w:tc>
          <w:tcPr>
            <w:tcW w:w="1530" w:type="dxa"/>
          </w:tcPr>
          <w:p w14:paraId="16E49F6D" w14:textId="77777777" w:rsidR="000463B6" w:rsidRPr="00CB1C05" w:rsidRDefault="000463B6" w:rsidP="00CB1C05">
            <w:pPr>
              <w:spacing w:after="120"/>
              <w:rPr>
                <w:sz w:val="20"/>
              </w:rPr>
            </w:pPr>
            <w:r>
              <w:rPr>
                <w:sz w:val="20"/>
              </w:rPr>
              <w:t>0</w:t>
            </w:r>
          </w:p>
        </w:tc>
        <w:tc>
          <w:tcPr>
            <w:tcW w:w="1620" w:type="dxa"/>
          </w:tcPr>
          <w:p w14:paraId="16E49F6E" w14:textId="77777777" w:rsidR="000463B6" w:rsidRPr="00CB1C05" w:rsidRDefault="000463B6" w:rsidP="00CB1C05">
            <w:pPr>
              <w:spacing w:after="120"/>
              <w:rPr>
                <w:sz w:val="20"/>
              </w:rPr>
            </w:pPr>
            <w:r>
              <w:rPr>
                <w:sz w:val="20"/>
              </w:rPr>
              <w:t>Unknown</w:t>
            </w:r>
          </w:p>
        </w:tc>
      </w:tr>
    </w:tbl>
    <w:p w14:paraId="16E49F70" w14:textId="77777777" w:rsidR="00EC2B18" w:rsidRDefault="00EC2B18"/>
    <w:p w14:paraId="16E49F71" w14:textId="77777777" w:rsidR="00684432" w:rsidRDefault="00A02D05" w:rsidP="00684432">
      <w:pPr>
        <w:pStyle w:val="Body3"/>
      </w:pPr>
      <w:r w:rsidRPr="00FB06D0">
        <w:t xml:space="preserve">Defaults in </w:t>
      </w:r>
      <w:proofErr w:type="spellStart"/>
      <w:r w:rsidRPr="00FB06D0">
        <w:t>tblPatient</w:t>
      </w:r>
      <w:proofErr w:type="spellEnd"/>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0"/>
        <w:gridCol w:w="1890"/>
        <w:gridCol w:w="2520"/>
        <w:gridCol w:w="1530"/>
        <w:gridCol w:w="1620"/>
      </w:tblGrid>
      <w:tr w:rsidR="00496F9B" w:rsidRPr="00CB1C05" w14:paraId="16E49F77" w14:textId="77777777" w:rsidTr="006B4698">
        <w:tc>
          <w:tcPr>
            <w:tcW w:w="1080" w:type="dxa"/>
          </w:tcPr>
          <w:p w14:paraId="16E49F72" w14:textId="77777777" w:rsidR="00496F9B" w:rsidRPr="00CB1C05" w:rsidRDefault="00496F9B" w:rsidP="00CB1C05">
            <w:pPr>
              <w:spacing w:after="120"/>
              <w:rPr>
                <w:sz w:val="20"/>
              </w:rPr>
            </w:pPr>
            <w:r w:rsidRPr="00CB1C05">
              <w:rPr>
                <w:sz w:val="20"/>
              </w:rPr>
              <w:t>FR-#</w:t>
            </w:r>
          </w:p>
        </w:tc>
        <w:tc>
          <w:tcPr>
            <w:tcW w:w="1890" w:type="dxa"/>
          </w:tcPr>
          <w:p w14:paraId="16E49F73" w14:textId="77777777" w:rsidR="00496F9B" w:rsidRPr="00CB1C05" w:rsidRDefault="00496F9B" w:rsidP="00CB1C05">
            <w:pPr>
              <w:spacing w:after="120"/>
              <w:rPr>
                <w:sz w:val="20"/>
              </w:rPr>
            </w:pPr>
            <w:r w:rsidRPr="00CB1C05">
              <w:rPr>
                <w:sz w:val="20"/>
              </w:rPr>
              <w:t>Table</w:t>
            </w:r>
          </w:p>
        </w:tc>
        <w:tc>
          <w:tcPr>
            <w:tcW w:w="2520" w:type="dxa"/>
          </w:tcPr>
          <w:p w14:paraId="16E49F74" w14:textId="77777777" w:rsidR="00496F9B" w:rsidRPr="00CB1C05" w:rsidRDefault="00496F9B" w:rsidP="00CB1C05">
            <w:pPr>
              <w:spacing w:after="120"/>
              <w:rPr>
                <w:sz w:val="20"/>
              </w:rPr>
            </w:pPr>
            <w:r w:rsidRPr="00CB1C05">
              <w:rPr>
                <w:sz w:val="20"/>
              </w:rPr>
              <w:t>Column</w:t>
            </w:r>
          </w:p>
        </w:tc>
        <w:tc>
          <w:tcPr>
            <w:tcW w:w="1530" w:type="dxa"/>
          </w:tcPr>
          <w:p w14:paraId="16E49F75" w14:textId="77777777" w:rsidR="00496F9B" w:rsidRPr="00CB1C05" w:rsidRDefault="00496F9B" w:rsidP="00CB1C05">
            <w:pPr>
              <w:spacing w:after="120"/>
              <w:rPr>
                <w:sz w:val="20"/>
              </w:rPr>
            </w:pPr>
            <w:r w:rsidRPr="00CB1C05">
              <w:rPr>
                <w:sz w:val="20"/>
              </w:rPr>
              <w:t>Default value</w:t>
            </w:r>
          </w:p>
        </w:tc>
        <w:tc>
          <w:tcPr>
            <w:tcW w:w="1620" w:type="dxa"/>
          </w:tcPr>
          <w:p w14:paraId="16E49F76" w14:textId="77777777" w:rsidR="00496F9B" w:rsidRPr="00CB1C05" w:rsidRDefault="00496F9B" w:rsidP="00CB1C05">
            <w:pPr>
              <w:spacing w:after="120"/>
              <w:rPr>
                <w:sz w:val="20"/>
              </w:rPr>
            </w:pPr>
            <w:r w:rsidRPr="00CB1C05">
              <w:rPr>
                <w:sz w:val="20"/>
              </w:rPr>
              <w:t>Meaning</w:t>
            </w:r>
          </w:p>
        </w:tc>
      </w:tr>
      <w:tr w:rsidR="00496F9B" w:rsidRPr="00CB1C05" w14:paraId="16E49F7D" w14:textId="77777777" w:rsidTr="006B4698">
        <w:tc>
          <w:tcPr>
            <w:tcW w:w="1080" w:type="dxa"/>
          </w:tcPr>
          <w:p w14:paraId="16E49F78" w14:textId="6504A482" w:rsidR="00496F9B" w:rsidRPr="00CB1C05" w:rsidRDefault="00312CA1" w:rsidP="00BB29E6">
            <w:pPr>
              <w:spacing w:after="120"/>
              <w:rPr>
                <w:sz w:val="20"/>
              </w:rPr>
            </w:pPr>
            <w:ins w:id="1138" w:author="bmooney" w:date="2011-06-30T16:57:00Z">
              <w:r>
                <w:rPr>
                  <w:sz w:val="20"/>
                </w:rPr>
                <w:t>FR-</w:t>
              </w:r>
            </w:ins>
            <w:r w:rsidR="0022664B" w:rsidRPr="00CB1C05">
              <w:rPr>
                <w:sz w:val="20"/>
              </w:rPr>
              <w:t>181</w:t>
            </w:r>
          </w:p>
        </w:tc>
        <w:tc>
          <w:tcPr>
            <w:tcW w:w="1890" w:type="dxa"/>
          </w:tcPr>
          <w:p w14:paraId="16E49F79" w14:textId="77777777" w:rsidR="00496F9B" w:rsidRPr="00CB1C05" w:rsidRDefault="00496F9B" w:rsidP="00CB1C05">
            <w:pPr>
              <w:spacing w:after="120"/>
              <w:rPr>
                <w:sz w:val="20"/>
              </w:rPr>
            </w:pPr>
            <w:proofErr w:type="spellStart"/>
            <w:r w:rsidRPr="00CB1C05">
              <w:rPr>
                <w:sz w:val="20"/>
              </w:rPr>
              <w:t>tblPatient</w:t>
            </w:r>
            <w:proofErr w:type="spellEnd"/>
          </w:p>
        </w:tc>
        <w:tc>
          <w:tcPr>
            <w:tcW w:w="2520" w:type="dxa"/>
          </w:tcPr>
          <w:p w14:paraId="16E49F7A" w14:textId="77777777" w:rsidR="00496F9B" w:rsidRPr="00CB1C05" w:rsidRDefault="00496F9B" w:rsidP="00CB1C05">
            <w:pPr>
              <w:spacing w:after="120"/>
              <w:rPr>
                <w:sz w:val="20"/>
              </w:rPr>
            </w:pPr>
            <w:r w:rsidRPr="00CB1C05">
              <w:rPr>
                <w:sz w:val="20"/>
              </w:rPr>
              <w:t>Address1</w:t>
            </w:r>
          </w:p>
        </w:tc>
        <w:tc>
          <w:tcPr>
            <w:tcW w:w="1530" w:type="dxa"/>
          </w:tcPr>
          <w:p w14:paraId="16E49F7B" w14:textId="77777777" w:rsidR="00496F9B" w:rsidRPr="00CB1C05" w:rsidRDefault="00496F9B" w:rsidP="00CB1C05">
            <w:pPr>
              <w:spacing w:after="120"/>
              <w:rPr>
                <w:sz w:val="20"/>
              </w:rPr>
            </w:pPr>
            <w:r w:rsidRPr="00CB1C05">
              <w:rPr>
                <w:sz w:val="20"/>
              </w:rPr>
              <w:t>NULL</w:t>
            </w:r>
          </w:p>
        </w:tc>
        <w:tc>
          <w:tcPr>
            <w:tcW w:w="1620" w:type="dxa"/>
          </w:tcPr>
          <w:p w14:paraId="16E49F7C" w14:textId="77777777" w:rsidR="00496F9B" w:rsidRPr="00CB1C05" w:rsidRDefault="00496F9B" w:rsidP="00CB1C05">
            <w:pPr>
              <w:spacing w:after="120"/>
              <w:rPr>
                <w:sz w:val="20"/>
              </w:rPr>
            </w:pPr>
          </w:p>
        </w:tc>
      </w:tr>
      <w:tr w:rsidR="00496F9B" w:rsidRPr="00CB1C05" w14:paraId="16E49F83" w14:textId="77777777" w:rsidTr="006B4698">
        <w:tc>
          <w:tcPr>
            <w:tcW w:w="1080" w:type="dxa"/>
          </w:tcPr>
          <w:p w14:paraId="16E49F7E" w14:textId="1B35F8E4" w:rsidR="00496F9B" w:rsidRPr="00CB1C05" w:rsidRDefault="00312CA1" w:rsidP="00BB29E6">
            <w:pPr>
              <w:spacing w:after="120"/>
              <w:rPr>
                <w:sz w:val="20"/>
              </w:rPr>
            </w:pPr>
            <w:ins w:id="1139" w:author="bmooney" w:date="2011-06-30T16:57:00Z">
              <w:r>
                <w:rPr>
                  <w:sz w:val="20"/>
                </w:rPr>
                <w:t>FR-</w:t>
              </w:r>
            </w:ins>
            <w:r w:rsidR="0022664B" w:rsidRPr="00CB1C05">
              <w:rPr>
                <w:sz w:val="20"/>
              </w:rPr>
              <w:t>182</w:t>
            </w:r>
          </w:p>
        </w:tc>
        <w:tc>
          <w:tcPr>
            <w:tcW w:w="1890" w:type="dxa"/>
          </w:tcPr>
          <w:p w14:paraId="16E49F7F" w14:textId="77777777" w:rsidR="00496F9B" w:rsidRPr="00CB1C05" w:rsidRDefault="00496F9B" w:rsidP="00CB1C05">
            <w:pPr>
              <w:spacing w:after="120"/>
              <w:rPr>
                <w:sz w:val="20"/>
              </w:rPr>
            </w:pPr>
            <w:proofErr w:type="spellStart"/>
            <w:r w:rsidRPr="00CB1C05">
              <w:rPr>
                <w:sz w:val="20"/>
              </w:rPr>
              <w:t>tblPatient</w:t>
            </w:r>
            <w:proofErr w:type="spellEnd"/>
          </w:p>
        </w:tc>
        <w:tc>
          <w:tcPr>
            <w:tcW w:w="2520" w:type="dxa"/>
          </w:tcPr>
          <w:p w14:paraId="16E49F80" w14:textId="77777777" w:rsidR="00496F9B" w:rsidRPr="00CB1C05" w:rsidRDefault="00496F9B" w:rsidP="00CB1C05">
            <w:pPr>
              <w:spacing w:after="120"/>
              <w:rPr>
                <w:sz w:val="20"/>
              </w:rPr>
            </w:pPr>
            <w:r w:rsidRPr="00CB1C05">
              <w:rPr>
                <w:sz w:val="20"/>
              </w:rPr>
              <w:t>Address2</w:t>
            </w:r>
          </w:p>
        </w:tc>
        <w:tc>
          <w:tcPr>
            <w:tcW w:w="1530" w:type="dxa"/>
          </w:tcPr>
          <w:p w14:paraId="16E49F81" w14:textId="77777777" w:rsidR="00496F9B" w:rsidRPr="00CB1C05" w:rsidRDefault="00496F9B" w:rsidP="00CB1C05">
            <w:pPr>
              <w:spacing w:after="120"/>
              <w:rPr>
                <w:sz w:val="20"/>
              </w:rPr>
            </w:pPr>
            <w:r w:rsidRPr="00CB1C05">
              <w:rPr>
                <w:sz w:val="20"/>
              </w:rPr>
              <w:t>NULL</w:t>
            </w:r>
          </w:p>
        </w:tc>
        <w:tc>
          <w:tcPr>
            <w:tcW w:w="1620" w:type="dxa"/>
          </w:tcPr>
          <w:p w14:paraId="16E49F82" w14:textId="77777777" w:rsidR="00496F9B" w:rsidRPr="00CB1C05" w:rsidRDefault="00496F9B" w:rsidP="00CB1C05">
            <w:pPr>
              <w:spacing w:after="120"/>
              <w:rPr>
                <w:sz w:val="20"/>
              </w:rPr>
            </w:pPr>
          </w:p>
        </w:tc>
      </w:tr>
      <w:tr w:rsidR="00496F9B" w:rsidRPr="00CB1C05" w14:paraId="16E49F89" w14:textId="77777777" w:rsidTr="006B4698">
        <w:tc>
          <w:tcPr>
            <w:tcW w:w="1080" w:type="dxa"/>
          </w:tcPr>
          <w:p w14:paraId="16E49F84" w14:textId="187FAF06" w:rsidR="00496F9B" w:rsidRPr="00CB1C05" w:rsidRDefault="00312CA1" w:rsidP="00BB29E6">
            <w:pPr>
              <w:spacing w:after="120"/>
              <w:rPr>
                <w:sz w:val="20"/>
              </w:rPr>
            </w:pPr>
            <w:ins w:id="1140" w:author="bmooney" w:date="2011-06-30T16:57:00Z">
              <w:r>
                <w:rPr>
                  <w:sz w:val="20"/>
                </w:rPr>
                <w:t>FR-</w:t>
              </w:r>
            </w:ins>
            <w:r w:rsidR="0022664B" w:rsidRPr="00CB1C05">
              <w:rPr>
                <w:sz w:val="20"/>
              </w:rPr>
              <w:t>183</w:t>
            </w:r>
          </w:p>
        </w:tc>
        <w:tc>
          <w:tcPr>
            <w:tcW w:w="1890" w:type="dxa"/>
          </w:tcPr>
          <w:p w14:paraId="16E49F85" w14:textId="77777777" w:rsidR="00496F9B" w:rsidRPr="00CB1C05" w:rsidRDefault="00496F9B" w:rsidP="00CB1C05">
            <w:pPr>
              <w:spacing w:after="120"/>
              <w:rPr>
                <w:sz w:val="20"/>
              </w:rPr>
            </w:pPr>
            <w:proofErr w:type="spellStart"/>
            <w:r w:rsidRPr="00CB1C05">
              <w:rPr>
                <w:sz w:val="20"/>
              </w:rPr>
              <w:t>tblPatient</w:t>
            </w:r>
            <w:proofErr w:type="spellEnd"/>
          </w:p>
        </w:tc>
        <w:tc>
          <w:tcPr>
            <w:tcW w:w="2520" w:type="dxa"/>
          </w:tcPr>
          <w:p w14:paraId="16E49F86" w14:textId="77777777" w:rsidR="00496F9B" w:rsidRPr="00CB1C05" w:rsidRDefault="00496F9B" w:rsidP="00CB1C05">
            <w:pPr>
              <w:spacing w:after="120"/>
              <w:rPr>
                <w:sz w:val="20"/>
              </w:rPr>
            </w:pPr>
            <w:r w:rsidRPr="00CB1C05">
              <w:rPr>
                <w:sz w:val="20"/>
              </w:rPr>
              <w:t>City</w:t>
            </w:r>
          </w:p>
        </w:tc>
        <w:tc>
          <w:tcPr>
            <w:tcW w:w="1530" w:type="dxa"/>
          </w:tcPr>
          <w:p w14:paraId="16E49F87" w14:textId="77777777" w:rsidR="00496F9B" w:rsidRPr="00CB1C05" w:rsidRDefault="00496F9B" w:rsidP="00CB1C05">
            <w:pPr>
              <w:spacing w:after="120"/>
              <w:rPr>
                <w:sz w:val="20"/>
              </w:rPr>
            </w:pPr>
            <w:r w:rsidRPr="00CB1C05">
              <w:rPr>
                <w:sz w:val="20"/>
              </w:rPr>
              <w:t>NULL</w:t>
            </w:r>
          </w:p>
        </w:tc>
        <w:tc>
          <w:tcPr>
            <w:tcW w:w="1620" w:type="dxa"/>
          </w:tcPr>
          <w:p w14:paraId="16E49F88" w14:textId="77777777" w:rsidR="00496F9B" w:rsidRPr="00CB1C05" w:rsidRDefault="00496F9B" w:rsidP="00CB1C05">
            <w:pPr>
              <w:spacing w:after="120"/>
              <w:rPr>
                <w:sz w:val="20"/>
              </w:rPr>
            </w:pPr>
          </w:p>
        </w:tc>
      </w:tr>
      <w:tr w:rsidR="00496F9B" w:rsidRPr="00CB1C05" w14:paraId="16E49F8F" w14:textId="77777777" w:rsidTr="006B4698">
        <w:tc>
          <w:tcPr>
            <w:tcW w:w="1080" w:type="dxa"/>
          </w:tcPr>
          <w:p w14:paraId="16E49F8A" w14:textId="6CEAE92E" w:rsidR="00496F9B" w:rsidRPr="00CB1C05" w:rsidRDefault="00312CA1" w:rsidP="00BB29E6">
            <w:pPr>
              <w:spacing w:after="120"/>
              <w:rPr>
                <w:sz w:val="20"/>
              </w:rPr>
            </w:pPr>
            <w:ins w:id="1141" w:author="bmooney" w:date="2011-06-30T16:57:00Z">
              <w:r>
                <w:rPr>
                  <w:sz w:val="20"/>
                </w:rPr>
                <w:t>FR-</w:t>
              </w:r>
            </w:ins>
            <w:r w:rsidR="0022664B" w:rsidRPr="00CB1C05">
              <w:rPr>
                <w:sz w:val="20"/>
              </w:rPr>
              <w:t>184</w:t>
            </w:r>
          </w:p>
        </w:tc>
        <w:tc>
          <w:tcPr>
            <w:tcW w:w="1890" w:type="dxa"/>
          </w:tcPr>
          <w:p w14:paraId="16E49F8B" w14:textId="77777777" w:rsidR="00496F9B" w:rsidRPr="00CB1C05" w:rsidRDefault="00496F9B" w:rsidP="00CB1C05">
            <w:pPr>
              <w:spacing w:after="120"/>
              <w:rPr>
                <w:sz w:val="20"/>
              </w:rPr>
            </w:pPr>
            <w:proofErr w:type="spellStart"/>
            <w:r w:rsidRPr="00CB1C05">
              <w:rPr>
                <w:sz w:val="20"/>
              </w:rPr>
              <w:t>tblPatient</w:t>
            </w:r>
            <w:proofErr w:type="spellEnd"/>
          </w:p>
        </w:tc>
        <w:tc>
          <w:tcPr>
            <w:tcW w:w="2520" w:type="dxa"/>
          </w:tcPr>
          <w:p w14:paraId="16E49F8C" w14:textId="77777777" w:rsidR="00496F9B" w:rsidRPr="00CB1C05" w:rsidRDefault="00496F9B" w:rsidP="00CB1C05">
            <w:pPr>
              <w:spacing w:after="120"/>
              <w:rPr>
                <w:sz w:val="20"/>
              </w:rPr>
            </w:pPr>
            <w:r w:rsidRPr="00CB1C05">
              <w:rPr>
                <w:sz w:val="20"/>
              </w:rPr>
              <w:t>State</w:t>
            </w:r>
          </w:p>
        </w:tc>
        <w:tc>
          <w:tcPr>
            <w:tcW w:w="1530" w:type="dxa"/>
          </w:tcPr>
          <w:p w14:paraId="16E49F8D" w14:textId="77777777" w:rsidR="00496F9B" w:rsidRPr="00CB1C05" w:rsidRDefault="00496F9B" w:rsidP="00CB1C05">
            <w:pPr>
              <w:spacing w:after="120"/>
              <w:rPr>
                <w:sz w:val="20"/>
              </w:rPr>
            </w:pPr>
            <w:r w:rsidRPr="00CB1C05">
              <w:rPr>
                <w:sz w:val="20"/>
              </w:rPr>
              <w:t>NULL</w:t>
            </w:r>
          </w:p>
        </w:tc>
        <w:tc>
          <w:tcPr>
            <w:tcW w:w="1620" w:type="dxa"/>
          </w:tcPr>
          <w:p w14:paraId="16E49F8E" w14:textId="77777777" w:rsidR="00496F9B" w:rsidRPr="00CB1C05" w:rsidRDefault="00496F9B" w:rsidP="00CB1C05">
            <w:pPr>
              <w:spacing w:after="120"/>
              <w:rPr>
                <w:sz w:val="20"/>
              </w:rPr>
            </w:pPr>
          </w:p>
        </w:tc>
      </w:tr>
      <w:tr w:rsidR="00496F9B" w:rsidRPr="00CB1C05" w14:paraId="16E49F95" w14:textId="77777777" w:rsidTr="006B4698">
        <w:tc>
          <w:tcPr>
            <w:tcW w:w="1080" w:type="dxa"/>
          </w:tcPr>
          <w:p w14:paraId="16E49F90" w14:textId="6D1AB1B2" w:rsidR="00496F9B" w:rsidRPr="00CB1C05" w:rsidRDefault="00312CA1" w:rsidP="00BB29E6">
            <w:pPr>
              <w:spacing w:after="120"/>
              <w:rPr>
                <w:sz w:val="20"/>
              </w:rPr>
            </w:pPr>
            <w:ins w:id="1142" w:author="bmooney" w:date="2011-06-30T16:57:00Z">
              <w:r>
                <w:rPr>
                  <w:sz w:val="20"/>
                </w:rPr>
                <w:t>FR-</w:t>
              </w:r>
            </w:ins>
            <w:r w:rsidR="0022664B" w:rsidRPr="00CB1C05">
              <w:rPr>
                <w:sz w:val="20"/>
              </w:rPr>
              <w:t>185</w:t>
            </w:r>
          </w:p>
        </w:tc>
        <w:tc>
          <w:tcPr>
            <w:tcW w:w="1890" w:type="dxa"/>
          </w:tcPr>
          <w:p w14:paraId="16E49F91" w14:textId="77777777" w:rsidR="00496F9B" w:rsidRPr="00CB1C05" w:rsidRDefault="00496F9B" w:rsidP="00CB1C05">
            <w:pPr>
              <w:spacing w:after="120"/>
              <w:rPr>
                <w:sz w:val="20"/>
              </w:rPr>
            </w:pPr>
            <w:proofErr w:type="spellStart"/>
            <w:r w:rsidRPr="00CB1C05">
              <w:rPr>
                <w:sz w:val="20"/>
              </w:rPr>
              <w:t>tblPatient</w:t>
            </w:r>
            <w:proofErr w:type="spellEnd"/>
          </w:p>
        </w:tc>
        <w:tc>
          <w:tcPr>
            <w:tcW w:w="2520" w:type="dxa"/>
          </w:tcPr>
          <w:p w14:paraId="16E49F92" w14:textId="77777777" w:rsidR="00496F9B" w:rsidRPr="00CB1C05" w:rsidRDefault="00496F9B" w:rsidP="00CB1C05">
            <w:pPr>
              <w:spacing w:after="120"/>
              <w:rPr>
                <w:sz w:val="20"/>
              </w:rPr>
            </w:pPr>
            <w:r w:rsidRPr="00CB1C05">
              <w:rPr>
                <w:sz w:val="20"/>
              </w:rPr>
              <w:t>Postal Code</w:t>
            </w:r>
          </w:p>
        </w:tc>
        <w:tc>
          <w:tcPr>
            <w:tcW w:w="1530" w:type="dxa"/>
          </w:tcPr>
          <w:p w14:paraId="16E49F93" w14:textId="77777777" w:rsidR="00496F9B" w:rsidRPr="00CB1C05" w:rsidRDefault="00496F9B" w:rsidP="00CB1C05">
            <w:pPr>
              <w:spacing w:after="120"/>
              <w:rPr>
                <w:sz w:val="20"/>
              </w:rPr>
            </w:pPr>
            <w:r w:rsidRPr="00CB1C05">
              <w:rPr>
                <w:sz w:val="20"/>
              </w:rPr>
              <w:t>NULL</w:t>
            </w:r>
          </w:p>
        </w:tc>
        <w:tc>
          <w:tcPr>
            <w:tcW w:w="1620" w:type="dxa"/>
          </w:tcPr>
          <w:p w14:paraId="16E49F94" w14:textId="77777777" w:rsidR="00496F9B" w:rsidRPr="00CB1C05" w:rsidRDefault="00496F9B" w:rsidP="00CB1C05">
            <w:pPr>
              <w:spacing w:after="120"/>
              <w:rPr>
                <w:sz w:val="20"/>
              </w:rPr>
            </w:pPr>
          </w:p>
        </w:tc>
      </w:tr>
      <w:tr w:rsidR="00496F9B" w:rsidRPr="00CB1C05" w14:paraId="16E49F9B" w14:textId="77777777" w:rsidTr="006B4698">
        <w:tc>
          <w:tcPr>
            <w:tcW w:w="1080" w:type="dxa"/>
          </w:tcPr>
          <w:p w14:paraId="16E49F96" w14:textId="3F6759F4" w:rsidR="00496F9B" w:rsidRPr="00CB1C05" w:rsidRDefault="00312CA1" w:rsidP="00BB29E6">
            <w:pPr>
              <w:spacing w:after="120"/>
              <w:rPr>
                <w:sz w:val="20"/>
              </w:rPr>
            </w:pPr>
            <w:ins w:id="1143" w:author="bmooney" w:date="2011-06-30T16:57:00Z">
              <w:r>
                <w:rPr>
                  <w:sz w:val="20"/>
                </w:rPr>
                <w:t>FR-</w:t>
              </w:r>
            </w:ins>
            <w:r w:rsidR="0022664B" w:rsidRPr="00CB1C05">
              <w:rPr>
                <w:sz w:val="20"/>
              </w:rPr>
              <w:t>186</w:t>
            </w:r>
          </w:p>
        </w:tc>
        <w:tc>
          <w:tcPr>
            <w:tcW w:w="1890" w:type="dxa"/>
          </w:tcPr>
          <w:p w14:paraId="16E49F97" w14:textId="77777777" w:rsidR="00496F9B" w:rsidRPr="00CB1C05" w:rsidRDefault="00496F9B" w:rsidP="00CB1C05">
            <w:pPr>
              <w:spacing w:after="120"/>
              <w:rPr>
                <w:sz w:val="20"/>
              </w:rPr>
            </w:pPr>
            <w:proofErr w:type="spellStart"/>
            <w:r w:rsidRPr="00CB1C05">
              <w:rPr>
                <w:sz w:val="20"/>
              </w:rPr>
              <w:t>tblPatient</w:t>
            </w:r>
            <w:proofErr w:type="spellEnd"/>
          </w:p>
        </w:tc>
        <w:tc>
          <w:tcPr>
            <w:tcW w:w="2520" w:type="dxa"/>
          </w:tcPr>
          <w:p w14:paraId="16E49F98" w14:textId="77777777" w:rsidR="00496F9B" w:rsidRPr="00CB1C05" w:rsidRDefault="00496F9B" w:rsidP="00CB1C05">
            <w:pPr>
              <w:spacing w:after="120"/>
              <w:rPr>
                <w:sz w:val="20"/>
              </w:rPr>
            </w:pPr>
            <w:r w:rsidRPr="00CB1C05">
              <w:rPr>
                <w:sz w:val="20"/>
              </w:rPr>
              <w:t>Country</w:t>
            </w:r>
          </w:p>
        </w:tc>
        <w:tc>
          <w:tcPr>
            <w:tcW w:w="1530" w:type="dxa"/>
          </w:tcPr>
          <w:p w14:paraId="16E49F99" w14:textId="77777777" w:rsidR="00496F9B" w:rsidRPr="00CB1C05" w:rsidRDefault="00496F9B" w:rsidP="00CB1C05">
            <w:pPr>
              <w:spacing w:after="120"/>
              <w:rPr>
                <w:sz w:val="20"/>
              </w:rPr>
            </w:pPr>
            <w:r w:rsidRPr="00CB1C05">
              <w:rPr>
                <w:sz w:val="20"/>
              </w:rPr>
              <w:t>NULL</w:t>
            </w:r>
          </w:p>
        </w:tc>
        <w:tc>
          <w:tcPr>
            <w:tcW w:w="1620" w:type="dxa"/>
          </w:tcPr>
          <w:p w14:paraId="16E49F9A" w14:textId="77777777" w:rsidR="00496F9B" w:rsidRPr="00CB1C05" w:rsidRDefault="00496F9B" w:rsidP="00CB1C05">
            <w:pPr>
              <w:spacing w:after="120"/>
              <w:rPr>
                <w:sz w:val="20"/>
              </w:rPr>
            </w:pPr>
          </w:p>
        </w:tc>
      </w:tr>
      <w:tr w:rsidR="00496F9B" w:rsidRPr="00CB1C05" w14:paraId="16E49FA1" w14:textId="77777777" w:rsidTr="006B4698">
        <w:tc>
          <w:tcPr>
            <w:tcW w:w="1080" w:type="dxa"/>
          </w:tcPr>
          <w:p w14:paraId="16E49F9C" w14:textId="497E7F69" w:rsidR="00496F9B" w:rsidRPr="00CB1C05" w:rsidRDefault="00312CA1" w:rsidP="00BB29E6">
            <w:pPr>
              <w:spacing w:after="120"/>
              <w:rPr>
                <w:sz w:val="20"/>
              </w:rPr>
            </w:pPr>
            <w:ins w:id="1144" w:author="bmooney" w:date="2011-06-30T16:57:00Z">
              <w:r>
                <w:rPr>
                  <w:sz w:val="20"/>
                </w:rPr>
                <w:t>FR-</w:t>
              </w:r>
            </w:ins>
            <w:r w:rsidR="0022664B" w:rsidRPr="00CB1C05">
              <w:rPr>
                <w:sz w:val="20"/>
              </w:rPr>
              <w:t>187</w:t>
            </w:r>
          </w:p>
        </w:tc>
        <w:tc>
          <w:tcPr>
            <w:tcW w:w="1890" w:type="dxa"/>
          </w:tcPr>
          <w:p w14:paraId="16E49F9D" w14:textId="77777777" w:rsidR="00496F9B" w:rsidRPr="00CB1C05" w:rsidRDefault="00496F9B" w:rsidP="00CB1C05">
            <w:pPr>
              <w:spacing w:after="120"/>
              <w:rPr>
                <w:sz w:val="20"/>
              </w:rPr>
            </w:pPr>
            <w:proofErr w:type="spellStart"/>
            <w:r w:rsidRPr="00CB1C05">
              <w:rPr>
                <w:sz w:val="20"/>
              </w:rPr>
              <w:t>tblPatient</w:t>
            </w:r>
            <w:proofErr w:type="spellEnd"/>
          </w:p>
        </w:tc>
        <w:tc>
          <w:tcPr>
            <w:tcW w:w="2520" w:type="dxa"/>
          </w:tcPr>
          <w:p w14:paraId="16E49F9E" w14:textId="77777777" w:rsidR="00496F9B" w:rsidRPr="00CB1C05" w:rsidRDefault="00496F9B" w:rsidP="00CB1C05">
            <w:pPr>
              <w:spacing w:after="120"/>
              <w:rPr>
                <w:sz w:val="20"/>
              </w:rPr>
            </w:pPr>
            <w:r w:rsidRPr="00CB1C05">
              <w:rPr>
                <w:sz w:val="20"/>
              </w:rPr>
              <w:t>Phone</w:t>
            </w:r>
          </w:p>
        </w:tc>
        <w:tc>
          <w:tcPr>
            <w:tcW w:w="1530" w:type="dxa"/>
          </w:tcPr>
          <w:p w14:paraId="16E49F9F" w14:textId="77777777" w:rsidR="00496F9B" w:rsidRPr="00CB1C05" w:rsidRDefault="00496F9B" w:rsidP="00CB1C05">
            <w:pPr>
              <w:spacing w:after="120"/>
              <w:rPr>
                <w:sz w:val="20"/>
              </w:rPr>
            </w:pPr>
            <w:r w:rsidRPr="00CB1C05">
              <w:rPr>
                <w:sz w:val="20"/>
              </w:rPr>
              <w:t>NULL</w:t>
            </w:r>
          </w:p>
        </w:tc>
        <w:tc>
          <w:tcPr>
            <w:tcW w:w="1620" w:type="dxa"/>
          </w:tcPr>
          <w:p w14:paraId="16E49FA0" w14:textId="77777777" w:rsidR="00496F9B" w:rsidRPr="00CB1C05" w:rsidRDefault="00496F9B" w:rsidP="00CB1C05">
            <w:pPr>
              <w:spacing w:after="120"/>
              <w:rPr>
                <w:sz w:val="20"/>
              </w:rPr>
            </w:pPr>
          </w:p>
        </w:tc>
      </w:tr>
      <w:tr w:rsidR="00496F9B" w:rsidRPr="00CB1C05" w14:paraId="16E49FA7" w14:textId="77777777" w:rsidTr="006B4698">
        <w:tc>
          <w:tcPr>
            <w:tcW w:w="1080" w:type="dxa"/>
          </w:tcPr>
          <w:p w14:paraId="16E49FA2" w14:textId="79CA229F" w:rsidR="00496F9B" w:rsidRPr="00CB1C05" w:rsidRDefault="00312CA1" w:rsidP="00BB29E6">
            <w:pPr>
              <w:spacing w:after="120"/>
              <w:rPr>
                <w:sz w:val="20"/>
              </w:rPr>
            </w:pPr>
            <w:ins w:id="1145" w:author="bmooney" w:date="2011-06-30T16:57:00Z">
              <w:r>
                <w:rPr>
                  <w:sz w:val="20"/>
                </w:rPr>
                <w:t>FR-</w:t>
              </w:r>
            </w:ins>
            <w:r w:rsidR="0022664B" w:rsidRPr="00CB1C05">
              <w:rPr>
                <w:sz w:val="20"/>
              </w:rPr>
              <w:t>188</w:t>
            </w:r>
          </w:p>
        </w:tc>
        <w:tc>
          <w:tcPr>
            <w:tcW w:w="1890" w:type="dxa"/>
          </w:tcPr>
          <w:p w14:paraId="16E49FA3" w14:textId="77777777" w:rsidR="00496F9B" w:rsidRPr="00CB1C05" w:rsidRDefault="00496F9B" w:rsidP="00CB1C05">
            <w:pPr>
              <w:spacing w:after="120"/>
              <w:rPr>
                <w:sz w:val="20"/>
              </w:rPr>
            </w:pPr>
            <w:proofErr w:type="spellStart"/>
            <w:r w:rsidRPr="00CB1C05">
              <w:rPr>
                <w:sz w:val="20"/>
              </w:rPr>
              <w:t>tblPatient</w:t>
            </w:r>
            <w:proofErr w:type="spellEnd"/>
          </w:p>
        </w:tc>
        <w:tc>
          <w:tcPr>
            <w:tcW w:w="2520" w:type="dxa"/>
          </w:tcPr>
          <w:p w14:paraId="16E49FA4" w14:textId="77777777" w:rsidR="00496F9B" w:rsidRPr="00CB1C05" w:rsidRDefault="00496F9B" w:rsidP="00CB1C05">
            <w:pPr>
              <w:spacing w:after="120"/>
              <w:rPr>
                <w:sz w:val="20"/>
              </w:rPr>
            </w:pPr>
            <w:proofErr w:type="spellStart"/>
            <w:r w:rsidRPr="00CB1C05">
              <w:rPr>
                <w:sz w:val="20"/>
              </w:rPr>
              <w:t>MedicalRecordNumber</w:t>
            </w:r>
            <w:proofErr w:type="spellEnd"/>
          </w:p>
        </w:tc>
        <w:tc>
          <w:tcPr>
            <w:tcW w:w="1530" w:type="dxa"/>
          </w:tcPr>
          <w:p w14:paraId="16E49FA5" w14:textId="77777777" w:rsidR="00496F9B" w:rsidRPr="00CB1C05" w:rsidRDefault="00496F9B" w:rsidP="00CB1C05">
            <w:pPr>
              <w:spacing w:after="120"/>
              <w:rPr>
                <w:sz w:val="20"/>
              </w:rPr>
            </w:pPr>
            <w:r w:rsidRPr="00CB1C05">
              <w:rPr>
                <w:sz w:val="20"/>
              </w:rPr>
              <w:t>NULL</w:t>
            </w:r>
          </w:p>
        </w:tc>
        <w:tc>
          <w:tcPr>
            <w:tcW w:w="1620" w:type="dxa"/>
          </w:tcPr>
          <w:p w14:paraId="16E49FA6" w14:textId="77777777" w:rsidR="00496F9B" w:rsidRPr="00CB1C05" w:rsidRDefault="00496F9B" w:rsidP="00CB1C05">
            <w:pPr>
              <w:spacing w:after="120"/>
              <w:rPr>
                <w:sz w:val="20"/>
              </w:rPr>
            </w:pPr>
          </w:p>
        </w:tc>
      </w:tr>
      <w:tr w:rsidR="00496F9B" w:rsidRPr="00CB1C05" w14:paraId="16E49FAD" w14:textId="77777777" w:rsidTr="006B4698">
        <w:tc>
          <w:tcPr>
            <w:tcW w:w="1080" w:type="dxa"/>
          </w:tcPr>
          <w:p w14:paraId="16E49FA8" w14:textId="60C5FADC" w:rsidR="00496F9B" w:rsidRPr="00CB1C05" w:rsidRDefault="00312CA1" w:rsidP="00BB29E6">
            <w:pPr>
              <w:spacing w:after="120"/>
              <w:rPr>
                <w:sz w:val="20"/>
              </w:rPr>
            </w:pPr>
            <w:ins w:id="1146" w:author="bmooney" w:date="2011-06-30T16:57:00Z">
              <w:r>
                <w:rPr>
                  <w:sz w:val="20"/>
                </w:rPr>
                <w:t>FR-</w:t>
              </w:r>
            </w:ins>
            <w:r w:rsidR="0022664B" w:rsidRPr="00CB1C05">
              <w:rPr>
                <w:sz w:val="20"/>
              </w:rPr>
              <w:t>189</w:t>
            </w:r>
          </w:p>
        </w:tc>
        <w:tc>
          <w:tcPr>
            <w:tcW w:w="1890" w:type="dxa"/>
          </w:tcPr>
          <w:p w14:paraId="16E49FA9" w14:textId="77777777" w:rsidR="00496F9B" w:rsidRPr="00CB1C05" w:rsidRDefault="00496F9B" w:rsidP="00CB1C05">
            <w:pPr>
              <w:spacing w:after="120"/>
              <w:rPr>
                <w:sz w:val="20"/>
              </w:rPr>
            </w:pPr>
            <w:proofErr w:type="spellStart"/>
            <w:r w:rsidRPr="00CB1C05">
              <w:rPr>
                <w:sz w:val="20"/>
              </w:rPr>
              <w:t>tblPatient</w:t>
            </w:r>
            <w:proofErr w:type="spellEnd"/>
          </w:p>
        </w:tc>
        <w:tc>
          <w:tcPr>
            <w:tcW w:w="2520" w:type="dxa"/>
          </w:tcPr>
          <w:p w14:paraId="16E49FAA" w14:textId="77777777" w:rsidR="00496F9B" w:rsidRPr="00CB1C05" w:rsidRDefault="00496F9B" w:rsidP="00CB1C05">
            <w:pPr>
              <w:spacing w:after="120"/>
              <w:rPr>
                <w:sz w:val="20"/>
              </w:rPr>
            </w:pPr>
            <w:r w:rsidRPr="00CB1C05">
              <w:rPr>
                <w:sz w:val="20"/>
              </w:rPr>
              <w:t>SSN</w:t>
            </w:r>
          </w:p>
        </w:tc>
        <w:tc>
          <w:tcPr>
            <w:tcW w:w="1530" w:type="dxa"/>
          </w:tcPr>
          <w:p w14:paraId="16E49FAB" w14:textId="77777777" w:rsidR="00496F9B" w:rsidRPr="00CB1C05" w:rsidRDefault="00496F9B" w:rsidP="00CB1C05">
            <w:pPr>
              <w:spacing w:after="120"/>
              <w:rPr>
                <w:sz w:val="20"/>
              </w:rPr>
            </w:pPr>
            <w:r w:rsidRPr="00CB1C05">
              <w:rPr>
                <w:sz w:val="20"/>
              </w:rPr>
              <w:t>NULL</w:t>
            </w:r>
          </w:p>
        </w:tc>
        <w:tc>
          <w:tcPr>
            <w:tcW w:w="1620" w:type="dxa"/>
          </w:tcPr>
          <w:p w14:paraId="16E49FAC" w14:textId="77777777" w:rsidR="00496F9B" w:rsidRPr="00CB1C05" w:rsidRDefault="00496F9B" w:rsidP="00CB1C05">
            <w:pPr>
              <w:spacing w:after="120"/>
              <w:rPr>
                <w:sz w:val="20"/>
              </w:rPr>
            </w:pPr>
          </w:p>
        </w:tc>
      </w:tr>
      <w:tr w:rsidR="00496F9B" w:rsidRPr="00CB1C05" w14:paraId="16E49FB3" w14:textId="77777777" w:rsidTr="006B4698">
        <w:tc>
          <w:tcPr>
            <w:tcW w:w="1080" w:type="dxa"/>
          </w:tcPr>
          <w:p w14:paraId="16E49FAE" w14:textId="5D5EF37D" w:rsidR="00496F9B" w:rsidRPr="00CB1C05" w:rsidRDefault="00312CA1" w:rsidP="00BB29E6">
            <w:pPr>
              <w:spacing w:after="120"/>
              <w:rPr>
                <w:sz w:val="20"/>
              </w:rPr>
            </w:pPr>
            <w:ins w:id="1147" w:author="bmooney" w:date="2011-06-30T16:57:00Z">
              <w:r>
                <w:rPr>
                  <w:sz w:val="20"/>
                </w:rPr>
                <w:t>FR-</w:t>
              </w:r>
            </w:ins>
            <w:r w:rsidR="0022664B" w:rsidRPr="00CB1C05">
              <w:rPr>
                <w:sz w:val="20"/>
              </w:rPr>
              <w:t>190</w:t>
            </w:r>
          </w:p>
        </w:tc>
        <w:tc>
          <w:tcPr>
            <w:tcW w:w="1890" w:type="dxa"/>
          </w:tcPr>
          <w:p w14:paraId="16E49FAF" w14:textId="77777777" w:rsidR="00496F9B" w:rsidRPr="00CB1C05" w:rsidRDefault="00496F9B" w:rsidP="00CB1C05">
            <w:pPr>
              <w:spacing w:after="120"/>
              <w:rPr>
                <w:sz w:val="20"/>
              </w:rPr>
            </w:pPr>
            <w:proofErr w:type="spellStart"/>
            <w:r w:rsidRPr="00CB1C05">
              <w:rPr>
                <w:sz w:val="20"/>
              </w:rPr>
              <w:t>tblPatient</w:t>
            </w:r>
            <w:proofErr w:type="spellEnd"/>
          </w:p>
        </w:tc>
        <w:tc>
          <w:tcPr>
            <w:tcW w:w="2520" w:type="dxa"/>
          </w:tcPr>
          <w:p w14:paraId="16E49FB0" w14:textId="77777777" w:rsidR="00496F9B" w:rsidRPr="00CB1C05" w:rsidRDefault="00496F9B" w:rsidP="00CB1C05">
            <w:pPr>
              <w:spacing w:after="120"/>
              <w:rPr>
                <w:sz w:val="20"/>
              </w:rPr>
            </w:pPr>
            <w:proofErr w:type="spellStart"/>
            <w:r w:rsidRPr="00CB1C05">
              <w:rPr>
                <w:sz w:val="20"/>
              </w:rPr>
              <w:t>HospitalizationStatus</w:t>
            </w:r>
            <w:proofErr w:type="spellEnd"/>
          </w:p>
        </w:tc>
        <w:tc>
          <w:tcPr>
            <w:tcW w:w="1530" w:type="dxa"/>
          </w:tcPr>
          <w:p w14:paraId="16E49FB1" w14:textId="77777777" w:rsidR="00496F9B" w:rsidRPr="00CB1C05" w:rsidRDefault="00496F9B" w:rsidP="00CB1C05">
            <w:pPr>
              <w:spacing w:after="120"/>
              <w:rPr>
                <w:sz w:val="20"/>
              </w:rPr>
            </w:pPr>
            <w:r w:rsidRPr="00CB1C05">
              <w:rPr>
                <w:sz w:val="20"/>
              </w:rPr>
              <w:t>NULL</w:t>
            </w:r>
          </w:p>
        </w:tc>
        <w:tc>
          <w:tcPr>
            <w:tcW w:w="1620" w:type="dxa"/>
          </w:tcPr>
          <w:p w14:paraId="16E49FB2" w14:textId="77777777" w:rsidR="00496F9B" w:rsidRPr="00CB1C05" w:rsidRDefault="00496F9B" w:rsidP="00CB1C05">
            <w:pPr>
              <w:spacing w:after="120"/>
              <w:rPr>
                <w:sz w:val="20"/>
              </w:rPr>
            </w:pPr>
          </w:p>
        </w:tc>
      </w:tr>
      <w:tr w:rsidR="00496F9B" w:rsidRPr="00CB1C05" w14:paraId="16E49FB9" w14:textId="77777777" w:rsidTr="006B4698">
        <w:tc>
          <w:tcPr>
            <w:tcW w:w="1080" w:type="dxa"/>
          </w:tcPr>
          <w:p w14:paraId="16E49FB4" w14:textId="48325C5A" w:rsidR="00496F9B" w:rsidRPr="00CB1C05" w:rsidRDefault="00312CA1" w:rsidP="00BB29E6">
            <w:pPr>
              <w:spacing w:after="120"/>
              <w:rPr>
                <w:sz w:val="20"/>
              </w:rPr>
            </w:pPr>
            <w:ins w:id="1148" w:author="bmooney" w:date="2011-06-30T16:57:00Z">
              <w:r>
                <w:rPr>
                  <w:sz w:val="20"/>
                </w:rPr>
                <w:t>FR-</w:t>
              </w:r>
            </w:ins>
            <w:r w:rsidR="0022664B" w:rsidRPr="00CB1C05">
              <w:rPr>
                <w:sz w:val="20"/>
              </w:rPr>
              <w:t>191</w:t>
            </w:r>
          </w:p>
        </w:tc>
        <w:tc>
          <w:tcPr>
            <w:tcW w:w="1890" w:type="dxa"/>
          </w:tcPr>
          <w:p w14:paraId="16E49FB5" w14:textId="77777777" w:rsidR="00496F9B" w:rsidRPr="00CB1C05" w:rsidRDefault="00496F9B" w:rsidP="00CB1C05">
            <w:pPr>
              <w:spacing w:after="120"/>
              <w:rPr>
                <w:sz w:val="20"/>
              </w:rPr>
            </w:pPr>
            <w:proofErr w:type="spellStart"/>
            <w:r w:rsidRPr="00CB1C05">
              <w:rPr>
                <w:sz w:val="20"/>
              </w:rPr>
              <w:t>tblPatient</w:t>
            </w:r>
            <w:proofErr w:type="spellEnd"/>
          </w:p>
        </w:tc>
        <w:tc>
          <w:tcPr>
            <w:tcW w:w="2520" w:type="dxa"/>
          </w:tcPr>
          <w:p w14:paraId="16E49FB6" w14:textId="77777777" w:rsidR="00496F9B" w:rsidRPr="00CB1C05" w:rsidRDefault="00496F9B" w:rsidP="00CB1C05">
            <w:pPr>
              <w:spacing w:after="120"/>
              <w:rPr>
                <w:sz w:val="20"/>
              </w:rPr>
            </w:pPr>
            <w:r w:rsidRPr="00CB1C05">
              <w:rPr>
                <w:sz w:val="20"/>
              </w:rPr>
              <w:t>Phone2</w:t>
            </w:r>
          </w:p>
        </w:tc>
        <w:tc>
          <w:tcPr>
            <w:tcW w:w="1530" w:type="dxa"/>
          </w:tcPr>
          <w:p w14:paraId="16E49FB7" w14:textId="77777777" w:rsidR="00496F9B" w:rsidRPr="00CB1C05" w:rsidRDefault="00496F9B" w:rsidP="00CB1C05">
            <w:pPr>
              <w:spacing w:after="120"/>
              <w:rPr>
                <w:sz w:val="20"/>
              </w:rPr>
            </w:pPr>
            <w:r w:rsidRPr="00CB1C05">
              <w:rPr>
                <w:sz w:val="20"/>
              </w:rPr>
              <w:t>NULL</w:t>
            </w:r>
          </w:p>
        </w:tc>
        <w:tc>
          <w:tcPr>
            <w:tcW w:w="1620" w:type="dxa"/>
          </w:tcPr>
          <w:p w14:paraId="16E49FB8" w14:textId="77777777" w:rsidR="00496F9B" w:rsidRPr="00CB1C05" w:rsidRDefault="00496F9B" w:rsidP="00CB1C05">
            <w:pPr>
              <w:spacing w:after="120"/>
              <w:rPr>
                <w:sz w:val="20"/>
              </w:rPr>
            </w:pPr>
          </w:p>
        </w:tc>
      </w:tr>
      <w:tr w:rsidR="00496F9B" w:rsidRPr="00CB1C05" w14:paraId="16E49FBF" w14:textId="77777777" w:rsidTr="006B4698">
        <w:tc>
          <w:tcPr>
            <w:tcW w:w="1080" w:type="dxa"/>
          </w:tcPr>
          <w:p w14:paraId="16E49FBA" w14:textId="3D9A8476" w:rsidR="00496F9B" w:rsidRPr="00CB1C05" w:rsidRDefault="00312CA1" w:rsidP="00BB29E6">
            <w:pPr>
              <w:spacing w:after="120"/>
              <w:rPr>
                <w:sz w:val="20"/>
              </w:rPr>
            </w:pPr>
            <w:ins w:id="1149" w:author="bmooney" w:date="2011-06-30T16:57:00Z">
              <w:r>
                <w:rPr>
                  <w:sz w:val="20"/>
                </w:rPr>
                <w:t>FR-</w:t>
              </w:r>
            </w:ins>
            <w:r w:rsidR="0022664B" w:rsidRPr="00CB1C05">
              <w:rPr>
                <w:sz w:val="20"/>
              </w:rPr>
              <w:t>192</w:t>
            </w:r>
          </w:p>
        </w:tc>
        <w:tc>
          <w:tcPr>
            <w:tcW w:w="1890" w:type="dxa"/>
          </w:tcPr>
          <w:p w14:paraId="16E49FBB" w14:textId="77777777" w:rsidR="00496F9B" w:rsidRPr="00CB1C05" w:rsidRDefault="00496F9B" w:rsidP="00CB1C05">
            <w:pPr>
              <w:spacing w:after="120"/>
              <w:rPr>
                <w:sz w:val="20"/>
              </w:rPr>
            </w:pPr>
            <w:proofErr w:type="spellStart"/>
            <w:r w:rsidRPr="00CB1C05">
              <w:rPr>
                <w:sz w:val="20"/>
              </w:rPr>
              <w:t>tblPatient</w:t>
            </w:r>
            <w:proofErr w:type="spellEnd"/>
          </w:p>
        </w:tc>
        <w:tc>
          <w:tcPr>
            <w:tcW w:w="2520" w:type="dxa"/>
          </w:tcPr>
          <w:p w14:paraId="16E49FBC" w14:textId="77777777" w:rsidR="00496F9B" w:rsidRPr="00CB1C05" w:rsidRDefault="00496F9B" w:rsidP="00CB1C05">
            <w:pPr>
              <w:spacing w:after="120"/>
              <w:rPr>
                <w:sz w:val="20"/>
              </w:rPr>
            </w:pPr>
            <w:r w:rsidRPr="00CB1C05">
              <w:rPr>
                <w:sz w:val="20"/>
              </w:rPr>
              <w:t>Phone3</w:t>
            </w:r>
          </w:p>
        </w:tc>
        <w:tc>
          <w:tcPr>
            <w:tcW w:w="1530" w:type="dxa"/>
          </w:tcPr>
          <w:p w14:paraId="16E49FBD" w14:textId="77777777" w:rsidR="00496F9B" w:rsidRPr="00CB1C05" w:rsidRDefault="00496F9B" w:rsidP="00CB1C05">
            <w:pPr>
              <w:spacing w:after="120"/>
              <w:rPr>
                <w:sz w:val="20"/>
              </w:rPr>
            </w:pPr>
            <w:r w:rsidRPr="00CB1C05">
              <w:rPr>
                <w:sz w:val="20"/>
              </w:rPr>
              <w:t>NULL</w:t>
            </w:r>
          </w:p>
        </w:tc>
        <w:tc>
          <w:tcPr>
            <w:tcW w:w="1620" w:type="dxa"/>
          </w:tcPr>
          <w:p w14:paraId="16E49FBE" w14:textId="77777777" w:rsidR="00496F9B" w:rsidRPr="00CB1C05" w:rsidRDefault="00496F9B" w:rsidP="00CB1C05">
            <w:pPr>
              <w:spacing w:after="120"/>
              <w:rPr>
                <w:sz w:val="20"/>
              </w:rPr>
            </w:pPr>
          </w:p>
        </w:tc>
      </w:tr>
    </w:tbl>
    <w:p w14:paraId="16E49FC0" w14:textId="77777777" w:rsidR="00EC2B18" w:rsidRDefault="00EC2B18"/>
    <w:p w14:paraId="16E49FC1" w14:textId="77777777" w:rsidR="00684432" w:rsidRDefault="008E7888" w:rsidP="00684432">
      <w:pPr>
        <w:pStyle w:val="Body3"/>
      </w:pPr>
      <w:r w:rsidRPr="00FB06D0">
        <w:t xml:space="preserve">Defaults in </w:t>
      </w:r>
      <w:proofErr w:type="spellStart"/>
      <w:r w:rsidRPr="00FB06D0">
        <w:t>tblSpecimen</w:t>
      </w:r>
      <w:proofErr w:type="spellEnd"/>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800"/>
        <w:gridCol w:w="2449"/>
        <w:gridCol w:w="1620"/>
        <w:gridCol w:w="1620"/>
      </w:tblGrid>
      <w:tr w:rsidR="00A50D3D" w:rsidRPr="00CB1C05" w14:paraId="16E49FC7" w14:textId="77777777" w:rsidTr="00CF592E">
        <w:trPr>
          <w:cantSplit/>
          <w:tblHeader/>
        </w:trPr>
        <w:tc>
          <w:tcPr>
            <w:tcW w:w="1170" w:type="dxa"/>
          </w:tcPr>
          <w:p w14:paraId="16E49FC2" w14:textId="77777777" w:rsidR="008E7888" w:rsidRPr="00CB1C05" w:rsidRDefault="008E7888" w:rsidP="00CB1C05">
            <w:pPr>
              <w:spacing w:after="120"/>
              <w:rPr>
                <w:sz w:val="20"/>
              </w:rPr>
            </w:pPr>
            <w:r w:rsidRPr="00CB1C05">
              <w:rPr>
                <w:sz w:val="20"/>
              </w:rPr>
              <w:t>FR-#</w:t>
            </w:r>
          </w:p>
        </w:tc>
        <w:tc>
          <w:tcPr>
            <w:tcW w:w="1800" w:type="dxa"/>
          </w:tcPr>
          <w:p w14:paraId="16E49FC3" w14:textId="77777777" w:rsidR="008E7888" w:rsidRPr="00CB1C05" w:rsidRDefault="008E7888" w:rsidP="00CB1C05">
            <w:pPr>
              <w:spacing w:after="120"/>
              <w:rPr>
                <w:sz w:val="20"/>
              </w:rPr>
            </w:pPr>
            <w:r w:rsidRPr="00CB1C05">
              <w:rPr>
                <w:sz w:val="20"/>
              </w:rPr>
              <w:t>Table</w:t>
            </w:r>
          </w:p>
        </w:tc>
        <w:tc>
          <w:tcPr>
            <w:tcW w:w="2449" w:type="dxa"/>
          </w:tcPr>
          <w:p w14:paraId="16E49FC4" w14:textId="77777777" w:rsidR="008E7888" w:rsidRPr="00CB1C05" w:rsidRDefault="008E7888" w:rsidP="00CB1C05">
            <w:pPr>
              <w:spacing w:after="120"/>
              <w:rPr>
                <w:sz w:val="20"/>
              </w:rPr>
            </w:pPr>
            <w:r w:rsidRPr="00CB1C05">
              <w:rPr>
                <w:sz w:val="20"/>
              </w:rPr>
              <w:t>Column</w:t>
            </w:r>
          </w:p>
        </w:tc>
        <w:tc>
          <w:tcPr>
            <w:tcW w:w="1620" w:type="dxa"/>
          </w:tcPr>
          <w:p w14:paraId="16E49FC5" w14:textId="77777777" w:rsidR="008E7888" w:rsidRPr="00CB1C05" w:rsidRDefault="008E7888" w:rsidP="00CB1C05">
            <w:pPr>
              <w:spacing w:after="120"/>
              <w:rPr>
                <w:sz w:val="20"/>
              </w:rPr>
            </w:pPr>
            <w:r w:rsidRPr="00CB1C05">
              <w:rPr>
                <w:sz w:val="20"/>
              </w:rPr>
              <w:t>Default value</w:t>
            </w:r>
          </w:p>
        </w:tc>
        <w:tc>
          <w:tcPr>
            <w:tcW w:w="1620" w:type="dxa"/>
          </w:tcPr>
          <w:p w14:paraId="16E49FC6" w14:textId="77777777" w:rsidR="008E7888" w:rsidRPr="00CB1C05" w:rsidRDefault="008E7888" w:rsidP="00CB1C05">
            <w:pPr>
              <w:spacing w:after="120"/>
              <w:rPr>
                <w:sz w:val="20"/>
              </w:rPr>
            </w:pPr>
            <w:r w:rsidRPr="00CB1C05">
              <w:rPr>
                <w:sz w:val="20"/>
              </w:rPr>
              <w:t>Meaning</w:t>
            </w:r>
          </w:p>
        </w:tc>
      </w:tr>
      <w:tr w:rsidR="00A50D3D" w:rsidRPr="00CB1C05" w14:paraId="16E49FCD" w14:textId="77777777" w:rsidTr="00CF592E">
        <w:trPr>
          <w:cantSplit/>
          <w:tblHeader/>
        </w:trPr>
        <w:tc>
          <w:tcPr>
            <w:tcW w:w="1170" w:type="dxa"/>
          </w:tcPr>
          <w:p w14:paraId="16E49FC8" w14:textId="2FF33AEE" w:rsidR="008E7888" w:rsidRPr="00CB1C05" w:rsidRDefault="00312CA1" w:rsidP="00BB29E6">
            <w:pPr>
              <w:spacing w:after="120"/>
              <w:rPr>
                <w:sz w:val="20"/>
              </w:rPr>
            </w:pPr>
            <w:ins w:id="1150" w:author="bmooney" w:date="2011-06-30T16:57:00Z">
              <w:r>
                <w:rPr>
                  <w:sz w:val="20"/>
                </w:rPr>
                <w:t>FR-</w:t>
              </w:r>
            </w:ins>
            <w:r w:rsidR="0022664B" w:rsidRPr="00CB1C05">
              <w:rPr>
                <w:sz w:val="20"/>
              </w:rPr>
              <w:t>194</w:t>
            </w:r>
          </w:p>
        </w:tc>
        <w:tc>
          <w:tcPr>
            <w:tcW w:w="1800" w:type="dxa"/>
          </w:tcPr>
          <w:p w14:paraId="16E49FC9" w14:textId="77777777" w:rsidR="008E7888" w:rsidRPr="00CB1C05" w:rsidRDefault="00A50D3D" w:rsidP="00CB1C05">
            <w:pPr>
              <w:spacing w:after="120"/>
              <w:rPr>
                <w:sz w:val="20"/>
              </w:rPr>
            </w:pPr>
            <w:proofErr w:type="spellStart"/>
            <w:r w:rsidRPr="00CB1C05">
              <w:rPr>
                <w:sz w:val="20"/>
              </w:rPr>
              <w:t>tblSpecimen</w:t>
            </w:r>
            <w:proofErr w:type="spellEnd"/>
          </w:p>
        </w:tc>
        <w:tc>
          <w:tcPr>
            <w:tcW w:w="2449" w:type="dxa"/>
          </w:tcPr>
          <w:p w14:paraId="16E49FCA" w14:textId="77777777" w:rsidR="008E7888" w:rsidRPr="00CB1C05" w:rsidRDefault="00A50D3D" w:rsidP="00CB1C05">
            <w:pPr>
              <w:spacing w:after="120"/>
              <w:rPr>
                <w:sz w:val="20"/>
              </w:rPr>
            </w:pPr>
            <w:proofErr w:type="spellStart"/>
            <w:r w:rsidRPr="00CB1C05">
              <w:rPr>
                <w:sz w:val="20"/>
              </w:rPr>
              <w:t>SurgeryDate</w:t>
            </w:r>
            <w:proofErr w:type="spellEnd"/>
          </w:p>
        </w:tc>
        <w:tc>
          <w:tcPr>
            <w:tcW w:w="1620" w:type="dxa"/>
          </w:tcPr>
          <w:p w14:paraId="16E49FCB" w14:textId="77777777" w:rsidR="008E7888" w:rsidRPr="00CB1C05" w:rsidRDefault="00A50D3D" w:rsidP="00CB1C05">
            <w:pPr>
              <w:spacing w:after="120"/>
              <w:rPr>
                <w:sz w:val="20"/>
              </w:rPr>
            </w:pPr>
            <w:r w:rsidRPr="00CB1C05">
              <w:rPr>
                <w:sz w:val="20"/>
              </w:rPr>
              <w:t>NULL</w:t>
            </w:r>
          </w:p>
        </w:tc>
        <w:tc>
          <w:tcPr>
            <w:tcW w:w="1620" w:type="dxa"/>
          </w:tcPr>
          <w:p w14:paraId="16E49FCC" w14:textId="77777777" w:rsidR="008E7888" w:rsidRPr="00CB1C05" w:rsidRDefault="008E7888" w:rsidP="00CB1C05">
            <w:pPr>
              <w:spacing w:after="120"/>
              <w:rPr>
                <w:sz w:val="20"/>
              </w:rPr>
            </w:pPr>
          </w:p>
        </w:tc>
      </w:tr>
      <w:tr w:rsidR="00A50D3D" w:rsidRPr="00CB1C05" w14:paraId="16E49FD3" w14:textId="77777777" w:rsidTr="00CF592E">
        <w:trPr>
          <w:cantSplit/>
          <w:tblHeader/>
        </w:trPr>
        <w:tc>
          <w:tcPr>
            <w:tcW w:w="1170" w:type="dxa"/>
          </w:tcPr>
          <w:p w14:paraId="16E49FCE" w14:textId="208DB6A0" w:rsidR="008E7888" w:rsidRPr="00CB1C05" w:rsidRDefault="00312CA1" w:rsidP="00BB29E6">
            <w:pPr>
              <w:spacing w:after="120"/>
              <w:rPr>
                <w:sz w:val="20"/>
              </w:rPr>
            </w:pPr>
            <w:ins w:id="1151" w:author="bmooney" w:date="2011-06-30T16:58:00Z">
              <w:r>
                <w:rPr>
                  <w:sz w:val="20"/>
                </w:rPr>
                <w:t>FR-</w:t>
              </w:r>
            </w:ins>
            <w:r w:rsidR="0022664B" w:rsidRPr="00CB1C05">
              <w:rPr>
                <w:sz w:val="20"/>
              </w:rPr>
              <w:t>195</w:t>
            </w:r>
          </w:p>
        </w:tc>
        <w:tc>
          <w:tcPr>
            <w:tcW w:w="1800" w:type="dxa"/>
          </w:tcPr>
          <w:p w14:paraId="16E49FCF" w14:textId="77777777" w:rsidR="008E7888" w:rsidRPr="00CB1C05" w:rsidRDefault="00453AE4" w:rsidP="00CB1C05">
            <w:pPr>
              <w:spacing w:after="120"/>
              <w:rPr>
                <w:sz w:val="20"/>
              </w:rPr>
            </w:pPr>
            <w:proofErr w:type="spellStart"/>
            <w:r w:rsidRPr="00CB1C05">
              <w:rPr>
                <w:sz w:val="20"/>
              </w:rPr>
              <w:t>tblSpecimen</w:t>
            </w:r>
            <w:proofErr w:type="spellEnd"/>
          </w:p>
        </w:tc>
        <w:tc>
          <w:tcPr>
            <w:tcW w:w="2449" w:type="dxa"/>
          </w:tcPr>
          <w:p w14:paraId="16E49FD0" w14:textId="77777777" w:rsidR="008E7888" w:rsidRPr="00CB1C05" w:rsidRDefault="00A50D3D" w:rsidP="00CB1C05">
            <w:pPr>
              <w:spacing w:after="120"/>
              <w:rPr>
                <w:sz w:val="20"/>
              </w:rPr>
            </w:pPr>
            <w:proofErr w:type="spellStart"/>
            <w:r w:rsidRPr="00CB1C05">
              <w:rPr>
                <w:sz w:val="20"/>
              </w:rPr>
              <w:t>SpecimenSource</w:t>
            </w:r>
            <w:proofErr w:type="spellEnd"/>
          </w:p>
        </w:tc>
        <w:tc>
          <w:tcPr>
            <w:tcW w:w="1620" w:type="dxa"/>
          </w:tcPr>
          <w:p w14:paraId="16E49FD1" w14:textId="77777777" w:rsidR="008E7888" w:rsidRPr="00CB1C05" w:rsidRDefault="00453AE4" w:rsidP="00CB1C05">
            <w:pPr>
              <w:spacing w:after="120"/>
              <w:rPr>
                <w:sz w:val="20"/>
              </w:rPr>
            </w:pPr>
            <w:r w:rsidRPr="00CB1C05">
              <w:rPr>
                <w:sz w:val="20"/>
              </w:rPr>
              <w:t>NULL</w:t>
            </w:r>
          </w:p>
        </w:tc>
        <w:tc>
          <w:tcPr>
            <w:tcW w:w="1620" w:type="dxa"/>
          </w:tcPr>
          <w:p w14:paraId="16E49FD2" w14:textId="77777777" w:rsidR="008E7888" w:rsidRPr="00CB1C05" w:rsidRDefault="008E7888" w:rsidP="00CB1C05">
            <w:pPr>
              <w:spacing w:after="120"/>
              <w:rPr>
                <w:sz w:val="20"/>
              </w:rPr>
            </w:pPr>
          </w:p>
        </w:tc>
      </w:tr>
      <w:tr w:rsidR="00A50D3D" w:rsidRPr="00CB1C05" w14:paraId="16E49FD9" w14:textId="77777777" w:rsidTr="00CF592E">
        <w:trPr>
          <w:cantSplit/>
          <w:tblHeader/>
        </w:trPr>
        <w:tc>
          <w:tcPr>
            <w:tcW w:w="1170" w:type="dxa"/>
          </w:tcPr>
          <w:p w14:paraId="16E49FD4" w14:textId="49619670" w:rsidR="008E7888" w:rsidRPr="00CB1C05" w:rsidRDefault="00312CA1" w:rsidP="00BB29E6">
            <w:pPr>
              <w:spacing w:after="120"/>
              <w:rPr>
                <w:sz w:val="20"/>
              </w:rPr>
            </w:pPr>
            <w:ins w:id="1152" w:author="bmooney" w:date="2011-06-30T16:58:00Z">
              <w:r>
                <w:rPr>
                  <w:sz w:val="20"/>
                </w:rPr>
                <w:t>FR-</w:t>
              </w:r>
            </w:ins>
            <w:r w:rsidR="0022664B" w:rsidRPr="00CB1C05">
              <w:rPr>
                <w:sz w:val="20"/>
              </w:rPr>
              <w:t>196</w:t>
            </w:r>
          </w:p>
        </w:tc>
        <w:tc>
          <w:tcPr>
            <w:tcW w:w="1800" w:type="dxa"/>
          </w:tcPr>
          <w:p w14:paraId="16E49FD5" w14:textId="77777777" w:rsidR="008E7888" w:rsidRPr="00CB1C05" w:rsidRDefault="00453AE4" w:rsidP="00CB1C05">
            <w:pPr>
              <w:spacing w:after="120"/>
              <w:rPr>
                <w:sz w:val="20"/>
              </w:rPr>
            </w:pPr>
            <w:proofErr w:type="spellStart"/>
            <w:r w:rsidRPr="00CB1C05">
              <w:rPr>
                <w:sz w:val="20"/>
              </w:rPr>
              <w:t>tblSpecimen</w:t>
            </w:r>
            <w:proofErr w:type="spellEnd"/>
          </w:p>
        </w:tc>
        <w:tc>
          <w:tcPr>
            <w:tcW w:w="2449" w:type="dxa"/>
          </w:tcPr>
          <w:p w14:paraId="16E49FD6" w14:textId="77777777" w:rsidR="008E7888" w:rsidRPr="00CB1C05" w:rsidRDefault="00A50D3D" w:rsidP="00CB1C05">
            <w:pPr>
              <w:spacing w:after="120"/>
              <w:rPr>
                <w:sz w:val="20"/>
              </w:rPr>
            </w:pPr>
            <w:proofErr w:type="spellStart"/>
            <w:r w:rsidRPr="00CB1C05">
              <w:rPr>
                <w:sz w:val="20"/>
              </w:rPr>
              <w:t>SpecimenNumber</w:t>
            </w:r>
            <w:proofErr w:type="spellEnd"/>
          </w:p>
        </w:tc>
        <w:tc>
          <w:tcPr>
            <w:tcW w:w="1620" w:type="dxa"/>
          </w:tcPr>
          <w:p w14:paraId="16E49FD7" w14:textId="77777777" w:rsidR="008E7888" w:rsidRPr="00CB1C05" w:rsidRDefault="00453AE4" w:rsidP="00CB1C05">
            <w:pPr>
              <w:spacing w:after="120"/>
              <w:rPr>
                <w:sz w:val="20"/>
              </w:rPr>
            </w:pPr>
            <w:r w:rsidRPr="00CB1C05">
              <w:rPr>
                <w:sz w:val="20"/>
              </w:rPr>
              <w:t>NULL</w:t>
            </w:r>
          </w:p>
        </w:tc>
        <w:tc>
          <w:tcPr>
            <w:tcW w:w="1620" w:type="dxa"/>
          </w:tcPr>
          <w:p w14:paraId="16E49FD8" w14:textId="77777777" w:rsidR="008E7888" w:rsidRPr="00CB1C05" w:rsidRDefault="008E7888" w:rsidP="00CB1C05">
            <w:pPr>
              <w:spacing w:after="120"/>
              <w:rPr>
                <w:sz w:val="20"/>
              </w:rPr>
            </w:pPr>
          </w:p>
        </w:tc>
      </w:tr>
      <w:tr w:rsidR="00A50D3D" w:rsidRPr="00CB1C05" w14:paraId="16E49FDF" w14:textId="77777777" w:rsidTr="00CF592E">
        <w:trPr>
          <w:cantSplit/>
          <w:tblHeader/>
        </w:trPr>
        <w:tc>
          <w:tcPr>
            <w:tcW w:w="1170" w:type="dxa"/>
          </w:tcPr>
          <w:p w14:paraId="16E49FDA" w14:textId="392C76FC" w:rsidR="008E7888" w:rsidRPr="00CB1C05" w:rsidRDefault="00312CA1" w:rsidP="00BB29E6">
            <w:pPr>
              <w:spacing w:after="120"/>
              <w:rPr>
                <w:sz w:val="20"/>
              </w:rPr>
            </w:pPr>
            <w:ins w:id="1153" w:author="bmooney" w:date="2011-06-30T16:58:00Z">
              <w:r>
                <w:rPr>
                  <w:sz w:val="20"/>
                </w:rPr>
                <w:t>FR-</w:t>
              </w:r>
            </w:ins>
            <w:r w:rsidR="0022664B" w:rsidRPr="00CB1C05">
              <w:rPr>
                <w:sz w:val="20"/>
              </w:rPr>
              <w:t>197</w:t>
            </w:r>
          </w:p>
        </w:tc>
        <w:tc>
          <w:tcPr>
            <w:tcW w:w="1800" w:type="dxa"/>
          </w:tcPr>
          <w:p w14:paraId="16E49FDB" w14:textId="77777777" w:rsidR="008E7888" w:rsidRPr="00CB1C05" w:rsidRDefault="00453AE4" w:rsidP="00CB1C05">
            <w:pPr>
              <w:spacing w:after="120"/>
              <w:rPr>
                <w:sz w:val="20"/>
              </w:rPr>
            </w:pPr>
            <w:proofErr w:type="spellStart"/>
            <w:r w:rsidRPr="00CB1C05">
              <w:rPr>
                <w:sz w:val="20"/>
              </w:rPr>
              <w:t>tblSpecimen</w:t>
            </w:r>
            <w:proofErr w:type="spellEnd"/>
          </w:p>
        </w:tc>
        <w:tc>
          <w:tcPr>
            <w:tcW w:w="2449" w:type="dxa"/>
          </w:tcPr>
          <w:p w14:paraId="16E49FDC" w14:textId="77777777" w:rsidR="008E7888" w:rsidRPr="00CB1C05" w:rsidRDefault="00A50D3D" w:rsidP="00CB1C05">
            <w:pPr>
              <w:spacing w:after="120"/>
              <w:rPr>
                <w:sz w:val="20"/>
              </w:rPr>
            </w:pPr>
            <w:r w:rsidRPr="00CB1C05">
              <w:rPr>
                <w:sz w:val="20"/>
              </w:rPr>
              <w:t>SpecimenNumber2</w:t>
            </w:r>
          </w:p>
        </w:tc>
        <w:tc>
          <w:tcPr>
            <w:tcW w:w="1620" w:type="dxa"/>
          </w:tcPr>
          <w:p w14:paraId="16E49FDD" w14:textId="77777777" w:rsidR="008E7888" w:rsidRPr="00CB1C05" w:rsidRDefault="00453AE4" w:rsidP="00CB1C05">
            <w:pPr>
              <w:spacing w:after="120"/>
              <w:rPr>
                <w:sz w:val="20"/>
              </w:rPr>
            </w:pPr>
            <w:r w:rsidRPr="00CB1C05">
              <w:rPr>
                <w:sz w:val="20"/>
              </w:rPr>
              <w:t>NULL</w:t>
            </w:r>
          </w:p>
        </w:tc>
        <w:tc>
          <w:tcPr>
            <w:tcW w:w="1620" w:type="dxa"/>
          </w:tcPr>
          <w:p w14:paraId="16E49FDE" w14:textId="77777777" w:rsidR="008E7888" w:rsidRPr="00CB1C05" w:rsidRDefault="008E7888" w:rsidP="00CB1C05">
            <w:pPr>
              <w:spacing w:after="120"/>
              <w:rPr>
                <w:sz w:val="20"/>
              </w:rPr>
            </w:pPr>
          </w:p>
        </w:tc>
      </w:tr>
      <w:tr w:rsidR="00A50D3D" w:rsidRPr="00CB1C05" w14:paraId="16E49FE5" w14:textId="77777777" w:rsidTr="00CF592E">
        <w:trPr>
          <w:cantSplit/>
          <w:tblHeader/>
        </w:trPr>
        <w:tc>
          <w:tcPr>
            <w:tcW w:w="1170" w:type="dxa"/>
          </w:tcPr>
          <w:p w14:paraId="16E49FE0" w14:textId="7C17F5CD" w:rsidR="00A50D3D" w:rsidRPr="00CB1C05" w:rsidRDefault="00312CA1" w:rsidP="00BB29E6">
            <w:pPr>
              <w:spacing w:after="120"/>
              <w:rPr>
                <w:sz w:val="20"/>
              </w:rPr>
            </w:pPr>
            <w:ins w:id="1154" w:author="bmooney" w:date="2011-06-30T16:58:00Z">
              <w:r>
                <w:rPr>
                  <w:sz w:val="20"/>
                </w:rPr>
                <w:t>FR-</w:t>
              </w:r>
            </w:ins>
            <w:r w:rsidR="0022664B" w:rsidRPr="00CB1C05">
              <w:rPr>
                <w:sz w:val="20"/>
              </w:rPr>
              <w:t>198</w:t>
            </w:r>
          </w:p>
        </w:tc>
        <w:tc>
          <w:tcPr>
            <w:tcW w:w="1800" w:type="dxa"/>
          </w:tcPr>
          <w:p w14:paraId="16E49FE1" w14:textId="77777777" w:rsidR="00A50D3D" w:rsidRPr="00CB1C05" w:rsidRDefault="00453AE4" w:rsidP="00CB1C05">
            <w:pPr>
              <w:spacing w:after="120"/>
              <w:rPr>
                <w:sz w:val="20"/>
              </w:rPr>
            </w:pPr>
            <w:proofErr w:type="spellStart"/>
            <w:r w:rsidRPr="00CB1C05">
              <w:rPr>
                <w:sz w:val="20"/>
              </w:rPr>
              <w:t>tblSpecimen</w:t>
            </w:r>
            <w:proofErr w:type="spellEnd"/>
          </w:p>
        </w:tc>
        <w:tc>
          <w:tcPr>
            <w:tcW w:w="2449" w:type="dxa"/>
          </w:tcPr>
          <w:p w14:paraId="16E49FE2" w14:textId="77777777" w:rsidR="00A50D3D" w:rsidRPr="00CB1C05" w:rsidRDefault="00A50D3D" w:rsidP="00CB1C05">
            <w:pPr>
              <w:spacing w:after="120"/>
              <w:rPr>
                <w:sz w:val="20"/>
              </w:rPr>
            </w:pPr>
            <w:r w:rsidRPr="00CB1C05">
              <w:rPr>
                <w:sz w:val="20"/>
              </w:rPr>
              <w:t>SpecimenNumber3</w:t>
            </w:r>
          </w:p>
        </w:tc>
        <w:tc>
          <w:tcPr>
            <w:tcW w:w="1620" w:type="dxa"/>
          </w:tcPr>
          <w:p w14:paraId="16E49FE3" w14:textId="77777777" w:rsidR="00A50D3D" w:rsidRPr="00CB1C05" w:rsidRDefault="00453AE4" w:rsidP="00CB1C05">
            <w:pPr>
              <w:spacing w:after="120"/>
              <w:rPr>
                <w:sz w:val="20"/>
              </w:rPr>
            </w:pPr>
            <w:r w:rsidRPr="00CB1C05">
              <w:rPr>
                <w:sz w:val="20"/>
              </w:rPr>
              <w:t>NULL</w:t>
            </w:r>
          </w:p>
        </w:tc>
        <w:tc>
          <w:tcPr>
            <w:tcW w:w="1620" w:type="dxa"/>
          </w:tcPr>
          <w:p w14:paraId="16E49FE4" w14:textId="77777777" w:rsidR="00A50D3D" w:rsidRPr="00CB1C05" w:rsidRDefault="00A50D3D" w:rsidP="00CB1C05">
            <w:pPr>
              <w:spacing w:after="120"/>
              <w:rPr>
                <w:sz w:val="20"/>
              </w:rPr>
            </w:pPr>
          </w:p>
        </w:tc>
      </w:tr>
      <w:tr w:rsidR="00A50D3D" w:rsidRPr="00CB1C05" w14:paraId="16E49FEB" w14:textId="77777777" w:rsidTr="00CF592E">
        <w:trPr>
          <w:cantSplit/>
          <w:tblHeader/>
        </w:trPr>
        <w:tc>
          <w:tcPr>
            <w:tcW w:w="1170" w:type="dxa"/>
          </w:tcPr>
          <w:p w14:paraId="16E49FE6" w14:textId="6D6203E1" w:rsidR="00A50D3D" w:rsidRPr="00CB1C05" w:rsidRDefault="00312CA1" w:rsidP="00BB29E6">
            <w:pPr>
              <w:spacing w:after="120"/>
              <w:rPr>
                <w:sz w:val="20"/>
              </w:rPr>
            </w:pPr>
            <w:ins w:id="1155" w:author="bmooney" w:date="2011-06-30T16:58:00Z">
              <w:r>
                <w:rPr>
                  <w:sz w:val="20"/>
                </w:rPr>
                <w:t>FR-</w:t>
              </w:r>
            </w:ins>
            <w:r w:rsidR="0022664B" w:rsidRPr="00CB1C05">
              <w:rPr>
                <w:sz w:val="20"/>
              </w:rPr>
              <w:t>199</w:t>
            </w:r>
          </w:p>
        </w:tc>
        <w:tc>
          <w:tcPr>
            <w:tcW w:w="1800" w:type="dxa"/>
          </w:tcPr>
          <w:p w14:paraId="16E49FE7" w14:textId="77777777" w:rsidR="00A50D3D" w:rsidRPr="00CB1C05" w:rsidRDefault="00453AE4" w:rsidP="00CB1C05">
            <w:pPr>
              <w:spacing w:after="120"/>
              <w:rPr>
                <w:sz w:val="20"/>
              </w:rPr>
            </w:pPr>
            <w:proofErr w:type="spellStart"/>
            <w:r w:rsidRPr="00CB1C05">
              <w:rPr>
                <w:sz w:val="20"/>
              </w:rPr>
              <w:t>tblSpecimen</w:t>
            </w:r>
            <w:proofErr w:type="spellEnd"/>
          </w:p>
        </w:tc>
        <w:tc>
          <w:tcPr>
            <w:tcW w:w="2449" w:type="dxa"/>
          </w:tcPr>
          <w:p w14:paraId="16E49FE8" w14:textId="77777777" w:rsidR="00A50D3D" w:rsidRPr="00CB1C05" w:rsidRDefault="00A50D3D" w:rsidP="00CB1C05">
            <w:pPr>
              <w:spacing w:after="120"/>
              <w:rPr>
                <w:sz w:val="20"/>
              </w:rPr>
            </w:pPr>
            <w:r w:rsidRPr="00CB1C05">
              <w:rPr>
                <w:sz w:val="20"/>
              </w:rPr>
              <w:t>SpecimenNumber4</w:t>
            </w:r>
          </w:p>
        </w:tc>
        <w:tc>
          <w:tcPr>
            <w:tcW w:w="1620" w:type="dxa"/>
          </w:tcPr>
          <w:p w14:paraId="16E49FE9" w14:textId="77777777" w:rsidR="00A50D3D" w:rsidRPr="00CB1C05" w:rsidRDefault="00453AE4" w:rsidP="00CB1C05">
            <w:pPr>
              <w:spacing w:after="120"/>
              <w:rPr>
                <w:sz w:val="20"/>
              </w:rPr>
            </w:pPr>
            <w:r w:rsidRPr="00CB1C05">
              <w:rPr>
                <w:sz w:val="20"/>
              </w:rPr>
              <w:t>NULL</w:t>
            </w:r>
          </w:p>
        </w:tc>
        <w:tc>
          <w:tcPr>
            <w:tcW w:w="1620" w:type="dxa"/>
          </w:tcPr>
          <w:p w14:paraId="16E49FEA" w14:textId="77777777" w:rsidR="00A50D3D" w:rsidRPr="00CB1C05" w:rsidRDefault="00A50D3D" w:rsidP="00CB1C05">
            <w:pPr>
              <w:spacing w:after="120"/>
              <w:rPr>
                <w:sz w:val="20"/>
              </w:rPr>
            </w:pPr>
          </w:p>
        </w:tc>
      </w:tr>
      <w:tr w:rsidR="00A50D3D" w:rsidRPr="00CB1C05" w14:paraId="16E49FF1" w14:textId="77777777" w:rsidTr="00CF592E">
        <w:trPr>
          <w:cantSplit/>
          <w:tblHeader/>
        </w:trPr>
        <w:tc>
          <w:tcPr>
            <w:tcW w:w="1170" w:type="dxa"/>
          </w:tcPr>
          <w:p w14:paraId="16E49FEC" w14:textId="54872C5E" w:rsidR="00A50D3D" w:rsidRPr="00CB1C05" w:rsidRDefault="00312CA1" w:rsidP="00BB29E6">
            <w:pPr>
              <w:spacing w:after="120"/>
              <w:rPr>
                <w:sz w:val="20"/>
              </w:rPr>
            </w:pPr>
            <w:ins w:id="1156" w:author="bmooney" w:date="2011-06-30T16:58:00Z">
              <w:r>
                <w:rPr>
                  <w:sz w:val="20"/>
                </w:rPr>
                <w:t>FR-</w:t>
              </w:r>
            </w:ins>
            <w:r w:rsidR="0022664B" w:rsidRPr="00CB1C05">
              <w:rPr>
                <w:sz w:val="20"/>
              </w:rPr>
              <w:t>1301</w:t>
            </w:r>
          </w:p>
        </w:tc>
        <w:tc>
          <w:tcPr>
            <w:tcW w:w="1800" w:type="dxa"/>
          </w:tcPr>
          <w:p w14:paraId="16E49FED" w14:textId="77777777" w:rsidR="00A50D3D" w:rsidRPr="00CB1C05" w:rsidRDefault="00453AE4" w:rsidP="00CB1C05">
            <w:pPr>
              <w:spacing w:after="120"/>
              <w:rPr>
                <w:sz w:val="20"/>
              </w:rPr>
            </w:pPr>
            <w:proofErr w:type="spellStart"/>
            <w:r w:rsidRPr="00CB1C05">
              <w:rPr>
                <w:sz w:val="20"/>
              </w:rPr>
              <w:t>tblSpecimen</w:t>
            </w:r>
            <w:proofErr w:type="spellEnd"/>
          </w:p>
        </w:tc>
        <w:tc>
          <w:tcPr>
            <w:tcW w:w="2449" w:type="dxa"/>
          </w:tcPr>
          <w:p w14:paraId="16E49FEE" w14:textId="77777777" w:rsidR="00A50D3D" w:rsidRPr="00CB1C05" w:rsidRDefault="00A50D3D" w:rsidP="00CB1C05">
            <w:pPr>
              <w:spacing w:after="120"/>
              <w:rPr>
                <w:sz w:val="20"/>
              </w:rPr>
            </w:pPr>
            <w:proofErr w:type="spellStart"/>
            <w:r w:rsidRPr="00CB1C05">
              <w:rPr>
                <w:sz w:val="20"/>
              </w:rPr>
              <w:t>SubmittingDiagnosis</w:t>
            </w:r>
            <w:proofErr w:type="spellEnd"/>
          </w:p>
        </w:tc>
        <w:tc>
          <w:tcPr>
            <w:tcW w:w="1620" w:type="dxa"/>
          </w:tcPr>
          <w:p w14:paraId="16E49FEF" w14:textId="77777777" w:rsidR="00A50D3D" w:rsidRPr="00CB1C05" w:rsidRDefault="00453AE4" w:rsidP="00CB1C05">
            <w:pPr>
              <w:spacing w:after="120"/>
              <w:rPr>
                <w:sz w:val="20"/>
              </w:rPr>
            </w:pPr>
            <w:r w:rsidRPr="00CB1C05">
              <w:rPr>
                <w:sz w:val="20"/>
              </w:rPr>
              <w:t>NULL</w:t>
            </w:r>
          </w:p>
        </w:tc>
        <w:tc>
          <w:tcPr>
            <w:tcW w:w="1620" w:type="dxa"/>
          </w:tcPr>
          <w:p w14:paraId="16E49FF0" w14:textId="77777777" w:rsidR="00A50D3D" w:rsidRPr="00CB1C05" w:rsidRDefault="00A50D3D" w:rsidP="00CB1C05">
            <w:pPr>
              <w:spacing w:after="120"/>
              <w:rPr>
                <w:sz w:val="20"/>
              </w:rPr>
            </w:pPr>
          </w:p>
        </w:tc>
      </w:tr>
      <w:tr w:rsidR="00A50D3D" w:rsidRPr="00CB1C05" w14:paraId="16E49FF7" w14:textId="77777777" w:rsidTr="00CF592E">
        <w:trPr>
          <w:cantSplit/>
          <w:tblHeader/>
        </w:trPr>
        <w:tc>
          <w:tcPr>
            <w:tcW w:w="1170" w:type="dxa"/>
          </w:tcPr>
          <w:p w14:paraId="16E49FF2" w14:textId="54226060" w:rsidR="00A50D3D" w:rsidRPr="00CB1C05" w:rsidRDefault="00312CA1" w:rsidP="00BB29E6">
            <w:pPr>
              <w:spacing w:after="120"/>
              <w:rPr>
                <w:sz w:val="20"/>
              </w:rPr>
            </w:pPr>
            <w:ins w:id="1157" w:author="bmooney" w:date="2011-06-30T16:58:00Z">
              <w:r>
                <w:rPr>
                  <w:sz w:val="20"/>
                </w:rPr>
                <w:t>FR-</w:t>
              </w:r>
            </w:ins>
            <w:r w:rsidR="0022664B" w:rsidRPr="00CB1C05">
              <w:rPr>
                <w:sz w:val="20"/>
              </w:rPr>
              <w:t>1302</w:t>
            </w:r>
          </w:p>
        </w:tc>
        <w:tc>
          <w:tcPr>
            <w:tcW w:w="1800" w:type="dxa"/>
          </w:tcPr>
          <w:p w14:paraId="16E49FF3" w14:textId="77777777" w:rsidR="00A50D3D" w:rsidRPr="00CB1C05" w:rsidRDefault="00453AE4" w:rsidP="00CB1C05">
            <w:pPr>
              <w:spacing w:after="120"/>
              <w:rPr>
                <w:sz w:val="20"/>
              </w:rPr>
            </w:pPr>
            <w:proofErr w:type="spellStart"/>
            <w:r w:rsidRPr="00CB1C05">
              <w:rPr>
                <w:sz w:val="20"/>
              </w:rPr>
              <w:t>tblSpecimen</w:t>
            </w:r>
            <w:proofErr w:type="spellEnd"/>
          </w:p>
        </w:tc>
        <w:tc>
          <w:tcPr>
            <w:tcW w:w="2449" w:type="dxa"/>
          </w:tcPr>
          <w:p w14:paraId="16E49FF4" w14:textId="77777777" w:rsidR="00A50D3D" w:rsidRPr="00CB1C05" w:rsidRDefault="00A50D3D" w:rsidP="00CB1C05">
            <w:pPr>
              <w:spacing w:after="120"/>
              <w:rPr>
                <w:sz w:val="20"/>
              </w:rPr>
            </w:pPr>
            <w:proofErr w:type="spellStart"/>
            <w:r w:rsidRPr="00CB1C05">
              <w:rPr>
                <w:sz w:val="20"/>
              </w:rPr>
              <w:t>DiagnosisID</w:t>
            </w:r>
            <w:proofErr w:type="spellEnd"/>
          </w:p>
        </w:tc>
        <w:tc>
          <w:tcPr>
            <w:tcW w:w="1620" w:type="dxa"/>
          </w:tcPr>
          <w:p w14:paraId="16E49FF5" w14:textId="77777777" w:rsidR="00A50D3D" w:rsidRPr="00CB1C05" w:rsidRDefault="00453AE4" w:rsidP="00CB1C05">
            <w:pPr>
              <w:spacing w:after="120"/>
              <w:rPr>
                <w:sz w:val="20"/>
              </w:rPr>
            </w:pPr>
            <w:r w:rsidRPr="00CB1C05">
              <w:rPr>
                <w:sz w:val="20"/>
              </w:rPr>
              <w:t>NULL</w:t>
            </w:r>
          </w:p>
        </w:tc>
        <w:tc>
          <w:tcPr>
            <w:tcW w:w="1620" w:type="dxa"/>
          </w:tcPr>
          <w:p w14:paraId="16E49FF6" w14:textId="77777777" w:rsidR="00A50D3D" w:rsidRPr="00CB1C05" w:rsidRDefault="00A50D3D" w:rsidP="00CB1C05">
            <w:pPr>
              <w:spacing w:after="120"/>
              <w:rPr>
                <w:sz w:val="20"/>
              </w:rPr>
            </w:pPr>
          </w:p>
        </w:tc>
      </w:tr>
      <w:tr w:rsidR="00A50D3D" w:rsidRPr="00CB1C05" w14:paraId="16E49FFD" w14:textId="77777777" w:rsidTr="00CF592E">
        <w:trPr>
          <w:cantSplit/>
          <w:tblHeader/>
        </w:trPr>
        <w:tc>
          <w:tcPr>
            <w:tcW w:w="1170" w:type="dxa"/>
          </w:tcPr>
          <w:p w14:paraId="16E49FF8" w14:textId="1580F915" w:rsidR="00A50D3D" w:rsidRPr="00CB1C05" w:rsidRDefault="00312CA1" w:rsidP="00BB29E6">
            <w:pPr>
              <w:spacing w:after="120"/>
              <w:rPr>
                <w:sz w:val="20"/>
              </w:rPr>
            </w:pPr>
            <w:ins w:id="1158" w:author="bmooney" w:date="2011-06-30T16:58:00Z">
              <w:r>
                <w:rPr>
                  <w:sz w:val="20"/>
                </w:rPr>
                <w:t>FR-</w:t>
              </w:r>
            </w:ins>
            <w:r w:rsidR="0022664B" w:rsidRPr="00CB1C05">
              <w:rPr>
                <w:sz w:val="20"/>
              </w:rPr>
              <w:t>1303</w:t>
            </w:r>
          </w:p>
        </w:tc>
        <w:tc>
          <w:tcPr>
            <w:tcW w:w="1800" w:type="dxa"/>
          </w:tcPr>
          <w:p w14:paraId="16E49FF9" w14:textId="77777777" w:rsidR="00A50D3D" w:rsidRPr="00CB1C05" w:rsidRDefault="00453AE4" w:rsidP="00CB1C05">
            <w:pPr>
              <w:spacing w:after="120"/>
              <w:rPr>
                <w:sz w:val="20"/>
              </w:rPr>
            </w:pPr>
            <w:proofErr w:type="spellStart"/>
            <w:r w:rsidRPr="00CB1C05">
              <w:rPr>
                <w:sz w:val="20"/>
              </w:rPr>
              <w:t>tblSpecimen</w:t>
            </w:r>
            <w:proofErr w:type="spellEnd"/>
          </w:p>
        </w:tc>
        <w:tc>
          <w:tcPr>
            <w:tcW w:w="2449" w:type="dxa"/>
          </w:tcPr>
          <w:p w14:paraId="16E49FFA" w14:textId="77777777" w:rsidR="00A50D3D" w:rsidRPr="00CB1C05" w:rsidRDefault="00A50D3D" w:rsidP="00CB1C05">
            <w:pPr>
              <w:spacing w:after="120"/>
              <w:rPr>
                <w:sz w:val="20"/>
              </w:rPr>
            </w:pPr>
            <w:proofErr w:type="spellStart"/>
            <w:r w:rsidRPr="00CB1C05">
              <w:rPr>
                <w:sz w:val="20"/>
              </w:rPr>
              <w:t>SurgeryType</w:t>
            </w:r>
            <w:proofErr w:type="spellEnd"/>
          </w:p>
        </w:tc>
        <w:tc>
          <w:tcPr>
            <w:tcW w:w="1620" w:type="dxa"/>
          </w:tcPr>
          <w:p w14:paraId="16E49FFB" w14:textId="77777777" w:rsidR="00A50D3D" w:rsidRPr="00CB1C05" w:rsidRDefault="00A50D3D" w:rsidP="00CB1C05">
            <w:pPr>
              <w:spacing w:after="120"/>
              <w:rPr>
                <w:sz w:val="20"/>
              </w:rPr>
            </w:pPr>
            <w:r w:rsidRPr="00CB1C05">
              <w:rPr>
                <w:sz w:val="20"/>
              </w:rPr>
              <w:t>0</w:t>
            </w:r>
          </w:p>
        </w:tc>
        <w:tc>
          <w:tcPr>
            <w:tcW w:w="1620" w:type="dxa"/>
          </w:tcPr>
          <w:p w14:paraId="16E49FFC" w14:textId="77777777" w:rsidR="00A50D3D" w:rsidRPr="00CB1C05" w:rsidRDefault="00582BE2" w:rsidP="00CB1C05">
            <w:pPr>
              <w:spacing w:after="120"/>
              <w:rPr>
                <w:sz w:val="20"/>
              </w:rPr>
            </w:pPr>
            <w:r w:rsidRPr="00CB1C05">
              <w:rPr>
                <w:sz w:val="20"/>
              </w:rPr>
              <w:t>Unknown</w:t>
            </w:r>
          </w:p>
        </w:tc>
      </w:tr>
      <w:tr w:rsidR="00A50D3D" w:rsidRPr="00CB1C05" w14:paraId="16E4A003" w14:textId="77777777" w:rsidTr="00CF592E">
        <w:trPr>
          <w:cantSplit/>
          <w:tblHeader/>
        </w:trPr>
        <w:tc>
          <w:tcPr>
            <w:tcW w:w="1170" w:type="dxa"/>
          </w:tcPr>
          <w:p w14:paraId="16E49FFE" w14:textId="3FFC523F" w:rsidR="00A50D3D" w:rsidRPr="00CB1C05" w:rsidRDefault="00312CA1" w:rsidP="00BB29E6">
            <w:pPr>
              <w:spacing w:after="120"/>
              <w:rPr>
                <w:sz w:val="20"/>
              </w:rPr>
            </w:pPr>
            <w:ins w:id="1159" w:author="bmooney" w:date="2011-06-30T16:58:00Z">
              <w:r>
                <w:rPr>
                  <w:sz w:val="20"/>
                </w:rPr>
                <w:t>FR-</w:t>
              </w:r>
            </w:ins>
            <w:r w:rsidR="0022664B" w:rsidRPr="00CB1C05">
              <w:rPr>
                <w:sz w:val="20"/>
              </w:rPr>
              <w:t>1304</w:t>
            </w:r>
          </w:p>
        </w:tc>
        <w:tc>
          <w:tcPr>
            <w:tcW w:w="1800" w:type="dxa"/>
          </w:tcPr>
          <w:p w14:paraId="16E49FFF" w14:textId="77777777" w:rsidR="00A50D3D" w:rsidRPr="00CB1C05" w:rsidRDefault="00453AE4" w:rsidP="00CB1C05">
            <w:pPr>
              <w:spacing w:after="120"/>
              <w:rPr>
                <w:sz w:val="20"/>
              </w:rPr>
            </w:pPr>
            <w:proofErr w:type="spellStart"/>
            <w:r w:rsidRPr="00CB1C05">
              <w:rPr>
                <w:sz w:val="20"/>
              </w:rPr>
              <w:t>tblSpecimen</w:t>
            </w:r>
            <w:proofErr w:type="spellEnd"/>
          </w:p>
        </w:tc>
        <w:tc>
          <w:tcPr>
            <w:tcW w:w="2449" w:type="dxa"/>
          </w:tcPr>
          <w:p w14:paraId="16E4A000" w14:textId="77777777" w:rsidR="00A50D3D" w:rsidRPr="00CB1C05" w:rsidRDefault="00A50D3D" w:rsidP="00CB1C05">
            <w:pPr>
              <w:spacing w:after="120"/>
              <w:rPr>
                <w:sz w:val="20"/>
              </w:rPr>
            </w:pPr>
            <w:proofErr w:type="spellStart"/>
            <w:r w:rsidRPr="00CB1C05">
              <w:rPr>
                <w:sz w:val="20"/>
              </w:rPr>
              <w:t>FixativeType</w:t>
            </w:r>
            <w:proofErr w:type="spellEnd"/>
          </w:p>
        </w:tc>
        <w:tc>
          <w:tcPr>
            <w:tcW w:w="1620" w:type="dxa"/>
          </w:tcPr>
          <w:p w14:paraId="16E4A001" w14:textId="77777777" w:rsidR="00A50D3D" w:rsidRPr="00CB1C05" w:rsidRDefault="00A50D3D" w:rsidP="00CB1C05">
            <w:pPr>
              <w:spacing w:after="120"/>
              <w:rPr>
                <w:sz w:val="20"/>
              </w:rPr>
            </w:pPr>
            <w:r w:rsidRPr="00CB1C05">
              <w:rPr>
                <w:sz w:val="20"/>
              </w:rPr>
              <w:t>0</w:t>
            </w:r>
          </w:p>
        </w:tc>
        <w:tc>
          <w:tcPr>
            <w:tcW w:w="1620" w:type="dxa"/>
          </w:tcPr>
          <w:p w14:paraId="16E4A002" w14:textId="77777777" w:rsidR="00A50D3D" w:rsidRPr="00CB1C05" w:rsidRDefault="00453AE4" w:rsidP="00CB1C05">
            <w:pPr>
              <w:spacing w:after="120"/>
              <w:rPr>
                <w:sz w:val="20"/>
              </w:rPr>
            </w:pPr>
            <w:r w:rsidRPr="00CB1C05">
              <w:rPr>
                <w:sz w:val="20"/>
              </w:rPr>
              <w:t>Unknown</w:t>
            </w:r>
          </w:p>
        </w:tc>
      </w:tr>
      <w:tr w:rsidR="00A50D3D" w:rsidRPr="00CB1C05" w14:paraId="16E4A009" w14:textId="77777777" w:rsidTr="00CF592E">
        <w:trPr>
          <w:cantSplit/>
          <w:tblHeader/>
        </w:trPr>
        <w:tc>
          <w:tcPr>
            <w:tcW w:w="1170" w:type="dxa"/>
          </w:tcPr>
          <w:p w14:paraId="16E4A004" w14:textId="4F9528E5" w:rsidR="00A50D3D" w:rsidRPr="00CB1C05" w:rsidRDefault="00312CA1" w:rsidP="00BB29E6">
            <w:pPr>
              <w:spacing w:after="120"/>
              <w:rPr>
                <w:sz w:val="20"/>
              </w:rPr>
            </w:pPr>
            <w:ins w:id="1160" w:author="bmooney" w:date="2011-06-30T16:58:00Z">
              <w:r>
                <w:rPr>
                  <w:sz w:val="20"/>
                </w:rPr>
                <w:t>FR-</w:t>
              </w:r>
            </w:ins>
            <w:r w:rsidR="0022664B" w:rsidRPr="00CB1C05">
              <w:rPr>
                <w:sz w:val="20"/>
              </w:rPr>
              <w:t>1305</w:t>
            </w:r>
          </w:p>
        </w:tc>
        <w:tc>
          <w:tcPr>
            <w:tcW w:w="1800" w:type="dxa"/>
          </w:tcPr>
          <w:p w14:paraId="16E4A005" w14:textId="77777777" w:rsidR="00A50D3D" w:rsidRPr="00CB1C05" w:rsidRDefault="00453AE4" w:rsidP="00CB1C05">
            <w:pPr>
              <w:spacing w:after="120"/>
              <w:rPr>
                <w:sz w:val="20"/>
              </w:rPr>
            </w:pPr>
            <w:proofErr w:type="spellStart"/>
            <w:r w:rsidRPr="00CB1C05">
              <w:rPr>
                <w:sz w:val="20"/>
              </w:rPr>
              <w:t>tblSpecimen</w:t>
            </w:r>
            <w:proofErr w:type="spellEnd"/>
          </w:p>
        </w:tc>
        <w:tc>
          <w:tcPr>
            <w:tcW w:w="2449" w:type="dxa"/>
          </w:tcPr>
          <w:p w14:paraId="16E4A006" w14:textId="77777777" w:rsidR="00A50D3D" w:rsidRPr="00CB1C05" w:rsidRDefault="00A50D3D" w:rsidP="00CB1C05">
            <w:pPr>
              <w:spacing w:after="120"/>
              <w:rPr>
                <w:sz w:val="20"/>
              </w:rPr>
            </w:pPr>
            <w:proofErr w:type="spellStart"/>
            <w:r w:rsidRPr="00CB1C05">
              <w:rPr>
                <w:sz w:val="20"/>
              </w:rPr>
              <w:t>FixativeOther</w:t>
            </w:r>
            <w:proofErr w:type="spellEnd"/>
          </w:p>
        </w:tc>
        <w:tc>
          <w:tcPr>
            <w:tcW w:w="1620" w:type="dxa"/>
          </w:tcPr>
          <w:p w14:paraId="16E4A007" w14:textId="77777777" w:rsidR="00A50D3D" w:rsidRPr="00CB1C05" w:rsidRDefault="00453AE4" w:rsidP="00CB1C05">
            <w:pPr>
              <w:spacing w:after="120"/>
              <w:rPr>
                <w:sz w:val="20"/>
              </w:rPr>
            </w:pPr>
            <w:r w:rsidRPr="00CB1C05">
              <w:rPr>
                <w:sz w:val="20"/>
              </w:rPr>
              <w:t>NULL</w:t>
            </w:r>
          </w:p>
        </w:tc>
        <w:tc>
          <w:tcPr>
            <w:tcW w:w="1620" w:type="dxa"/>
          </w:tcPr>
          <w:p w14:paraId="16E4A008" w14:textId="77777777" w:rsidR="00A50D3D" w:rsidRPr="00CB1C05" w:rsidRDefault="00A50D3D" w:rsidP="00CB1C05">
            <w:pPr>
              <w:spacing w:after="120"/>
              <w:rPr>
                <w:sz w:val="20"/>
              </w:rPr>
            </w:pPr>
          </w:p>
        </w:tc>
      </w:tr>
      <w:tr w:rsidR="00A50D3D" w:rsidRPr="00CB1C05" w14:paraId="16E4A00F" w14:textId="77777777" w:rsidTr="00CF592E">
        <w:trPr>
          <w:cantSplit/>
          <w:tblHeader/>
        </w:trPr>
        <w:tc>
          <w:tcPr>
            <w:tcW w:w="1170" w:type="dxa"/>
          </w:tcPr>
          <w:p w14:paraId="16E4A00A" w14:textId="4D3DB069" w:rsidR="00A50D3D" w:rsidRPr="00CB1C05" w:rsidRDefault="00312CA1" w:rsidP="00BB29E6">
            <w:pPr>
              <w:spacing w:after="120"/>
              <w:rPr>
                <w:sz w:val="20"/>
              </w:rPr>
            </w:pPr>
            <w:ins w:id="1161" w:author="bmooney" w:date="2011-06-30T16:58:00Z">
              <w:r>
                <w:rPr>
                  <w:sz w:val="20"/>
                </w:rPr>
                <w:t>FR-</w:t>
              </w:r>
            </w:ins>
            <w:r w:rsidR="0022664B" w:rsidRPr="00CB1C05">
              <w:rPr>
                <w:sz w:val="20"/>
              </w:rPr>
              <w:t>1306</w:t>
            </w:r>
          </w:p>
        </w:tc>
        <w:tc>
          <w:tcPr>
            <w:tcW w:w="1800" w:type="dxa"/>
          </w:tcPr>
          <w:p w14:paraId="16E4A00B" w14:textId="77777777" w:rsidR="00A50D3D" w:rsidRPr="00CB1C05" w:rsidRDefault="00453AE4" w:rsidP="00CB1C05">
            <w:pPr>
              <w:spacing w:after="120"/>
              <w:rPr>
                <w:sz w:val="20"/>
              </w:rPr>
            </w:pPr>
            <w:proofErr w:type="spellStart"/>
            <w:r w:rsidRPr="00CB1C05">
              <w:rPr>
                <w:sz w:val="20"/>
              </w:rPr>
              <w:t>tblSpecimen</w:t>
            </w:r>
            <w:proofErr w:type="spellEnd"/>
          </w:p>
        </w:tc>
        <w:tc>
          <w:tcPr>
            <w:tcW w:w="2449" w:type="dxa"/>
          </w:tcPr>
          <w:p w14:paraId="16E4A00C" w14:textId="77777777" w:rsidR="00A50D3D" w:rsidRPr="00CB1C05" w:rsidRDefault="00A50D3D" w:rsidP="00CB1C05">
            <w:pPr>
              <w:spacing w:after="120"/>
              <w:rPr>
                <w:sz w:val="20"/>
              </w:rPr>
            </w:pPr>
            <w:proofErr w:type="spellStart"/>
            <w:r w:rsidRPr="00CB1C05">
              <w:rPr>
                <w:sz w:val="20"/>
              </w:rPr>
              <w:t>BlockArchiveRetrievalDate</w:t>
            </w:r>
            <w:proofErr w:type="spellEnd"/>
          </w:p>
        </w:tc>
        <w:tc>
          <w:tcPr>
            <w:tcW w:w="1620" w:type="dxa"/>
          </w:tcPr>
          <w:p w14:paraId="16E4A00D" w14:textId="77777777" w:rsidR="00A50D3D" w:rsidRPr="00CB1C05" w:rsidRDefault="00453AE4" w:rsidP="00CB1C05">
            <w:pPr>
              <w:spacing w:after="120"/>
              <w:rPr>
                <w:sz w:val="20"/>
              </w:rPr>
            </w:pPr>
            <w:r w:rsidRPr="00CB1C05">
              <w:rPr>
                <w:sz w:val="20"/>
              </w:rPr>
              <w:t>NULL</w:t>
            </w:r>
          </w:p>
        </w:tc>
        <w:tc>
          <w:tcPr>
            <w:tcW w:w="1620" w:type="dxa"/>
          </w:tcPr>
          <w:p w14:paraId="16E4A00E" w14:textId="77777777" w:rsidR="00A50D3D" w:rsidRPr="00CB1C05" w:rsidRDefault="00A50D3D" w:rsidP="00CB1C05">
            <w:pPr>
              <w:spacing w:after="120"/>
              <w:rPr>
                <w:sz w:val="20"/>
              </w:rPr>
            </w:pPr>
          </w:p>
        </w:tc>
      </w:tr>
      <w:tr w:rsidR="00A50D3D" w:rsidRPr="00CB1C05" w14:paraId="16E4A015" w14:textId="77777777" w:rsidTr="00CF592E">
        <w:trPr>
          <w:cantSplit/>
          <w:tblHeader/>
        </w:trPr>
        <w:tc>
          <w:tcPr>
            <w:tcW w:w="1170" w:type="dxa"/>
          </w:tcPr>
          <w:p w14:paraId="16E4A010" w14:textId="6168D1F0" w:rsidR="00A50D3D" w:rsidRPr="00CB1C05" w:rsidRDefault="00312CA1" w:rsidP="00BB29E6">
            <w:pPr>
              <w:spacing w:after="120"/>
              <w:rPr>
                <w:sz w:val="20"/>
              </w:rPr>
            </w:pPr>
            <w:ins w:id="1162" w:author="bmooney" w:date="2011-06-30T16:58:00Z">
              <w:r>
                <w:rPr>
                  <w:sz w:val="20"/>
                </w:rPr>
                <w:t>FR-</w:t>
              </w:r>
            </w:ins>
            <w:r w:rsidR="0022664B" w:rsidRPr="00CB1C05">
              <w:rPr>
                <w:sz w:val="20"/>
              </w:rPr>
              <w:t>1307</w:t>
            </w:r>
          </w:p>
        </w:tc>
        <w:tc>
          <w:tcPr>
            <w:tcW w:w="1800" w:type="dxa"/>
          </w:tcPr>
          <w:p w14:paraId="16E4A011" w14:textId="77777777" w:rsidR="00A50D3D" w:rsidRPr="00CB1C05" w:rsidRDefault="00453AE4" w:rsidP="00CB1C05">
            <w:pPr>
              <w:spacing w:after="120"/>
              <w:rPr>
                <w:sz w:val="20"/>
              </w:rPr>
            </w:pPr>
            <w:proofErr w:type="spellStart"/>
            <w:r w:rsidRPr="00CB1C05">
              <w:rPr>
                <w:sz w:val="20"/>
              </w:rPr>
              <w:t>tblSpecimen</w:t>
            </w:r>
            <w:proofErr w:type="spellEnd"/>
          </w:p>
        </w:tc>
        <w:tc>
          <w:tcPr>
            <w:tcW w:w="2449" w:type="dxa"/>
          </w:tcPr>
          <w:p w14:paraId="16E4A012" w14:textId="77777777" w:rsidR="00A50D3D" w:rsidRPr="00CB1C05" w:rsidRDefault="00A50D3D" w:rsidP="00CB1C05">
            <w:pPr>
              <w:spacing w:after="120"/>
              <w:rPr>
                <w:sz w:val="20"/>
              </w:rPr>
            </w:pPr>
            <w:proofErr w:type="spellStart"/>
            <w:r w:rsidRPr="00CB1C05">
              <w:rPr>
                <w:sz w:val="20"/>
              </w:rPr>
              <w:t>HospitalDischargeDate</w:t>
            </w:r>
            <w:proofErr w:type="spellEnd"/>
          </w:p>
        </w:tc>
        <w:tc>
          <w:tcPr>
            <w:tcW w:w="1620" w:type="dxa"/>
          </w:tcPr>
          <w:p w14:paraId="16E4A013" w14:textId="77777777" w:rsidR="00A50D3D" w:rsidRPr="00CB1C05" w:rsidRDefault="00453AE4" w:rsidP="00CB1C05">
            <w:pPr>
              <w:spacing w:after="120"/>
              <w:rPr>
                <w:sz w:val="20"/>
              </w:rPr>
            </w:pPr>
            <w:r w:rsidRPr="00CB1C05">
              <w:rPr>
                <w:sz w:val="20"/>
              </w:rPr>
              <w:t>NULL</w:t>
            </w:r>
          </w:p>
        </w:tc>
        <w:tc>
          <w:tcPr>
            <w:tcW w:w="1620" w:type="dxa"/>
          </w:tcPr>
          <w:p w14:paraId="16E4A014" w14:textId="77777777" w:rsidR="00A50D3D" w:rsidRPr="00CB1C05" w:rsidRDefault="00A50D3D" w:rsidP="00CB1C05">
            <w:pPr>
              <w:spacing w:after="120"/>
              <w:rPr>
                <w:sz w:val="20"/>
              </w:rPr>
            </w:pPr>
          </w:p>
        </w:tc>
      </w:tr>
      <w:tr w:rsidR="00A50D3D" w:rsidRPr="00CB1C05" w14:paraId="16E4A01B" w14:textId="77777777" w:rsidTr="00CF592E">
        <w:trPr>
          <w:cantSplit/>
          <w:tblHeader/>
        </w:trPr>
        <w:tc>
          <w:tcPr>
            <w:tcW w:w="1170" w:type="dxa"/>
          </w:tcPr>
          <w:p w14:paraId="16E4A016" w14:textId="60774B80" w:rsidR="00A50D3D" w:rsidRPr="00CB1C05" w:rsidRDefault="00312CA1" w:rsidP="00BB29E6">
            <w:pPr>
              <w:spacing w:after="120"/>
              <w:rPr>
                <w:sz w:val="20"/>
              </w:rPr>
            </w:pPr>
            <w:ins w:id="1163" w:author="bmooney" w:date="2011-06-30T16:58:00Z">
              <w:r>
                <w:rPr>
                  <w:sz w:val="20"/>
                </w:rPr>
                <w:t>FR-</w:t>
              </w:r>
            </w:ins>
            <w:r w:rsidR="0022664B" w:rsidRPr="00CB1C05">
              <w:rPr>
                <w:sz w:val="20"/>
              </w:rPr>
              <w:t>1308</w:t>
            </w:r>
          </w:p>
        </w:tc>
        <w:tc>
          <w:tcPr>
            <w:tcW w:w="1800" w:type="dxa"/>
          </w:tcPr>
          <w:p w14:paraId="16E4A017" w14:textId="77777777" w:rsidR="00A50D3D" w:rsidRPr="00CB1C05" w:rsidRDefault="00453AE4" w:rsidP="00CB1C05">
            <w:pPr>
              <w:spacing w:after="120"/>
              <w:rPr>
                <w:sz w:val="20"/>
              </w:rPr>
            </w:pPr>
            <w:proofErr w:type="spellStart"/>
            <w:r w:rsidRPr="00CB1C05">
              <w:rPr>
                <w:sz w:val="20"/>
              </w:rPr>
              <w:t>tblSpecimen</w:t>
            </w:r>
            <w:proofErr w:type="spellEnd"/>
          </w:p>
        </w:tc>
        <w:tc>
          <w:tcPr>
            <w:tcW w:w="2449" w:type="dxa"/>
          </w:tcPr>
          <w:p w14:paraId="16E4A018" w14:textId="77777777" w:rsidR="00A50D3D" w:rsidRPr="00CB1C05" w:rsidRDefault="00A50D3D" w:rsidP="00CB1C05">
            <w:pPr>
              <w:spacing w:after="120"/>
              <w:rPr>
                <w:sz w:val="20"/>
              </w:rPr>
            </w:pPr>
            <w:proofErr w:type="spellStart"/>
            <w:r w:rsidRPr="00CB1C05">
              <w:rPr>
                <w:sz w:val="20"/>
              </w:rPr>
              <w:t>SpecimenContents</w:t>
            </w:r>
            <w:proofErr w:type="spellEnd"/>
          </w:p>
        </w:tc>
        <w:tc>
          <w:tcPr>
            <w:tcW w:w="1620" w:type="dxa"/>
          </w:tcPr>
          <w:p w14:paraId="16E4A019" w14:textId="77777777" w:rsidR="00A50D3D" w:rsidRPr="00CB1C05" w:rsidRDefault="00453AE4" w:rsidP="00CB1C05">
            <w:pPr>
              <w:spacing w:after="120"/>
              <w:rPr>
                <w:sz w:val="20"/>
              </w:rPr>
            </w:pPr>
            <w:r w:rsidRPr="00CB1C05">
              <w:rPr>
                <w:sz w:val="20"/>
              </w:rPr>
              <w:t>NULL</w:t>
            </w:r>
          </w:p>
        </w:tc>
        <w:tc>
          <w:tcPr>
            <w:tcW w:w="1620" w:type="dxa"/>
          </w:tcPr>
          <w:p w14:paraId="16E4A01A" w14:textId="77777777" w:rsidR="00A50D3D" w:rsidRPr="00CB1C05" w:rsidRDefault="00A50D3D" w:rsidP="00CB1C05">
            <w:pPr>
              <w:spacing w:after="120"/>
              <w:rPr>
                <w:sz w:val="20"/>
              </w:rPr>
            </w:pPr>
          </w:p>
        </w:tc>
      </w:tr>
      <w:tr w:rsidR="00A50D3D" w:rsidRPr="00CB1C05" w14:paraId="16E4A021" w14:textId="77777777" w:rsidTr="00CF592E">
        <w:trPr>
          <w:cantSplit/>
          <w:tblHeader/>
        </w:trPr>
        <w:tc>
          <w:tcPr>
            <w:tcW w:w="1170" w:type="dxa"/>
          </w:tcPr>
          <w:p w14:paraId="16E4A01C" w14:textId="1BCA145F" w:rsidR="00A50D3D" w:rsidRPr="00CB1C05" w:rsidRDefault="00312CA1" w:rsidP="00BB29E6">
            <w:pPr>
              <w:spacing w:after="120"/>
              <w:rPr>
                <w:sz w:val="20"/>
              </w:rPr>
            </w:pPr>
            <w:ins w:id="1164" w:author="bmooney" w:date="2011-06-30T16:58:00Z">
              <w:r>
                <w:rPr>
                  <w:sz w:val="20"/>
                </w:rPr>
                <w:t>FR-</w:t>
              </w:r>
            </w:ins>
            <w:r w:rsidR="0022664B" w:rsidRPr="00CB1C05">
              <w:rPr>
                <w:sz w:val="20"/>
              </w:rPr>
              <w:t>1309</w:t>
            </w:r>
          </w:p>
        </w:tc>
        <w:tc>
          <w:tcPr>
            <w:tcW w:w="1800" w:type="dxa"/>
          </w:tcPr>
          <w:p w14:paraId="16E4A01D" w14:textId="77777777" w:rsidR="00A50D3D" w:rsidRPr="00CB1C05" w:rsidRDefault="00453AE4" w:rsidP="00CB1C05">
            <w:pPr>
              <w:spacing w:after="120"/>
              <w:rPr>
                <w:sz w:val="20"/>
              </w:rPr>
            </w:pPr>
            <w:proofErr w:type="spellStart"/>
            <w:r w:rsidRPr="00CB1C05">
              <w:rPr>
                <w:sz w:val="20"/>
              </w:rPr>
              <w:t>tblSpecimen</w:t>
            </w:r>
            <w:proofErr w:type="spellEnd"/>
          </w:p>
        </w:tc>
        <w:tc>
          <w:tcPr>
            <w:tcW w:w="2449" w:type="dxa"/>
          </w:tcPr>
          <w:p w14:paraId="16E4A01E" w14:textId="77777777" w:rsidR="00A50D3D" w:rsidRPr="00CB1C05" w:rsidRDefault="00A50D3D" w:rsidP="00CB1C05">
            <w:pPr>
              <w:spacing w:after="120"/>
              <w:rPr>
                <w:sz w:val="20"/>
              </w:rPr>
            </w:pPr>
            <w:proofErr w:type="spellStart"/>
            <w:r w:rsidRPr="00CB1C05">
              <w:rPr>
                <w:sz w:val="20"/>
              </w:rPr>
              <w:t>ReportAttachmentEnumID</w:t>
            </w:r>
            <w:proofErr w:type="spellEnd"/>
          </w:p>
        </w:tc>
        <w:tc>
          <w:tcPr>
            <w:tcW w:w="1620" w:type="dxa"/>
          </w:tcPr>
          <w:p w14:paraId="16E4A01F" w14:textId="77777777" w:rsidR="00A50D3D" w:rsidRPr="00CB1C05" w:rsidRDefault="00A50D3D" w:rsidP="00CB1C05">
            <w:pPr>
              <w:spacing w:after="120"/>
              <w:rPr>
                <w:sz w:val="20"/>
              </w:rPr>
            </w:pPr>
            <w:r w:rsidRPr="00CB1C05">
              <w:rPr>
                <w:sz w:val="20"/>
              </w:rPr>
              <w:t>0</w:t>
            </w:r>
          </w:p>
        </w:tc>
        <w:tc>
          <w:tcPr>
            <w:tcW w:w="1620" w:type="dxa"/>
          </w:tcPr>
          <w:p w14:paraId="16E4A020" w14:textId="77777777" w:rsidR="00A50D3D" w:rsidRPr="00CB1C05" w:rsidRDefault="00453AE4" w:rsidP="00CB1C05">
            <w:pPr>
              <w:spacing w:after="120"/>
              <w:rPr>
                <w:sz w:val="20"/>
              </w:rPr>
            </w:pPr>
            <w:r w:rsidRPr="00CB1C05">
              <w:rPr>
                <w:sz w:val="20"/>
              </w:rPr>
              <w:t>Unset</w:t>
            </w:r>
          </w:p>
        </w:tc>
      </w:tr>
      <w:tr w:rsidR="00A50D3D" w:rsidRPr="00CB1C05" w14:paraId="16E4A027" w14:textId="77777777" w:rsidTr="00CF592E">
        <w:trPr>
          <w:cantSplit/>
          <w:tblHeader/>
        </w:trPr>
        <w:tc>
          <w:tcPr>
            <w:tcW w:w="1170" w:type="dxa"/>
          </w:tcPr>
          <w:p w14:paraId="16E4A022" w14:textId="408C8731" w:rsidR="00A50D3D" w:rsidRPr="00CB1C05" w:rsidRDefault="00312CA1" w:rsidP="00BB29E6">
            <w:pPr>
              <w:spacing w:after="120"/>
              <w:rPr>
                <w:sz w:val="20"/>
              </w:rPr>
            </w:pPr>
            <w:ins w:id="1165" w:author="bmooney" w:date="2011-06-30T16:58:00Z">
              <w:r>
                <w:rPr>
                  <w:sz w:val="20"/>
                </w:rPr>
                <w:t>FR-</w:t>
              </w:r>
            </w:ins>
            <w:r w:rsidR="0022664B" w:rsidRPr="00CB1C05">
              <w:rPr>
                <w:sz w:val="20"/>
              </w:rPr>
              <w:t>1310</w:t>
            </w:r>
          </w:p>
        </w:tc>
        <w:tc>
          <w:tcPr>
            <w:tcW w:w="1800" w:type="dxa"/>
          </w:tcPr>
          <w:p w14:paraId="16E4A023" w14:textId="77777777" w:rsidR="00A50D3D" w:rsidRPr="00CB1C05" w:rsidRDefault="00453AE4" w:rsidP="00CB1C05">
            <w:pPr>
              <w:spacing w:after="120"/>
              <w:rPr>
                <w:sz w:val="20"/>
              </w:rPr>
            </w:pPr>
            <w:proofErr w:type="spellStart"/>
            <w:r w:rsidRPr="00CB1C05">
              <w:rPr>
                <w:sz w:val="20"/>
              </w:rPr>
              <w:t>tblSpecimen</w:t>
            </w:r>
            <w:proofErr w:type="spellEnd"/>
          </w:p>
        </w:tc>
        <w:tc>
          <w:tcPr>
            <w:tcW w:w="2449" w:type="dxa"/>
          </w:tcPr>
          <w:p w14:paraId="16E4A024" w14:textId="77777777" w:rsidR="00A50D3D" w:rsidRPr="00CB1C05" w:rsidRDefault="00A50D3D" w:rsidP="00CB1C05">
            <w:pPr>
              <w:spacing w:after="120"/>
              <w:rPr>
                <w:sz w:val="20"/>
              </w:rPr>
            </w:pPr>
            <w:proofErr w:type="spellStart"/>
            <w:r w:rsidRPr="00CB1C05">
              <w:rPr>
                <w:sz w:val="20"/>
              </w:rPr>
              <w:t>SpecimenRetrievalEnumID</w:t>
            </w:r>
            <w:proofErr w:type="spellEnd"/>
          </w:p>
        </w:tc>
        <w:tc>
          <w:tcPr>
            <w:tcW w:w="1620" w:type="dxa"/>
          </w:tcPr>
          <w:p w14:paraId="16E4A025" w14:textId="77777777" w:rsidR="00A50D3D" w:rsidRPr="00CB1C05" w:rsidRDefault="00A50D3D" w:rsidP="00CB1C05">
            <w:pPr>
              <w:spacing w:after="120"/>
              <w:rPr>
                <w:sz w:val="20"/>
              </w:rPr>
            </w:pPr>
            <w:r w:rsidRPr="00CB1C05">
              <w:rPr>
                <w:sz w:val="20"/>
              </w:rPr>
              <w:t>0</w:t>
            </w:r>
          </w:p>
        </w:tc>
        <w:tc>
          <w:tcPr>
            <w:tcW w:w="1620" w:type="dxa"/>
          </w:tcPr>
          <w:p w14:paraId="16E4A026" w14:textId="77777777" w:rsidR="00A50D3D" w:rsidRPr="00CB1C05" w:rsidRDefault="00582BE2" w:rsidP="00CB1C05">
            <w:pPr>
              <w:spacing w:after="120"/>
              <w:rPr>
                <w:sz w:val="20"/>
              </w:rPr>
            </w:pPr>
            <w:r w:rsidRPr="00CB1C05">
              <w:rPr>
                <w:sz w:val="20"/>
              </w:rPr>
              <w:t>Unset</w:t>
            </w:r>
          </w:p>
        </w:tc>
      </w:tr>
      <w:tr w:rsidR="00A50D3D" w:rsidRPr="00CB1C05" w14:paraId="16E4A02D" w14:textId="77777777" w:rsidTr="00CF592E">
        <w:trPr>
          <w:cantSplit/>
          <w:tblHeader/>
        </w:trPr>
        <w:tc>
          <w:tcPr>
            <w:tcW w:w="1170" w:type="dxa"/>
          </w:tcPr>
          <w:p w14:paraId="16E4A028" w14:textId="56470721" w:rsidR="00A50D3D" w:rsidRPr="00CB1C05" w:rsidRDefault="00312CA1" w:rsidP="00BB29E6">
            <w:pPr>
              <w:spacing w:after="120"/>
              <w:rPr>
                <w:sz w:val="20"/>
              </w:rPr>
            </w:pPr>
            <w:ins w:id="1166" w:author="bmooney" w:date="2011-06-30T16:58:00Z">
              <w:r>
                <w:rPr>
                  <w:sz w:val="20"/>
                </w:rPr>
                <w:t>FR-</w:t>
              </w:r>
            </w:ins>
            <w:r w:rsidR="0022664B" w:rsidRPr="00CB1C05">
              <w:rPr>
                <w:sz w:val="20"/>
              </w:rPr>
              <w:t>1311</w:t>
            </w:r>
          </w:p>
        </w:tc>
        <w:tc>
          <w:tcPr>
            <w:tcW w:w="1800" w:type="dxa"/>
          </w:tcPr>
          <w:p w14:paraId="16E4A029" w14:textId="77777777" w:rsidR="00A50D3D" w:rsidRPr="00CB1C05" w:rsidRDefault="00453AE4" w:rsidP="00CB1C05">
            <w:pPr>
              <w:spacing w:after="120"/>
              <w:rPr>
                <w:sz w:val="20"/>
              </w:rPr>
            </w:pPr>
            <w:proofErr w:type="spellStart"/>
            <w:r w:rsidRPr="00CB1C05">
              <w:rPr>
                <w:sz w:val="20"/>
              </w:rPr>
              <w:t>tblSpecimen</w:t>
            </w:r>
            <w:proofErr w:type="spellEnd"/>
          </w:p>
        </w:tc>
        <w:tc>
          <w:tcPr>
            <w:tcW w:w="2449" w:type="dxa"/>
          </w:tcPr>
          <w:p w14:paraId="16E4A02A" w14:textId="77777777" w:rsidR="00A50D3D" w:rsidRPr="00CB1C05" w:rsidRDefault="00A50D3D" w:rsidP="00CB1C05">
            <w:pPr>
              <w:spacing w:after="120"/>
              <w:rPr>
                <w:sz w:val="20"/>
              </w:rPr>
            </w:pPr>
            <w:proofErr w:type="spellStart"/>
            <w:r w:rsidRPr="00CB1C05">
              <w:rPr>
                <w:sz w:val="20"/>
              </w:rPr>
              <w:t>PrimariesEnumID</w:t>
            </w:r>
            <w:proofErr w:type="spellEnd"/>
          </w:p>
        </w:tc>
        <w:tc>
          <w:tcPr>
            <w:tcW w:w="1620" w:type="dxa"/>
          </w:tcPr>
          <w:p w14:paraId="16E4A02B" w14:textId="77777777" w:rsidR="00A50D3D" w:rsidRPr="00CB1C05" w:rsidRDefault="00A50D3D" w:rsidP="00CB1C05">
            <w:pPr>
              <w:spacing w:after="120"/>
              <w:rPr>
                <w:sz w:val="20"/>
              </w:rPr>
            </w:pPr>
            <w:r w:rsidRPr="00CB1C05">
              <w:rPr>
                <w:sz w:val="20"/>
              </w:rPr>
              <w:t>0</w:t>
            </w:r>
          </w:p>
        </w:tc>
        <w:tc>
          <w:tcPr>
            <w:tcW w:w="1620" w:type="dxa"/>
          </w:tcPr>
          <w:p w14:paraId="16E4A02C" w14:textId="77777777" w:rsidR="00A50D3D" w:rsidRPr="00CB1C05" w:rsidRDefault="00582BE2" w:rsidP="00CB1C05">
            <w:pPr>
              <w:spacing w:after="120"/>
              <w:rPr>
                <w:sz w:val="20"/>
              </w:rPr>
            </w:pPr>
            <w:r w:rsidRPr="00CB1C05">
              <w:rPr>
                <w:sz w:val="20"/>
              </w:rPr>
              <w:t>Unset</w:t>
            </w:r>
          </w:p>
        </w:tc>
      </w:tr>
      <w:tr w:rsidR="00A50D3D" w:rsidRPr="00CB1C05" w14:paraId="16E4A033" w14:textId="77777777" w:rsidTr="00CF592E">
        <w:trPr>
          <w:cantSplit/>
          <w:tblHeader/>
        </w:trPr>
        <w:tc>
          <w:tcPr>
            <w:tcW w:w="1170" w:type="dxa"/>
          </w:tcPr>
          <w:p w14:paraId="16E4A02E" w14:textId="076E637A" w:rsidR="00A50D3D" w:rsidRPr="00CB1C05" w:rsidRDefault="00312CA1" w:rsidP="00BB29E6">
            <w:pPr>
              <w:spacing w:after="120"/>
              <w:rPr>
                <w:sz w:val="20"/>
              </w:rPr>
            </w:pPr>
            <w:ins w:id="1167" w:author="bmooney" w:date="2011-06-30T16:58:00Z">
              <w:r>
                <w:rPr>
                  <w:sz w:val="20"/>
                </w:rPr>
                <w:t>FR-</w:t>
              </w:r>
            </w:ins>
            <w:r w:rsidR="0022664B" w:rsidRPr="00CB1C05">
              <w:rPr>
                <w:sz w:val="20"/>
              </w:rPr>
              <w:t>1312</w:t>
            </w:r>
          </w:p>
        </w:tc>
        <w:tc>
          <w:tcPr>
            <w:tcW w:w="1800" w:type="dxa"/>
          </w:tcPr>
          <w:p w14:paraId="16E4A02F" w14:textId="77777777" w:rsidR="00A50D3D" w:rsidRPr="00CB1C05" w:rsidRDefault="00453AE4" w:rsidP="00CB1C05">
            <w:pPr>
              <w:spacing w:after="120"/>
              <w:rPr>
                <w:sz w:val="20"/>
              </w:rPr>
            </w:pPr>
            <w:proofErr w:type="spellStart"/>
            <w:r w:rsidRPr="00CB1C05">
              <w:rPr>
                <w:sz w:val="20"/>
              </w:rPr>
              <w:t>tblSpecimen</w:t>
            </w:r>
            <w:proofErr w:type="spellEnd"/>
          </w:p>
        </w:tc>
        <w:tc>
          <w:tcPr>
            <w:tcW w:w="2449" w:type="dxa"/>
          </w:tcPr>
          <w:p w14:paraId="16E4A030" w14:textId="77777777" w:rsidR="00A50D3D" w:rsidRPr="00CB1C05" w:rsidRDefault="00A50D3D" w:rsidP="00CB1C05">
            <w:pPr>
              <w:spacing w:after="120"/>
              <w:rPr>
                <w:sz w:val="20"/>
              </w:rPr>
            </w:pPr>
            <w:proofErr w:type="spellStart"/>
            <w:r w:rsidRPr="00CB1C05">
              <w:rPr>
                <w:sz w:val="20"/>
              </w:rPr>
              <w:t>ExceptionCriteria</w:t>
            </w:r>
            <w:proofErr w:type="spellEnd"/>
          </w:p>
        </w:tc>
        <w:tc>
          <w:tcPr>
            <w:tcW w:w="1620" w:type="dxa"/>
          </w:tcPr>
          <w:p w14:paraId="16E4A031" w14:textId="77777777" w:rsidR="00A50D3D" w:rsidRPr="00CB1C05" w:rsidRDefault="00453AE4" w:rsidP="00CB1C05">
            <w:pPr>
              <w:spacing w:after="120"/>
              <w:rPr>
                <w:sz w:val="20"/>
              </w:rPr>
            </w:pPr>
            <w:r w:rsidRPr="00CB1C05">
              <w:rPr>
                <w:sz w:val="20"/>
              </w:rPr>
              <w:t>NULL</w:t>
            </w:r>
          </w:p>
        </w:tc>
        <w:tc>
          <w:tcPr>
            <w:tcW w:w="1620" w:type="dxa"/>
          </w:tcPr>
          <w:p w14:paraId="16E4A032" w14:textId="77777777" w:rsidR="00A50D3D" w:rsidRPr="00CB1C05" w:rsidRDefault="00A50D3D" w:rsidP="00CB1C05">
            <w:pPr>
              <w:spacing w:after="120"/>
              <w:rPr>
                <w:sz w:val="20"/>
              </w:rPr>
            </w:pPr>
          </w:p>
        </w:tc>
      </w:tr>
    </w:tbl>
    <w:p w14:paraId="16E4A034" w14:textId="77777777" w:rsidR="00EC2B18" w:rsidRDefault="00EC2B18"/>
    <w:p w14:paraId="16E4A035" w14:textId="77777777" w:rsidR="00684432" w:rsidRDefault="008E7888" w:rsidP="00E1023E">
      <w:pPr>
        <w:pStyle w:val="Body2"/>
      </w:pPr>
      <w:r w:rsidRPr="00FB06D0">
        <w:t xml:space="preserve">Defaults in </w:t>
      </w:r>
      <w:proofErr w:type="spellStart"/>
      <w:r w:rsidRPr="00FB06D0">
        <w:t>tblInsurance</w:t>
      </w:r>
      <w:proofErr w:type="spellEnd"/>
    </w:p>
    <w:p w14:paraId="16E4A036" w14:textId="77777777" w:rsidR="00EC2B18" w:rsidRDefault="00EC2B18"/>
    <w:p w14:paraId="16E4A037" w14:textId="77777777" w:rsidR="00684432" w:rsidRDefault="0022664B" w:rsidP="00E1023E">
      <w:pPr>
        <w:pStyle w:val="Body2"/>
      </w:pPr>
      <w:proofErr w:type="gramStart"/>
      <w:r>
        <w:t>FR-1313</w:t>
      </w:r>
      <w:r w:rsidR="00DC6A80">
        <w:t>.</w:t>
      </w:r>
      <w:proofErr w:type="gramEnd"/>
      <w:r>
        <w:t xml:space="preserve"> </w:t>
      </w:r>
      <w:r w:rsidR="00DC6A80">
        <w:t xml:space="preserve"> </w:t>
      </w:r>
      <w:r w:rsidR="008E7888" w:rsidRPr="00FB06D0">
        <w:t>No rows are entered</w:t>
      </w:r>
      <w:r>
        <w:t xml:space="preserve"> in </w:t>
      </w:r>
      <w:proofErr w:type="spellStart"/>
      <w:r>
        <w:t>tblInsurance</w:t>
      </w:r>
      <w:proofErr w:type="spellEnd"/>
      <w:r w:rsidR="008E7888" w:rsidRPr="00FB06D0">
        <w:t xml:space="preserve"> by default.</w:t>
      </w:r>
    </w:p>
    <w:p w14:paraId="16E4A038" w14:textId="77777777" w:rsidR="00684432" w:rsidRDefault="0022664B" w:rsidP="00E1023E">
      <w:pPr>
        <w:pStyle w:val="Body2"/>
      </w:pPr>
      <w:proofErr w:type="gramStart"/>
      <w:r>
        <w:t>FR-1314</w:t>
      </w:r>
      <w:r w:rsidR="00DC6A80">
        <w:t>.</w:t>
      </w:r>
      <w:proofErr w:type="gramEnd"/>
      <w:r w:rsidR="00DC6A80">
        <w:t xml:space="preserve"> </w:t>
      </w:r>
      <w:r>
        <w:t xml:space="preserve"> </w:t>
      </w:r>
      <w:r w:rsidR="008E7888" w:rsidRPr="00FB06D0">
        <w:t xml:space="preserve">When the first piece of insurance information is filled in to the requisition, a row is entered in </w:t>
      </w:r>
      <w:proofErr w:type="spellStart"/>
      <w:r w:rsidR="008E7888" w:rsidRPr="00FB06D0">
        <w:t>tblInsurance</w:t>
      </w:r>
      <w:proofErr w:type="spellEnd"/>
      <w:r w:rsidR="008E7888" w:rsidRPr="00FB06D0">
        <w:t>. See</w:t>
      </w:r>
      <w:r>
        <w:t xml:space="preserve"> the Save Requisition section, especially FR-1170 to</w:t>
      </w:r>
      <w:r w:rsidRPr="0022664B">
        <w:t xml:space="preserve"> </w:t>
      </w:r>
      <w:r>
        <w:t>FR-1194</w:t>
      </w:r>
      <w:r w:rsidR="008E7888" w:rsidRPr="00FB06D0">
        <w:t xml:space="preserve">. </w:t>
      </w:r>
    </w:p>
    <w:p w14:paraId="16E4A039" w14:textId="77777777" w:rsidR="00684432" w:rsidRDefault="008E7888" w:rsidP="00E1023E">
      <w:pPr>
        <w:pStyle w:val="Body2"/>
      </w:pPr>
      <w:r w:rsidRPr="00FB06D0">
        <w:t xml:space="preserve">Defaults in </w:t>
      </w:r>
      <w:proofErr w:type="spellStart"/>
      <w:r w:rsidRPr="00FB06D0">
        <w:t>tblRequisitionAlignment</w:t>
      </w:r>
      <w:proofErr w:type="spellEnd"/>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5"/>
        <w:gridCol w:w="2205"/>
        <w:gridCol w:w="2430"/>
        <w:gridCol w:w="1530"/>
        <w:gridCol w:w="1620"/>
      </w:tblGrid>
      <w:tr w:rsidR="008E7888" w:rsidRPr="00CB1C05" w14:paraId="16E4A03F" w14:textId="77777777" w:rsidTr="006B4698">
        <w:tc>
          <w:tcPr>
            <w:tcW w:w="1215" w:type="dxa"/>
          </w:tcPr>
          <w:p w14:paraId="16E4A03A" w14:textId="77777777" w:rsidR="008E7888" w:rsidRPr="00CB1C05" w:rsidRDefault="008E7888" w:rsidP="00CB1C05">
            <w:pPr>
              <w:spacing w:after="120"/>
              <w:rPr>
                <w:sz w:val="20"/>
              </w:rPr>
            </w:pPr>
            <w:r w:rsidRPr="00CB1C05">
              <w:rPr>
                <w:sz w:val="20"/>
              </w:rPr>
              <w:t>FR-#</w:t>
            </w:r>
          </w:p>
        </w:tc>
        <w:tc>
          <w:tcPr>
            <w:tcW w:w="2205" w:type="dxa"/>
          </w:tcPr>
          <w:p w14:paraId="16E4A03B" w14:textId="77777777" w:rsidR="008E7888" w:rsidRPr="00CB1C05" w:rsidRDefault="008E7888" w:rsidP="00CB1C05">
            <w:pPr>
              <w:spacing w:after="120"/>
              <w:rPr>
                <w:sz w:val="20"/>
              </w:rPr>
            </w:pPr>
            <w:r w:rsidRPr="00CB1C05">
              <w:rPr>
                <w:sz w:val="20"/>
              </w:rPr>
              <w:t>Table</w:t>
            </w:r>
          </w:p>
        </w:tc>
        <w:tc>
          <w:tcPr>
            <w:tcW w:w="2430" w:type="dxa"/>
          </w:tcPr>
          <w:p w14:paraId="16E4A03C" w14:textId="77777777" w:rsidR="008E7888" w:rsidRPr="00CB1C05" w:rsidRDefault="008E7888" w:rsidP="00CB1C05">
            <w:pPr>
              <w:spacing w:after="120"/>
              <w:rPr>
                <w:sz w:val="20"/>
              </w:rPr>
            </w:pPr>
            <w:r w:rsidRPr="00CB1C05">
              <w:rPr>
                <w:sz w:val="20"/>
              </w:rPr>
              <w:t>Column</w:t>
            </w:r>
          </w:p>
        </w:tc>
        <w:tc>
          <w:tcPr>
            <w:tcW w:w="1530" w:type="dxa"/>
          </w:tcPr>
          <w:p w14:paraId="16E4A03D" w14:textId="77777777" w:rsidR="008E7888" w:rsidRPr="00CB1C05" w:rsidRDefault="008E7888" w:rsidP="00CB1C05">
            <w:pPr>
              <w:spacing w:after="120"/>
              <w:rPr>
                <w:sz w:val="20"/>
              </w:rPr>
            </w:pPr>
            <w:r w:rsidRPr="00CB1C05">
              <w:rPr>
                <w:sz w:val="20"/>
              </w:rPr>
              <w:t>Default value</w:t>
            </w:r>
          </w:p>
        </w:tc>
        <w:tc>
          <w:tcPr>
            <w:tcW w:w="1620" w:type="dxa"/>
          </w:tcPr>
          <w:p w14:paraId="16E4A03E" w14:textId="77777777" w:rsidR="008E7888" w:rsidRPr="00CB1C05" w:rsidRDefault="008E7888" w:rsidP="00CB1C05">
            <w:pPr>
              <w:spacing w:after="120"/>
              <w:rPr>
                <w:sz w:val="20"/>
              </w:rPr>
            </w:pPr>
            <w:r w:rsidRPr="00CB1C05">
              <w:rPr>
                <w:sz w:val="20"/>
              </w:rPr>
              <w:t>Meaning</w:t>
            </w:r>
          </w:p>
        </w:tc>
      </w:tr>
      <w:tr w:rsidR="008E7888" w:rsidRPr="00CB1C05" w14:paraId="16E4A045" w14:textId="77777777" w:rsidTr="006B4698">
        <w:tc>
          <w:tcPr>
            <w:tcW w:w="1215" w:type="dxa"/>
          </w:tcPr>
          <w:p w14:paraId="16E4A040" w14:textId="0FB36DAC" w:rsidR="008E7888" w:rsidRPr="00CB1C05" w:rsidRDefault="00312CA1" w:rsidP="00BB29E6">
            <w:pPr>
              <w:spacing w:after="120"/>
              <w:rPr>
                <w:sz w:val="20"/>
              </w:rPr>
            </w:pPr>
            <w:ins w:id="1168" w:author="bmooney" w:date="2011-06-30T16:58:00Z">
              <w:r>
                <w:rPr>
                  <w:sz w:val="20"/>
                </w:rPr>
                <w:t>FR-</w:t>
              </w:r>
            </w:ins>
            <w:r w:rsidR="0022664B" w:rsidRPr="00CB1C05">
              <w:rPr>
                <w:sz w:val="20"/>
              </w:rPr>
              <w:t>1315</w:t>
            </w:r>
          </w:p>
        </w:tc>
        <w:tc>
          <w:tcPr>
            <w:tcW w:w="2205" w:type="dxa"/>
          </w:tcPr>
          <w:p w14:paraId="16E4A041" w14:textId="77777777" w:rsidR="008E7888" w:rsidRPr="00CB1C05" w:rsidRDefault="008E7888" w:rsidP="00CB1C05">
            <w:pPr>
              <w:spacing w:after="120"/>
              <w:rPr>
                <w:sz w:val="20"/>
              </w:rPr>
            </w:pPr>
            <w:proofErr w:type="spellStart"/>
            <w:r w:rsidRPr="00CB1C05">
              <w:rPr>
                <w:sz w:val="20"/>
              </w:rPr>
              <w:t>tblRequisitionAlignment</w:t>
            </w:r>
            <w:proofErr w:type="spellEnd"/>
          </w:p>
        </w:tc>
        <w:tc>
          <w:tcPr>
            <w:tcW w:w="2430" w:type="dxa"/>
          </w:tcPr>
          <w:p w14:paraId="16E4A042" w14:textId="77777777" w:rsidR="008E7888" w:rsidRPr="00CB1C05" w:rsidRDefault="008E7888" w:rsidP="00CB1C05">
            <w:pPr>
              <w:spacing w:after="120"/>
              <w:rPr>
                <w:sz w:val="20"/>
              </w:rPr>
            </w:pPr>
            <w:proofErr w:type="spellStart"/>
            <w:r w:rsidRPr="00CB1C05">
              <w:rPr>
                <w:sz w:val="20"/>
              </w:rPr>
              <w:t>CreditTerritoryID</w:t>
            </w:r>
            <w:proofErr w:type="spellEnd"/>
          </w:p>
        </w:tc>
        <w:tc>
          <w:tcPr>
            <w:tcW w:w="1530" w:type="dxa"/>
          </w:tcPr>
          <w:p w14:paraId="16E4A043" w14:textId="77777777" w:rsidR="008E7888" w:rsidRPr="00CB1C05" w:rsidRDefault="008E7888" w:rsidP="00CB1C05">
            <w:pPr>
              <w:spacing w:after="120"/>
              <w:rPr>
                <w:sz w:val="20"/>
              </w:rPr>
            </w:pPr>
            <w:r w:rsidRPr="00CB1C05">
              <w:rPr>
                <w:sz w:val="20"/>
              </w:rPr>
              <w:t>NULL</w:t>
            </w:r>
          </w:p>
        </w:tc>
        <w:tc>
          <w:tcPr>
            <w:tcW w:w="1620" w:type="dxa"/>
          </w:tcPr>
          <w:p w14:paraId="16E4A044" w14:textId="77777777" w:rsidR="008E7888" w:rsidRPr="00CB1C05" w:rsidRDefault="008E7888" w:rsidP="00CB1C05">
            <w:pPr>
              <w:spacing w:after="120"/>
              <w:rPr>
                <w:sz w:val="20"/>
              </w:rPr>
            </w:pPr>
          </w:p>
        </w:tc>
      </w:tr>
      <w:tr w:rsidR="008E7888" w:rsidRPr="00CB1C05" w14:paraId="16E4A04B" w14:textId="77777777" w:rsidTr="006B4698">
        <w:tc>
          <w:tcPr>
            <w:tcW w:w="1215" w:type="dxa"/>
          </w:tcPr>
          <w:p w14:paraId="16E4A046" w14:textId="685D9AC1" w:rsidR="008E7888" w:rsidRPr="00CB1C05" w:rsidRDefault="00312CA1" w:rsidP="00BB29E6">
            <w:pPr>
              <w:spacing w:after="120"/>
              <w:rPr>
                <w:sz w:val="20"/>
              </w:rPr>
            </w:pPr>
            <w:ins w:id="1169" w:author="bmooney" w:date="2011-06-30T16:58:00Z">
              <w:r>
                <w:rPr>
                  <w:sz w:val="20"/>
                </w:rPr>
                <w:t>FR-</w:t>
              </w:r>
            </w:ins>
            <w:r w:rsidR="0022664B" w:rsidRPr="00CB1C05">
              <w:rPr>
                <w:sz w:val="20"/>
              </w:rPr>
              <w:t>1316</w:t>
            </w:r>
          </w:p>
        </w:tc>
        <w:tc>
          <w:tcPr>
            <w:tcW w:w="2205" w:type="dxa"/>
          </w:tcPr>
          <w:p w14:paraId="16E4A047" w14:textId="77777777" w:rsidR="008E7888" w:rsidRPr="00CB1C05" w:rsidRDefault="008E7888" w:rsidP="00CB1C05">
            <w:pPr>
              <w:spacing w:after="120"/>
              <w:rPr>
                <w:sz w:val="20"/>
              </w:rPr>
            </w:pPr>
            <w:proofErr w:type="spellStart"/>
            <w:r w:rsidRPr="00CB1C05">
              <w:rPr>
                <w:sz w:val="20"/>
              </w:rPr>
              <w:t>tblRequisitionAlignment</w:t>
            </w:r>
            <w:proofErr w:type="spellEnd"/>
          </w:p>
        </w:tc>
        <w:tc>
          <w:tcPr>
            <w:tcW w:w="2430" w:type="dxa"/>
          </w:tcPr>
          <w:p w14:paraId="16E4A048" w14:textId="77777777" w:rsidR="008E7888" w:rsidRPr="00CB1C05" w:rsidRDefault="008E7888" w:rsidP="00CB1C05">
            <w:pPr>
              <w:spacing w:after="120"/>
              <w:rPr>
                <w:sz w:val="20"/>
              </w:rPr>
            </w:pPr>
            <w:proofErr w:type="spellStart"/>
            <w:r w:rsidRPr="00CB1C05">
              <w:rPr>
                <w:sz w:val="20"/>
              </w:rPr>
              <w:t>CreditManagerID</w:t>
            </w:r>
            <w:proofErr w:type="spellEnd"/>
          </w:p>
        </w:tc>
        <w:tc>
          <w:tcPr>
            <w:tcW w:w="1530" w:type="dxa"/>
          </w:tcPr>
          <w:p w14:paraId="16E4A049" w14:textId="77777777" w:rsidR="008E7888" w:rsidRPr="00CB1C05" w:rsidRDefault="008E7888" w:rsidP="00CB1C05">
            <w:pPr>
              <w:spacing w:after="120"/>
              <w:rPr>
                <w:sz w:val="20"/>
              </w:rPr>
            </w:pPr>
            <w:r w:rsidRPr="00CB1C05">
              <w:rPr>
                <w:sz w:val="20"/>
              </w:rPr>
              <w:t>NULL</w:t>
            </w:r>
          </w:p>
        </w:tc>
        <w:tc>
          <w:tcPr>
            <w:tcW w:w="1620" w:type="dxa"/>
          </w:tcPr>
          <w:p w14:paraId="16E4A04A" w14:textId="77777777" w:rsidR="008E7888" w:rsidRPr="00CB1C05" w:rsidRDefault="008E7888" w:rsidP="00CB1C05">
            <w:pPr>
              <w:spacing w:after="120"/>
              <w:rPr>
                <w:sz w:val="20"/>
              </w:rPr>
            </w:pPr>
          </w:p>
        </w:tc>
      </w:tr>
      <w:tr w:rsidR="008E7888" w:rsidRPr="00CB1C05" w14:paraId="16E4A051" w14:textId="77777777" w:rsidTr="006B4698">
        <w:tc>
          <w:tcPr>
            <w:tcW w:w="1215" w:type="dxa"/>
          </w:tcPr>
          <w:p w14:paraId="16E4A04C" w14:textId="21B4CC7E" w:rsidR="008E7888" w:rsidRPr="00CB1C05" w:rsidRDefault="00312CA1" w:rsidP="00BB29E6">
            <w:pPr>
              <w:spacing w:after="120"/>
              <w:rPr>
                <w:sz w:val="20"/>
              </w:rPr>
            </w:pPr>
            <w:ins w:id="1170" w:author="bmooney" w:date="2011-06-30T16:58:00Z">
              <w:r>
                <w:rPr>
                  <w:sz w:val="20"/>
                </w:rPr>
                <w:t>FR-</w:t>
              </w:r>
            </w:ins>
            <w:r w:rsidR="0022664B" w:rsidRPr="00CB1C05">
              <w:rPr>
                <w:sz w:val="20"/>
              </w:rPr>
              <w:t>1317</w:t>
            </w:r>
          </w:p>
        </w:tc>
        <w:tc>
          <w:tcPr>
            <w:tcW w:w="2205" w:type="dxa"/>
          </w:tcPr>
          <w:p w14:paraId="16E4A04D" w14:textId="77777777" w:rsidR="008E7888" w:rsidRPr="00CB1C05" w:rsidRDefault="008E7888" w:rsidP="00CB1C05">
            <w:pPr>
              <w:spacing w:after="120"/>
              <w:rPr>
                <w:sz w:val="20"/>
              </w:rPr>
            </w:pPr>
            <w:proofErr w:type="spellStart"/>
            <w:r w:rsidRPr="00CB1C05">
              <w:rPr>
                <w:sz w:val="20"/>
              </w:rPr>
              <w:t>tblRequisitionAlignment</w:t>
            </w:r>
            <w:proofErr w:type="spellEnd"/>
          </w:p>
        </w:tc>
        <w:tc>
          <w:tcPr>
            <w:tcW w:w="2430" w:type="dxa"/>
          </w:tcPr>
          <w:p w14:paraId="16E4A04E" w14:textId="77777777" w:rsidR="008E7888" w:rsidRPr="00CB1C05" w:rsidRDefault="008E7888" w:rsidP="00CB1C05">
            <w:pPr>
              <w:spacing w:after="120"/>
              <w:rPr>
                <w:sz w:val="20"/>
              </w:rPr>
            </w:pPr>
            <w:proofErr w:type="spellStart"/>
            <w:r w:rsidRPr="00CB1C05">
              <w:rPr>
                <w:sz w:val="20"/>
              </w:rPr>
              <w:t>CurrentTerritoryID</w:t>
            </w:r>
            <w:proofErr w:type="spellEnd"/>
          </w:p>
        </w:tc>
        <w:tc>
          <w:tcPr>
            <w:tcW w:w="1530" w:type="dxa"/>
          </w:tcPr>
          <w:p w14:paraId="16E4A04F" w14:textId="77777777" w:rsidR="008E7888" w:rsidRPr="00CB1C05" w:rsidRDefault="008E7888" w:rsidP="00CB1C05">
            <w:pPr>
              <w:spacing w:after="120"/>
              <w:rPr>
                <w:sz w:val="20"/>
              </w:rPr>
            </w:pPr>
            <w:r w:rsidRPr="00CB1C05">
              <w:rPr>
                <w:sz w:val="20"/>
              </w:rPr>
              <w:t>NULL</w:t>
            </w:r>
          </w:p>
        </w:tc>
        <w:tc>
          <w:tcPr>
            <w:tcW w:w="1620" w:type="dxa"/>
          </w:tcPr>
          <w:p w14:paraId="16E4A050" w14:textId="77777777" w:rsidR="008E7888" w:rsidRPr="00CB1C05" w:rsidRDefault="008E7888" w:rsidP="00CB1C05">
            <w:pPr>
              <w:spacing w:after="120"/>
              <w:rPr>
                <w:sz w:val="20"/>
              </w:rPr>
            </w:pPr>
          </w:p>
        </w:tc>
      </w:tr>
      <w:tr w:rsidR="008E7888" w:rsidRPr="00CB1C05" w14:paraId="16E4A057" w14:textId="77777777" w:rsidTr="006B4698">
        <w:tc>
          <w:tcPr>
            <w:tcW w:w="1215" w:type="dxa"/>
          </w:tcPr>
          <w:p w14:paraId="16E4A052" w14:textId="30388921" w:rsidR="008E7888" w:rsidRPr="00CB1C05" w:rsidRDefault="00312CA1" w:rsidP="00BB29E6">
            <w:pPr>
              <w:spacing w:after="120"/>
              <w:rPr>
                <w:sz w:val="20"/>
              </w:rPr>
            </w:pPr>
            <w:ins w:id="1171" w:author="bmooney" w:date="2011-06-30T16:58:00Z">
              <w:r>
                <w:rPr>
                  <w:sz w:val="20"/>
                </w:rPr>
                <w:t>FR-</w:t>
              </w:r>
            </w:ins>
            <w:r w:rsidR="0022664B" w:rsidRPr="00CB1C05">
              <w:rPr>
                <w:sz w:val="20"/>
              </w:rPr>
              <w:t>1318</w:t>
            </w:r>
          </w:p>
        </w:tc>
        <w:tc>
          <w:tcPr>
            <w:tcW w:w="2205" w:type="dxa"/>
          </w:tcPr>
          <w:p w14:paraId="16E4A053" w14:textId="77777777" w:rsidR="008E7888" w:rsidRPr="00CB1C05" w:rsidRDefault="008E7888" w:rsidP="00CB1C05">
            <w:pPr>
              <w:spacing w:after="120"/>
              <w:rPr>
                <w:sz w:val="20"/>
              </w:rPr>
            </w:pPr>
            <w:proofErr w:type="spellStart"/>
            <w:r w:rsidRPr="00CB1C05">
              <w:rPr>
                <w:sz w:val="20"/>
              </w:rPr>
              <w:t>tblRequisitionAlignment</w:t>
            </w:r>
            <w:proofErr w:type="spellEnd"/>
          </w:p>
        </w:tc>
        <w:tc>
          <w:tcPr>
            <w:tcW w:w="2430" w:type="dxa"/>
          </w:tcPr>
          <w:p w14:paraId="16E4A054" w14:textId="77777777" w:rsidR="008E7888" w:rsidRPr="00CB1C05" w:rsidRDefault="008E7888" w:rsidP="00CB1C05">
            <w:pPr>
              <w:spacing w:after="120"/>
              <w:rPr>
                <w:sz w:val="20"/>
              </w:rPr>
            </w:pPr>
            <w:proofErr w:type="spellStart"/>
            <w:r w:rsidRPr="00CB1C05">
              <w:rPr>
                <w:sz w:val="20"/>
              </w:rPr>
              <w:t>CurrentManagerID</w:t>
            </w:r>
            <w:proofErr w:type="spellEnd"/>
          </w:p>
        </w:tc>
        <w:tc>
          <w:tcPr>
            <w:tcW w:w="1530" w:type="dxa"/>
          </w:tcPr>
          <w:p w14:paraId="16E4A055" w14:textId="77777777" w:rsidR="008E7888" w:rsidRPr="00CB1C05" w:rsidRDefault="008E7888" w:rsidP="00CB1C05">
            <w:pPr>
              <w:spacing w:after="120"/>
              <w:rPr>
                <w:sz w:val="20"/>
              </w:rPr>
            </w:pPr>
            <w:r w:rsidRPr="00CB1C05">
              <w:rPr>
                <w:sz w:val="20"/>
              </w:rPr>
              <w:t>NULL</w:t>
            </w:r>
          </w:p>
        </w:tc>
        <w:tc>
          <w:tcPr>
            <w:tcW w:w="1620" w:type="dxa"/>
          </w:tcPr>
          <w:p w14:paraId="16E4A056" w14:textId="77777777" w:rsidR="008E7888" w:rsidRPr="00CB1C05" w:rsidRDefault="008E7888" w:rsidP="00CB1C05">
            <w:pPr>
              <w:spacing w:after="120"/>
              <w:rPr>
                <w:sz w:val="20"/>
              </w:rPr>
            </w:pPr>
          </w:p>
        </w:tc>
      </w:tr>
    </w:tbl>
    <w:p w14:paraId="16E4A058" w14:textId="77777777" w:rsidR="00EC2B18" w:rsidRDefault="00EC2B18"/>
    <w:p w14:paraId="16E4A059" w14:textId="77777777" w:rsidR="00684432" w:rsidRDefault="003F392D" w:rsidP="00E1023E">
      <w:pPr>
        <w:pStyle w:val="Body2"/>
      </w:pPr>
      <w:r w:rsidRPr="00FB06D0">
        <w:t xml:space="preserve">Initial </w:t>
      </w:r>
      <w:r w:rsidR="008E7888" w:rsidRPr="00FB06D0">
        <w:t xml:space="preserve">Data in </w:t>
      </w:r>
      <w:proofErr w:type="spellStart"/>
      <w:r w:rsidR="008E7888" w:rsidRPr="00FB06D0">
        <w:t>tblRequisitionStatus</w:t>
      </w:r>
      <w:proofErr w:type="spellEnd"/>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2160"/>
        <w:gridCol w:w="2340"/>
        <w:gridCol w:w="1620"/>
        <w:gridCol w:w="1620"/>
      </w:tblGrid>
      <w:tr w:rsidR="003F392D" w:rsidRPr="00CB1C05" w14:paraId="16E4A05F" w14:textId="77777777" w:rsidTr="00CF592E">
        <w:trPr>
          <w:cantSplit/>
          <w:tblHeader/>
        </w:trPr>
        <w:tc>
          <w:tcPr>
            <w:tcW w:w="1260" w:type="dxa"/>
          </w:tcPr>
          <w:p w14:paraId="16E4A05A" w14:textId="77777777" w:rsidR="008E7888" w:rsidRPr="00CB1C05" w:rsidRDefault="008E7888" w:rsidP="00CB1C05">
            <w:pPr>
              <w:spacing w:after="120"/>
              <w:rPr>
                <w:sz w:val="20"/>
              </w:rPr>
            </w:pPr>
            <w:r w:rsidRPr="00CB1C05">
              <w:rPr>
                <w:sz w:val="20"/>
              </w:rPr>
              <w:t>FR-#</w:t>
            </w:r>
          </w:p>
        </w:tc>
        <w:tc>
          <w:tcPr>
            <w:tcW w:w="2160" w:type="dxa"/>
          </w:tcPr>
          <w:p w14:paraId="16E4A05B" w14:textId="77777777" w:rsidR="008E7888" w:rsidRPr="00CB1C05" w:rsidRDefault="008E7888" w:rsidP="00CB1C05">
            <w:pPr>
              <w:spacing w:after="120"/>
              <w:rPr>
                <w:sz w:val="20"/>
              </w:rPr>
            </w:pPr>
            <w:r w:rsidRPr="00CB1C05">
              <w:rPr>
                <w:sz w:val="20"/>
              </w:rPr>
              <w:t>Table</w:t>
            </w:r>
          </w:p>
        </w:tc>
        <w:tc>
          <w:tcPr>
            <w:tcW w:w="2340" w:type="dxa"/>
          </w:tcPr>
          <w:p w14:paraId="16E4A05C" w14:textId="77777777" w:rsidR="008E7888" w:rsidRPr="00CB1C05" w:rsidRDefault="008E7888" w:rsidP="00CB1C05">
            <w:pPr>
              <w:spacing w:after="120"/>
              <w:rPr>
                <w:sz w:val="20"/>
              </w:rPr>
            </w:pPr>
            <w:r w:rsidRPr="00CB1C05">
              <w:rPr>
                <w:sz w:val="20"/>
              </w:rPr>
              <w:t>Column</w:t>
            </w:r>
          </w:p>
        </w:tc>
        <w:tc>
          <w:tcPr>
            <w:tcW w:w="1620" w:type="dxa"/>
          </w:tcPr>
          <w:p w14:paraId="16E4A05D" w14:textId="77777777" w:rsidR="008E7888" w:rsidRPr="00CB1C05" w:rsidRDefault="008E7888" w:rsidP="00CB1C05">
            <w:pPr>
              <w:spacing w:after="120"/>
              <w:rPr>
                <w:sz w:val="20"/>
              </w:rPr>
            </w:pPr>
            <w:r w:rsidRPr="00CB1C05">
              <w:rPr>
                <w:sz w:val="20"/>
              </w:rPr>
              <w:t>Default value</w:t>
            </w:r>
          </w:p>
        </w:tc>
        <w:tc>
          <w:tcPr>
            <w:tcW w:w="1620" w:type="dxa"/>
          </w:tcPr>
          <w:p w14:paraId="16E4A05E" w14:textId="77777777" w:rsidR="008E7888" w:rsidRPr="00CB1C05" w:rsidRDefault="008E7888" w:rsidP="00CB1C05">
            <w:pPr>
              <w:spacing w:after="120"/>
              <w:rPr>
                <w:sz w:val="20"/>
              </w:rPr>
            </w:pPr>
            <w:r w:rsidRPr="00CB1C05">
              <w:rPr>
                <w:sz w:val="20"/>
              </w:rPr>
              <w:t>Meaning</w:t>
            </w:r>
          </w:p>
        </w:tc>
      </w:tr>
      <w:tr w:rsidR="008E7888" w:rsidRPr="00CB1C05" w14:paraId="16E4A065" w14:textId="77777777" w:rsidTr="00CF592E">
        <w:trPr>
          <w:cantSplit/>
          <w:tblHeader/>
        </w:trPr>
        <w:tc>
          <w:tcPr>
            <w:tcW w:w="1260" w:type="dxa"/>
          </w:tcPr>
          <w:p w14:paraId="16E4A060" w14:textId="0EEE7CAD" w:rsidR="008E7888" w:rsidRPr="00CB1C05" w:rsidRDefault="00312CA1" w:rsidP="00FA450D">
            <w:pPr>
              <w:spacing w:after="120"/>
              <w:rPr>
                <w:sz w:val="20"/>
              </w:rPr>
            </w:pPr>
            <w:ins w:id="1172" w:author="bmooney" w:date="2011-06-30T16:58:00Z">
              <w:r>
                <w:rPr>
                  <w:sz w:val="20"/>
                </w:rPr>
                <w:t>FR-</w:t>
              </w:r>
            </w:ins>
            <w:r w:rsidR="0022664B" w:rsidRPr="00CB1C05">
              <w:rPr>
                <w:sz w:val="20"/>
              </w:rPr>
              <w:t>1319</w:t>
            </w:r>
          </w:p>
        </w:tc>
        <w:tc>
          <w:tcPr>
            <w:tcW w:w="2160" w:type="dxa"/>
          </w:tcPr>
          <w:p w14:paraId="16E4A061" w14:textId="77777777" w:rsidR="008E7888" w:rsidRPr="00CB1C05" w:rsidRDefault="003F392D" w:rsidP="00CB1C05">
            <w:pPr>
              <w:spacing w:after="120"/>
              <w:rPr>
                <w:sz w:val="20"/>
              </w:rPr>
            </w:pPr>
            <w:proofErr w:type="spellStart"/>
            <w:r w:rsidRPr="00CB1C05">
              <w:rPr>
                <w:sz w:val="20"/>
              </w:rPr>
              <w:t>tblRequisitionStatus</w:t>
            </w:r>
            <w:proofErr w:type="spellEnd"/>
          </w:p>
        </w:tc>
        <w:tc>
          <w:tcPr>
            <w:tcW w:w="2340" w:type="dxa"/>
          </w:tcPr>
          <w:p w14:paraId="16E4A062" w14:textId="77777777" w:rsidR="008E7888" w:rsidRPr="00CB1C05" w:rsidRDefault="003F392D" w:rsidP="00CB1C05">
            <w:pPr>
              <w:spacing w:after="120"/>
              <w:rPr>
                <w:sz w:val="20"/>
              </w:rPr>
            </w:pPr>
            <w:proofErr w:type="spellStart"/>
            <w:r w:rsidRPr="00CB1C05">
              <w:rPr>
                <w:sz w:val="20"/>
              </w:rPr>
              <w:t>ReqState</w:t>
            </w:r>
            <w:proofErr w:type="spellEnd"/>
          </w:p>
        </w:tc>
        <w:tc>
          <w:tcPr>
            <w:tcW w:w="1620" w:type="dxa"/>
          </w:tcPr>
          <w:p w14:paraId="16E4A063" w14:textId="77777777" w:rsidR="008E7888" w:rsidRPr="00CB1C05" w:rsidRDefault="003F392D" w:rsidP="00CB1C05">
            <w:pPr>
              <w:spacing w:after="120"/>
              <w:rPr>
                <w:sz w:val="20"/>
              </w:rPr>
            </w:pPr>
            <w:r w:rsidRPr="00CB1C05">
              <w:rPr>
                <w:sz w:val="20"/>
              </w:rPr>
              <w:t>1</w:t>
            </w:r>
          </w:p>
        </w:tc>
        <w:tc>
          <w:tcPr>
            <w:tcW w:w="1620" w:type="dxa"/>
          </w:tcPr>
          <w:p w14:paraId="16E4A064" w14:textId="77777777" w:rsidR="008E7888" w:rsidRPr="00CB1C05" w:rsidRDefault="003F392D" w:rsidP="00CB1C05">
            <w:pPr>
              <w:spacing w:after="120"/>
              <w:rPr>
                <w:sz w:val="20"/>
              </w:rPr>
            </w:pPr>
            <w:r w:rsidRPr="00CB1C05">
              <w:rPr>
                <w:sz w:val="20"/>
              </w:rPr>
              <w:t>Receiving</w:t>
            </w:r>
          </w:p>
        </w:tc>
      </w:tr>
      <w:tr w:rsidR="008E7888" w:rsidRPr="00CB1C05" w14:paraId="16E4A06B" w14:textId="77777777" w:rsidTr="00CF592E">
        <w:trPr>
          <w:cantSplit/>
          <w:tblHeader/>
        </w:trPr>
        <w:tc>
          <w:tcPr>
            <w:tcW w:w="1260" w:type="dxa"/>
          </w:tcPr>
          <w:p w14:paraId="16E4A066" w14:textId="159BD476" w:rsidR="008E7888" w:rsidRPr="00CB1C05" w:rsidRDefault="00312CA1" w:rsidP="00FA450D">
            <w:pPr>
              <w:spacing w:after="120"/>
              <w:rPr>
                <w:sz w:val="20"/>
              </w:rPr>
            </w:pPr>
            <w:ins w:id="1173" w:author="bmooney" w:date="2011-06-30T16:58:00Z">
              <w:r>
                <w:rPr>
                  <w:sz w:val="20"/>
                </w:rPr>
                <w:t>FR-</w:t>
              </w:r>
            </w:ins>
            <w:r w:rsidR="0022664B" w:rsidRPr="00CB1C05">
              <w:rPr>
                <w:sz w:val="20"/>
              </w:rPr>
              <w:t>1400</w:t>
            </w:r>
          </w:p>
        </w:tc>
        <w:tc>
          <w:tcPr>
            <w:tcW w:w="2160" w:type="dxa"/>
          </w:tcPr>
          <w:p w14:paraId="16E4A067" w14:textId="77777777" w:rsidR="008E7888" w:rsidRPr="00CB1C05" w:rsidRDefault="003F392D" w:rsidP="00CB1C05">
            <w:pPr>
              <w:spacing w:after="120"/>
              <w:rPr>
                <w:sz w:val="20"/>
              </w:rPr>
            </w:pPr>
            <w:proofErr w:type="spellStart"/>
            <w:r w:rsidRPr="00CB1C05">
              <w:rPr>
                <w:sz w:val="20"/>
              </w:rPr>
              <w:t>tblRequisitionStatus</w:t>
            </w:r>
            <w:proofErr w:type="spellEnd"/>
          </w:p>
        </w:tc>
        <w:tc>
          <w:tcPr>
            <w:tcW w:w="2340" w:type="dxa"/>
          </w:tcPr>
          <w:p w14:paraId="16E4A068" w14:textId="77777777" w:rsidR="008E7888" w:rsidRPr="00CB1C05" w:rsidRDefault="003F392D" w:rsidP="00CB1C05">
            <w:pPr>
              <w:spacing w:after="120"/>
              <w:rPr>
                <w:sz w:val="20"/>
              </w:rPr>
            </w:pPr>
            <w:proofErr w:type="spellStart"/>
            <w:r w:rsidRPr="00CB1C05">
              <w:rPr>
                <w:sz w:val="20"/>
              </w:rPr>
              <w:t>ReqQueue</w:t>
            </w:r>
            <w:proofErr w:type="spellEnd"/>
          </w:p>
        </w:tc>
        <w:tc>
          <w:tcPr>
            <w:tcW w:w="1620" w:type="dxa"/>
          </w:tcPr>
          <w:p w14:paraId="16E4A069" w14:textId="77777777" w:rsidR="008E7888" w:rsidRPr="00CB1C05" w:rsidRDefault="003F392D" w:rsidP="00CB1C05">
            <w:pPr>
              <w:spacing w:after="120"/>
              <w:rPr>
                <w:sz w:val="20"/>
              </w:rPr>
            </w:pPr>
            <w:r w:rsidRPr="00CB1C05">
              <w:rPr>
                <w:sz w:val="20"/>
              </w:rPr>
              <w:t>2</w:t>
            </w:r>
          </w:p>
        </w:tc>
        <w:tc>
          <w:tcPr>
            <w:tcW w:w="1620" w:type="dxa"/>
          </w:tcPr>
          <w:p w14:paraId="16E4A06A" w14:textId="77777777" w:rsidR="008E7888" w:rsidRPr="00CB1C05" w:rsidRDefault="003F392D" w:rsidP="00CB1C05">
            <w:pPr>
              <w:spacing w:after="120"/>
              <w:rPr>
                <w:sz w:val="20"/>
              </w:rPr>
            </w:pPr>
            <w:r w:rsidRPr="00CB1C05">
              <w:rPr>
                <w:sz w:val="20"/>
              </w:rPr>
              <w:t>In Process</w:t>
            </w:r>
          </w:p>
        </w:tc>
      </w:tr>
      <w:tr w:rsidR="008E7888" w:rsidRPr="00CB1C05" w14:paraId="16E4A071" w14:textId="77777777" w:rsidTr="00CF592E">
        <w:trPr>
          <w:cantSplit/>
          <w:tblHeader/>
        </w:trPr>
        <w:tc>
          <w:tcPr>
            <w:tcW w:w="1260" w:type="dxa"/>
          </w:tcPr>
          <w:p w14:paraId="16E4A06C" w14:textId="51EBBF43" w:rsidR="008E7888" w:rsidRPr="00CB1C05" w:rsidRDefault="00312CA1" w:rsidP="00FA450D">
            <w:pPr>
              <w:spacing w:after="120"/>
              <w:rPr>
                <w:sz w:val="20"/>
              </w:rPr>
            </w:pPr>
            <w:ins w:id="1174" w:author="bmooney" w:date="2011-06-30T16:58:00Z">
              <w:r>
                <w:rPr>
                  <w:sz w:val="20"/>
                </w:rPr>
                <w:t>FR-</w:t>
              </w:r>
            </w:ins>
            <w:r w:rsidR="0022664B" w:rsidRPr="00CB1C05">
              <w:rPr>
                <w:sz w:val="20"/>
              </w:rPr>
              <w:t>1401</w:t>
            </w:r>
          </w:p>
        </w:tc>
        <w:tc>
          <w:tcPr>
            <w:tcW w:w="2160" w:type="dxa"/>
          </w:tcPr>
          <w:p w14:paraId="16E4A06D" w14:textId="77777777" w:rsidR="008E7888" w:rsidRPr="00CB1C05" w:rsidRDefault="003F392D" w:rsidP="00CB1C05">
            <w:pPr>
              <w:spacing w:after="120"/>
              <w:rPr>
                <w:sz w:val="20"/>
              </w:rPr>
            </w:pPr>
            <w:proofErr w:type="spellStart"/>
            <w:r w:rsidRPr="00CB1C05">
              <w:rPr>
                <w:sz w:val="20"/>
              </w:rPr>
              <w:t>tblRequisitionStatus</w:t>
            </w:r>
            <w:proofErr w:type="spellEnd"/>
          </w:p>
        </w:tc>
        <w:tc>
          <w:tcPr>
            <w:tcW w:w="2340" w:type="dxa"/>
          </w:tcPr>
          <w:p w14:paraId="16E4A06E" w14:textId="77777777" w:rsidR="008E7888" w:rsidRPr="00CB1C05" w:rsidRDefault="003F392D" w:rsidP="00CB1C05">
            <w:pPr>
              <w:spacing w:after="120"/>
              <w:rPr>
                <w:sz w:val="20"/>
              </w:rPr>
            </w:pPr>
            <w:proofErr w:type="spellStart"/>
            <w:r w:rsidRPr="00CB1C05">
              <w:rPr>
                <w:sz w:val="20"/>
              </w:rPr>
              <w:t>ReqStatus</w:t>
            </w:r>
            <w:proofErr w:type="spellEnd"/>
          </w:p>
        </w:tc>
        <w:tc>
          <w:tcPr>
            <w:tcW w:w="1620" w:type="dxa"/>
          </w:tcPr>
          <w:p w14:paraId="16E4A06F" w14:textId="77777777" w:rsidR="008E7888" w:rsidRPr="00CB1C05" w:rsidRDefault="003F392D" w:rsidP="00CB1C05">
            <w:pPr>
              <w:spacing w:after="120"/>
              <w:rPr>
                <w:sz w:val="20"/>
              </w:rPr>
            </w:pPr>
            <w:r w:rsidRPr="00CB1C05">
              <w:rPr>
                <w:sz w:val="20"/>
              </w:rPr>
              <w:t>1</w:t>
            </w:r>
          </w:p>
        </w:tc>
        <w:tc>
          <w:tcPr>
            <w:tcW w:w="1620" w:type="dxa"/>
          </w:tcPr>
          <w:p w14:paraId="16E4A070" w14:textId="77777777" w:rsidR="008E7888" w:rsidRPr="00CB1C05" w:rsidRDefault="003F392D" w:rsidP="00CB1C05">
            <w:pPr>
              <w:spacing w:after="120"/>
              <w:rPr>
                <w:sz w:val="20"/>
              </w:rPr>
            </w:pPr>
            <w:r w:rsidRPr="00CB1C05">
              <w:rPr>
                <w:sz w:val="20"/>
              </w:rPr>
              <w:t>Active</w:t>
            </w:r>
          </w:p>
        </w:tc>
      </w:tr>
      <w:tr w:rsidR="008E7888" w:rsidRPr="00CB1C05" w14:paraId="16E4A077" w14:textId="77777777" w:rsidTr="00CF592E">
        <w:trPr>
          <w:cantSplit/>
          <w:tblHeader/>
        </w:trPr>
        <w:tc>
          <w:tcPr>
            <w:tcW w:w="1260" w:type="dxa"/>
          </w:tcPr>
          <w:p w14:paraId="16E4A072" w14:textId="56A79D85" w:rsidR="008E7888" w:rsidRPr="00CB1C05" w:rsidRDefault="00312CA1" w:rsidP="00FA450D">
            <w:pPr>
              <w:spacing w:after="120"/>
              <w:rPr>
                <w:sz w:val="20"/>
              </w:rPr>
            </w:pPr>
            <w:ins w:id="1175" w:author="bmooney" w:date="2011-06-30T16:58:00Z">
              <w:r>
                <w:rPr>
                  <w:sz w:val="20"/>
                </w:rPr>
                <w:t>FR-</w:t>
              </w:r>
            </w:ins>
            <w:r w:rsidR="0022664B" w:rsidRPr="00CB1C05">
              <w:rPr>
                <w:sz w:val="20"/>
              </w:rPr>
              <w:t>1402</w:t>
            </w:r>
          </w:p>
        </w:tc>
        <w:tc>
          <w:tcPr>
            <w:tcW w:w="2160" w:type="dxa"/>
          </w:tcPr>
          <w:p w14:paraId="16E4A073" w14:textId="77777777" w:rsidR="008E7888" w:rsidRPr="00CB1C05" w:rsidRDefault="003F392D" w:rsidP="00CB1C05">
            <w:pPr>
              <w:spacing w:after="120"/>
              <w:rPr>
                <w:sz w:val="20"/>
              </w:rPr>
            </w:pPr>
            <w:proofErr w:type="spellStart"/>
            <w:r w:rsidRPr="00CB1C05">
              <w:rPr>
                <w:sz w:val="20"/>
              </w:rPr>
              <w:t>tblRequisitionStatus</w:t>
            </w:r>
            <w:proofErr w:type="spellEnd"/>
          </w:p>
        </w:tc>
        <w:tc>
          <w:tcPr>
            <w:tcW w:w="2340" w:type="dxa"/>
          </w:tcPr>
          <w:p w14:paraId="16E4A074" w14:textId="77777777" w:rsidR="008E7888" w:rsidRPr="00CB1C05" w:rsidRDefault="003F392D" w:rsidP="00CB1C05">
            <w:pPr>
              <w:spacing w:after="120"/>
              <w:rPr>
                <w:sz w:val="20"/>
              </w:rPr>
            </w:pPr>
            <w:proofErr w:type="spellStart"/>
            <w:r w:rsidRPr="00CB1C05">
              <w:rPr>
                <w:sz w:val="20"/>
              </w:rPr>
              <w:t>PathologyStatus</w:t>
            </w:r>
            <w:proofErr w:type="spellEnd"/>
          </w:p>
        </w:tc>
        <w:tc>
          <w:tcPr>
            <w:tcW w:w="1620" w:type="dxa"/>
          </w:tcPr>
          <w:p w14:paraId="16E4A075" w14:textId="77777777" w:rsidR="008E7888" w:rsidRPr="00CB1C05" w:rsidRDefault="003F392D" w:rsidP="00CB1C05">
            <w:pPr>
              <w:spacing w:after="120"/>
              <w:rPr>
                <w:sz w:val="20"/>
              </w:rPr>
            </w:pPr>
            <w:r w:rsidRPr="00CB1C05">
              <w:rPr>
                <w:sz w:val="20"/>
              </w:rPr>
              <w:t>0</w:t>
            </w:r>
          </w:p>
        </w:tc>
        <w:tc>
          <w:tcPr>
            <w:tcW w:w="1620" w:type="dxa"/>
          </w:tcPr>
          <w:p w14:paraId="16E4A076" w14:textId="77777777" w:rsidR="008E7888" w:rsidRPr="00CB1C05" w:rsidRDefault="00A073C3" w:rsidP="00CB1C05">
            <w:pPr>
              <w:spacing w:after="120"/>
              <w:rPr>
                <w:sz w:val="20"/>
              </w:rPr>
            </w:pPr>
            <w:r w:rsidRPr="00CB1C05">
              <w:rPr>
                <w:sz w:val="20"/>
              </w:rPr>
              <w:t>Unknown</w:t>
            </w:r>
          </w:p>
        </w:tc>
      </w:tr>
      <w:tr w:rsidR="008E7888" w:rsidRPr="00CB1C05" w14:paraId="16E4A07D" w14:textId="77777777" w:rsidTr="00CF592E">
        <w:trPr>
          <w:cantSplit/>
          <w:tblHeader/>
        </w:trPr>
        <w:tc>
          <w:tcPr>
            <w:tcW w:w="1260" w:type="dxa"/>
          </w:tcPr>
          <w:p w14:paraId="16E4A078" w14:textId="2AA8834A" w:rsidR="008E7888" w:rsidRPr="00CB1C05" w:rsidRDefault="00312CA1" w:rsidP="00FA450D">
            <w:pPr>
              <w:spacing w:after="120"/>
              <w:rPr>
                <w:sz w:val="20"/>
              </w:rPr>
            </w:pPr>
            <w:ins w:id="1176" w:author="bmooney" w:date="2011-06-30T16:58:00Z">
              <w:r>
                <w:rPr>
                  <w:sz w:val="20"/>
                </w:rPr>
                <w:t>FR-</w:t>
              </w:r>
            </w:ins>
            <w:r w:rsidR="0022664B" w:rsidRPr="00CB1C05">
              <w:rPr>
                <w:sz w:val="20"/>
              </w:rPr>
              <w:t>1403</w:t>
            </w:r>
          </w:p>
        </w:tc>
        <w:tc>
          <w:tcPr>
            <w:tcW w:w="2160" w:type="dxa"/>
          </w:tcPr>
          <w:p w14:paraId="16E4A079" w14:textId="77777777" w:rsidR="008E7888" w:rsidRPr="00CB1C05" w:rsidRDefault="003F392D" w:rsidP="00CB1C05">
            <w:pPr>
              <w:spacing w:after="120"/>
              <w:rPr>
                <w:sz w:val="20"/>
              </w:rPr>
            </w:pPr>
            <w:proofErr w:type="spellStart"/>
            <w:r w:rsidRPr="00CB1C05">
              <w:rPr>
                <w:sz w:val="20"/>
              </w:rPr>
              <w:t>tblRequisitionStatus</w:t>
            </w:r>
            <w:proofErr w:type="spellEnd"/>
          </w:p>
        </w:tc>
        <w:tc>
          <w:tcPr>
            <w:tcW w:w="2340" w:type="dxa"/>
          </w:tcPr>
          <w:p w14:paraId="16E4A07A" w14:textId="77777777" w:rsidR="008E7888" w:rsidRPr="00CB1C05" w:rsidRDefault="003F392D" w:rsidP="00CB1C05">
            <w:pPr>
              <w:spacing w:after="120"/>
              <w:rPr>
                <w:sz w:val="20"/>
              </w:rPr>
            </w:pPr>
            <w:proofErr w:type="spellStart"/>
            <w:r w:rsidRPr="00CB1C05">
              <w:rPr>
                <w:sz w:val="20"/>
              </w:rPr>
              <w:t>FailureID</w:t>
            </w:r>
            <w:proofErr w:type="spellEnd"/>
          </w:p>
        </w:tc>
        <w:tc>
          <w:tcPr>
            <w:tcW w:w="1620" w:type="dxa"/>
          </w:tcPr>
          <w:p w14:paraId="16E4A07B" w14:textId="77777777" w:rsidR="008E7888" w:rsidRPr="00CB1C05" w:rsidRDefault="003F392D" w:rsidP="00CB1C05">
            <w:pPr>
              <w:spacing w:after="120"/>
              <w:rPr>
                <w:sz w:val="20"/>
              </w:rPr>
            </w:pPr>
            <w:r w:rsidRPr="00CB1C05">
              <w:rPr>
                <w:sz w:val="20"/>
              </w:rPr>
              <w:t>NULL</w:t>
            </w:r>
          </w:p>
        </w:tc>
        <w:tc>
          <w:tcPr>
            <w:tcW w:w="1620" w:type="dxa"/>
          </w:tcPr>
          <w:p w14:paraId="16E4A07C" w14:textId="77777777" w:rsidR="008E7888" w:rsidRPr="00CB1C05" w:rsidRDefault="008E7888" w:rsidP="00CB1C05">
            <w:pPr>
              <w:spacing w:after="120"/>
              <w:rPr>
                <w:sz w:val="20"/>
              </w:rPr>
            </w:pPr>
          </w:p>
        </w:tc>
      </w:tr>
      <w:tr w:rsidR="008E7888" w:rsidRPr="00CB1C05" w14:paraId="16E4A083" w14:textId="77777777" w:rsidTr="00CF592E">
        <w:trPr>
          <w:cantSplit/>
          <w:tblHeader/>
        </w:trPr>
        <w:tc>
          <w:tcPr>
            <w:tcW w:w="1260" w:type="dxa"/>
          </w:tcPr>
          <w:p w14:paraId="16E4A07E" w14:textId="74CC5CA2" w:rsidR="008E7888" w:rsidRPr="00CB1C05" w:rsidRDefault="00312CA1" w:rsidP="00FA450D">
            <w:pPr>
              <w:spacing w:after="120"/>
              <w:rPr>
                <w:sz w:val="20"/>
              </w:rPr>
            </w:pPr>
            <w:ins w:id="1177" w:author="bmooney" w:date="2011-06-30T16:58:00Z">
              <w:r>
                <w:rPr>
                  <w:sz w:val="20"/>
                </w:rPr>
                <w:t>FR-</w:t>
              </w:r>
            </w:ins>
            <w:r w:rsidR="0022664B" w:rsidRPr="00CB1C05">
              <w:rPr>
                <w:sz w:val="20"/>
              </w:rPr>
              <w:t>1404</w:t>
            </w:r>
          </w:p>
        </w:tc>
        <w:tc>
          <w:tcPr>
            <w:tcW w:w="2160" w:type="dxa"/>
          </w:tcPr>
          <w:p w14:paraId="16E4A07F" w14:textId="77777777" w:rsidR="008E7888" w:rsidRPr="00CB1C05" w:rsidRDefault="003F392D" w:rsidP="00CB1C05">
            <w:pPr>
              <w:spacing w:after="120"/>
              <w:rPr>
                <w:sz w:val="20"/>
              </w:rPr>
            </w:pPr>
            <w:proofErr w:type="spellStart"/>
            <w:r w:rsidRPr="00CB1C05">
              <w:rPr>
                <w:sz w:val="20"/>
              </w:rPr>
              <w:t>tblRequisitionStatus</w:t>
            </w:r>
            <w:proofErr w:type="spellEnd"/>
          </w:p>
        </w:tc>
        <w:tc>
          <w:tcPr>
            <w:tcW w:w="2340" w:type="dxa"/>
          </w:tcPr>
          <w:p w14:paraId="16E4A080" w14:textId="77777777" w:rsidR="008E7888" w:rsidRPr="00CB1C05" w:rsidRDefault="003F392D" w:rsidP="00CB1C05">
            <w:pPr>
              <w:spacing w:after="120"/>
              <w:rPr>
                <w:sz w:val="20"/>
              </w:rPr>
            </w:pPr>
            <w:proofErr w:type="spellStart"/>
            <w:r w:rsidRPr="00CB1C05">
              <w:rPr>
                <w:sz w:val="20"/>
              </w:rPr>
              <w:t>WorkflowVersion</w:t>
            </w:r>
            <w:proofErr w:type="spellEnd"/>
          </w:p>
        </w:tc>
        <w:tc>
          <w:tcPr>
            <w:tcW w:w="1620" w:type="dxa"/>
          </w:tcPr>
          <w:p w14:paraId="16E4A081" w14:textId="77777777" w:rsidR="008E7888" w:rsidRPr="00CB1C05" w:rsidRDefault="003F392D" w:rsidP="00CB1C05">
            <w:pPr>
              <w:spacing w:after="120"/>
              <w:rPr>
                <w:sz w:val="20"/>
              </w:rPr>
            </w:pPr>
            <w:r w:rsidRPr="00CB1C05">
              <w:rPr>
                <w:sz w:val="20"/>
              </w:rPr>
              <w:t>3</w:t>
            </w:r>
          </w:p>
        </w:tc>
        <w:tc>
          <w:tcPr>
            <w:tcW w:w="1620" w:type="dxa"/>
          </w:tcPr>
          <w:p w14:paraId="16E4A082" w14:textId="77777777" w:rsidR="008E7888" w:rsidRPr="00CB1C05" w:rsidRDefault="00A073C3" w:rsidP="00CB1C05">
            <w:pPr>
              <w:spacing w:after="120"/>
              <w:rPr>
                <w:sz w:val="20"/>
              </w:rPr>
            </w:pPr>
            <w:r w:rsidRPr="00CB1C05">
              <w:rPr>
                <w:sz w:val="20"/>
              </w:rPr>
              <w:t>?</w:t>
            </w:r>
          </w:p>
        </w:tc>
      </w:tr>
      <w:tr w:rsidR="008E7888" w:rsidRPr="00CB1C05" w14:paraId="16E4A089" w14:textId="77777777" w:rsidTr="00CF592E">
        <w:trPr>
          <w:cantSplit/>
          <w:tblHeader/>
        </w:trPr>
        <w:tc>
          <w:tcPr>
            <w:tcW w:w="1260" w:type="dxa"/>
          </w:tcPr>
          <w:p w14:paraId="16E4A084" w14:textId="66B78FBF" w:rsidR="008E7888" w:rsidRPr="00CB1C05" w:rsidRDefault="00312CA1" w:rsidP="00FA450D">
            <w:pPr>
              <w:spacing w:after="120"/>
              <w:rPr>
                <w:sz w:val="20"/>
              </w:rPr>
            </w:pPr>
            <w:ins w:id="1178" w:author="bmooney" w:date="2011-06-30T16:58:00Z">
              <w:r>
                <w:rPr>
                  <w:sz w:val="20"/>
                </w:rPr>
                <w:t>FR-</w:t>
              </w:r>
            </w:ins>
            <w:r w:rsidR="0022664B" w:rsidRPr="00CB1C05">
              <w:rPr>
                <w:sz w:val="20"/>
              </w:rPr>
              <w:t>1405</w:t>
            </w:r>
          </w:p>
        </w:tc>
        <w:tc>
          <w:tcPr>
            <w:tcW w:w="2160" w:type="dxa"/>
          </w:tcPr>
          <w:p w14:paraId="16E4A085" w14:textId="77777777" w:rsidR="008E7888" w:rsidRPr="00CB1C05" w:rsidRDefault="003F392D" w:rsidP="00CB1C05">
            <w:pPr>
              <w:spacing w:after="120"/>
              <w:rPr>
                <w:sz w:val="20"/>
              </w:rPr>
            </w:pPr>
            <w:proofErr w:type="spellStart"/>
            <w:r w:rsidRPr="00CB1C05">
              <w:rPr>
                <w:sz w:val="20"/>
              </w:rPr>
              <w:t>tblRequisitionStatus</w:t>
            </w:r>
            <w:proofErr w:type="spellEnd"/>
          </w:p>
        </w:tc>
        <w:tc>
          <w:tcPr>
            <w:tcW w:w="2340" w:type="dxa"/>
          </w:tcPr>
          <w:p w14:paraId="16E4A086" w14:textId="77777777" w:rsidR="008E7888" w:rsidRPr="00CB1C05" w:rsidRDefault="003F392D" w:rsidP="00CB1C05">
            <w:pPr>
              <w:spacing w:after="120"/>
              <w:rPr>
                <w:sz w:val="20"/>
              </w:rPr>
            </w:pPr>
            <w:proofErr w:type="spellStart"/>
            <w:r w:rsidRPr="00CB1C05">
              <w:rPr>
                <w:sz w:val="20"/>
              </w:rPr>
              <w:t>WorkflowPath</w:t>
            </w:r>
            <w:proofErr w:type="spellEnd"/>
          </w:p>
        </w:tc>
        <w:tc>
          <w:tcPr>
            <w:tcW w:w="1620" w:type="dxa"/>
          </w:tcPr>
          <w:p w14:paraId="16E4A087" w14:textId="77777777" w:rsidR="008E7888" w:rsidRPr="00CB1C05" w:rsidRDefault="003F392D" w:rsidP="00CB1C05">
            <w:pPr>
              <w:spacing w:after="120"/>
              <w:rPr>
                <w:sz w:val="20"/>
              </w:rPr>
            </w:pPr>
            <w:r w:rsidRPr="00CB1C05">
              <w:rPr>
                <w:sz w:val="20"/>
              </w:rPr>
              <w:t>0</w:t>
            </w:r>
          </w:p>
        </w:tc>
        <w:tc>
          <w:tcPr>
            <w:tcW w:w="1620" w:type="dxa"/>
          </w:tcPr>
          <w:p w14:paraId="16E4A088" w14:textId="77777777" w:rsidR="008E7888" w:rsidRPr="00CB1C05" w:rsidRDefault="00A073C3" w:rsidP="00CB1C05">
            <w:pPr>
              <w:spacing w:after="120"/>
              <w:rPr>
                <w:sz w:val="20"/>
              </w:rPr>
            </w:pPr>
            <w:r w:rsidRPr="00CB1C05">
              <w:rPr>
                <w:sz w:val="20"/>
              </w:rPr>
              <w:t>Unknown</w:t>
            </w:r>
          </w:p>
        </w:tc>
      </w:tr>
      <w:tr w:rsidR="008E7888" w:rsidRPr="00CB1C05" w14:paraId="16E4A08F" w14:textId="77777777" w:rsidTr="00CF592E">
        <w:trPr>
          <w:cantSplit/>
          <w:tblHeader/>
        </w:trPr>
        <w:tc>
          <w:tcPr>
            <w:tcW w:w="1260" w:type="dxa"/>
          </w:tcPr>
          <w:p w14:paraId="16E4A08A" w14:textId="2F32E386" w:rsidR="008E7888" w:rsidRPr="00CB1C05" w:rsidRDefault="00312CA1" w:rsidP="00FA450D">
            <w:pPr>
              <w:spacing w:after="120"/>
              <w:rPr>
                <w:sz w:val="20"/>
              </w:rPr>
            </w:pPr>
            <w:ins w:id="1179" w:author="bmooney" w:date="2011-06-30T16:58:00Z">
              <w:r>
                <w:rPr>
                  <w:sz w:val="20"/>
                </w:rPr>
                <w:t>FR-</w:t>
              </w:r>
            </w:ins>
            <w:r w:rsidR="0022664B" w:rsidRPr="00CB1C05">
              <w:rPr>
                <w:sz w:val="20"/>
              </w:rPr>
              <w:t>1406</w:t>
            </w:r>
          </w:p>
        </w:tc>
        <w:tc>
          <w:tcPr>
            <w:tcW w:w="2160" w:type="dxa"/>
          </w:tcPr>
          <w:p w14:paraId="16E4A08B" w14:textId="77777777" w:rsidR="008E7888" w:rsidRPr="00CB1C05" w:rsidRDefault="003F392D" w:rsidP="00CB1C05">
            <w:pPr>
              <w:spacing w:after="120"/>
              <w:rPr>
                <w:sz w:val="20"/>
              </w:rPr>
            </w:pPr>
            <w:proofErr w:type="spellStart"/>
            <w:r w:rsidRPr="00CB1C05">
              <w:rPr>
                <w:sz w:val="20"/>
              </w:rPr>
              <w:t>tblRequisitionStatus</w:t>
            </w:r>
            <w:proofErr w:type="spellEnd"/>
          </w:p>
        </w:tc>
        <w:tc>
          <w:tcPr>
            <w:tcW w:w="2340" w:type="dxa"/>
          </w:tcPr>
          <w:p w14:paraId="16E4A08C" w14:textId="77777777" w:rsidR="008E7888" w:rsidRPr="00CB1C05" w:rsidRDefault="003F392D" w:rsidP="00CB1C05">
            <w:pPr>
              <w:spacing w:after="120"/>
              <w:rPr>
                <w:sz w:val="20"/>
              </w:rPr>
            </w:pPr>
            <w:proofErr w:type="spellStart"/>
            <w:r w:rsidRPr="00CB1C05">
              <w:rPr>
                <w:sz w:val="20"/>
              </w:rPr>
              <w:t>CurrentReportIndex</w:t>
            </w:r>
            <w:proofErr w:type="spellEnd"/>
          </w:p>
        </w:tc>
        <w:tc>
          <w:tcPr>
            <w:tcW w:w="1620" w:type="dxa"/>
          </w:tcPr>
          <w:p w14:paraId="16E4A08D" w14:textId="77777777" w:rsidR="008E7888" w:rsidRPr="00CB1C05" w:rsidRDefault="003F392D" w:rsidP="00CB1C05">
            <w:pPr>
              <w:spacing w:after="120"/>
              <w:rPr>
                <w:sz w:val="20"/>
              </w:rPr>
            </w:pPr>
            <w:r w:rsidRPr="00CB1C05">
              <w:rPr>
                <w:sz w:val="20"/>
              </w:rPr>
              <w:t>NULL</w:t>
            </w:r>
          </w:p>
        </w:tc>
        <w:tc>
          <w:tcPr>
            <w:tcW w:w="1620" w:type="dxa"/>
          </w:tcPr>
          <w:p w14:paraId="16E4A08E" w14:textId="77777777" w:rsidR="008E7888" w:rsidRPr="00CB1C05" w:rsidRDefault="008E7888" w:rsidP="00CB1C05">
            <w:pPr>
              <w:spacing w:after="120"/>
              <w:rPr>
                <w:sz w:val="20"/>
              </w:rPr>
            </w:pPr>
          </w:p>
        </w:tc>
      </w:tr>
      <w:tr w:rsidR="003F392D" w:rsidRPr="00CB1C05" w14:paraId="16E4A095" w14:textId="77777777" w:rsidTr="00CF592E">
        <w:trPr>
          <w:cantSplit/>
          <w:tblHeader/>
        </w:trPr>
        <w:tc>
          <w:tcPr>
            <w:tcW w:w="1260" w:type="dxa"/>
          </w:tcPr>
          <w:p w14:paraId="16E4A090" w14:textId="53EA477A" w:rsidR="003F392D" w:rsidRPr="00CB1C05" w:rsidRDefault="00312CA1" w:rsidP="00FA450D">
            <w:pPr>
              <w:spacing w:after="120"/>
              <w:rPr>
                <w:sz w:val="20"/>
              </w:rPr>
            </w:pPr>
            <w:ins w:id="1180" w:author="bmooney" w:date="2011-06-30T16:58:00Z">
              <w:r>
                <w:rPr>
                  <w:sz w:val="20"/>
                </w:rPr>
                <w:t>FR-</w:t>
              </w:r>
            </w:ins>
            <w:r w:rsidR="0022664B" w:rsidRPr="00CB1C05">
              <w:rPr>
                <w:sz w:val="20"/>
              </w:rPr>
              <w:t>1407</w:t>
            </w:r>
          </w:p>
        </w:tc>
        <w:tc>
          <w:tcPr>
            <w:tcW w:w="2160" w:type="dxa"/>
          </w:tcPr>
          <w:p w14:paraId="16E4A091" w14:textId="77777777" w:rsidR="003F392D" w:rsidRPr="00CB1C05" w:rsidRDefault="003F392D" w:rsidP="00CB1C05">
            <w:pPr>
              <w:spacing w:after="120"/>
              <w:rPr>
                <w:sz w:val="20"/>
              </w:rPr>
            </w:pPr>
            <w:proofErr w:type="spellStart"/>
            <w:r w:rsidRPr="00CB1C05">
              <w:rPr>
                <w:sz w:val="20"/>
              </w:rPr>
              <w:t>tblRequisitionStatus</w:t>
            </w:r>
            <w:proofErr w:type="spellEnd"/>
          </w:p>
        </w:tc>
        <w:tc>
          <w:tcPr>
            <w:tcW w:w="2340" w:type="dxa"/>
          </w:tcPr>
          <w:p w14:paraId="16E4A092" w14:textId="77777777" w:rsidR="003F392D" w:rsidRPr="00CB1C05" w:rsidRDefault="003F392D" w:rsidP="00CB1C05">
            <w:pPr>
              <w:spacing w:after="120"/>
              <w:rPr>
                <w:sz w:val="20"/>
              </w:rPr>
            </w:pPr>
            <w:proofErr w:type="spellStart"/>
            <w:r w:rsidRPr="00CB1C05">
              <w:rPr>
                <w:sz w:val="20"/>
              </w:rPr>
              <w:t>ReportDate</w:t>
            </w:r>
            <w:proofErr w:type="spellEnd"/>
          </w:p>
        </w:tc>
        <w:tc>
          <w:tcPr>
            <w:tcW w:w="1620" w:type="dxa"/>
          </w:tcPr>
          <w:p w14:paraId="16E4A093" w14:textId="77777777" w:rsidR="003F392D" w:rsidRPr="00CB1C05" w:rsidRDefault="003F392D" w:rsidP="00CB1C05">
            <w:pPr>
              <w:spacing w:after="120"/>
              <w:rPr>
                <w:sz w:val="20"/>
              </w:rPr>
            </w:pPr>
            <w:r w:rsidRPr="00CB1C05">
              <w:rPr>
                <w:sz w:val="20"/>
              </w:rPr>
              <w:t>NULL</w:t>
            </w:r>
          </w:p>
        </w:tc>
        <w:tc>
          <w:tcPr>
            <w:tcW w:w="1620" w:type="dxa"/>
          </w:tcPr>
          <w:p w14:paraId="16E4A094" w14:textId="77777777" w:rsidR="003F392D" w:rsidRPr="00CB1C05" w:rsidRDefault="003F392D" w:rsidP="00CB1C05">
            <w:pPr>
              <w:spacing w:after="120"/>
              <w:rPr>
                <w:sz w:val="20"/>
              </w:rPr>
            </w:pPr>
          </w:p>
        </w:tc>
      </w:tr>
      <w:tr w:rsidR="003F392D" w:rsidRPr="00CB1C05" w14:paraId="16E4A09B" w14:textId="77777777" w:rsidTr="00CF592E">
        <w:trPr>
          <w:cantSplit/>
          <w:tblHeader/>
        </w:trPr>
        <w:tc>
          <w:tcPr>
            <w:tcW w:w="1260" w:type="dxa"/>
          </w:tcPr>
          <w:p w14:paraId="16E4A096" w14:textId="1C570B70" w:rsidR="003F392D" w:rsidRPr="00CB1C05" w:rsidRDefault="00312CA1" w:rsidP="00FA450D">
            <w:pPr>
              <w:spacing w:after="120"/>
              <w:rPr>
                <w:sz w:val="20"/>
              </w:rPr>
            </w:pPr>
            <w:ins w:id="1181" w:author="bmooney" w:date="2011-06-30T16:58:00Z">
              <w:r>
                <w:rPr>
                  <w:sz w:val="20"/>
                </w:rPr>
                <w:t>FR-</w:t>
              </w:r>
            </w:ins>
            <w:r w:rsidR="0022664B" w:rsidRPr="00CB1C05">
              <w:rPr>
                <w:sz w:val="20"/>
              </w:rPr>
              <w:t>1408</w:t>
            </w:r>
          </w:p>
        </w:tc>
        <w:tc>
          <w:tcPr>
            <w:tcW w:w="2160" w:type="dxa"/>
          </w:tcPr>
          <w:p w14:paraId="16E4A097" w14:textId="77777777" w:rsidR="003F392D" w:rsidRPr="00CB1C05" w:rsidRDefault="003F392D" w:rsidP="00CB1C05">
            <w:pPr>
              <w:spacing w:after="120"/>
              <w:rPr>
                <w:sz w:val="20"/>
              </w:rPr>
            </w:pPr>
            <w:proofErr w:type="spellStart"/>
            <w:r w:rsidRPr="00CB1C05">
              <w:rPr>
                <w:sz w:val="20"/>
              </w:rPr>
              <w:t>tblRequisitionStatus</w:t>
            </w:r>
            <w:proofErr w:type="spellEnd"/>
          </w:p>
        </w:tc>
        <w:tc>
          <w:tcPr>
            <w:tcW w:w="2340" w:type="dxa"/>
          </w:tcPr>
          <w:p w14:paraId="16E4A098" w14:textId="77777777" w:rsidR="003F392D" w:rsidRPr="00CB1C05" w:rsidRDefault="003F392D" w:rsidP="00CB1C05">
            <w:pPr>
              <w:spacing w:after="120"/>
              <w:rPr>
                <w:sz w:val="20"/>
              </w:rPr>
            </w:pPr>
            <w:proofErr w:type="spellStart"/>
            <w:r w:rsidRPr="00CB1C05">
              <w:rPr>
                <w:sz w:val="20"/>
              </w:rPr>
              <w:t>VerificationStatus</w:t>
            </w:r>
            <w:proofErr w:type="spellEnd"/>
          </w:p>
        </w:tc>
        <w:tc>
          <w:tcPr>
            <w:tcW w:w="1620" w:type="dxa"/>
          </w:tcPr>
          <w:p w14:paraId="16E4A099" w14:textId="77777777" w:rsidR="003F392D" w:rsidRPr="00CB1C05" w:rsidRDefault="003F392D" w:rsidP="00CB1C05">
            <w:pPr>
              <w:spacing w:after="120"/>
              <w:rPr>
                <w:sz w:val="20"/>
              </w:rPr>
            </w:pPr>
            <w:r w:rsidRPr="00CB1C05">
              <w:rPr>
                <w:sz w:val="20"/>
              </w:rPr>
              <w:t>1</w:t>
            </w:r>
          </w:p>
        </w:tc>
        <w:tc>
          <w:tcPr>
            <w:tcW w:w="1620" w:type="dxa"/>
          </w:tcPr>
          <w:p w14:paraId="16E4A09A" w14:textId="77777777" w:rsidR="003F392D" w:rsidRPr="00CB1C05" w:rsidRDefault="00A073C3" w:rsidP="00CB1C05">
            <w:pPr>
              <w:spacing w:after="120"/>
              <w:rPr>
                <w:sz w:val="20"/>
              </w:rPr>
            </w:pPr>
            <w:r w:rsidRPr="00CB1C05">
              <w:rPr>
                <w:sz w:val="20"/>
              </w:rPr>
              <w:t>Unverified</w:t>
            </w:r>
          </w:p>
        </w:tc>
      </w:tr>
      <w:tr w:rsidR="003F392D" w:rsidRPr="00CB1C05" w14:paraId="16E4A0A1" w14:textId="77777777" w:rsidTr="00CF592E">
        <w:trPr>
          <w:cantSplit/>
          <w:tblHeader/>
        </w:trPr>
        <w:tc>
          <w:tcPr>
            <w:tcW w:w="1260" w:type="dxa"/>
          </w:tcPr>
          <w:p w14:paraId="16E4A09C" w14:textId="6A29A747" w:rsidR="003F392D" w:rsidRPr="00CB1C05" w:rsidRDefault="00312CA1" w:rsidP="00FA450D">
            <w:pPr>
              <w:spacing w:after="120"/>
              <w:rPr>
                <w:sz w:val="20"/>
              </w:rPr>
            </w:pPr>
            <w:ins w:id="1182" w:author="bmooney" w:date="2011-06-30T16:58:00Z">
              <w:r>
                <w:rPr>
                  <w:sz w:val="20"/>
                </w:rPr>
                <w:t>FR-</w:t>
              </w:r>
            </w:ins>
            <w:r w:rsidR="0022664B" w:rsidRPr="00CB1C05">
              <w:rPr>
                <w:sz w:val="20"/>
              </w:rPr>
              <w:t>1409</w:t>
            </w:r>
          </w:p>
        </w:tc>
        <w:tc>
          <w:tcPr>
            <w:tcW w:w="2160" w:type="dxa"/>
          </w:tcPr>
          <w:p w14:paraId="16E4A09D" w14:textId="77777777" w:rsidR="003F392D" w:rsidRPr="00CB1C05" w:rsidRDefault="003F392D" w:rsidP="00CB1C05">
            <w:pPr>
              <w:spacing w:after="120"/>
              <w:rPr>
                <w:sz w:val="20"/>
              </w:rPr>
            </w:pPr>
            <w:proofErr w:type="spellStart"/>
            <w:r w:rsidRPr="00CB1C05">
              <w:rPr>
                <w:sz w:val="20"/>
              </w:rPr>
              <w:t>tblRequisitionStatus</w:t>
            </w:r>
            <w:proofErr w:type="spellEnd"/>
          </w:p>
        </w:tc>
        <w:tc>
          <w:tcPr>
            <w:tcW w:w="2340" w:type="dxa"/>
          </w:tcPr>
          <w:p w14:paraId="16E4A09E" w14:textId="77777777" w:rsidR="003F392D" w:rsidRPr="00CB1C05" w:rsidRDefault="003F392D" w:rsidP="00CB1C05">
            <w:pPr>
              <w:spacing w:after="120"/>
              <w:rPr>
                <w:sz w:val="20"/>
              </w:rPr>
            </w:pPr>
            <w:proofErr w:type="spellStart"/>
            <w:r w:rsidRPr="00CB1C05">
              <w:rPr>
                <w:sz w:val="20"/>
              </w:rPr>
              <w:t>DataEntryCompleted</w:t>
            </w:r>
            <w:proofErr w:type="spellEnd"/>
          </w:p>
        </w:tc>
        <w:tc>
          <w:tcPr>
            <w:tcW w:w="1620" w:type="dxa"/>
          </w:tcPr>
          <w:p w14:paraId="16E4A09F" w14:textId="77777777" w:rsidR="003F392D" w:rsidRPr="00CB1C05" w:rsidRDefault="003F392D" w:rsidP="00CB1C05">
            <w:pPr>
              <w:spacing w:after="120"/>
              <w:rPr>
                <w:sz w:val="20"/>
              </w:rPr>
            </w:pPr>
            <w:r w:rsidRPr="00CB1C05">
              <w:rPr>
                <w:sz w:val="20"/>
              </w:rPr>
              <w:t>NULL</w:t>
            </w:r>
          </w:p>
        </w:tc>
        <w:tc>
          <w:tcPr>
            <w:tcW w:w="1620" w:type="dxa"/>
          </w:tcPr>
          <w:p w14:paraId="16E4A0A0" w14:textId="77777777" w:rsidR="003F392D" w:rsidRPr="00CB1C05" w:rsidRDefault="003F392D" w:rsidP="00CB1C05">
            <w:pPr>
              <w:spacing w:after="120"/>
              <w:rPr>
                <w:sz w:val="20"/>
              </w:rPr>
            </w:pPr>
          </w:p>
        </w:tc>
      </w:tr>
      <w:tr w:rsidR="003F392D" w:rsidRPr="00CB1C05" w14:paraId="16E4A0A7" w14:textId="77777777" w:rsidTr="00CF592E">
        <w:trPr>
          <w:cantSplit/>
          <w:tblHeader/>
        </w:trPr>
        <w:tc>
          <w:tcPr>
            <w:tcW w:w="1260" w:type="dxa"/>
          </w:tcPr>
          <w:p w14:paraId="16E4A0A2" w14:textId="08A76C87" w:rsidR="003F392D" w:rsidRPr="00CB1C05" w:rsidRDefault="00312CA1" w:rsidP="00415C09">
            <w:pPr>
              <w:spacing w:after="120"/>
              <w:rPr>
                <w:sz w:val="20"/>
              </w:rPr>
            </w:pPr>
            <w:ins w:id="1183" w:author="bmooney" w:date="2011-06-30T16:58:00Z">
              <w:r>
                <w:rPr>
                  <w:sz w:val="20"/>
                </w:rPr>
                <w:t>FR-</w:t>
              </w:r>
            </w:ins>
            <w:r w:rsidR="0022664B" w:rsidRPr="00CB1C05">
              <w:rPr>
                <w:sz w:val="20"/>
              </w:rPr>
              <w:t>1410</w:t>
            </w:r>
          </w:p>
        </w:tc>
        <w:tc>
          <w:tcPr>
            <w:tcW w:w="2160" w:type="dxa"/>
          </w:tcPr>
          <w:p w14:paraId="16E4A0A3" w14:textId="77777777" w:rsidR="003F392D" w:rsidRPr="00CB1C05" w:rsidRDefault="003F392D" w:rsidP="00CB1C05">
            <w:pPr>
              <w:spacing w:after="120"/>
              <w:rPr>
                <w:sz w:val="20"/>
              </w:rPr>
            </w:pPr>
            <w:proofErr w:type="spellStart"/>
            <w:r w:rsidRPr="00CB1C05">
              <w:rPr>
                <w:sz w:val="20"/>
              </w:rPr>
              <w:t>tblRequisitionStatus</w:t>
            </w:r>
            <w:proofErr w:type="spellEnd"/>
          </w:p>
        </w:tc>
        <w:tc>
          <w:tcPr>
            <w:tcW w:w="2340" w:type="dxa"/>
          </w:tcPr>
          <w:p w14:paraId="16E4A0A4" w14:textId="77777777" w:rsidR="003F392D" w:rsidRPr="00CB1C05" w:rsidRDefault="003F392D" w:rsidP="00CB1C05">
            <w:pPr>
              <w:spacing w:after="120"/>
              <w:rPr>
                <w:sz w:val="20"/>
              </w:rPr>
            </w:pPr>
            <w:proofErr w:type="spellStart"/>
            <w:r w:rsidRPr="00CB1C05">
              <w:rPr>
                <w:sz w:val="20"/>
              </w:rPr>
              <w:t>FirstShippingCompleted</w:t>
            </w:r>
            <w:proofErr w:type="spellEnd"/>
          </w:p>
        </w:tc>
        <w:tc>
          <w:tcPr>
            <w:tcW w:w="1620" w:type="dxa"/>
          </w:tcPr>
          <w:p w14:paraId="16E4A0A5" w14:textId="77777777" w:rsidR="003F392D" w:rsidRPr="00CB1C05" w:rsidRDefault="003F392D" w:rsidP="00CB1C05">
            <w:pPr>
              <w:spacing w:after="120"/>
              <w:rPr>
                <w:sz w:val="20"/>
              </w:rPr>
            </w:pPr>
            <w:r w:rsidRPr="00CB1C05">
              <w:rPr>
                <w:sz w:val="20"/>
              </w:rPr>
              <w:t>NULL</w:t>
            </w:r>
          </w:p>
        </w:tc>
        <w:tc>
          <w:tcPr>
            <w:tcW w:w="1620" w:type="dxa"/>
          </w:tcPr>
          <w:p w14:paraId="16E4A0A6" w14:textId="77777777" w:rsidR="003F392D" w:rsidRPr="00CB1C05" w:rsidRDefault="003F392D" w:rsidP="00CB1C05">
            <w:pPr>
              <w:spacing w:after="120"/>
              <w:rPr>
                <w:sz w:val="20"/>
              </w:rPr>
            </w:pPr>
          </w:p>
        </w:tc>
      </w:tr>
      <w:tr w:rsidR="003F392D" w:rsidRPr="00CB1C05" w14:paraId="16E4A0AD" w14:textId="77777777" w:rsidTr="00CF592E">
        <w:trPr>
          <w:cantSplit/>
          <w:tblHeader/>
        </w:trPr>
        <w:tc>
          <w:tcPr>
            <w:tcW w:w="1260" w:type="dxa"/>
          </w:tcPr>
          <w:p w14:paraId="16E4A0A8" w14:textId="466F6FE1" w:rsidR="003F392D" w:rsidRPr="00CB1C05" w:rsidRDefault="00312CA1" w:rsidP="00415C09">
            <w:pPr>
              <w:spacing w:after="120"/>
              <w:rPr>
                <w:sz w:val="20"/>
              </w:rPr>
            </w:pPr>
            <w:ins w:id="1184" w:author="bmooney" w:date="2011-06-30T16:58:00Z">
              <w:r>
                <w:rPr>
                  <w:sz w:val="20"/>
                </w:rPr>
                <w:t>FR-</w:t>
              </w:r>
            </w:ins>
            <w:r w:rsidR="0022664B" w:rsidRPr="00CB1C05">
              <w:rPr>
                <w:sz w:val="20"/>
              </w:rPr>
              <w:t>1411</w:t>
            </w:r>
          </w:p>
        </w:tc>
        <w:tc>
          <w:tcPr>
            <w:tcW w:w="2160" w:type="dxa"/>
          </w:tcPr>
          <w:p w14:paraId="16E4A0A9" w14:textId="77777777" w:rsidR="003F392D" w:rsidRPr="00CB1C05" w:rsidRDefault="003F392D" w:rsidP="00CB1C05">
            <w:pPr>
              <w:spacing w:after="120"/>
              <w:rPr>
                <w:sz w:val="20"/>
              </w:rPr>
            </w:pPr>
            <w:proofErr w:type="spellStart"/>
            <w:r w:rsidRPr="00CB1C05">
              <w:rPr>
                <w:sz w:val="20"/>
              </w:rPr>
              <w:t>tblRequisitionStatus</w:t>
            </w:r>
            <w:proofErr w:type="spellEnd"/>
          </w:p>
        </w:tc>
        <w:tc>
          <w:tcPr>
            <w:tcW w:w="2340" w:type="dxa"/>
          </w:tcPr>
          <w:p w14:paraId="16E4A0AA" w14:textId="77777777" w:rsidR="003F392D" w:rsidRPr="00CB1C05" w:rsidRDefault="003F392D" w:rsidP="00CB1C05">
            <w:pPr>
              <w:spacing w:after="120"/>
              <w:rPr>
                <w:sz w:val="20"/>
              </w:rPr>
            </w:pPr>
            <w:proofErr w:type="spellStart"/>
            <w:r w:rsidRPr="00CB1C05">
              <w:rPr>
                <w:sz w:val="20"/>
              </w:rPr>
              <w:t>IntakeCompleted</w:t>
            </w:r>
            <w:proofErr w:type="spellEnd"/>
          </w:p>
        </w:tc>
        <w:tc>
          <w:tcPr>
            <w:tcW w:w="1620" w:type="dxa"/>
          </w:tcPr>
          <w:p w14:paraId="16E4A0AB" w14:textId="77777777" w:rsidR="003F392D" w:rsidRPr="00CB1C05" w:rsidRDefault="003F392D" w:rsidP="00CB1C05">
            <w:pPr>
              <w:spacing w:after="120"/>
              <w:rPr>
                <w:sz w:val="20"/>
              </w:rPr>
            </w:pPr>
            <w:r w:rsidRPr="00CB1C05">
              <w:rPr>
                <w:sz w:val="20"/>
              </w:rPr>
              <w:t>NULL</w:t>
            </w:r>
          </w:p>
        </w:tc>
        <w:tc>
          <w:tcPr>
            <w:tcW w:w="1620" w:type="dxa"/>
          </w:tcPr>
          <w:p w14:paraId="16E4A0AC" w14:textId="77777777" w:rsidR="003F392D" w:rsidRPr="00CB1C05" w:rsidRDefault="003F392D" w:rsidP="00CB1C05">
            <w:pPr>
              <w:spacing w:after="120"/>
              <w:rPr>
                <w:sz w:val="20"/>
              </w:rPr>
            </w:pPr>
          </w:p>
        </w:tc>
      </w:tr>
      <w:tr w:rsidR="003F392D" w:rsidRPr="00CB1C05" w14:paraId="16E4A0B3" w14:textId="77777777" w:rsidTr="00CF592E">
        <w:trPr>
          <w:cantSplit/>
          <w:tblHeader/>
        </w:trPr>
        <w:tc>
          <w:tcPr>
            <w:tcW w:w="1260" w:type="dxa"/>
          </w:tcPr>
          <w:p w14:paraId="16E4A0AE" w14:textId="50C2B406" w:rsidR="003F392D" w:rsidRPr="00CB1C05" w:rsidRDefault="00312CA1" w:rsidP="00415C09">
            <w:pPr>
              <w:spacing w:after="120"/>
              <w:rPr>
                <w:sz w:val="20"/>
              </w:rPr>
            </w:pPr>
            <w:ins w:id="1185" w:author="bmooney" w:date="2011-06-30T16:58:00Z">
              <w:r>
                <w:rPr>
                  <w:sz w:val="20"/>
                </w:rPr>
                <w:t>FR-</w:t>
              </w:r>
            </w:ins>
            <w:r w:rsidR="0022664B" w:rsidRPr="00CB1C05">
              <w:rPr>
                <w:sz w:val="20"/>
              </w:rPr>
              <w:t>1412</w:t>
            </w:r>
          </w:p>
        </w:tc>
        <w:tc>
          <w:tcPr>
            <w:tcW w:w="2160" w:type="dxa"/>
          </w:tcPr>
          <w:p w14:paraId="16E4A0AF" w14:textId="77777777" w:rsidR="003F392D" w:rsidRPr="00CB1C05" w:rsidRDefault="003F392D" w:rsidP="00CB1C05">
            <w:pPr>
              <w:spacing w:after="120"/>
              <w:rPr>
                <w:sz w:val="20"/>
              </w:rPr>
            </w:pPr>
            <w:proofErr w:type="spellStart"/>
            <w:r w:rsidRPr="00CB1C05">
              <w:rPr>
                <w:sz w:val="20"/>
              </w:rPr>
              <w:t>tblRequisitionStatus</w:t>
            </w:r>
            <w:proofErr w:type="spellEnd"/>
          </w:p>
        </w:tc>
        <w:tc>
          <w:tcPr>
            <w:tcW w:w="2340" w:type="dxa"/>
          </w:tcPr>
          <w:p w14:paraId="16E4A0B0" w14:textId="77777777" w:rsidR="003F392D" w:rsidRPr="00CB1C05" w:rsidRDefault="003F392D" w:rsidP="00CB1C05">
            <w:pPr>
              <w:spacing w:after="120"/>
              <w:rPr>
                <w:sz w:val="20"/>
              </w:rPr>
            </w:pPr>
            <w:proofErr w:type="spellStart"/>
            <w:r w:rsidRPr="00CB1C05">
              <w:rPr>
                <w:sz w:val="20"/>
              </w:rPr>
              <w:t>EstimatedShippingDate</w:t>
            </w:r>
            <w:proofErr w:type="spellEnd"/>
          </w:p>
        </w:tc>
        <w:tc>
          <w:tcPr>
            <w:tcW w:w="1620" w:type="dxa"/>
          </w:tcPr>
          <w:p w14:paraId="16E4A0B1" w14:textId="77777777" w:rsidR="003F392D" w:rsidRPr="00CB1C05" w:rsidRDefault="003F392D" w:rsidP="00CB1C05">
            <w:pPr>
              <w:spacing w:after="120"/>
              <w:rPr>
                <w:sz w:val="20"/>
              </w:rPr>
            </w:pPr>
            <w:r w:rsidRPr="00CB1C05">
              <w:rPr>
                <w:sz w:val="20"/>
              </w:rPr>
              <w:t>NULL</w:t>
            </w:r>
          </w:p>
        </w:tc>
        <w:tc>
          <w:tcPr>
            <w:tcW w:w="1620" w:type="dxa"/>
          </w:tcPr>
          <w:p w14:paraId="16E4A0B2" w14:textId="77777777" w:rsidR="003F392D" w:rsidRPr="00CB1C05" w:rsidRDefault="003F392D" w:rsidP="00CB1C05">
            <w:pPr>
              <w:spacing w:after="120"/>
              <w:rPr>
                <w:sz w:val="20"/>
              </w:rPr>
            </w:pPr>
          </w:p>
        </w:tc>
      </w:tr>
      <w:tr w:rsidR="003F392D" w:rsidRPr="00CB1C05" w14:paraId="16E4A0B9" w14:textId="77777777" w:rsidTr="00CF592E">
        <w:trPr>
          <w:cantSplit/>
          <w:tblHeader/>
        </w:trPr>
        <w:tc>
          <w:tcPr>
            <w:tcW w:w="1260" w:type="dxa"/>
          </w:tcPr>
          <w:p w14:paraId="16E4A0B4" w14:textId="7A0F5EFE" w:rsidR="003F392D" w:rsidRPr="00CB1C05" w:rsidRDefault="00312CA1" w:rsidP="00415C09">
            <w:pPr>
              <w:spacing w:after="120"/>
              <w:rPr>
                <w:sz w:val="20"/>
              </w:rPr>
            </w:pPr>
            <w:ins w:id="1186" w:author="bmooney" w:date="2011-06-30T16:58:00Z">
              <w:r>
                <w:rPr>
                  <w:sz w:val="20"/>
                </w:rPr>
                <w:t>FR-</w:t>
              </w:r>
            </w:ins>
            <w:r w:rsidR="0022664B" w:rsidRPr="00CB1C05">
              <w:rPr>
                <w:sz w:val="20"/>
              </w:rPr>
              <w:t>1413</w:t>
            </w:r>
          </w:p>
        </w:tc>
        <w:tc>
          <w:tcPr>
            <w:tcW w:w="2160" w:type="dxa"/>
          </w:tcPr>
          <w:p w14:paraId="16E4A0B5" w14:textId="77777777" w:rsidR="003F392D" w:rsidRPr="00CB1C05" w:rsidRDefault="003F392D" w:rsidP="00CB1C05">
            <w:pPr>
              <w:spacing w:after="120"/>
              <w:rPr>
                <w:sz w:val="20"/>
              </w:rPr>
            </w:pPr>
            <w:proofErr w:type="spellStart"/>
            <w:r w:rsidRPr="00CB1C05">
              <w:rPr>
                <w:sz w:val="20"/>
              </w:rPr>
              <w:t>tblRequisitionStatus</w:t>
            </w:r>
            <w:proofErr w:type="spellEnd"/>
          </w:p>
        </w:tc>
        <w:tc>
          <w:tcPr>
            <w:tcW w:w="2340" w:type="dxa"/>
          </w:tcPr>
          <w:p w14:paraId="16E4A0B6" w14:textId="77777777" w:rsidR="003F392D" w:rsidRPr="00CB1C05" w:rsidRDefault="003F392D" w:rsidP="00CB1C05">
            <w:pPr>
              <w:spacing w:after="120"/>
              <w:rPr>
                <w:sz w:val="20"/>
              </w:rPr>
            </w:pPr>
            <w:proofErr w:type="spellStart"/>
            <w:r w:rsidRPr="00CB1C05">
              <w:rPr>
                <w:sz w:val="20"/>
              </w:rPr>
              <w:t>ExternalReqStatus</w:t>
            </w:r>
            <w:proofErr w:type="spellEnd"/>
          </w:p>
        </w:tc>
        <w:tc>
          <w:tcPr>
            <w:tcW w:w="1620" w:type="dxa"/>
          </w:tcPr>
          <w:p w14:paraId="16E4A0B7" w14:textId="77777777" w:rsidR="003F392D" w:rsidRPr="00CB1C05" w:rsidRDefault="003F392D" w:rsidP="00CB1C05">
            <w:pPr>
              <w:spacing w:after="120"/>
              <w:rPr>
                <w:sz w:val="20"/>
              </w:rPr>
            </w:pPr>
            <w:r w:rsidRPr="00CB1C05">
              <w:rPr>
                <w:sz w:val="20"/>
              </w:rPr>
              <w:t>1</w:t>
            </w:r>
          </w:p>
        </w:tc>
        <w:tc>
          <w:tcPr>
            <w:tcW w:w="1620" w:type="dxa"/>
          </w:tcPr>
          <w:p w14:paraId="16E4A0B8" w14:textId="77777777" w:rsidR="003F392D" w:rsidRPr="00CB1C05" w:rsidRDefault="00A073C3" w:rsidP="00CB1C05">
            <w:pPr>
              <w:spacing w:after="120"/>
              <w:rPr>
                <w:sz w:val="20"/>
              </w:rPr>
            </w:pPr>
            <w:r w:rsidRPr="00CB1C05">
              <w:rPr>
                <w:sz w:val="20"/>
              </w:rPr>
              <w:t>Order Received</w:t>
            </w:r>
          </w:p>
        </w:tc>
      </w:tr>
      <w:tr w:rsidR="003F392D" w:rsidRPr="00CB1C05" w14:paraId="16E4A0BF" w14:textId="77777777" w:rsidTr="00CF592E">
        <w:trPr>
          <w:cantSplit/>
          <w:tblHeader/>
        </w:trPr>
        <w:tc>
          <w:tcPr>
            <w:tcW w:w="1260" w:type="dxa"/>
          </w:tcPr>
          <w:p w14:paraId="16E4A0BA" w14:textId="1AD74317" w:rsidR="003F392D" w:rsidRPr="00CB1C05" w:rsidRDefault="00312CA1" w:rsidP="00415C09">
            <w:pPr>
              <w:spacing w:after="120"/>
              <w:rPr>
                <w:sz w:val="20"/>
              </w:rPr>
            </w:pPr>
            <w:ins w:id="1187" w:author="bmooney" w:date="2011-06-30T16:58:00Z">
              <w:r>
                <w:rPr>
                  <w:sz w:val="20"/>
                </w:rPr>
                <w:t>FR-</w:t>
              </w:r>
            </w:ins>
            <w:r w:rsidR="0022664B" w:rsidRPr="00CB1C05">
              <w:rPr>
                <w:sz w:val="20"/>
              </w:rPr>
              <w:t>1414</w:t>
            </w:r>
          </w:p>
        </w:tc>
        <w:tc>
          <w:tcPr>
            <w:tcW w:w="2160" w:type="dxa"/>
          </w:tcPr>
          <w:p w14:paraId="16E4A0BB" w14:textId="77777777" w:rsidR="003F392D" w:rsidRPr="00CB1C05" w:rsidRDefault="003F392D" w:rsidP="00CB1C05">
            <w:pPr>
              <w:spacing w:after="120"/>
              <w:rPr>
                <w:sz w:val="20"/>
              </w:rPr>
            </w:pPr>
            <w:proofErr w:type="spellStart"/>
            <w:r w:rsidRPr="00CB1C05">
              <w:rPr>
                <w:sz w:val="20"/>
              </w:rPr>
              <w:t>tblRequisitionStatus</w:t>
            </w:r>
            <w:proofErr w:type="spellEnd"/>
          </w:p>
        </w:tc>
        <w:tc>
          <w:tcPr>
            <w:tcW w:w="2340" w:type="dxa"/>
          </w:tcPr>
          <w:p w14:paraId="16E4A0BC" w14:textId="77777777" w:rsidR="003F392D" w:rsidRPr="00CB1C05" w:rsidRDefault="003F392D" w:rsidP="00CB1C05">
            <w:pPr>
              <w:spacing w:after="120"/>
              <w:rPr>
                <w:sz w:val="20"/>
              </w:rPr>
            </w:pPr>
            <w:proofErr w:type="spellStart"/>
            <w:r w:rsidRPr="00CB1C05">
              <w:rPr>
                <w:sz w:val="20"/>
              </w:rPr>
              <w:t>ESDLastUpdated</w:t>
            </w:r>
            <w:proofErr w:type="spellEnd"/>
          </w:p>
        </w:tc>
        <w:tc>
          <w:tcPr>
            <w:tcW w:w="1620" w:type="dxa"/>
          </w:tcPr>
          <w:p w14:paraId="16E4A0BD" w14:textId="77777777" w:rsidR="003F392D" w:rsidRPr="00CB1C05" w:rsidRDefault="00E60681" w:rsidP="00CB1C05">
            <w:pPr>
              <w:spacing w:after="120"/>
              <w:rPr>
                <w:sz w:val="20"/>
              </w:rPr>
            </w:pPr>
            <w:r w:rsidRPr="00CB1C05">
              <w:rPr>
                <w:sz w:val="20"/>
              </w:rPr>
              <w:t>Requisition create date</w:t>
            </w:r>
          </w:p>
        </w:tc>
        <w:tc>
          <w:tcPr>
            <w:tcW w:w="1620" w:type="dxa"/>
          </w:tcPr>
          <w:p w14:paraId="16E4A0BE" w14:textId="77777777" w:rsidR="003F392D" w:rsidRPr="00CB1C05" w:rsidRDefault="003F392D" w:rsidP="00CB1C05">
            <w:pPr>
              <w:spacing w:after="120"/>
              <w:rPr>
                <w:sz w:val="20"/>
              </w:rPr>
            </w:pPr>
          </w:p>
        </w:tc>
      </w:tr>
      <w:tr w:rsidR="003F392D" w:rsidRPr="00CB1C05" w14:paraId="16E4A0C5" w14:textId="77777777" w:rsidTr="00CF592E">
        <w:trPr>
          <w:cantSplit/>
          <w:tblHeader/>
        </w:trPr>
        <w:tc>
          <w:tcPr>
            <w:tcW w:w="1260" w:type="dxa"/>
          </w:tcPr>
          <w:p w14:paraId="16E4A0C0" w14:textId="6906184E" w:rsidR="003F392D" w:rsidRPr="00CB1C05" w:rsidRDefault="00312CA1" w:rsidP="00415C09">
            <w:pPr>
              <w:spacing w:after="120"/>
              <w:rPr>
                <w:sz w:val="20"/>
              </w:rPr>
            </w:pPr>
            <w:ins w:id="1188" w:author="bmooney" w:date="2011-06-30T16:58:00Z">
              <w:r>
                <w:rPr>
                  <w:sz w:val="20"/>
                </w:rPr>
                <w:t>FR-</w:t>
              </w:r>
            </w:ins>
            <w:r w:rsidR="0022664B" w:rsidRPr="00CB1C05">
              <w:rPr>
                <w:sz w:val="20"/>
              </w:rPr>
              <w:t>1415</w:t>
            </w:r>
          </w:p>
        </w:tc>
        <w:tc>
          <w:tcPr>
            <w:tcW w:w="2160" w:type="dxa"/>
          </w:tcPr>
          <w:p w14:paraId="16E4A0C1" w14:textId="77777777" w:rsidR="003F392D" w:rsidRPr="00CB1C05" w:rsidRDefault="003F392D" w:rsidP="00CB1C05">
            <w:pPr>
              <w:spacing w:after="120"/>
              <w:rPr>
                <w:sz w:val="20"/>
              </w:rPr>
            </w:pPr>
            <w:proofErr w:type="spellStart"/>
            <w:r w:rsidRPr="00CB1C05">
              <w:rPr>
                <w:sz w:val="20"/>
              </w:rPr>
              <w:t>tblRequisitionStatus</w:t>
            </w:r>
            <w:proofErr w:type="spellEnd"/>
          </w:p>
        </w:tc>
        <w:tc>
          <w:tcPr>
            <w:tcW w:w="2340" w:type="dxa"/>
          </w:tcPr>
          <w:p w14:paraId="16E4A0C2" w14:textId="77777777" w:rsidR="003F392D" w:rsidRPr="00CB1C05" w:rsidRDefault="003F392D" w:rsidP="00CB1C05">
            <w:pPr>
              <w:spacing w:after="120"/>
              <w:rPr>
                <w:sz w:val="20"/>
              </w:rPr>
            </w:pPr>
            <w:proofErr w:type="spellStart"/>
            <w:r w:rsidRPr="00CB1C05">
              <w:rPr>
                <w:sz w:val="20"/>
              </w:rPr>
              <w:t>MaterialProcessingType</w:t>
            </w:r>
            <w:proofErr w:type="spellEnd"/>
          </w:p>
        </w:tc>
        <w:tc>
          <w:tcPr>
            <w:tcW w:w="1620" w:type="dxa"/>
          </w:tcPr>
          <w:p w14:paraId="16E4A0C3" w14:textId="77777777" w:rsidR="003F392D" w:rsidRPr="00CB1C05" w:rsidRDefault="003F392D" w:rsidP="00CB1C05">
            <w:pPr>
              <w:spacing w:after="120"/>
              <w:rPr>
                <w:sz w:val="20"/>
              </w:rPr>
            </w:pPr>
            <w:r w:rsidRPr="00CB1C05">
              <w:rPr>
                <w:sz w:val="20"/>
              </w:rPr>
              <w:t>0</w:t>
            </w:r>
          </w:p>
        </w:tc>
        <w:tc>
          <w:tcPr>
            <w:tcW w:w="1620" w:type="dxa"/>
          </w:tcPr>
          <w:p w14:paraId="16E4A0C4" w14:textId="77777777" w:rsidR="003F392D" w:rsidRPr="00CB1C05" w:rsidRDefault="00A073C3" w:rsidP="00CB1C05">
            <w:pPr>
              <w:spacing w:after="120"/>
              <w:rPr>
                <w:sz w:val="20"/>
              </w:rPr>
            </w:pPr>
            <w:r w:rsidRPr="00CB1C05">
              <w:rPr>
                <w:sz w:val="20"/>
              </w:rPr>
              <w:t>Unknown / Unset</w:t>
            </w:r>
          </w:p>
        </w:tc>
      </w:tr>
      <w:tr w:rsidR="003F392D" w:rsidRPr="00CB1C05" w14:paraId="16E4A0CB" w14:textId="77777777" w:rsidTr="00CF592E">
        <w:trPr>
          <w:cantSplit/>
          <w:tblHeader/>
        </w:trPr>
        <w:tc>
          <w:tcPr>
            <w:tcW w:w="1260" w:type="dxa"/>
          </w:tcPr>
          <w:p w14:paraId="16E4A0C6" w14:textId="428677D1" w:rsidR="003F392D" w:rsidRPr="00CB1C05" w:rsidRDefault="00312CA1" w:rsidP="00415C09">
            <w:pPr>
              <w:spacing w:after="120"/>
              <w:rPr>
                <w:sz w:val="20"/>
              </w:rPr>
            </w:pPr>
            <w:ins w:id="1189" w:author="bmooney" w:date="2011-06-30T16:58:00Z">
              <w:r>
                <w:rPr>
                  <w:sz w:val="20"/>
                </w:rPr>
                <w:t>FR-</w:t>
              </w:r>
            </w:ins>
            <w:r w:rsidR="0022664B" w:rsidRPr="00CB1C05">
              <w:rPr>
                <w:sz w:val="20"/>
              </w:rPr>
              <w:t>1416</w:t>
            </w:r>
          </w:p>
        </w:tc>
        <w:tc>
          <w:tcPr>
            <w:tcW w:w="2160" w:type="dxa"/>
          </w:tcPr>
          <w:p w14:paraId="16E4A0C7" w14:textId="77777777" w:rsidR="003F392D" w:rsidRPr="00CB1C05" w:rsidRDefault="003F392D" w:rsidP="00CB1C05">
            <w:pPr>
              <w:spacing w:after="120"/>
              <w:rPr>
                <w:sz w:val="20"/>
              </w:rPr>
            </w:pPr>
            <w:proofErr w:type="spellStart"/>
            <w:r w:rsidRPr="00CB1C05">
              <w:rPr>
                <w:sz w:val="20"/>
              </w:rPr>
              <w:t>tblRequisitionStatus</w:t>
            </w:r>
            <w:proofErr w:type="spellEnd"/>
          </w:p>
        </w:tc>
        <w:tc>
          <w:tcPr>
            <w:tcW w:w="2340" w:type="dxa"/>
          </w:tcPr>
          <w:p w14:paraId="16E4A0C8" w14:textId="77777777" w:rsidR="003F392D" w:rsidRPr="00CB1C05" w:rsidRDefault="003F392D" w:rsidP="00CB1C05">
            <w:pPr>
              <w:spacing w:after="120"/>
              <w:rPr>
                <w:sz w:val="20"/>
              </w:rPr>
            </w:pPr>
            <w:proofErr w:type="spellStart"/>
            <w:r w:rsidRPr="00CB1C05">
              <w:rPr>
                <w:sz w:val="20"/>
              </w:rPr>
              <w:t>SlidesOrdered</w:t>
            </w:r>
            <w:proofErr w:type="spellEnd"/>
          </w:p>
        </w:tc>
        <w:tc>
          <w:tcPr>
            <w:tcW w:w="1620" w:type="dxa"/>
          </w:tcPr>
          <w:p w14:paraId="16E4A0C9" w14:textId="77777777" w:rsidR="003F392D" w:rsidRPr="00CB1C05" w:rsidRDefault="003F392D" w:rsidP="00CB1C05">
            <w:pPr>
              <w:spacing w:after="120"/>
              <w:rPr>
                <w:sz w:val="20"/>
              </w:rPr>
            </w:pPr>
            <w:r w:rsidRPr="00CB1C05">
              <w:rPr>
                <w:sz w:val="20"/>
              </w:rPr>
              <w:t>0</w:t>
            </w:r>
          </w:p>
        </w:tc>
        <w:tc>
          <w:tcPr>
            <w:tcW w:w="1620" w:type="dxa"/>
          </w:tcPr>
          <w:p w14:paraId="16E4A0CA" w14:textId="77777777" w:rsidR="003F392D" w:rsidRPr="00CB1C05" w:rsidRDefault="00A073C3" w:rsidP="00CB1C05">
            <w:pPr>
              <w:spacing w:after="120"/>
              <w:rPr>
                <w:sz w:val="20"/>
              </w:rPr>
            </w:pPr>
            <w:r w:rsidRPr="00CB1C05">
              <w:rPr>
                <w:sz w:val="20"/>
              </w:rPr>
              <w:t>Unordered</w:t>
            </w:r>
          </w:p>
        </w:tc>
      </w:tr>
    </w:tbl>
    <w:p w14:paraId="16E4A0CC" w14:textId="77777777" w:rsidR="00EC2B18" w:rsidRDefault="00EC2B18">
      <w:pPr>
        <w:rPr>
          <w:ins w:id="1190" w:author="bmooney" w:date="2011-07-19T08:46:00Z"/>
        </w:rPr>
      </w:pPr>
    </w:p>
    <w:p w14:paraId="68AFE9BA" w14:textId="046B0E5B" w:rsidR="00747E4F" w:rsidRDefault="00747E4F">
      <w:pPr>
        <w:rPr>
          <w:ins w:id="1191" w:author="bmooney" w:date="2011-07-19T08:46:00Z"/>
          <w:sz w:val="20"/>
        </w:rPr>
      </w:pPr>
      <w:ins w:id="1192" w:author="bmooney" w:date="2011-07-19T08:46:00Z">
        <w:r w:rsidRPr="00747E4F">
          <w:rPr>
            <w:sz w:val="20"/>
          </w:rPr>
          <w:tab/>
          <w:t>Note that</w:t>
        </w:r>
        <w:r>
          <w:rPr>
            <w:sz w:val="20"/>
          </w:rPr>
          <w:t xml:space="preserve"> information in the</w:t>
        </w:r>
        <w:r w:rsidRPr="00747E4F">
          <w:rPr>
            <w:sz w:val="20"/>
          </w:rPr>
          <w:t xml:space="preserve"> specimen </w:t>
        </w:r>
        <w:r>
          <w:rPr>
            <w:sz w:val="20"/>
          </w:rPr>
          <w:t>table</w:t>
        </w:r>
        <w:r w:rsidRPr="00747E4F">
          <w:rPr>
            <w:sz w:val="20"/>
          </w:rPr>
          <w:t xml:space="preserve"> is</w:t>
        </w:r>
        <w:r>
          <w:rPr>
            <w:sz w:val="20"/>
          </w:rPr>
          <w:t xml:space="preserve"> related to the specimen type, not the orderable, of the requisition. Here is a mapping table which specifies which </w:t>
        </w:r>
        <w:proofErr w:type="spellStart"/>
        <w:r>
          <w:rPr>
            <w:sz w:val="20"/>
          </w:rPr>
          <w:t>orderables</w:t>
        </w:r>
        <w:proofErr w:type="spellEnd"/>
        <w:r>
          <w:rPr>
            <w:sz w:val="20"/>
          </w:rPr>
          <w:t xml:space="preserve"> map to which specimen types:</w:t>
        </w:r>
      </w:ins>
    </w:p>
    <w:tbl>
      <w:tblPr>
        <w:tblStyle w:val="TableGrid"/>
        <w:tblW w:w="0" w:type="auto"/>
        <w:tblLook w:val="04A0" w:firstRow="1" w:lastRow="0" w:firstColumn="1" w:lastColumn="0" w:noHBand="0" w:noVBand="1"/>
      </w:tblPr>
      <w:tblGrid>
        <w:gridCol w:w="4788"/>
        <w:gridCol w:w="4788"/>
      </w:tblGrid>
      <w:tr w:rsidR="00747E4F" w14:paraId="08957CFB" w14:textId="77777777" w:rsidTr="00747E4F">
        <w:trPr>
          <w:ins w:id="1193" w:author="bmooney" w:date="2011-07-19T08:47:00Z"/>
        </w:trPr>
        <w:tc>
          <w:tcPr>
            <w:tcW w:w="4788" w:type="dxa"/>
          </w:tcPr>
          <w:p w14:paraId="7048B2E1" w14:textId="28BA88FD" w:rsidR="00747E4F" w:rsidRDefault="00747E4F">
            <w:pPr>
              <w:rPr>
                <w:ins w:id="1194" w:author="bmooney" w:date="2011-07-19T08:47:00Z"/>
                <w:sz w:val="20"/>
              </w:rPr>
            </w:pPr>
            <w:ins w:id="1195" w:author="bmooney" w:date="2011-07-19T08:47:00Z">
              <w:r>
                <w:rPr>
                  <w:sz w:val="20"/>
                </w:rPr>
                <w:t>Orderable short name</w:t>
              </w:r>
            </w:ins>
          </w:p>
        </w:tc>
        <w:tc>
          <w:tcPr>
            <w:tcW w:w="4788" w:type="dxa"/>
          </w:tcPr>
          <w:p w14:paraId="300345B2" w14:textId="2B331B69" w:rsidR="00747E4F" w:rsidRDefault="00747E4F">
            <w:pPr>
              <w:rPr>
                <w:ins w:id="1196" w:author="bmooney" w:date="2011-07-19T08:47:00Z"/>
                <w:sz w:val="20"/>
              </w:rPr>
            </w:pPr>
            <w:ins w:id="1197" w:author="bmooney" w:date="2011-07-19T08:47:00Z">
              <w:r>
                <w:rPr>
                  <w:sz w:val="20"/>
                </w:rPr>
                <w:t>Specimen type</w:t>
              </w:r>
            </w:ins>
          </w:p>
        </w:tc>
      </w:tr>
      <w:tr w:rsidR="00747E4F" w14:paraId="3B421157" w14:textId="77777777" w:rsidTr="00747E4F">
        <w:trPr>
          <w:ins w:id="1198" w:author="bmooney" w:date="2011-07-19T08:47:00Z"/>
        </w:trPr>
        <w:tc>
          <w:tcPr>
            <w:tcW w:w="4788" w:type="dxa"/>
          </w:tcPr>
          <w:p w14:paraId="69E86F50" w14:textId="62AF59E4" w:rsidR="00747E4F" w:rsidRDefault="00747E4F">
            <w:pPr>
              <w:rPr>
                <w:ins w:id="1199" w:author="bmooney" w:date="2011-07-19T08:47:00Z"/>
                <w:sz w:val="20"/>
              </w:rPr>
            </w:pPr>
            <w:ins w:id="1200" w:author="bmooney" w:date="2011-07-19T08:47:00Z">
              <w:r>
                <w:rPr>
                  <w:sz w:val="20"/>
                </w:rPr>
                <w:t>IBC</w:t>
              </w:r>
            </w:ins>
          </w:p>
        </w:tc>
        <w:tc>
          <w:tcPr>
            <w:tcW w:w="4788" w:type="dxa"/>
          </w:tcPr>
          <w:p w14:paraId="150350DE" w14:textId="7C187C5B" w:rsidR="00747E4F" w:rsidRDefault="00747E4F">
            <w:pPr>
              <w:rPr>
                <w:ins w:id="1201" w:author="bmooney" w:date="2011-07-19T08:47:00Z"/>
                <w:sz w:val="20"/>
              </w:rPr>
            </w:pPr>
            <w:ins w:id="1202" w:author="bmooney" w:date="2011-07-19T08:47:00Z">
              <w:r>
                <w:rPr>
                  <w:sz w:val="20"/>
                </w:rPr>
                <w:t>Breast</w:t>
              </w:r>
            </w:ins>
          </w:p>
        </w:tc>
      </w:tr>
      <w:tr w:rsidR="00747E4F" w14:paraId="5CDAED2A" w14:textId="77777777" w:rsidTr="00747E4F">
        <w:trPr>
          <w:ins w:id="1203" w:author="bmooney" w:date="2011-07-19T08:47:00Z"/>
        </w:trPr>
        <w:tc>
          <w:tcPr>
            <w:tcW w:w="4788" w:type="dxa"/>
          </w:tcPr>
          <w:p w14:paraId="70A01563" w14:textId="5267AAEA" w:rsidR="00747E4F" w:rsidRDefault="00747E4F">
            <w:pPr>
              <w:rPr>
                <w:ins w:id="1204" w:author="bmooney" w:date="2011-07-19T08:47:00Z"/>
                <w:sz w:val="20"/>
              </w:rPr>
            </w:pPr>
            <w:ins w:id="1205" w:author="bmooney" w:date="2011-07-19T08:47:00Z">
              <w:r>
                <w:rPr>
                  <w:sz w:val="20"/>
                </w:rPr>
                <w:t>DCIS</w:t>
              </w:r>
            </w:ins>
          </w:p>
        </w:tc>
        <w:tc>
          <w:tcPr>
            <w:tcW w:w="4788" w:type="dxa"/>
          </w:tcPr>
          <w:p w14:paraId="48616E8D" w14:textId="6E14B696" w:rsidR="00747E4F" w:rsidRDefault="00747E4F">
            <w:pPr>
              <w:rPr>
                <w:ins w:id="1206" w:author="bmooney" w:date="2011-07-19T08:47:00Z"/>
                <w:sz w:val="20"/>
              </w:rPr>
            </w:pPr>
            <w:ins w:id="1207" w:author="bmooney" w:date="2011-07-19T08:47:00Z">
              <w:r>
                <w:rPr>
                  <w:sz w:val="20"/>
                </w:rPr>
                <w:t>DCIS</w:t>
              </w:r>
            </w:ins>
          </w:p>
        </w:tc>
      </w:tr>
      <w:tr w:rsidR="00747E4F" w14:paraId="7778265E" w14:textId="77777777" w:rsidTr="00747E4F">
        <w:trPr>
          <w:ins w:id="1208" w:author="bmooney" w:date="2011-07-19T08:47:00Z"/>
        </w:trPr>
        <w:tc>
          <w:tcPr>
            <w:tcW w:w="4788" w:type="dxa"/>
          </w:tcPr>
          <w:p w14:paraId="55C94B35" w14:textId="522C1FC0" w:rsidR="00747E4F" w:rsidRDefault="00747E4F">
            <w:pPr>
              <w:rPr>
                <w:ins w:id="1209" w:author="bmooney" w:date="2011-07-19T08:47:00Z"/>
                <w:sz w:val="20"/>
              </w:rPr>
            </w:pPr>
            <w:ins w:id="1210" w:author="bmooney" w:date="2011-07-19T08:47:00Z">
              <w:r>
                <w:rPr>
                  <w:sz w:val="20"/>
                </w:rPr>
                <w:t>Colon</w:t>
              </w:r>
            </w:ins>
          </w:p>
        </w:tc>
        <w:tc>
          <w:tcPr>
            <w:tcW w:w="4788" w:type="dxa"/>
          </w:tcPr>
          <w:p w14:paraId="26572020" w14:textId="01CAEA50" w:rsidR="00747E4F" w:rsidRDefault="00747E4F">
            <w:pPr>
              <w:rPr>
                <w:ins w:id="1211" w:author="bmooney" w:date="2011-07-19T08:47:00Z"/>
                <w:sz w:val="20"/>
              </w:rPr>
            </w:pPr>
            <w:ins w:id="1212" w:author="bmooney" w:date="2011-07-19T08:47:00Z">
              <w:r>
                <w:rPr>
                  <w:sz w:val="20"/>
                </w:rPr>
                <w:t>Colon</w:t>
              </w:r>
            </w:ins>
          </w:p>
        </w:tc>
      </w:tr>
      <w:tr w:rsidR="00747E4F" w14:paraId="1E2D6AA6" w14:textId="77777777" w:rsidTr="00747E4F">
        <w:trPr>
          <w:ins w:id="1213" w:author="bmooney" w:date="2011-07-19T08:47:00Z"/>
        </w:trPr>
        <w:tc>
          <w:tcPr>
            <w:tcW w:w="4788" w:type="dxa"/>
          </w:tcPr>
          <w:p w14:paraId="5764CD92" w14:textId="608B9F35" w:rsidR="00747E4F" w:rsidRDefault="00747E4F">
            <w:pPr>
              <w:rPr>
                <w:ins w:id="1214" w:author="bmooney" w:date="2011-07-19T08:47:00Z"/>
                <w:sz w:val="20"/>
              </w:rPr>
            </w:pPr>
            <w:ins w:id="1215" w:author="bmooney" w:date="2011-07-19T08:47:00Z">
              <w:r>
                <w:rPr>
                  <w:sz w:val="20"/>
                </w:rPr>
                <w:t>MMR</w:t>
              </w:r>
            </w:ins>
          </w:p>
        </w:tc>
        <w:tc>
          <w:tcPr>
            <w:tcW w:w="4788" w:type="dxa"/>
          </w:tcPr>
          <w:p w14:paraId="512F49C2" w14:textId="67678B2C" w:rsidR="00747E4F" w:rsidRDefault="00747E4F">
            <w:pPr>
              <w:rPr>
                <w:ins w:id="1216" w:author="bmooney" w:date="2011-07-19T08:47:00Z"/>
                <w:sz w:val="20"/>
              </w:rPr>
            </w:pPr>
            <w:ins w:id="1217" w:author="bmooney" w:date="2011-07-19T08:47:00Z">
              <w:r>
                <w:rPr>
                  <w:sz w:val="20"/>
                </w:rPr>
                <w:t>Colon</w:t>
              </w:r>
            </w:ins>
          </w:p>
        </w:tc>
      </w:tr>
      <w:tr w:rsidR="00747E4F" w14:paraId="4DDB4FD0" w14:textId="77777777" w:rsidTr="00747E4F">
        <w:trPr>
          <w:ins w:id="1218" w:author="bmooney" w:date="2011-07-19T08:47:00Z"/>
        </w:trPr>
        <w:tc>
          <w:tcPr>
            <w:tcW w:w="4788" w:type="dxa"/>
          </w:tcPr>
          <w:p w14:paraId="7339DE32" w14:textId="0A52FC71" w:rsidR="00747E4F" w:rsidRDefault="00747E4F">
            <w:pPr>
              <w:rPr>
                <w:ins w:id="1219" w:author="bmooney" w:date="2011-07-19T08:47:00Z"/>
                <w:sz w:val="20"/>
              </w:rPr>
            </w:pPr>
            <w:ins w:id="1220" w:author="bmooney" w:date="2011-07-19T08:48:00Z">
              <w:r>
                <w:rPr>
                  <w:sz w:val="20"/>
                </w:rPr>
                <w:t xml:space="preserve">Colon/MMR </w:t>
              </w:r>
              <w:proofErr w:type="spellStart"/>
              <w:r>
                <w:rPr>
                  <w:sz w:val="20"/>
                </w:rPr>
                <w:t>Seq</w:t>
              </w:r>
            </w:ins>
            <w:proofErr w:type="spellEnd"/>
          </w:p>
        </w:tc>
        <w:tc>
          <w:tcPr>
            <w:tcW w:w="4788" w:type="dxa"/>
          </w:tcPr>
          <w:p w14:paraId="0E0E18D5" w14:textId="2CAB2C48" w:rsidR="00747E4F" w:rsidRDefault="00747E4F">
            <w:pPr>
              <w:rPr>
                <w:ins w:id="1221" w:author="bmooney" w:date="2011-07-19T08:47:00Z"/>
                <w:sz w:val="20"/>
              </w:rPr>
            </w:pPr>
            <w:ins w:id="1222" w:author="bmooney" w:date="2011-07-19T08:48:00Z">
              <w:r>
                <w:rPr>
                  <w:sz w:val="20"/>
                </w:rPr>
                <w:t>Colon</w:t>
              </w:r>
            </w:ins>
          </w:p>
        </w:tc>
      </w:tr>
    </w:tbl>
    <w:p w14:paraId="398A299C" w14:textId="77777777" w:rsidR="00747E4F" w:rsidRPr="00747E4F" w:rsidRDefault="00747E4F">
      <w:pPr>
        <w:rPr>
          <w:ins w:id="1223" w:author="bmooney" w:date="2011-07-19T08:46:00Z"/>
          <w:sz w:val="20"/>
          <w:rPrChange w:id="1224" w:author="bmooney" w:date="2011-07-19T08:46:00Z">
            <w:rPr>
              <w:ins w:id="1225" w:author="bmooney" w:date="2011-07-19T08:46:00Z"/>
            </w:rPr>
          </w:rPrChange>
        </w:rPr>
      </w:pPr>
    </w:p>
    <w:p w14:paraId="3FA67D0E" w14:textId="77777777" w:rsidR="00747E4F" w:rsidRDefault="00747E4F"/>
    <w:p w14:paraId="16E4A0CD" w14:textId="5370511D" w:rsidR="00684432" w:rsidRDefault="00E85D6B" w:rsidP="00E1023E">
      <w:pPr>
        <w:pStyle w:val="Body2"/>
      </w:pPr>
      <w:proofErr w:type="gramStart"/>
      <w:r w:rsidRPr="00FB06D0">
        <w:t>FR-1</w:t>
      </w:r>
      <w:r w:rsidR="0022664B">
        <w:t>420</w:t>
      </w:r>
      <w:r w:rsidRPr="00FB06D0">
        <w:t>.</w:t>
      </w:r>
      <w:proofErr w:type="gramEnd"/>
      <w:r w:rsidRPr="00FB06D0">
        <w:t xml:space="preserve"> </w:t>
      </w:r>
      <w:r w:rsidR="00CB1C05">
        <w:t xml:space="preserve"> </w:t>
      </w:r>
      <w:r w:rsidRPr="00FB06D0">
        <w:t>When a new breast</w:t>
      </w:r>
      <w:ins w:id="1226" w:author="bmooney" w:date="2011-06-21T09:39:00Z">
        <w:r w:rsidR="002605B2">
          <w:t xml:space="preserve"> or DCIS</w:t>
        </w:r>
      </w:ins>
      <w:r w:rsidRPr="00FB06D0">
        <w:t xml:space="preserve"> requisition is created, information is inserted into </w:t>
      </w:r>
      <w:proofErr w:type="spellStart"/>
      <w:r w:rsidRPr="00FB06D0">
        <w:t>tb</w:t>
      </w:r>
      <w:ins w:id="1227" w:author="bmooney" w:date="2011-06-21T09:39:00Z">
        <w:r w:rsidR="002605B2">
          <w:t>l</w:t>
        </w:r>
      </w:ins>
      <w:r w:rsidRPr="00FB06D0">
        <w:t>Specimen_BreastRC</w:t>
      </w:r>
      <w:proofErr w:type="spellEnd"/>
      <w:r w:rsidRPr="00FB06D0">
        <w:t>.</w:t>
      </w:r>
    </w:p>
    <w:p w14:paraId="16E4A0CE" w14:textId="77777777" w:rsidR="00EC2B18" w:rsidRDefault="00EC2B18"/>
    <w:tbl>
      <w:tblPr>
        <w:tblW w:w="894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8"/>
        <w:gridCol w:w="2171"/>
        <w:gridCol w:w="2983"/>
        <w:gridCol w:w="1554"/>
        <w:gridCol w:w="1572"/>
      </w:tblGrid>
      <w:tr w:rsidR="003B0D81" w:rsidRPr="00CB1C05" w14:paraId="16E4A0D4" w14:textId="77777777" w:rsidTr="006B4698">
        <w:tc>
          <w:tcPr>
            <w:tcW w:w="668" w:type="dxa"/>
          </w:tcPr>
          <w:p w14:paraId="16E4A0CF" w14:textId="77777777" w:rsidR="00FF01FF" w:rsidRPr="00CB1C05" w:rsidRDefault="00FF01FF" w:rsidP="00CB1C05">
            <w:pPr>
              <w:spacing w:after="120"/>
              <w:rPr>
                <w:sz w:val="20"/>
              </w:rPr>
            </w:pPr>
            <w:r w:rsidRPr="00CB1C05">
              <w:rPr>
                <w:sz w:val="20"/>
              </w:rPr>
              <w:t>FR-#</w:t>
            </w:r>
          </w:p>
        </w:tc>
        <w:tc>
          <w:tcPr>
            <w:tcW w:w="2171" w:type="dxa"/>
          </w:tcPr>
          <w:p w14:paraId="16E4A0D0" w14:textId="77777777" w:rsidR="00FF01FF" w:rsidRPr="00CB1C05" w:rsidRDefault="00FF01FF" w:rsidP="00CB1C05">
            <w:pPr>
              <w:spacing w:after="120"/>
              <w:rPr>
                <w:sz w:val="20"/>
              </w:rPr>
            </w:pPr>
            <w:r w:rsidRPr="00CB1C05">
              <w:rPr>
                <w:sz w:val="20"/>
              </w:rPr>
              <w:t>Table</w:t>
            </w:r>
          </w:p>
        </w:tc>
        <w:tc>
          <w:tcPr>
            <w:tcW w:w="2983" w:type="dxa"/>
          </w:tcPr>
          <w:p w14:paraId="16E4A0D1" w14:textId="77777777" w:rsidR="00FF01FF" w:rsidRPr="00CB1C05" w:rsidRDefault="00FF01FF" w:rsidP="00CB1C05">
            <w:pPr>
              <w:spacing w:after="120"/>
              <w:rPr>
                <w:sz w:val="20"/>
              </w:rPr>
            </w:pPr>
            <w:r w:rsidRPr="00CB1C05">
              <w:rPr>
                <w:sz w:val="20"/>
              </w:rPr>
              <w:t>Column</w:t>
            </w:r>
          </w:p>
        </w:tc>
        <w:tc>
          <w:tcPr>
            <w:tcW w:w="1554" w:type="dxa"/>
          </w:tcPr>
          <w:p w14:paraId="16E4A0D2" w14:textId="77777777" w:rsidR="00FF01FF" w:rsidRPr="00CB1C05" w:rsidRDefault="00FF01FF" w:rsidP="00CB1C05">
            <w:pPr>
              <w:spacing w:after="120"/>
              <w:rPr>
                <w:sz w:val="20"/>
              </w:rPr>
            </w:pPr>
            <w:r w:rsidRPr="00CB1C05">
              <w:rPr>
                <w:sz w:val="20"/>
              </w:rPr>
              <w:t>Default value</w:t>
            </w:r>
          </w:p>
        </w:tc>
        <w:tc>
          <w:tcPr>
            <w:tcW w:w="1572" w:type="dxa"/>
          </w:tcPr>
          <w:p w14:paraId="16E4A0D3" w14:textId="77777777" w:rsidR="00FF01FF" w:rsidRPr="00CB1C05" w:rsidRDefault="00FF01FF" w:rsidP="00CB1C05">
            <w:pPr>
              <w:spacing w:after="120"/>
              <w:rPr>
                <w:sz w:val="20"/>
              </w:rPr>
            </w:pPr>
            <w:r w:rsidRPr="00CB1C05">
              <w:rPr>
                <w:sz w:val="20"/>
              </w:rPr>
              <w:t>Meaning</w:t>
            </w:r>
          </w:p>
        </w:tc>
      </w:tr>
      <w:tr w:rsidR="003B0D81" w:rsidRPr="00CB1C05" w14:paraId="16E4A0DA" w14:textId="77777777" w:rsidTr="006B4698">
        <w:tc>
          <w:tcPr>
            <w:tcW w:w="668" w:type="dxa"/>
          </w:tcPr>
          <w:p w14:paraId="16E4A0D5" w14:textId="7DC42DDD" w:rsidR="00FF01FF" w:rsidRPr="00CB1C05" w:rsidRDefault="00312CA1" w:rsidP="00BB29E6">
            <w:pPr>
              <w:spacing w:after="120"/>
              <w:rPr>
                <w:sz w:val="20"/>
              </w:rPr>
            </w:pPr>
            <w:ins w:id="1228" w:author="bmooney" w:date="2011-06-30T16:59:00Z">
              <w:r>
                <w:rPr>
                  <w:sz w:val="20"/>
                </w:rPr>
                <w:t>FR-</w:t>
              </w:r>
            </w:ins>
            <w:r w:rsidR="0022664B" w:rsidRPr="00CB1C05">
              <w:rPr>
                <w:sz w:val="20"/>
              </w:rPr>
              <w:t>1421</w:t>
            </w:r>
          </w:p>
        </w:tc>
        <w:tc>
          <w:tcPr>
            <w:tcW w:w="2171" w:type="dxa"/>
          </w:tcPr>
          <w:p w14:paraId="16E4A0D6" w14:textId="77777777" w:rsidR="00FF01FF" w:rsidRPr="00CB1C05" w:rsidRDefault="003B0D81" w:rsidP="00CB1C05">
            <w:pPr>
              <w:spacing w:after="120"/>
              <w:rPr>
                <w:sz w:val="20"/>
              </w:rPr>
            </w:pPr>
            <w:proofErr w:type="spellStart"/>
            <w:r w:rsidRPr="00CB1C05">
              <w:rPr>
                <w:sz w:val="20"/>
              </w:rPr>
              <w:t>tblSpecimen_BreastRC</w:t>
            </w:r>
            <w:proofErr w:type="spellEnd"/>
          </w:p>
        </w:tc>
        <w:tc>
          <w:tcPr>
            <w:tcW w:w="2983" w:type="dxa"/>
          </w:tcPr>
          <w:p w14:paraId="16E4A0D7" w14:textId="77777777" w:rsidR="00FF01FF" w:rsidRPr="00CB1C05" w:rsidRDefault="003B0D81" w:rsidP="00CB1C05">
            <w:pPr>
              <w:spacing w:after="120"/>
              <w:rPr>
                <w:sz w:val="20"/>
              </w:rPr>
            </w:pPr>
            <w:proofErr w:type="spellStart"/>
            <w:r w:rsidRPr="00CB1C05">
              <w:rPr>
                <w:sz w:val="20"/>
              </w:rPr>
              <w:t>ERStatus</w:t>
            </w:r>
            <w:proofErr w:type="spellEnd"/>
          </w:p>
        </w:tc>
        <w:tc>
          <w:tcPr>
            <w:tcW w:w="1554" w:type="dxa"/>
          </w:tcPr>
          <w:p w14:paraId="16E4A0D8" w14:textId="77777777" w:rsidR="00FF01FF" w:rsidRPr="00CB1C05" w:rsidRDefault="003B0D81" w:rsidP="00CB1C05">
            <w:pPr>
              <w:spacing w:after="120"/>
              <w:rPr>
                <w:sz w:val="20"/>
              </w:rPr>
            </w:pPr>
            <w:r w:rsidRPr="00CB1C05">
              <w:rPr>
                <w:sz w:val="20"/>
              </w:rPr>
              <w:t>0</w:t>
            </w:r>
          </w:p>
        </w:tc>
        <w:tc>
          <w:tcPr>
            <w:tcW w:w="1572" w:type="dxa"/>
          </w:tcPr>
          <w:p w14:paraId="16E4A0D9" w14:textId="77777777" w:rsidR="00FF01FF" w:rsidRPr="00CB1C05" w:rsidRDefault="003B0D81" w:rsidP="00CB1C05">
            <w:pPr>
              <w:spacing w:after="120"/>
              <w:rPr>
                <w:sz w:val="20"/>
              </w:rPr>
            </w:pPr>
            <w:r w:rsidRPr="00CB1C05">
              <w:rPr>
                <w:sz w:val="20"/>
              </w:rPr>
              <w:t>Unset</w:t>
            </w:r>
          </w:p>
        </w:tc>
      </w:tr>
      <w:tr w:rsidR="003B0D81" w:rsidRPr="00CB1C05" w14:paraId="16E4A0E0" w14:textId="77777777" w:rsidTr="006B4698">
        <w:tc>
          <w:tcPr>
            <w:tcW w:w="668" w:type="dxa"/>
          </w:tcPr>
          <w:p w14:paraId="16E4A0DB" w14:textId="01229136" w:rsidR="00FF01FF" w:rsidRPr="00CB1C05" w:rsidRDefault="00312CA1" w:rsidP="00BB29E6">
            <w:pPr>
              <w:spacing w:after="120"/>
              <w:rPr>
                <w:sz w:val="20"/>
              </w:rPr>
            </w:pPr>
            <w:ins w:id="1229" w:author="bmooney" w:date="2011-06-30T16:59:00Z">
              <w:r>
                <w:rPr>
                  <w:sz w:val="20"/>
                </w:rPr>
                <w:t>FR-</w:t>
              </w:r>
            </w:ins>
            <w:r w:rsidR="0022664B" w:rsidRPr="00CB1C05">
              <w:rPr>
                <w:sz w:val="20"/>
              </w:rPr>
              <w:t>1422</w:t>
            </w:r>
          </w:p>
        </w:tc>
        <w:tc>
          <w:tcPr>
            <w:tcW w:w="2171" w:type="dxa"/>
          </w:tcPr>
          <w:p w14:paraId="16E4A0DC" w14:textId="77777777" w:rsidR="00FF01FF" w:rsidRPr="00CB1C05" w:rsidRDefault="003B0D81" w:rsidP="00CB1C05">
            <w:pPr>
              <w:spacing w:after="120"/>
              <w:rPr>
                <w:sz w:val="20"/>
              </w:rPr>
            </w:pPr>
            <w:proofErr w:type="spellStart"/>
            <w:r w:rsidRPr="00CB1C05">
              <w:rPr>
                <w:sz w:val="20"/>
              </w:rPr>
              <w:t>tblSpecimen_BreastRC</w:t>
            </w:r>
            <w:proofErr w:type="spellEnd"/>
          </w:p>
        </w:tc>
        <w:tc>
          <w:tcPr>
            <w:tcW w:w="2983" w:type="dxa"/>
          </w:tcPr>
          <w:p w14:paraId="16E4A0DD" w14:textId="77777777" w:rsidR="00FF01FF" w:rsidRPr="00CB1C05" w:rsidRDefault="003B0D81" w:rsidP="00CB1C05">
            <w:pPr>
              <w:spacing w:after="120"/>
              <w:rPr>
                <w:sz w:val="20"/>
              </w:rPr>
            </w:pPr>
            <w:proofErr w:type="spellStart"/>
            <w:r w:rsidRPr="00CB1C05">
              <w:rPr>
                <w:sz w:val="20"/>
              </w:rPr>
              <w:t>NodeStatus</w:t>
            </w:r>
            <w:proofErr w:type="spellEnd"/>
          </w:p>
        </w:tc>
        <w:tc>
          <w:tcPr>
            <w:tcW w:w="1554" w:type="dxa"/>
          </w:tcPr>
          <w:p w14:paraId="16E4A0DE" w14:textId="77777777" w:rsidR="00FF01FF" w:rsidRPr="00CB1C05" w:rsidRDefault="003B0D81" w:rsidP="00CB1C05">
            <w:pPr>
              <w:spacing w:after="120"/>
              <w:rPr>
                <w:sz w:val="20"/>
              </w:rPr>
            </w:pPr>
            <w:r w:rsidRPr="00CB1C05">
              <w:rPr>
                <w:sz w:val="20"/>
              </w:rPr>
              <w:t>0</w:t>
            </w:r>
          </w:p>
        </w:tc>
        <w:tc>
          <w:tcPr>
            <w:tcW w:w="1572" w:type="dxa"/>
          </w:tcPr>
          <w:p w14:paraId="16E4A0DF" w14:textId="77777777" w:rsidR="00FF01FF" w:rsidRPr="00CB1C05" w:rsidRDefault="003B0D81" w:rsidP="00CB1C05">
            <w:pPr>
              <w:spacing w:after="120"/>
              <w:rPr>
                <w:sz w:val="20"/>
              </w:rPr>
            </w:pPr>
            <w:r w:rsidRPr="00CB1C05">
              <w:rPr>
                <w:sz w:val="20"/>
              </w:rPr>
              <w:t>Unset</w:t>
            </w:r>
          </w:p>
        </w:tc>
      </w:tr>
      <w:tr w:rsidR="003B0D81" w:rsidRPr="00CB1C05" w14:paraId="16E4A0E6" w14:textId="77777777" w:rsidTr="006B4698">
        <w:tc>
          <w:tcPr>
            <w:tcW w:w="668" w:type="dxa"/>
          </w:tcPr>
          <w:p w14:paraId="16E4A0E1" w14:textId="2E5F52EF" w:rsidR="00FF01FF" w:rsidRPr="00CB1C05" w:rsidRDefault="00312CA1" w:rsidP="00BB29E6">
            <w:pPr>
              <w:spacing w:after="120"/>
              <w:rPr>
                <w:sz w:val="20"/>
              </w:rPr>
            </w:pPr>
            <w:ins w:id="1230" w:author="bmooney" w:date="2011-06-30T16:59:00Z">
              <w:r>
                <w:rPr>
                  <w:sz w:val="20"/>
                </w:rPr>
                <w:t>FR-</w:t>
              </w:r>
            </w:ins>
            <w:r w:rsidR="0022664B" w:rsidRPr="00CB1C05">
              <w:rPr>
                <w:sz w:val="20"/>
              </w:rPr>
              <w:t>1423</w:t>
            </w:r>
          </w:p>
        </w:tc>
        <w:tc>
          <w:tcPr>
            <w:tcW w:w="2171" w:type="dxa"/>
          </w:tcPr>
          <w:p w14:paraId="16E4A0E2" w14:textId="77777777" w:rsidR="00FF01FF" w:rsidRPr="00CB1C05" w:rsidRDefault="003B0D81" w:rsidP="00CB1C05">
            <w:pPr>
              <w:spacing w:after="120"/>
              <w:rPr>
                <w:sz w:val="20"/>
              </w:rPr>
            </w:pPr>
            <w:proofErr w:type="spellStart"/>
            <w:r w:rsidRPr="00CB1C05">
              <w:rPr>
                <w:sz w:val="20"/>
              </w:rPr>
              <w:t>tblSpecimen_BreastRC</w:t>
            </w:r>
            <w:proofErr w:type="spellEnd"/>
          </w:p>
        </w:tc>
        <w:tc>
          <w:tcPr>
            <w:tcW w:w="2983" w:type="dxa"/>
          </w:tcPr>
          <w:p w14:paraId="16E4A0E3" w14:textId="77777777" w:rsidR="00FF01FF" w:rsidRPr="00CB1C05" w:rsidRDefault="003B0D81" w:rsidP="00CB1C05">
            <w:pPr>
              <w:spacing w:after="120"/>
              <w:rPr>
                <w:sz w:val="20"/>
              </w:rPr>
            </w:pPr>
            <w:proofErr w:type="spellStart"/>
            <w:r w:rsidRPr="00CB1C05">
              <w:rPr>
                <w:sz w:val="20"/>
              </w:rPr>
              <w:t>ClinicalStageEnumID</w:t>
            </w:r>
            <w:proofErr w:type="spellEnd"/>
          </w:p>
        </w:tc>
        <w:tc>
          <w:tcPr>
            <w:tcW w:w="1554" w:type="dxa"/>
          </w:tcPr>
          <w:p w14:paraId="16E4A0E4" w14:textId="77777777" w:rsidR="00FF01FF" w:rsidRPr="00CB1C05" w:rsidRDefault="003B0D81" w:rsidP="00CB1C05">
            <w:pPr>
              <w:spacing w:after="120"/>
              <w:rPr>
                <w:sz w:val="20"/>
              </w:rPr>
            </w:pPr>
            <w:r w:rsidRPr="00CB1C05">
              <w:rPr>
                <w:sz w:val="20"/>
              </w:rPr>
              <w:t>0</w:t>
            </w:r>
          </w:p>
        </w:tc>
        <w:tc>
          <w:tcPr>
            <w:tcW w:w="1572" w:type="dxa"/>
          </w:tcPr>
          <w:p w14:paraId="16E4A0E5" w14:textId="77777777" w:rsidR="00FF01FF" w:rsidRPr="00CB1C05" w:rsidRDefault="003B0D81" w:rsidP="00CB1C05">
            <w:pPr>
              <w:spacing w:after="120"/>
              <w:rPr>
                <w:sz w:val="20"/>
              </w:rPr>
            </w:pPr>
            <w:r w:rsidRPr="00CB1C05">
              <w:rPr>
                <w:sz w:val="20"/>
              </w:rPr>
              <w:t>Unset</w:t>
            </w:r>
          </w:p>
        </w:tc>
      </w:tr>
      <w:tr w:rsidR="003B0D81" w:rsidRPr="00CB1C05" w14:paraId="16E4A0EC" w14:textId="77777777" w:rsidTr="006B4698">
        <w:tc>
          <w:tcPr>
            <w:tcW w:w="668" w:type="dxa"/>
          </w:tcPr>
          <w:p w14:paraId="16E4A0E7" w14:textId="6B78E1E2" w:rsidR="00FF01FF" w:rsidRPr="00CB1C05" w:rsidRDefault="00312CA1" w:rsidP="00BB29E6">
            <w:pPr>
              <w:spacing w:after="120"/>
              <w:rPr>
                <w:sz w:val="20"/>
              </w:rPr>
            </w:pPr>
            <w:ins w:id="1231" w:author="bmooney" w:date="2011-06-30T16:59:00Z">
              <w:r>
                <w:rPr>
                  <w:sz w:val="20"/>
                </w:rPr>
                <w:t>FR-</w:t>
              </w:r>
            </w:ins>
            <w:r w:rsidR="0022664B" w:rsidRPr="00CB1C05">
              <w:rPr>
                <w:sz w:val="20"/>
              </w:rPr>
              <w:t>1424</w:t>
            </w:r>
          </w:p>
        </w:tc>
        <w:tc>
          <w:tcPr>
            <w:tcW w:w="2171" w:type="dxa"/>
          </w:tcPr>
          <w:p w14:paraId="16E4A0E8" w14:textId="77777777" w:rsidR="00FF01FF" w:rsidRPr="00CB1C05" w:rsidRDefault="003B0D81" w:rsidP="00CB1C05">
            <w:pPr>
              <w:spacing w:after="120"/>
              <w:rPr>
                <w:sz w:val="20"/>
              </w:rPr>
            </w:pPr>
            <w:proofErr w:type="spellStart"/>
            <w:r w:rsidRPr="00CB1C05">
              <w:rPr>
                <w:sz w:val="20"/>
              </w:rPr>
              <w:t>tblSpecimen_BreastRC</w:t>
            </w:r>
            <w:proofErr w:type="spellEnd"/>
          </w:p>
        </w:tc>
        <w:tc>
          <w:tcPr>
            <w:tcW w:w="2983" w:type="dxa"/>
          </w:tcPr>
          <w:p w14:paraId="16E4A0E9" w14:textId="77777777" w:rsidR="00FF01FF" w:rsidRPr="00CB1C05" w:rsidRDefault="003B0D81" w:rsidP="00CB1C05">
            <w:pPr>
              <w:spacing w:after="120"/>
              <w:rPr>
                <w:sz w:val="20"/>
              </w:rPr>
            </w:pPr>
            <w:proofErr w:type="spellStart"/>
            <w:r w:rsidRPr="00CB1C05">
              <w:rPr>
                <w:sz w:val="20"/>
              </w:rPr>
              <w:t>NodeStatusDeterminationEnumID</w:t>
            </w:r>
            <w:proofErr w:type="spellEnd"/>
          </w:p>
        </w:tc>
        <w:tc>
          <w:tcPr>
            <w:tcW w:w="1554" w:type="dxa"/>
          </w:tcPr>
          <w:p w14:paraId="16E4A0EA" w14:textId="77777777" w:rsidR="00FF01FF" w:rsidRPr="00CB1C05" w:rsidRDefault="003B0D81" w:rsidP="00CB1C05">
            <w:pPr>
              <w:spacing w:after="120"/>
              <w:rPr>
                <w:sz w:val="20"/>
              </w:rPr>
            </w:pPr>
            <w:r w:rsidRPr="00CB1C05">
              <w:rPr>
                <w:sz w:val="20"/>
              </w:rPr>
              <w:t>0</w:t>
            </w:r>
          </w:p>
        </w:tc>
        <w:tc>
          <w:tcPr>
            <w:tcW w:w="1572" w:type="dxa"/>
          </w:tcPr>
          <w:p w14:paraId="16E4A0EB" w14:textId="77777777" w:rsidR="00FF01FF" w:rsidRPr="00CB1C05" w:rsidRDefault="003B0D81" w:rsidP="00CB1C05">
            <w:pPr>
              <w:spacing w:after="120"/>
              <w:rPr>
                <w:sz w:val="20"/>
              </w:rPr>
            </w:pPr>
            <w:r w:rsidRPr="00CB1C05">
              <w:rPr>
                <w:sz w:val="20"/>
              </w:rPr>
              <w:t>Unset</w:t>
            </w:r>
          </w:p>
        </w:tc>
      </w:tr>
    </w:tbl>
    <w:p w14:paraId="16E4A0ED" w14:textId="77777777" w:rsidR="00EC2B18" w:rsidRDefault="00EC2B18">
      <w:pPr>
        <w:rPr>
          <w:ins w:id="1232" w:author="bmooney" w:date="2011-09-13T12:34:00Z"/>
        </w:rPr>
      </w:pPr>
    </w:p>
    <w:p w14:paraId="271C3C44" w14:textId="19125E80" w:rsidR="003A16C3" w:rsidRDefault="003A16C3">
      <w:pPr>
        <w:rPr>
          <w:ins w:id="1233" w:author="bmooney" w:date="2011-09-13T12:34:00Z"/>
          <w:sz w:val="20"/>
        </w:rPr>
      </w:pPr>
      <w:ins w:id="1234" w:author="bmooney" w:date="2011-09-13T12:34:00Z">
        <w:r w:rsidRPr="003A16C3">
          <w:rPr>
            <w:sz w:val="20"/>
          </w:rPr>
          <w:t xml:space="preserve">Note that the information above is not converted into </w:t>
        </w:r>
        <w:r>
          <w:rPr>
            <w:sz w:val="20"/>
          </w:rPr>
          <w:t xml:space="preserve">default values based on the </w:t>
        </w:r>
        <w:proofErr w:type="spellStart"/>
        <w:r>
          <w:rPr>
            <w:sz w:val="20"/>
          </w:rPr>
          <w:t>req</w:t>
        </w:r>
        <w:proofErr w:type="spellEnd"/>
        <w:r>
          <w:rPr>
            <w:sz w:val="20"/>
          </w:rPr>
          <w:t xml:space="preserve"> form version until after the </w:t>
        </w:r>
      </w:ins>
      <w:ins w:id="1235" w:author="bmooney" w:date="2011-09-13T12:35:00Z">
        <w:r>
          <w:rPr>
            <w:sz w:val="20"/>
          </w:rPr>
          <w:t>requisition</w:t>
        </w:r>
      </w:ins>
      <w:ins w:id="1236" w:author="bmooney" w:date="2011-09-13T12:34:00Z">
        <w:r>
          <w:rPr>
            <w:sz w:val="20"/>
          </w:rPr>
          <w:t xml:space="preserve"> is saved the first time. </w:t>
        </w:r>
      </w:ins>
    </w:p>
    <w:p w14:paraId="1AFF3D17" w14:textId="77777777" w:rsidR="003A16C3" w:rsidRPr="003A16C3" w:rsidRDefault="003A16C3">
      <w:pPr>
        <w:rPr>
          <w:sz w:val="20"/>
          <w:rPrChange w:id="1237" w:author="bmooney" w:date="2011-09-13T12:34:00Z">
            <w:rPr/>
          </w:rPrChange>
        </w:rPr>
      </w:pPr>
    </w:p>
    <w:p w14:paraId="16E4A0EE" w14:textId="77777777" w:rsidR="00684432" w:rsidRDefault="0022664B" w:rsidP="00E1023E">
      <w:pPr>
        <w:pStyle w:val="Body2"/>
      </w:pPr>
      <w:proofErr w:type="gramStart"/>
      <w:r>
        <w:t>FR-1430</w:t>
      </w:r>
      <w:r w:rsidR="00E85D6B" w:rsidRPr="00FB06D0">
        <w:t>.</w:t>
      </w:r>
      <w:proofErr w:type="gramEnd"/>
      <w:r w:rsidR="00E85D6B" w:rsidRPr="00FB06D0">
        <w:t xml:space="preserve"> </w:t>
      </w:r>
      <w:r w:rsidR="00CB1C05">
        <w:t xml:space="preserve"> </w:t>
      </w:r>
      <w:r w:rsidR="00E85D6B" w:rsidRPr="00FB06D0">
        <w:t xml:space="preserve">When a new colon requisition is created, information is inserted into </w:t>
      </w:r>
      <w:proofErr w:type="spellStart"/>
      <w:r w:rsidR="00E85D6B" w:rsidRPr="00FB06D0">
        <w:t>tblSpecimen_Colon</w:t>
      </w:r>
      <w:proofErr w:type="spellEnd"/>
      <w:del w:id="1238" w:author="bmooney" w:date="2011-08-10T15:41:00Z">
        <w:r w:rsidR="00E85D6B" w:rsidRPr="00FB06D0" w:rsidDel="00C20CA7">
          <w:delText>RC</w:delText>
        </w:r>
      </w:del>
      <w:r w:rsidR="00E85D6B" w:rsidRPr="00FB06D0">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0"/>
        <w:gridCol w:w="1980"/>
        <w:gridCol w:w="2880"/>
        <w:gridCol w:w="1620"/>
        <w:gridCol w:w="1530"/>
      </w:tblGrid>
      <w:tr w:rsidR="00FF01FF" w:rsidRPr="00CB1C05" w14:paraId="16E4A0F4" w14:textId="77777777" w:rsidTr="006B4698">
        <w:tc>
          <w:tcPr>
            <w:tcW w:w="990" w:type="dxa"/>
          </w:tcPr>
          <w:p w14:paraId="16E4A0EF" w14:textId="77777777" w:rsidR="00FF01FF" w:rsidRPr="00CB1C05" w:rsidRDefault="00FF01FF" w:rsidP="00CB1C05">
            <w:pPr>
              <w:spacing w:after="120"/>
              <w:rPr>
                <w:sz w:val="20"/>
              </w:rPr>
            </w:pPr>
            <w:r w:rsidRPr="00CB1C05">
              <w:rPr>
                <w:sz w:val="20"/>
              </w:rPr>
              <w:t>FR-#</w:t>
            </w:r>
          </w:p>
        </w:tc>
        <w:tc>
          <w:tcPr>
            <w:tcW w:w="1980" w:type="dxa"/>
          </w:tcPr>
          <w:p w14:paraId="16E4A0F0" w14:textId="77777777" w:rsidR="00FF01FF" w:rsidRPr="00CB1C05" w:rsidRDefault="00FF01FF" w:rsidP="00CB1C05">
            <w:pPr>
              <w:spacing w:after="120"/>
              <w:rPr>
                <w:sz w:val="20"/>
              </w:rPr>
            </w:pPr>
            <w:r w:rsidRPr="00CB1C05">
              <w:rPr>
                <w:sz w:val="20"/>
              </w:rPr>
              <w:t>Table</w:t>
            </w:r>
          </w:p>
        </w:tc>
        <w:tc>
          <w:tcPr>
            <w:tcW w:w="2880" w:type="dxa"/>
          </w:tcPr>
          <w:p w14:paraId="16E4A0F1" w14:textId="77777777" w:rsidR="00FF01FF" w:rsidRPr="00CB1C05" w:rsidRDefault="00FF01FF" w:rsidP="00CB1C05">
            <w:pPr>
              <w:spacing w:after="120"/>
              <w:rPr>
                <w:sz w:val="20"/>
              </w:rPr>
            </w:pPr>
            <w:r w:rsidRPr="00CB1C05">
              <w:rPr>
                <w:sz w:val="20"/>
              </w:rPr>
              <w:t>Column</w:t>
            </w:r>
          </w:p>
        </w:tc>
        <w:tc>
          <w:tcPr>
            <w:tcW w:w="1620" w:type="dxa"/>
          </w:tcPr>
          <w:p w14:paraId="16E4A0F2" w14:textId="77777777" w:rsidR="00FF01FF" w:rsidRPr="00CB1C05" w:rsidRDefault="00FF01FF" w:rsidP="00CB1C05">
            <w:pPr>
              <w:spacing w:after="120"/>
              <w:rPr>
                <w:sz w:val="20"/>
              </w:rPr>
            </w:pPr>
            <w:r w:rsidRPr="00CB1C05">
              <w:rPr>
                <w:sz w:val="20"/>
              </w:rPr>
              <w:t>Default value</w:t>
            </w:r>
          </w:p>
        </w:tc>
        <w:tc>
          <w:tcPr>
            <w:tcW w:w="1530" w:type="dxa"/>
          </w:tcPr>
          <w:p w14:paraId="16E4A0F3" w14:textId="77777777" w:rsidR="00FF01FF" w:rsidRPr="00CB1C05" w:rsidRDefault="00FF01FF" w:rsidP="00CB1C05">
            <w:pPr>
              <w:spacing w:after="120"/>
              <w:rPr>
                <w:sz w:val="20"/>
              </w:rPr>
            </w:pPr>
            <w:r w:rsidRPr="00CB1C05">
              <w:rPr>
                <w:sz w:val="20"/>
              </w:rPr>
              <w:t>Meaning</w:t>
            </w:r>
          </w:p>
        </w:tc>
      </w:tr>
      <w:tr w:rsidR="00A25386" w:rsidRPr="00CB1C05" w14:paraId="16E4A0FA" w14:textId="77777777" w:rsidTr="006B4698">
        <w:tc>
          <w:tcPr>
            <w:tcW w:w="990" w:type="dxa"/>
          </w:tcPr>
          <w:p w14:paraId="16E4A0F5" w14:textId="11F7D74E" w:rsidR="00A25386" w:rsidRPr="00CB1C05" w:rsidRDefault="00312CA1" w:rsidP="00BB29E6">
            <w:pPr>
              <w:spacing w:after="120"/>
              <w:rPr>
                <w:sz w:val="20"/>
              </w:rPr>
            </w:pPr>
            <w:ins w:id="1239" w:author="bmooney" w:date="2011-06-30T16:59:00Z">
              <w:r>
                <w:rPr>
                  <w:sz w:val="20"/>
                </w:rPr>
                <w:t>FR-</w:t>
              </w:r>
            </w:ins>
            <w:r w:rsidR="0022664B" w:rsidRPr="00CB1C05">
              <w:rPr>
                <w:sz w:val="20"/>
              </w:rPr>
              <w:t>1431</w:t>
            </w:r>
          </w:p>
        </w:tc>
        <w:tc>
          <w:tcPr>
            <w:tcW w:w="1980" w:type="dxa"/>
          </w:tcPr>
          <w:p w14:paraId="16E4A0F6" w14:textId="77777777" w:rsidR="00A25386" w:rsidRPr="00CB1C05" w:rsidRDefault="00A25386" w:rsidP="00CB1C05">
            <w:pPr>
              <w:spacing w:after="120"/>
              <w:rPr>
                <w:sz w:val="20"/>
              </w:rPr>
            </w:pPr>
            <w:proofErr w:type="spellStart"/>
            <w:r w:rsidRPr="00CB1C05">
              <w:rPr>
                <w:sz w:val="20"/>
              </w:rPr>
              <w:t>tblSpecimen_Colon</w:t>
            </w:r>
            <w:proofErr w:type="spellEnd"/>
          </w:p>
        </w:tc>
        <w:tc>
          <w:tcPr>
            <w:tcW w:w="2880" w:type="dxa"/>
          </w:tcPr>
          <w:p w14:paraId="16E4A0F7" w14:textId="77777777" w:rsidR="00A25386" w:rsidRPr="00CB1C05" w:rsidRDefault="00A25386" w:rsidP="00CB1C05">
            <w:pPr>
              <w:spacing w:after="120"/>
              <w:rPr>
                <w:sz w:val="20"/>
              </w:rPr>
            </w:pPr>
            <w:proofErr w:type="spellStart"/>
            <w:r w:rsidRPr="00CB1C05">
              <w:rPr>
                <w:sz w:val="20"/>
              </w:rPr>
              <w:t>ClinicalStageEnumID</w:t>
            </w:r>
            <w:proofErr w:type="spellEnd"/>
          </w:p>
        </w:tc>
        <w:tc>
          <w:tcPr>
            <w:tcW w:w="1620" w:type="dxa"/>
          </w:tcPr>
          <w:p w14:paraId="16E4A0F8" w14:textId="77777777" w:rsidR="00A25386" w:rsidRPr="00CB1C05" w:rsidRDefault="00A25386" w:rsidP="00CB1C05">
            <w:pPr>
              <w:spacing w:after="120"/>
              <w:rPr>
                <w:sz w:val="20"/>
              </w:rPr>
            </w:pPr>
            <w:r w:rsidRPr="00CB1C05">
              <w:rPr>
                <w:sz w:val="20"/>
              </w:rPr>
              <w:t>0</w:t>
            </w:r>
          </w:p>
        </w:tc>
        <w:tc>
          <w:tcPr>
            <w:tcW w:w="1530" w:type="dxa"/>
          </w:tcPr>
          <w:p w14:paraId="16E4A0F9" w14:textId="77777777" w:rsidR="00A25386" w:rsidRPr="00CB1C05" w:rsidRDefault="00A25386" w:rsidP="00CB1C05">
            <w:pPr>
              <w:spacing w:after="120"/>
              <w:rPr>
                <w:sz w:val="20"/>
              </w:rPr>
            </w:pPr>
            <w:r w:rsidRPr="00CB1C05">
              <w:rPr>
                <w:sz w:val="20"/>
              </w:rPr>
              <w:t>Unset</w:t>
            </w:r>
          </w:p>
        </w:tc>
      </w:tr>
      <w:tr w:rsidR="00A25386" w:rsidRPr="00CB1C05" w14:paraId="16E4A100" w14:textId="77777777" w:rsidTr="006B4698">
        <w:tc>
          <w:tcPr>
            <w:tcW w:w="990" w:type="dxa"/>
          </w:tcPr>
          <w:p w14:paraId="16E4A0FB" w14:textId="3BB42199" w:rsidR="00A25386" w:rsidRPr="00CB1C05" w:rsidRDefault="00312CA1" w:rsidP="00BB29E6">
            <w:pPr>
              <w:spacing w:after="120"/>
              <w:rPr>
                <w:sz w:val="20"/>
              </w:rPr>
            </w:pPr>
            <w:ins w:id="1240" w:author="bmooney" w:date="2011-06-30T16:59:00Z">
              <w:r>
                <w:rPr>
                  <w:sz w:val="20"/>
                </w:rPr>
                <w:t>FR-</w:t>
              </w:r>
            </w:ins>
            <w:r w:rsidR="0022664B" w:rsidRPr="00CB1C05">
              <w:rPr>
                <w:sz w:val="20"/>
              </w:rPr>
              <w:t>1432</w:t>
            </w:r>
          </w:p>
        </w:tc>
        <w:tc>
          <w:tcPr>
            <w:tcW w:w="1980" w:type="dxa"/>
          </w:tcPr>
          <w:p w14:paraId="16E4A0FC" w14:textId="77777777" w:rsidR="00A25386" w:rsidRPr="00CB1C05" w:rsidRDefault="00A25386" w:rsidP="00CB1C05">
            <w:pPr>
              <w:spacing w:after="120"/>
              <w:rPr>
                <w:sz w:val="20"/>
              </w:rPr>
            </w:pPr>
            <w:proofErr w:type="spellStart"/>
            <w:r w:rsidRPr="00CB1C05">
              <w:rPr>
                <w:sz w:val="20"/>
              </w:rPr>
              <w:t>tblSpecimen_Colon</w:t>
            </w:r>
            <w:proofErr w:type="spellEnd"/>
          </w:p>
        </w:tc>
        <w:tc>
          <w:tcPr>
            <w:tcW w:w="2880" w:type="dxa"/>
          </w:tcPr>
          <w:p w14:paraId="16E4A0FD" w14:textId="77777777" w:rsidR="00A25386" w:rsidRPr="00CB1C05" w:rsidRDefault="00A25386" w:rsidP="00CB1C05">
            <w:pPr>
              <w:spacing w:after="120"/>
              <w:rPr>
                <w:sz w:val="20"/>
              </w:rPr>
            </w:pPr>
            <w:r w:rsidRPr="00CB1C05">
              <w:rPr>
                <w:sz w:val="20"/>
              </w:rPr>
              <w:t>T4EnumID</w:t>
            </w:r>
          </w:p>
        </w:tc>
        <w:tc>
          <w:tcPr>
            <w:tcW w:w="1620" w:type="dxa"/>
          </w:tcPr>
          <w:p w14:paraId="16E4A0FE" w14:textId="77777777" w:rsidR="00A25386" w:rsidRPr="00CB1C05" w:rsidRDefault="00A25386" w:rsidP="00CB1C05">
            <w:pPr>
              <w:spacing w:after="120"/>
              <w:rPr>
                <w:sz w:val="20"/>
              </w:rPr>
            </w:pPr>
            <w:r w:rsidRPr="00CB1C05">
              <w:rPr>
                <w:sz w:val="20"/>
              </w:rPr>
              <w:t>0</w:t>
            </w:r>
          </w:p>
        </w:tc>
        <w:tc>
          <w:tcPr>
            <w:tcW w:w="1530" w:type="dxa"/>
          </w:tcPr>
          <w:p w14:paraId="16E4A0FF" w14:textId="77777777" w:rsidR="00A25386" w:rsidRPr="00CB1C05" w:rsidRDefault="00A25386" w:rsidP="00CB1C05">
            <w:pPr>
              <w:spacing w:after="120"/>
              <w:rPr>
                <w:sz w:val="20"/>
              </w:rPr>
            </w:pPr>
            <w:r w:rsidRPr="00CB1C05">
              <w:rPr>
                <w:sz w:val="20"/>
              </w:rPr>
              <w:t>Unset</w:t>
            </w:r>
          </w:p>
        </w:tc>
      </w:tr>
      <w:tr w:rsidR="00FF01FF" w:rsidRPr="00CB1C05" w14:paraId="16E4A106" w14:textId="77777777" w:rsidTr="006B4698">
        <w:tc>
          <w:tcPr>
            <w:tcW w:w="990" w:type="dxa"/>
          </w:tcPr>
          <w:p w14:paraId="16E4A101" w14:textId="71C407EB" w:rsidR="00FF01FF" w:rsidRPr="00CB1C05" w:rsidRDefault="00312CA1" w:rsidP="00BB29E6">
            <w:pPr>
              <w:spacing w:after="120"/>
              <w:rPr>
                <w:sz w:val="20"/>
              </w:rPr>
            </w:pPr>
            <w:ins w:id="1241" w:author="bmooney" w:date="2011-06-30T16:59:00Z">
              <w:r>
                <w:rPr>
                  <w:sz w:val="20"/>
                </w:rPr>
                <w:t>FR-</w:t>
              </w:r>
            </w:ins>
            <w:r w:rsidR="0022664B" w:rsidRPr="00CB1C05">
              <w:rPr>
                <w:sz w:val="20"/>
              </w:rPr>
              <w:t>1433</w:t>
            </w:r>
          </w:p>
        </w:tc>
        <w:tc>
          <w:tcPr>
            <w:tcW w:w="1980" w:type="dxa"/>
          </w:tcPr>
          <w:p w14:paraId="16E4A102" w14:textId="77777777" w:rsidR="00FF01FF" w:rsidRPr="00CB1C05" w:rsidRDefault="002C3453" w:rsidP="00CB1C05">
            <w:pPr>
              <w:spacing w:after="120"/>
              <w:rPr>
                <w:sz w:val="20"/>
              </w:rPr>
            </w:pPr>
            <w:proofErr w:type="spellStart"/>
            <w:r w:rsidRPr="00CB1C05">
              <w:rPr>
                <w:sz w:val="20"/>
              </w:rPr>
              <w:t>tblSpecimen_Colon</w:t>
            </w:r>
            <w:proofErr w:type="spellEnd"/>
          </w:p>
        </w:tc>
        <w:tc>
          <w:tcPr>
            <w:tcW w:w="2880" w:type="dxa"/>
          </w:tcPr>
          <w:p w14:paraId="16E4A103" w14:textId="77777777" w:rsidR="00FF01FF" w:rsidRPr="00CB1C05" w:rsidRDefault="00A25386" w:rsidP="00CB1C05">
            <w:pPr>
              <w:spacing w:after="120"/>
              <w:rPr>
                <w:sz w:val="20"/>
              </w:rPr>
            </w:pPr>
            <w:proofErr w:type="spellStart"/>
            <w:r w:rsidRPr="00CB1C05">
              <w:rPr>
                <w:sz w:val="20"/>
              </w:rPr>
              <w:t>MSIMMREnumID</w:t>
            </w:r>
            <w:proofErr w:type="spellEnd"/>
          </w:p>
        </w:tc>
        <w:tc>
          <w:tcPr>
            <w:tcW w:w="1620" w:type="dxa"/>
          </w:tcPr>
          <w:p w14:paraId="16E4A104" w14:textId="77777777" w:rsidR="00FF01FF" w:rsidRPr="00CB1C05" w:rsidRDefault="002C3453" w:rsidP="00CB1C05">
            <w:pPr>
              <w:spacing w:after="120"/>
              <w:rPr>
                <w:sz w:val="20"/>
              </w:rPr>
            </w:pPr>
            <w:r w:rsidRPr="00CB1C05">
              <w:rPr>
                <w:sz w:val="20"/>
              </w:rPr>
              <w:t>0</w:t>
            </w:r>
          </w:p>
        </w:tc>
        <w:tc>
          <w:tcPr>
            <w:tcW w:w="1530" w:type="dxa"/>
          </w:tcPr>
          <w:p w14:paraId="16E4A105" w14:textId="77777777" w:rsidR="00FF01FF" w:rsidRPr="00CB1C05" w:rsidRDefault="002C3453" w:rsidP="00CB1C05">
            <w:pPr>
              <w:spacing w:after="120"/>
              <w:rPr>
                <w:sz w:val="20"/>
              </w:rPr>
            </w:pPr>
            <w:r w:rsidRPr="00CB1C05">
              <w:rPr>
                <w:sz w:val="20"/>
              </w:rPr>
              <w:t>Unset</w:t>
            </w:r>
          </w:p>
        </w:tc>
      </w:tr>
    </w:tbl>
    <w:p w14:paraId="16E4A107" w14:textId="77777777" w:rsidR="00684432" w:rsidRDefault="007843CE" w:rsidP="00E1023E">
      <w:pPr>
        <w:pStyle w:val="Heading3"/>
      </w:pPr>
      <w:bookmarkStart w:id="1242" w:name="_Toc248042319"/>
      <w:bookmarkStart w:id="1243" w:name="_Toc270946255"/>
      <w:bookmarkStart w:id="1244" w:name="_Toc278358724"/>
      <w:bookmarkStart w:id="1245" w:name="_Toc295735801"/>
      <w:r>
        <w:t>Copying requisitions</w:t>
      </w:r>
      <w:bookmarkEnd w:id="1242"/>
      <w:bookmarkEnd w:id="1243"/>
      <w:bookmarkEnd w:id="1244"/>
      <w:bookmarkEnd w:id="1245"/>
    </w:p>
    <w:p w14:paraId="16E4A108" w14:textId="77777777" w:rsidR="00684432" w:rsidRDefault="0022664B" w:rsidP="00E1023E">
      <w:pPr>
        <w:pStyle w:val="Body3"/>
      </w:pPr>
      <w:proofErr w:type="gramStart"/>
      <w:r>
        <w:t>FR-1436</w:t>
      </w:r>
      <w:r w:rsidR="005A3953" w:rsidRPr="00FB06D0">
        <w:t>.</w:t>
      </w:r>
      <w:proofErr w:type="gramEnd"/>
      <w:r w:rsidR="00805815">
        <w:t xml:space="preserve"> </w:t>
      </w:r>
      <w:r w:rsidR="005A3953" w:rsidRPr="00FB06D0">
        <w:t xml:space="preserve"> If a new requisition is created as a copy of an old requisition, a new row is created in </w:t>
      </w:r>
      <w:proofErr w:type="spellStart"/>
      <w:r w:rsidR="005A3953" w:rsidRPr="00FB06D0">
        <w:t>tblPatient</w:t>
      </w:r>
      <w:proofErr w:type="spellEnd"/>
      <w:r w:rsidR="005A3953" w:rsidRPr="00FB06D0">
        <w:t xml:space="preserve"> t</w:t>
      </w:r>
      <w:r w:rsidR="001B7F61" w:rsidRPr="00FB06D0">
        <w:t xml:space="preserve">hat duplicates the previous row with the exception of the Medical Record Number (which is null in the new record) and the Hospitalization Status (which is 0 in the new record).  </w:t>
      </w:r>
      <w:r w:rsidR="00864E32" w:rsidRPr="00FB06D0">
        <w:t>Note that the Medical Record Number is new because this can change if the patient is hospitalized at a different hospital.</w:t>
      </w:r>
    </w:p>
    <w:p w14:paraId="16E4A109" w14:textId="77777777" w:rsidR="00684432" w:rsidRDefault="0022664B" w:rsidP="00E1023E">
      <w:pPr>
        <w:pStyle w:val="Body3"/>
      </w:pPr>
      <w:proofErr w:type="gramStart"/>
      <w:r>
        <w:t>FR-1437</w:t>
      </w:r>
      <w:r w:rsidR="005A3953" w:rsidRPr="00FB06D0">
        <w:t>.</w:t>
      </w:r>
      <w:proofErr w:type="gramEnd"/>
      <w:r w:rsidR="005A3953" w:rsidRPr="00FB06D0">
        <w:t xml:space="preserve"> </w:t>
      </w:r>
      <w:r w:rsidR="009F647A" w:rsidRPr="00FB06D0">
        <w:t xml:space="preserve"> </w:t>
      </w:r>
      <w:r w:rsidR="00BA0A88" w:rsidRPr="00FB06D0">
        <w:t xml:space="preserve">If a new requisition is created as a copy of an old requisition, the initial values in </w:t>
      </w:r>
      <w:proofErr w:type="spellStart"/>
      <w:r w:rsidR="00BA0A88" w:rsidRPr="00FB06D0">
        <w:t>tblRequisitionStatus</w:t>
      </w:r>
      <w:proofErr w:type="spellEnd"/>
      <w:r w:rsidR="00BA0A88" w:rsidRPr="00FB06D0">
        <w:t xml:space="preserve"> should be identical to a new requisition; see requirements </w:t>
      </w:r>
      <w:r w:rsidR="007843CE">
        <w:t>FR-1319 – FR-1416</w:t>
      </w:r>
      <w:r w:rsidR="00BA0A88" w:rsidRPr="00FB06D0">
        <w:t>.</w:t>
      </w:r>
    </w:p>
    <w:p w14:paraId="16E4A10A" w14:textId="77777777" w:rsidR="00684432" w:rsidRDefault="0022664B" w:rsidP="00E1023E">
      <w:pPr>
        <w:pStyle w:val="Body3"/>
      </w:pPr>
      <w:proofErr w:type="gramStart"/>
      <w:r>
        <w:t>FR-1438</w:t>
      </w:r>
      <w:r w:rsidR="00BA0A88" w:rsidRPr="00FB06D0">
        <w:t>.</w:t>
      </w:r>
      <w:proofErr w:type="gramEnd"/>
      <w:r w:rsidR="00805815">
        <w:t xml:space="preserve"> </w:t>
      </w:r>
      <w:r w:rsidR="00BA0A88" w:rsidRPr="00FB06D0">
        <w:t xml:space="preserve"> If a new requisition is created as a copy of an old requisition, the initial values in </w:t>
      </w:r>
      <w:r w:rsidR="00A9211B" w:rsidRPr="00FB06D0">
        <w:t xml:space="preserve">the following columns of </w:t>
      </w:r>
      <w:proofErr w:type="spellStart"/>
      <w:r w:rsidR="00A9211B" w:rsidRPr="00FB06D0">
        <w:t>tblRequisition</w:t>
      </w:r>
      <w:proofErr w:type="spellEnd"/>
      <w:r w:rsidR="00A9211B" w:rsidRPr="00FB06D0">
        <w:t xml:space="preserve"> are identical to the copied requisition</w:t>
      </w:r>
      <w:r w:rsidR="00CE30DE" w:rsidRPr="00FB06D0">
        <w: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0"/>
      </w:tblGrid>
      <w:tr w:rsidR="0022664B" w:rsidRPr="00CB1C05" w14:paraId="16E4A10C" w14:textId="77777777" w:rsidTr="006B4698">
        <w:tc>
          <w:tcPr>
            <w:tcW w:w="7740" w:type="dxa"/>
          </w:tcPr>
          <w:p w14:paraId="16E4A10B" w14:textId="77777777" w:rsidR="0022664B" w:rsidRPr="00CB1C05" w:rsidRDefault="0022664B" w:rsidP="00CB1C05">
            <w:pPr>
              <w:spacing w:after="120"/>
              <w:rPr>
                <w:sz w:val="20"/>
              </w:rPr>
            </w:pPr>
            <w:r w:rsidRPr="00CB1C05">
              <w:rPr>
                <w:sz w:val="20"/>
              </w:rPr>
              <w:t>Column name</w:t>
            </w:r>
          </w:p>
        </w:tc>
      </w:tr>
      <w:tr w:rsidR="0022664B" w:rsidRPr="00CB1C05" w14:paraId="16E4A10E" w14:textId="77777777" w:rsidTr="006B4698">
        <w:tc>
          <w:tcPr>
            <w:tcW w:w="7740" w:type="dxa"/>
          </w:tcPr>
          <w:p w14:paraId="16E4A10D" w14:textId="77777777" w:rsidR="0022664B" w:rsidRPr="00CB1C05" w:rsidRDefault="0022664B" w:rsidP="00CB1C05">
            <w:pPr>
              <w:spacing w:after="120"/>
              <w:rPr>
                <w:sz w:val="20"/>
              </w:rPr>
            </w:pPr>
            <w:proofErr w:type="spellStart"/>
            <w:r w:rsidRPr="00CB1C05">
              <w:rPr>
                <w:sz w:val="20"/>
              </w:rPr>
              <w:t>BillingType</w:t>
            </w:r>
            <w:proofErr w:type="spellEnd"/>
          </w:p>
        </w:tc>
      </w:tr>
      <w:tr w:rsidR="0022664B" w:rsidRPr="00CB1C05" w14:paraId="16E4A110" w14:textId="77777777" w:rsidTr="006B4698">
        <w:tc>
          <w:tcPr>
            <w:tcW w:w="7740" w:type="dxa"/>
          </w:tcPr>
          <w:p w14:paraId="16E4A10F" w14:textId="77777777" w:rsidR="0022664B" w:rsidRPr="00CB1C05" w:rsidRDefault="0022664B" w:rsidP="00CB1C05">
            <w:pPr>
              <w:spacing w:after="120"/>
              <w:rPr>
                <w:sz w:val="20"/>
              </w:rPr>
            </w:pPr>
            <w:proofErr w:type="spellStart"/>
            <w:r w:rsidRPr="00CB1C05">
              <w:rPr>
                <w:sz w:val="20"/>
              </w:rPr>
              <w:t>CreditCardName</w:t>
            </w:r>
            <w:proofErr w:type="spellEnd"/>
          </w:p>
        </w:tc>
      </w:tr>
      <w:tr w:rsidR="0022664B" w:rsidRPr="00CB1C05" w14:paraId="16E4A112" w14:textId="77777777" w:rsidTr="006B4698">
        <w:tc>
          <w:tcPr>
            <w:tcW w:w="7740" w:type="dxa"/>
          </w:tcPr>
          <w:p w14:paraId="16E4A111" w14:textId="77777777" w:rsidR="0022664B" w:rsidRPr="00CB1C05" w:rsidRDefault="0022664B" w:rsidP="00CB1C05">
            <w:pPr>
              <w:spacing w:after="120"/>
              <w:rPr>
                <w:sz w:val="20"/>
              </w:rPr>
            </w:pPr>
            <w:proofErr w:type="spellStart"/>
            <w:r w:rsidRPr="00CB1C05">
              <w:rPr>
                <w:sz w:val="20"/>
              </w:rPr>
              <w:t>CreditCardNumber</w:t>
            </w:r>
            <w:proofErr w:type="spellEnd"/>
          </w:p>
        </w:tc>
      </w:tr>
      <w:tr w:rsidR="0022664B" w:rsidRPr="00CB1C05" w14:paraId="16E4A114" w14:textId="77777777" w:rsidTr="006B4698">
        <w:tc>
          <w:tcPr>
            <w:tcW w:w="7740" w:type="dxa"/>
          </w:tcPr>
          <w:p w14:paraId="16E4A113" w14:textId="77777777" w:rsidR="0022664B" w:rsidRPr="00CB1C05" w:rsidRDefault="0022664B" w:rsidP="00CB1C05">
            <w:pPr>
              <w:spacing w:after="120"/>
              <w:rPr>
                <w:sz w:val="20"/>
              </w:rPr>
            </w:pPr>
            <w:proofErr w:type="spellStart"/>
            <w:r w:rsidRPr="00CB1C05">
              <w:rPr>
                <w:sz w:val="20"/>
              </w:rPr>
              <w:t>CreditCardExpiration</w:t>
            </w:r>
            <w:proofErr w:type="spellEnd"/>
          </w:p>
        </w:tc>
      </w:tr>
      <w:tr w:rsidR="0022664B" w:rsidRPr="00CB1C05" w14:paraId="16E4A116" w14:textId="77777777" w:rsidTr="006B4698">
        <w:tc>
          <w:tcPr>
            <w:tcW w:w="7740" w:type="dxa"/>
          </w:tcPr>
          <w:p w14:paraId="16E4A115" w14:textId="77777777" w:rsidR="0022664B" w:rsidRPr="00CB1C05" w:rsidRDefault="0022664B" w:rsidP="00CB1C05">
            <w:pPr>
              <w:spacing w:after="120"/>
              <w:rPr>
                <w:sz w:val="20"/>
              </w:rPr>
            </w:pPr>
            <w:proofErr w:type="spellStart"/>
            <w:r w:rsidRPr="00CB1C05">
              <w:rPr>
                <w:sz w:val="20"/>
              </w:rPr>
              <w:t>CheckName</w:t>
            </w:r>
            <w:proofErr w:type="spellEnd"/>
          </w:p>
        </w:tc>
      </w:tr>
      <w:tr w:rsidR="0022664B" w:rsidRPr="00CB1C05" w14:paraId="16E4A118" w14:textId="77777777" w:rsidTr="006B4698">
        <w:tc>
          <w:tcPr>
            <w:tcW w:w="7740" w:type="dxa"/>
          </w:tcPr>
          <w:p w14:paraId="16E4A117" w14:textId="77777777" w:rsidR="0022664B" w:rsidRPr="00CB1C05" w:rsidRDefault="0022664B" w:rsidP="00CB1C05">
            <w:pPr>
              <w:spacing w:after="120"/>
              <w:rPr>
                <w:sz w:val="20"/>
              </w:rPr>
            </w:pPr>
            <w:proofErr w:type="spellStart"/>
            <w:r w:rsidRPr="00CB1C05">
              <w:rPr>
                <w:sz w:val="20"/>
              </w:rPr>
              <w:t>CheckNumber</w:t>
            </w:r>
            <w:proofErr w:type="spellEnd"/>
          </w:p>
        </w:tc>
      </w:tr>
      <w:tr w:rsidR="0022664B" w:rsidRPr="00CB1C05" w14:paraId="16E4A11A" w14:textId="77777777" w:rsidTr="006B4698">
        <w:tc>
          <w:tcPr>
            <w:tcW w:w="7740" w:type="dxa"/>
          </w:tcPr>
          <w:p w14:paraId="16E4A119" w14:textId="77777777" w:rsidR="0022664B" w:rsidRPr="00CB1C05" w:rsidRDefault="0022664B" w:rsidP="00CB1C05">
            <w:pPr>
              <w:spacing w:after="120"/>
              <w:rPr>
                <w:sz w:val="20"/>
              </w:rPr>
            </w:pPr>
            <w:proofErr w:type="spellStart"/>
            <w:r w:rsidRPr="00CB1C05">
              <w:rPr>
                <w:sz w:val="20"/>
              </w:rPr>
              <w:t>CheckAmount</w:t>
            </w:r>
            <w:proofErr w:type="spellEnd"/>
          </w:p>
        </w:tc>
      </w:tr>
      <w:tr w:rsidR="0022664B" w:rsidRPr="00CB1C05" w14:paraId="16E4A11C" w14:textId="77777777" w:rsidTr="006B4698">
        <w:tc>
          <w:tcPr>
            <w:tcW w:w="7740" w:type="dxa"/>
          </w:tcPr>
          <w:p w14:paraId="16E4A11B" w14:textId="77777777" w:rsidR="0022664B" w:rsidRPr="00CB1C05" w:rsidRDefault="0022664B" w:rsidP="00CB1C05">
            <w:pPr>
              <w:spacing w:after="120"/>
              <w:rPr>
                <w:sz w:val="20"/>
              </w:rPr>
            </w:pPr>
            <w:proofErr w:type="spellStart"/>
            <w:r w:rsidRPr="00CB1C05">
              <w:rPr>
                <w:sz w:val="20"/>
              </w:rPr>
              <w:t>BillingNotes</w:t>
            </w:r>
            <w:proofErr w:type="spellEnd"/>
          </w:p>
        </w:tc>
      </w:tr>
    </w:tbl>
    <w:p w14:paraId="16E4A11D" w14:textId="77777777" w:rsidR="00684432" w:rsidRDefault="000463B6" w:rsidP="00E1023E">
      <w:pPr>
        <w:pStyle w:val="Body3"/>
      </w:pPr>
      <w:r>
        <w:t>Note that the other columns are populated with default values as specified in FR-162-180, FR-193</w:t>
      </w:r>
    </w:p>
    <w:p w14:paraId="16E4A11E" w14:textId="77777777" w:rsidR="00684432" w:rsidRDefault="0022664B" w:rsidP="00E1023E">
      <w:pPr>
        <w:pStyle w:val="Body3"/>
      </w:pPr>
      <w:proofErr w:type="gramStart"/>
      <w:r>
        <w:t>FR-1439</w:t>
      </w:r>
      <w:r w:rsidR="003E0B51" w:rsidRPr="00FB06D0">
        <w:t>.</w:t>
      </w:r>
      <w:proofErr w:type="gramEnd"/>
      <w:r w:rsidR="00805815">
        <w:t xml:space="preserve"> </w:t>
      </w:r>
      <w:r w:rsidR="003E0B51" w:rsidRPr="00FB06D0">
        <w:t xml:space="preserve"> If a new requisition is created as a copy of an old requisition</w:t>
      </w:r>
      <w:r w:rsidR="00372927" w:rsidRPr="00FB06D0">
        <w:t xml:space="preserve">, a new row is created in </w:t>
      </w:r>
      <w:proofErr w:type="spellStart"/>
      <w:r w:rsidR="00372927" w:rsidRPr="00FB06D0">
        <w:t>tblInsurance</w:t>
      </w:r>
      <w:proofErr w:type="spellEnd"/>
      <w:r w:rsidR="00372927" w:rsidRPr="00FB06D0">
        <w:t xml:space="preserve"> which duplicates the contents of the old row, with the exception of the columns </w:t>
      </w:r>
      <w:proofErr w:type="spellStart"/>
      <w:r w:rsidR="00372927" w:rsidRPr="00FB06D0">
        <w:t>AuthorizationNumber</w:t>
      </w:r>
      <w:proofErr w:type="spellEnd"/>
      <w:r w:rsidR="00372927" w:rsidRPr="00FB06D0">
        <w:t xml:space="preserve"> (which is null in the new row) and </w:t>
      </w:r>
      <w:proofErr w:type="spellStart"/>
      <w:r w:rsidR="00372927" w:rsidRPr="00FB06D0">
        <w:t>PriorAuthAttachmentEnumID</w:t>
      </w:r>
      <w:proofErr w:type="spellEnd"/>
      <w:r w:rsidR="00372927" w:rsidRPr="00FB06D0">
        <w:t xml:space="preserve"> (which is 0 in the new row)</w:t>
      </w:r>
    </w:p>
    <w:p w14:paraId="16E4A11F" w14:textId="123B304C" w:rsidR="00684432" w:rsidRDefault="0022664B" w:rsidP="00E1023E">
      <w:pPr>
        <w:pStyle w:val="Body3"/>
        <w:rPr>
          <w:ins w:id="1246" w:author="bmooney" w:date="2011-06-30T16:54:00Z"/>
        </w:rPr>
      </w:pPr>
      <w:proofErr w:type="gramStart"/>
      <w:r w:rsidRPr="00DB267B">
        <w:t>FR-1440</w:t>
      </w:r>
      <w:r w:rsidR="00372927" w:rsidRPr="00DB267B">
        <w:t>.</w:t>
      </w:r>
      <w:proofErr w:type="gramEnd"/>
      <w:r w:rsidR="00372927" w:rsidRPr="00DB267B">
        <w:t xml:space="preserve"> </w:t>
      </w:r>
      <w:r w:rsidR="00DB267B" w:rsidRPr="00DB267B">
        <w:t xml:space="preserve"> </w:t>
      </w:r>
      <w:r w:rsidR="00372927" w:rsidRPr="00DB267B">
        <w:t xml:space="preserve">If a new requisition is created as a copy of an old requisition, the new requisition gets default values in </w:t>
      </w:r>
      <w:proofErr w:type="spellStart"/>
      <w:r w:rsidR="00372927" w:rsidRPr="00DB267B">
        <w:t>tblSpecimen</w:t>
      </w:r>
      <w:proofErr w:type="spellEnd"/>
      <w:r w:rsidR="00372927" w:rsidRPr="00DB267B">
        <w:t xml:space="preserve">, </w:t>
      </w:r>
      <w:proofErr w:type="spellStart"/>
      <w:r w:rsidR="00372927" w:rsidRPr="00DB267B">
        <w:t>tblSpecimen_BreastRC</w:t>
      </w:r>
      <w:proofErr w:type="spellEnd"/>
      <w:r w:rsidR="00372927" w:rsidRPr="00DB267B">
        <w:t xml:space="preserve">, and </w:t>
      </w:r>
      <w:proofErr w:type="spellStart"/>
      <w:r w:rsidR="00372927" w:rsidRPr="00DB267B">
        <w:t>tblSpecimen_Colon</w:t>
      </w:r>
      <w:proofErr w:type="spellEnd"/>
      <w:r w:rsidR="00372927" w:rsidRPr="00DB267B">
        <w:t>.</w:t>
      </w:r>
      <w:r w:rsidR="00771215">
        <w:t xml:space="preserve"> </w:t>
      </w:r>
      <w:r w:rsidR="00F126B4" w:rsidRPr="00DB267B">
        <w:t xml:space="preserve"> See </w:t>
      </w:r>
      <w:ins w:id="1247" w:author="bmooney" w:date="2011-06-30T16:59:00Z">
        <w:r w:rsidR="00312CA1">
          <w:t>FR-194-F</w:t>
        </w:r>
      </w:ins>
      <w:ins w:id="1248" w:author="bmooney" w:date="2011-06-30T17:00:00Z">
        <w:r w:rsidR="00312CA1">
          <w:t>R</w:t>
        </w:r>
      </w:ins>
      <w:ins w:id="1249" w:author="bmooney" w:date="2011-06-30T16:59:00Z">
        <w:r w:rsidR="00312CA1">
          <w:t>-199</w:t>
        </w:r>
        <w:proofErr w:type="gramStart"/>
        <w:r w:rsidR="00312CA1">
          <w:t>,</w:t>
        </w:r>
      </w:ins>
      <w:proofErr w:type="gramEnd"/>
      <w:del w:id="1250" w:author="bmooney" w:date="2011-06-30T16:55:00Z">
        <w:r w:rsidR="00F126B4" w:rsidRPr="00DB267B" w:rsidDel="00312CA1">
          <w:delText>FR</w:delText>
        </w:r>
        <w:r w:rsidR="009439EC" w:rsidRPr="00DB267B" w:rsidDel="00312CA1">
          <w:delText xml:space="preserve">-194-199, </w:delText>
        </w:r>
      </w:del>
      <w:r w:rsidR="009439EC" w:rsidRPr="00DB267B">
        <w:t>FR-1301-1312 and FR-1420-1433</w:t>
      </w:r>
      <w:r w:rsidR="00F126B4" w:rsidRPr="00DB267B">
        <w:t>.</w:t>
      </w:r>
    </w:p>
    <w:p w14:paraId="1BA87E34" w14:textId="0293C4B8" w:rsidR="00312CA1" w:rsidDel="00312CA1" w:rsidRDefault="00312CA1" w:rsidP="00E1023E">
      <w:pPr>
        <w:pStyle w:val="Body3"/>
        <w:rPr>
          <w:del w:id="1251" w:author="bmooney" w:date="2011-06-30T17:00:00Z"/>
        </w:rPr>
      </w:pPr>
    </w:p>
    <w:p w14:paraId="16E4A120" w14:textId="77777777" w:rsidR="00684432" w:rsidRDefault="0022664B" w:rsidP="00E1023E">
      <w:pPr>
        <w:pStyle w:val="Body3"/>
      </w:pPr>
      <w:proofErr w:type="gramStart"/>
      <w:r>
        <w:t>FR-1441</w:t>
      </w:r>
      <w:r w:rsidR="00F126B4" w:rsidRPr="00FB06D0">
        <w:t>.</w:t>
      </w:r>
      <w:proofErr w:type="gramEnd"/>
      <w:r w:rsidR="00F126B4" w:rsidRPr="00FB06D0">
        <w:t xml:space="preserve"> </w:t>
      </w:r>
      <w:r w:rsidR="00DB267B">
        <w:t xml:space="preserve"> </w:t>
      </w:r>
      <w:r w:rsidR="00F126B4" w:rsidRPr="00FB06D0">
        <w:t>If a new requisition is created as a copy of an old requisition</w:t>
      </w:r>
      <w:r w:rsidR="00CB1021">
        <w:t xml:space="preserve">, there is no information entered in </w:t>
      </w:r>
      <w:proofErr w:type="spellStart"/>
      <w:r w:rsidR="00CB1021">
        <w:t>tblRequisitionAlignment</w:t>
      </w:r>
      <w:proofErr w:type="spellEnd"/>
      <w:r w:rsidR="00F126B4" w:rsidRPr="00FB06D0">
        <w:t>.</w:t>
      </w:r>
    </w:p>
    <w:p w14:paraId="16E4A121" w14:textId="77777777" w:rsidR="00684432" w:rsidRDefault="00D36BB5" w:rsidP="00E1023E">
      <w:pPr>
        <w:pStyle w:val="Body3"/>
        <w:rPr>
          <w:ins w:id="1252" w:author="bmooney" w:date="2011-06-17T09:17:00Z"/>
        </w:rPr>
      </w:pPr>
      <w:proofErr w:type="gramStart"/>
      <w:r>
        <w:t>FR-1442.</w:t>
      </w:r>
      <w:proofErr w:type="gramEnd"/>
      <w:r>
        <w:t xml:space="preserve"> </w:t>
      </w:r>
      <w:r w:rsidR="00DB267B">
        <w:t xml:space="preserve"> </w:t>
      </w:r>
      <w:r>
        <w:t xml:space="preserve">If a new requisition is created as a copy of an old requisition, the </w:t>
      </w:r>
      <w:proofErr w:type="spellStart"/>
      <w:r>
        <w:t>SubmissionType</w:t>
      </w:r>
      <w:proofErr w:type="spellEnd"/>
      <w:r>
        <w:t xml:space="preserve"> field is set to 2, Resubmission.</w:t>
      </w:r>
    </w:p>
    <w:p w14:paraId="1C4FBBEB" w14:textId="0F8C54C6" w:rsidR="00943346" w:rsidRDefault="00943346" w:rsidP="00E1023E">
      <w:pPr>
        <w:pStyle w:val="Body3"/>
        <w:rPr>
          <w:ins w:id="1253" w:author="bmooney" w:date="2011-06-17T09:24:00Z"/>
        </w:rPr>
      </w:pPr>
      <w:proofErr w:type="gramStart"/>
      <w:ins w:id="1254" w:author="bmooney" w:date="2011-06-17T09:17:00Z">
        <w:r>
          <w:t>FR-1443.</w:t>
        </w:r>
        <w:proofErr w:type="gramEnd"/>
        <w:r>
          <w:t xml:space="preserve"> If a new requisition is created as a copy of an old requisition, the new requisition gets </w:t>
        </w:r>
      </w:ins>
      <w:ins w:id="1255" w:author="bmooney" w:date="2011-06-17T14:27:00Z">
        <w:r w:rsidR="00C25A23">
          <w:t xml:space="preserve">the Unknown </w:t>
        </w:r>
      </w:ins>
      <w:ins w:id="1256" w:author="bmooney" w:date="2011-06-30T17:00:00Z">
        <w:r w:rsidR="00312CA1">
          <w:t xml:space="preserve">orderable </w:t>
        </w:r>
      </w:ins>
      <w:ins w:id="1257" w:author="bmooney" w:date="2011-06-17T14:27:00Z">
        <w:r w:rsidR="00C25A23">
          <w:t xml:space="preserve">test type. </w:t>
        </w:r>
      </w:ins>
    </w:p>
    <w:p w14:paraId="567AAED9" w14:textId="032487BA" w:rsidR="00463E2E" w:rsidRDefault="00463E2E" w:rsidP="00E1023E">
      <w:pPr>
        <w:pStyle w:val="Body3"/>
        <w:rPr>
          <w:ins w:id="1258" w:author="bmooney" w:date="2011-06-17T09:19:00Z"/>
        </w:rPr>
      </w:pPr>
      <w:proofErr w:type="gramStart"/>
      <w:ins w:id="1259" w:author="bmooney" w:date="2011-06-17T09:24:00Z">
        <w:r>
          <w:t>FR-1444.</w:t>
        </w:r>
        <w:proofErr w:type="gramEnd"/>
        <w:r>
          <w:t xml:space="preserve"> If a new requisition is created as a copy of an old requisition, no information is copied about requisition contacts such as the ordering physician or the pathologist. </w:t>
        </w:r>
      </w:ins>
    </w:p>
    <w:p w14:paraId="7285FA36" w14:textId="49D99041" w:rsidR="00943346" w:rsidDel="00463E2E" w:rsidRDefault="00943346" w:rsidP="00E1023E">
      <w:pPr>
        <w:pStyle w:val="Body3"/>
        <w:rPr>
          <w:del w:id="1260" w:author="bmooney" w:date="2011-06-17T09:23:00Z"/>
        </w:rPr>
      </w:pPr>
    </w:p>
    <w:p w14:paraId="16E4A122" w14:textId="20CDBAF3" w:rsidR="00684432" w:rsidDel="0058314A" w:rsidRDefault="0022664B" w:rsidP="00E1023E">
      <w:pPr>
        <w:pStyle w:val="Body3"/>
        <w:rPr>
          <w:del w:id="1261" w:author="bmooney" w:date="2011-06-17T09:09:00Z"/>
        </w:rPr>
      </w:pPr>
      <w:del w:id="1262" w:author="bmooney" w:date="2011-06-17T09:09:00Z">
        <w:r w:rsidDel="0058314A">
          <w:delText>FR-1445</w:delText>
        </w:r>
        <w:r w:rsidR="00B5354E" w:rsidRPr="00FB06D0" w:rsidDel="0058314A">
          <w:delText xml:space="preserve">. </w:delText>
        </w:r>
        <w:r w:rsidR="00DB267B" w:rsidDel="0058314A">
          <w:delText xml:space="preserve"> </w:delText>
        </w:r>
        <w:r w:rsidR="00B5354E" w:rsidRPr="00FB06D0" w:rsidDel="0058314A">
          <w:delText>The Clear button resets the fields on the New Requisition screen to their defaults.</w:delText>
        </w:r>
      </w:del>
    </w:p>
    <w:p w14:paraId="16E4A123" w14:textId="237656F1" w:rsidR="00684432" w:rsidDel="0058314A" w:rsidRDefault="0022664B" w:rsidP="00E1023E">
      <w:pPr>
        <w:pStyle w:val="Body3"/>
        <w:rPr>
          <w:del w:id="1263" w:author="bmooney" w:date="2011-06-17T09:09:00Z"/>
        </w:rPr>
      </w:pPr>
      <w:del w:id="1264" w:author="bmooney" w:date="2011-06-17T09:09:00Z">
        <w:r w:rsidDel="0058314A">
          <w:delText>FR-1446</w:delText>
        </w:r>
        <w:r w:rsidR="00B5354E" w:rsidRPr="00FB06D0" w:rsidDel="0058314A">
          <w:delText xml:space="preserve">. </w:delText>
        </w:r>
        <w:r w:rsidR="00DB267B" w:rsidDel="0058314A">
          <w:delText xml:space="preserve"> </w:delText>
        </w:r>
        <w:r w:rsidR="00B5354E" w:rsidRPr="00FB06D0" w:rsidDel="0058314A">
          <w:delText xml:space="preserve">The default values of the fields on the New Requisition screen are as follows: </w:delText>
        </w:r>
        <w:r w:rsidR="00771215" w:rsidDel="0058314A">
          <w:delText xml:space="preserve"> </w:delText>
        </w:r>
        <w:r w:rsidR="00B5354E" w:rsidRPr="00FB06D0" w:rsidDel="0058314A">
          <w:delText xml:space="preserve">blank for all text fields, </w:delText>
        </w:r>
        <w:r w:rsidR="00E06605" w:rsidRPr="00FB06D0" w:rsidDel="0058314A">
          <w:delText>Unset</w:delText>
        </w:r>
        <w:r w:rsidR="00B5354E" w:rsidRPr="00FB06D0" w:rsidDel="0058314A">
          <w:delText xml:space="preserve"> for the test type, and blank for gender.</w:delText>
        </w:r>
      </w:del>
    </w:p>
    <w:p w14:paraId="16E4A124" w14:textId="58FEFBF5" w:rsidR="00684432" w:rsidDel="0058314A" w:rsidRDefault="0022664B" w:rsidP="00E1023E">
      <w:pPr>
        <w:pStyle w:val="Body3"/>
        <w:rPr>
          <w:del w:id="1265" w:author="bmooney" w:date="2011-06-17T09:09:00Z"/>
        </w:rPr>
      </w:pPr>
      <w:del w:id="1266" w:author="bmooney" w:date="2011-06-17T09:09:00Z">
        <w:r w:rsidDel="0058314A">
          <w:delText>FR-1447</w:delText>
        </w:r>
        <w:r w:rsidR="00B5354E" w:rsidRPr="00FB06D0" w:rsidDel="0058314A">
          <w:delText xml:space="preserve">. </w:delText>
        </w:r>
        <w:r w:rsidR="00DB267B" w:rsidDel="0058314A">
          <w:delText xml:space="preserve"> </w:delText>
        </w:r>
        <w:r w:rsidR="00B5354E" w:rsidRPr="00FB06D0" w:rsidDel="0058314A">
          <w:delText xml:space="preserve">The Close button on the New Requisition screen closes the window. </w:delText>
        </w:r>
      </w:del>
    </w:p>
    <w:p w14:paraId="16E4A125" w14:textId="7EADF5BC" w:rsidR="00684432" w:rsidDel="0058314A" w:rsidRDefault="0022664B" w:rsidP="00E1023E">
      <w:pPr>
        <w:pStyle w:val="Body3"/>
        <w:rPr>
          <w:del w:id="1267" w:author="bmooney" w:date="2011-06-17T09:09:00Z"/>
        </w:rPr>
      </w:pPr>
      <w:del w:id="1268" w:author="bmooney" w:date="2011-06-17T09:09:00Z">
        <w:r w:rsidRPr="00805815" w:rsidDel="0058314A">
          <w:delText>FR-1448</w:delText>
        </w:r>
        <w:r w:rsidR="00EC7E84" w:rsidRPr="00805815" w:rsidDel="0058314A">
          <w:delText xml:space="preserve">. </w:delText>
        </w:r>
        <w:r w:rsidR="00DB267B" w:rsidDel="0058314A">
          <w:delText xml:space="preserve"> </w:delText>
        </w:r>
        <w:r w:rsidR="00EC7E84" w:rsidRPr="00805815" w:rsidDel="0058314A">
          <w:delText>If the requisition barcode is from req form versions 1-10, the user is not allowed to choose Colon</w:delText>
        </w:r>
        <w:r w:rsidR="008F1A80" w:rsidRPr="00805815" w:rsidDel="0058314A">
          <w:delText xml:space="preserve"> or Unknown</w:delText>
        </w:r>
        <w:r w:rsidR="00EC7E84" w:rsidRPr="00805815" w:rsidDel="0058314A">
          <w:delText xml:space="preserve"> as a tes</w:delText>
        </w:r>
        <w:r w:rsidR="00771215" w:rsidDel="0058314A">
          <w:delText>t type.</w:delText>
        </w:r>
      </w:del>
    </w:p>
    <w:p w14:paraId="16E4A126" w14:textId="368AAA5A" w:rsidR="00684432" w:rsidDel="0058314A" w:rsidRDefault="0022664B" w:rsidP="00E1023E">
      <w:pPr>
        <w:pStyle w:val="Body3"/>
        <w:rPr>
          <w:del w:id="1269" w:author="bmooney" w:date="2011-06-17T09:09:00Z"/>
        </w:rPr>
      </w:pPr>
      <w:del w:id="1270" w:author="bmooney" w:date="2011-06-17T09:09:00Z">
        <w:r w:rsidRPr="00805815" w:rsidDel="0058314A">
          <w:delText>FR-1449</w:delText>
        </w:r>
        <w:r w:rsidR="000564E6" w:rsidRPr="00805815" w:rsidDel="0058314A">
          <w:delText xml:space="preserve">. </w:delText>
        </w:r>
        <w:r w:rsidR="00DB267B" w:rsidDel="0058314A">
          <w:delText xml:space="preserve"> </w:delText>
        </w:r>
        <w:r w:rsidR="000564E6" w:rsidRPr="00805815" w:rsidDel="0058314A">
          <w:delText xml:space="preserve">The requisition barcode test type defaults to </w:delText>
        </w:r>
        <w:r w:rsidR="00CB1021" w:rsidRPr="00805815" w:rsidDel="0058314A">
          <w:delText>u</w:delText>
        </w:r>
        <w:r w:rsidR="000564E6" w:rsidRPr="00805815" w:rsidDel="0058314A">
          <w:delText>n</w:delText>
        </w:r>
        <w:r w:rsidR="00CB1021" w:rsidRPr="00805815" w:rsidDel="0058314A">
          <w:delText>set</w:delText>
        </w:r>
        <w:r w:rsidR="000564E6" w:rsidRPr="00805815" w:rsidDel="0058314A">
          <w:delText>.</w:delText>
        </w:r>
      </w:del>
    </w:p>
    <w:p w14:paraId="16E4A127" w14:textId="6636C1A9" w:rsidR="00684432" w:rsidDel="0058314A" w:rsidRDefault="00F41D32" w:rsidP="00E1023E">
      <w:pPr>
        <w:pStyle w:val="Body3"/>
        <w:rPr>
          <w:del w:id="1271" w:author="bmooney" w:date="2011-06-17T09:09:00Z"/>
        </w:rPr>
      </w:pPr>
      <w:del w:id="1272" w:author="bmooney" w:date="2011-06-17T09:09:00Z">
        <w:r w:rsidRPr="00FB06D0" w:rsidDel="0058314A">
          <w:delText>The columns in the search results are as follows:</w:delText>
        </w:r>
      </w:del>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1350"/>
        <w:gridCol w:w="2880"/>
        <w:gridCol w:w="3690"/>
      </w:tblGrid>
      <w:tr w:rsidR="00D64A87" w:rsidRPr="00CB1C05" w:rsidDel="0058314A" w14:paraId="16E4A12C" w14:textId="3D373F7E" w:rsidTr="00CF592E">
        <w:trPr>
          <w:cantSplit/>
          <w:tblHeader/>
          <w:del w:id="1273" w:author="bmooney" w:date="2011-06-17T09:09:00Z"/>
        </w:trPr>
        <w:tc>
          <w:tcPr>
            <w:tcW w:w="720" w:type="dxa"/>
          </w:tcPr>
          <w:p w14:paraId="16E4A128" w14:textId="5DB06C1A" w:rsidR="00F41D32" w:rsidRPr="00CB1C05" w:rsidDel="0058314A" w:rsidRDefault="00F41D32" w:rsidP="00CB1C05">
            <w:pPr>
              <w:spacing w:after="120"/>
              <w:rPr>
                <w:del w:id="1274" w:author="bmooney" w:date="2011-06-17T09:09:00Z"/>
                <w:sz w:val="20"/>
              </w:rPr>
            </w:pPr>
            <w:del w:id="1275" w:author="bmooney" w:date="2011-06-17T09:09:00Z">
              <w:r w:rsidRPr="00CB1C05" w:rsidDel="0058314A">
                <w:rPr>
                  <w:sz w:val="20"/>
                </w:rPr>
                <w:delText>FR-#</w:delText>
              </w:r>
            </w:del>
          </w:p>
        </w:tc>
        <w:tc>
          <w:tcPr>
            <w:tcW w:w="1350" w:type="dxa"/>
          </w:tcPr>
          <w:p w14:paraId="16E4A129" w14:textId="5430027A" w:rsidR="00F41D32" w:rsidRPr="00CB1C05" w:rsidDel="0058314A" w:rsidRDefault="00F41D32" w:rsidP="00CB1C05">
            <w:pPr>
              <w:spacing w:after="120"/>
              <w:rPr>
                <w:del w:id="1276" w:author="bmooney" w:date="2011-06-17T09:09:00Z"/>
                <w:sz w:val="20"/>
              </w:rPr>
            </w:pPr>
            <w:del w:id="1277" w:author="bmooney" w:date="2011-06-17T09:09:00Z">
              <w:r w:rsidRPr="00CB1C05" w:rsidDel="0058314A">
                <w:rPr>
                  <w:sz w:val="20"/>
                </w:rPr>
                <w:delText>Column name</w:delText>
              </w:r>
            </w:del>
          </w:p>
        </w:tc>
        <w:tc>
          <w:tcPr>
            <w:tcW w:w="2880" w:type="dxa"/>
          </w:tcPr>
          <w:p w14:paraId="16E4A12A" w14:textId="50DBE4C6" w:rsidR="00F41D32" w:rsidRPr="00CB1C05" w:rsidDel="0058314A" w:rsidRDefault="00F41D32" w:rsidP="00CB1C05">
            <w:pPr>
              <w:spacing w:after="120"/>
              <w:rPr>
                <w:del w:id="1278" w:author="bmooney" w:date="2011-06-17T09:09:00Z"/>
                <w:sz w:val="20"/>
              </w:rPr>
            </w:pPr>
            <w:del w:id="1279" w:author="bmooney" w:date="2011-06-17T09:09:00Z">
              <w:r w:rsidRPr="00CB1C05" w:rsidDel="0058314A">
                <w:rPr>
                  <w:sz w:val="20"/>
                </w:rPr>
                <w:delText>Description</w:delText>
              </w:r>
            </w:del>
          </w:p>
        </w:tc>
        <w:tc>
          <w:tcPr>
            <w:tcW w:w="3690" w:type="dxa"/>
          </w:tcPr>
          <w:p w14:paraId="16E4A12B" w14:textId="1EE473B2" w:rsidR="00F41D32" w:rsidRPr="00CB1C05" w:rsidDel="0058314A" w:rsidRDefault="00F41D32" w:rsidP="00CB1C05">
            <w:pPr>
              <w:spacing w:after="120"/>
              <w:rPr>
                <w:del w:id="1280" w:author="bmooney" w:date="2011-06-17T09:09:00Z"/>
                <w:sz w:val="20"/>
              </w:rPr>
            </w:pPr>
            <w:del w:id="1281" w:author="bmooney" w:date="2011-06-17T09:09:00Z">
              <w:r w:rsidRPr="00CB1C05" w:rsidDel="0058314A">
                <w:rPr>
                  <w:sz w:val="20"/>
                </w:rPr>
                <w:delText>Database column</w:delText>
              </w:r>
            </w:del>
          </w:p>
        </w:tc>
      </w:tr>
      <w:tr w:rsidR="00D64A87" w:rsidRPr="00CB1C05" w:rsidDel="0058314A" w14:paraId="16E4A131" w14:textId="0FF9839A" w:rsidTr="00CF592E">
        <w:trPr>
          <w:cantSplit/>
          <w:tblHeader/>
          <w:del w:id="1282" w:author="bmooney" w:date="2011-06-17T09:09:00Z"/>
        </w:trPr>
        <w:tc>
          <w:tcPr>
            <w:tcW w:w="720" w:type="dxa"/>
          </w:tcPr>
          <w:p w14:paraId="16E4A12D" w14:textId="4162F134" w:rsidR="00F41D32" w:rsidRPr="00CB1C05" w:rsidDel="0058314A" w:rsidRDefault="00D64A87" w:rsidP="00771215">
            <w:pPr>
              <w:spacing w:after="120"/>
              <w:rPr>
                <w:del w:id="1283" w:author="bmooney" w:date="2011-06-17T09:09:00Z"/>
                <w:sz w:val="20"/>
              </w:rPr>
            </w:pPr>
            <w:del w:id="1284" w:author="bmooney" w:date="2011-06-17T09:09:00Z">
              <w:r w:rsidRPr="00CB1C05" w:rsidDel="0058314A">
                <w:rPr>
                  <w:sz w:val="20"/>
                </w:rPr>
                <w:delText>1</w:delText>
              </w:r>
              <w:r w:rsidR="0022664B" w:rsidRPr="00CB1C05" w:rsidDel="0058314A">
                <w:rPr>
                  <w:sz w:val="20"/>
                </w:rPr>
                <w:delText>450</w:delText>
              </w:r>
            </w:del>
          </w:p>
        </w:tc>
        <w:tc>
          <w:tcPr>
            <w:tcW w:w="1350" w:type="dxa"/>
          </w:tcPr>
          <w:p w14:paraId="16E4A12E" w14:textId="327491ED" w:rsidR="00F41D32" w:rsidRPr="00CB1C05" w:rsidDel="0058314A" w:rsidRDefault="00D64A87" w:rsidP="00CB1C05">
            <w:pPr>
              <w:spacing w:after="120"/>
              <w:rPr>
                <w:del w:id="1285" w:author="bmooney" w:date="2011-06-17T09:09:00Z"/>
                <w:sz w:val="20"/>
              </w:rPr>
            </w:pPr>
            <w:del w:id="1286" w:author="bmooney" w:date="2011-06-17T09:09:00Z">
              <w:r w:rsidRPr="00CB1C05" w:rsidDel="0058314A">
                <w:rPr>
                  <w:sz w:val="20"/>
                </w:rPr>
                <w:delText>Requisition</w:delText>
              </w:r>
            </w:del>
          </w:p>
        </w:tc>
        <w:tc>
          <w:tcPr>
            <w:tcW w:w="2880" w:type="dxa"/>
          </w:tcPr>
          <w:p w14:paraId="16E4A12F" w14:textId="0571075F" w:rsidR="00F41D32" w:rsidRPr="00CB1C05" w:rsidDel="0058314A" w:rsidRDefault="00D64A87" w:rsidP="00CB1C05">
            <w:pPr>
              <w:spacing w:after="120"/>
              <w:rPr>
                <w:del w:id="1287" w:author="bmooney" w:date="2011-06-17T09:09:00Z"/>
                <w:sz w:val="20"/>
              </w:rPr>
            </w:pPr>
            <w:del w:id="1288" w:author="bmooney" w:date="2011-06-17T09:09:00Z">
              <w:r w:rsidRPr="00CB1C05" w:rsidDel="0058314A">
                <w:rPr>
                  <w:sz w:val="20"/>
                </w:rPr>
                <w:delText>Requisition barcode</w:delText>
              </w:r>
            </w:del>
          </w:p>
        </w:tc>
        <w:tc>
          <w:tcPr>
            <w:tcW w:w="3690" w:type="dxa"/>
          </w:tcPr>
          <w:p w14:paraId="16E4A130" w14:textId="64E067C3" w:rsidR="00F41D32" w:rsidRPr="00CB1C05" w:rsidDel="0058314A" w:rsidRDefault="00D64A87" w:rsidP="00CB1C05">
            <w:pPr>
              <w:spacing w:after="120"/>
              <w:rPr>
                <w:del w:id="1289" w:author="bmooney" w:date="2011-06-17T09:09:00Z"/>
                <w:sz w:val="20"/>
              </w:rPr>
            </w:pPr>
            <w:del w:id="1290" w:author="bmooney" w:date="2011-06-17T09:09:00Z">
              <w:r w:rsidRPr="00CB1C05" w:rsidDel="0058314A">
                <w:rPr>
                  <w:sz w:val="20"/>
                </w:rPr>
                <w:delText>tblRequisition.RequisitionBarcode</w:delText>
              </w:r>
            </w:del>
          </w:p>
        </w:tc>
      </w:tr>
      <w:tr w:rsidR="00D64A87" w:rsidRPr="00CB1C05" w:rsidDel="0058314A" w14:paraId="16E4A136" w14:textId="5D0D500E" w:rsidTr="00CF592E">
        <w:trPr>
          <w:cantSplit/>
          <w:tblHeader/>
          <w:del w:id="1291" w:author="bmooney" w:date="2011-06-17T09:09:00Z"/>
        </w:trPr>
        <w:tc>
          <w:tcPr>
            <w:tcW w:w="720" w:type="dxa"/>
          </w:tcPr>
          <w:p w14:paraId="16E4A132" w14:textId="53336004" w:rsidR="00F41D32" w:rsidRPr="00CB1C05" w:rsidDel="0058314A" w:rsidRDefault="00D33056" w:rsidP="00771215">
            <w:pPr>
              <w:spacing w:after="120"/>
              <w:rPr>
                <w:del w:id="1292" w:author="bmooney" w:date="2011-06-17T09:09:00Z"/>
                <w:sz w:val="20"/>
              </w:rPr>
            </w:pPr>
            <w:del w:id="1293" w:author="bmooney" w:date="2011-06-17T09:09:00Z">
              <w:r w:rsidRPr="00CB1C05" w:rsidDel="0058314A">
                <w:rPr>
                  <w:sz w:val="20"/>
                </w:rPr>
                <w:delText>1</w:delText>
              </w:r>
              <w:r w:rsidR="0022664B" w:rsidRPr="00CB1C05" w:rsidDel="0058314A">
                <w:rPr>
                  <w:sz w:val="20"/>
                </w:rPr>
                <w:delText>451</w:delText>
              </w:r>
            </w:del>
          </w:p>
        </w:tc>
        <w:tc>
          <w:tcPr>
            <w:tcW w:w="1350" w:type="dxa"/>
          </w:tcPr>
          <w:p w14:paraId="16E4A133" w14:textId="5173BCB3" w:rsidR="00F41D32" w:rsidRPr="00CB1C05" w:rsidDel="0058314A" w:rsidRDefault="00D64A87" w:rsidP="00CB1C05">
            <w:pPr>
              <w:spacing w:after="120"/>
              <w:rPr>
                <w:del w:id="1294" w:author="bmooney" w:date="2011-06-17T09:09:00Z"/>
                <w:sz w:val="20"/>
              </w:rPr>
            </w:pPr>
            <w:del w:id="1295" w:author="bmooney" w:date="2011-06-17T09:09:00Z">
              <w:r w:rsidRPr="00CB1C05" w:rsidDel="0058314A">
                <w:rPr>
                  <w:sz w:val="20"/>
                </w:rPr>
                <w:delText>Associated</w:delText>
              </w:r>
            </w:del>
          </w:p>
        </w:tc>
        <w:tc>
          <w:tcPr>
            <w:tcW w:w="2880" w:type="dxa"/>
          </w:tcPr>
          <w:p w14:paraId="16E4A134" w14:textId="06096B7B" w:rsidR="00F41D32" w:rsidRPr="00CB1C05" w:rsidDel="0058314A" w:rsidRDefault="00D64A87" w:rsidP="00CB1C05">
            <w:pPr>
              <w:spacing w:after="120"/>
              <w:rPr>
                <w:del w:id="1296" w:author="bmooney" w:date="2011-06-17T09:09:00Z"/>
                <w:sz w:val="20"/>
              </w:rPr>
            </w:pPr>
            <w:del w:id="1297" w:author="bmooney" w:date="2011-06-17T09:09:00Z">
              <w:r w:rsidRPr="00CB1C05" w:rsidDel="0058314A">
                <w:rPr>
                  <w:sz w:val="20"/>
                </w:rPr>
                <w:delText>Associated requisition</w:delText>
              </w:r>
            </w:del>
          </w:p>
        </w:tc>
        <w:tc>
          <w:tcPr>
            <w:tcW w:w="3690" w:type="dxa"/>
          </w:tcPr>
          <w:p w14:paraId="16E4A135" w14:textId="18AA6C66" w:rsidR="00F41D32" w:rsidRPr="00CB1C05" w:rsidDel="0058314A" w:rsidRDefault="00D64A87" w:rsidP="00CB1C05">
            <w:pPr>
              <w:spacing w:after="120"/>
              <w:rPr>
                <w:del w:id="1298" w:author="bmooney" w:date="2011-06-17T09:09:00Z"/>
                <w:sz w:val="20"/>
              </w:rPr>
            </w:pPr>
            <w:del w:id="1299" w:author="bmooney" w:date="2011-06-17T09:09:00Z">
              <w:r w:rsidRPr="00CB1C05" w:rsidDel="0058314A">
                <w:rPr>
                  <w:sz w:val="20"/>
                </w:rPr>
                <w:delText>tblRequisition.AssociatedBarcode</w:delText>
              </w:r>
            </w:del>
          </w:p>
        </w:tc>
      </w:tr>
      <w:tr w:rsidR="00D64A87" w:rsidRPr="00CB1C05" w:rsidDel="0058314A" w14:paraId="16E4A13B" w14:textId="39DA0174" w:rsidTr="00CF592E">
        <w:trPr>
          <w:cantSplit/>
          <w:tblHeader/>
          <w:del w:id="1300" w:author="bmooney" w:date="2011-06-17T09:09:00Z"/>
        </w:trPr>
        <w:tc>
          <w:tcPr>
            <w:tcW w:w="720" w:type="dxa"/>
          </w:tcPr>
          <w:p w14:paraId="16E4A137" w14:textId="7F4BF5EC" w:rsidR="00F41D32" w:rsidRPr="00CB1C05" w:rsidDel="0058314A" w:rsidRDefault="00D33056" w:rsidP="00771215">
            <w:pPr>
              <w:spacing w:after="120"/>
              <w:rPr>
                <w:del w:id="1301" w:author="bmooney" w:date="2011-06-17T09:09:00Z"/>
                <w:sz w:val="20"/>
              </w:rPr>
            </w:pPr>
            <w:del w:id="1302" w:author="bmooney" w:date="2011-06-17T09:09:00Z">
              <w:r w:rsidRPr="00CB1C05" w:rsidDel="0058314A">
                <w:rPr>
                  <w:sz w:val="20"/>
                </w:rPr>
                <w:delText>1</w:delText>
              </w:r>
              <w:r w:rsidR="0022664B" w:rsidRPr="00CB1C05" w:rsidDel="0058314A">
                <w:rPr>
                  <w:sz w:val="20"/>
                </w:rPr>
                <w:delText>452</w:delText>
              </w:r>
            </w:del>
          </w:p>
        </w:tc>
        <w:tc>
          <w:tcPr>
            <w:tcW w:w="1350" w:type="dxa"/>
          </w:tcPr>
          <w:p w14:paraId="16E4A138" w14:textId="79FB3B9B" w:rsidR="00F41D32" w:rsidRPr="00CB1C05" w:rsidDel="0058314A" w:rsidRDefault="00D64A87" w:rsidP="00CB1C05">
            <w:pPr>
              <w:spacing w:after="120"/>
              <w:rPr>
                <w:del w:id="1303" w:author="bmooney" w:date="2011-06-17T09:09:00Z"/>
                <w:sz w:val="20"/>
              </w:rPr>
            </w:pPr>
            <w:del w:id="1304" w:author="bmooney" w:date="2011-06-17T09:09:00Z">
              <w:r w:rsidRPr="00CB1C05" w:rsidDel="0058314A">
                <w:rPr>
                  <w:sz w:val="20"/>
                </w:rPr>
                <w:delText>Last Name</w:delText>
              </w:r>
            </w:del>
          </w:p>
        </w:tc>
        <w:tc>
          <w:tcPr>
            <w:tcW w:w="2880" w:type="dxa"/>
          </w:tcPr>
          <w:p w14:paraId="16E4A139" w14:textId="1BF84C4F" w:rsidR="00F41D32" w:rsidRPr="00CB1C05" w:rsidDel="0058314A" w:rsidRDefault="00D64A87" w:rsidP="00CB1C05">
            <w:pPr>
              <w:spacing w:after="120"/>
              <w:rPr>
                <w:del w:id="1305" w:author="bmooney" w:date="2011-06-17T09:09:00Z"/>
                <w:sz w:val="20"/>
              </w:rPr>
            </w:pPr>
            <w:del w:id="1306" w:author="bmooney" w:date="2011-06-17T09:09:00Z">
              <w:r w:rsidRPr="00CB1C05" w:rsidDel="0058314A">
                <w:rPr>
                  <w:sz w:val="20"/>
                </w:rPr>
                <w:delText>Patient’s last name</w:delText>
              </w:r>
            </w:del>
          </w:p>
        </w:tc>
        <w:tc>
          <w:tcPr>
            <w:tcW w:w="3690" w:type="dxa"/>
          </w:tcPr>
          <w:p w14:paraId="16E4A13A" w14:textId="153553BC" w:rsidR="00F41D32" w:rsidRPr="00CB1C05" w:rsidDel="0058314A" w:rsidRDefault="00D64A87" w:rsidP="00CB1C05">
            <w:pPr>
              <w:spacing w:after="120"/>
              <w:rPr>
                <w:del w:id="1307" w:author="bmooney" w:date="2011-06-17T09:09:00Z"/>
                <w:sz w:val="20"/>
              </w:rPr>
            </w:pPr>
            <w:del w:id="1308" w:author="bmooney" w:date="2011-06-17T09:09:00Z">
              <w:r w:rsidRPr="00CB1C05" w:rsidDel="0058314A">
                <w:rPr>
                  <w:sz w:val="20"/>
                </w:rPr>
                <w:delText>tblPatient.LastName</w:delText>
              </w:r>
            </w:del>
          </w:p>
        </w:tc>
      </w:tr>
      <w:tr w:rsidR="00D64A87" w:rsidRPr="00CB1C05" w:rsidDel="0058314A" w14:paraId="16E4A140" w14:textId="424AD271" w:rsidTr="00CF592E">
        <w:trPr>
          <w:cantSplit/>
          <w:tblHeader/>
          <w:del w:id="1309" w:author="bmooney" w:date="2011-06-17T09:09:00Z"/>
        </w:trPr>
        <w:tc>
          <w:tcPr>
            <w:tcW w:w="720" w:type="dxa"/>
          </w:tcPr>
          <w:p w14:paraId="16E4A13C" w14:textId="3FC1CF12" w:rsidR="00F41D32" w:rsidRPr="00CB1C05" w:rsidDel="0058314A" w:rsidRDefault="00D33056" w:rsidP="00771215">
            <w:pPr>
              <w:spacing w:after="120"/>
              <w:rPr>
                <w:del w:id="1310" w:author="bmooney" w:date="2011-06-17T09:09:00Z"/>
                <w:sz w:val="20"/>
              </w:rPr>
            </w:pPr>
            <w:del w:id="1311" w:author="bmooney" w:date="2011-06-17T09:09:00Z">
              <w:r w:rsidRPr="00CB1C05" w:rsidDel="0058314A">
                <w:rPr>
                  <w:sz w:val="20"/>
                </w:rPr>
                <w:delText>1</w:delText>
              </w:r>
              <w:r w:rsidR="0022664B" w:rsidRPr="00CB1C05" w:rsidDel="0058314A">
                <w:rPr>
                  <w:sz w:val="20"/>
                </w:rPr>
                <w:delText>453</w:delText>
              </w:r>
            </w:del>
          </w:p>
        </w:tc>
        <w:tc>
          <w:tcPr>
            <w:tcW w:w="1350" w:type="dxa"/>
          </w:tcPr>
          <w:p w14:paraId="16E4A13D" w14:textId="556513F3" w:rsidR="00F41D32" w:rsidRPr="00CB1C05" w:rsidDel="0058314A" w:rsidRDefault="00D64A87" w:rsidP="00CB1C05">
            <w:pPr>
              <w:spacing w:after="120"/>
              <w:rPr>
                <w:del w:id="1312" w:author="bmooney" w:date="2011-06-17T09:09:00Z"/>
                <w:sz w:val="20"/>
              </w:rPr>
            </w:pPr>
            <w:del w:id="1313" w:author="bmooney" w:date="2011-06-17T09:09:00Z">
              <w:r w:rsidRPr="00CB1C05" w:rsidDel="0058314A">
                <w:rPr>
                  <w:sz w:val="20"/>
                </w:rPr>
                <w:delText>First Name</w:delText>
              </w:r>
            </w:del>
          </w:p>
        </w:tc>
        <w:tc>
          <w:tcPr>
            <w:tcW w:w="2880" w:type="dxa"/>
          </w:tcPr>
          <w:p w14:paraId="16E4A13E" w14:textId="2890E01C" w:rsidR="00F41D32" w:rsidRPr="00CB1C05" w:rsidDel="0058314A" w:rsidRDefault="00D64A87" w:rsidP="00CB1C05">
            <w:pPr>
              <w:spacing w:after="120"/>
              <w:rPr>
                <w:del w:id="1314" w:author="bmooney" w:date="2011-06-17T09:09:00Z"/>
                <w:sz w:val="20"/>
              </w:rPr>
            </w:pPr>
            <w:del w:id="1315" w:author="bmooney" w:date="2011-06-17T09:09:00Z">
              <w:r w:rsidRPr="00CB1C05" w:rsidDel="0058314A">
                <w:rPr>
                  <w:sz w:val="20"/>
                </w:rPr>
                <w:delText>Patient’s first name</w:delText>
              </w:r>
            </w:del>
          </w:p>
        </w:tc>
        <w:tc>
          <w:tcPr>
            <w:tcW w:w="3690" w:type="dxa"/>
          </w:tcPr>
          <w:p w14:paraId="16E4A13F" w14:textId="3BD0549D" w:rsidR="00F41D32" w:rsidRPr="00CB1C05" w:rsidDel="0058314A" w:rsidRDefault="00D64A87" w:rsidP="00CB1C05">
            <w:pPr>
              <w:spacing w:after="120"/>
              <w:rPr>
                <w:del w:id="1316" w:author="bmooney" w:date="2011-06-17T09:09:00Z"/>
                <w:sz w:val="20"/>
              </w:rPr>
            </w:pPr>
            <w:del w:id="1317" w:author="bmooney" w:date="2011-06-17T09:09:00Z">
              <w:r w:rsidRPr="00CB1C05" w:rsidDel="0058314A">
                <w:rPr>
                  <w:sz w:val="20"/>
                </w:rPr>
                <w:delText>tblPatient.FirstName</w:delText>
              </w:r>
            </w:del>
          </w:p>
        </w:tc>
      </w:tr>
      <w:tr w:rsidR="00D64A87" w:rsidRPr="00CB1C05" w:rsidDel="0058314A" w14:paraId="16E4A145" w14:textId="15A5E8B3" w:rsidTr="00CF592E">
        <w:trPr>
          <w:cantSplit/>
          <w:tblHeader/>
          <w:del w:id="1318" w:author="bmooney" w:date="2011-06-17T09:09:00Z"/>
        </w:trPr>
        <w:tc>
          <w:tcPr>
            <w:tcW w:w="720" w:type="dxa"/>
          </w:tcPr>
          <w:p w14:paraId="16E4A141" w14:textId="1DBDA219" w:rsidR="00D64A87" w:rsidRPr="00CB1C05" w:rsidDel="0058314A" w:rsidRDefault="00D33056" w:rsidP="00771215">
            <w:pPr>
              <w:spacing w:after="120"/>
              <w:rPr>
                <w:del w:id="1319" w:author="bmooney" w:date="2011-06-17T09:09:00Z"/>
                <w:sz w:val="20"/>
              </w:rPr>
            </w:pPr>
            <w:del w:id="1320" w:author="bmooney" w:date="2011-06-17T09:09:00Z">
              <w:r w:rsidRPr="00CB1C05" w:rsidDel="0058314A">
                <w:rPr>
                  <w:sz w:val="20"/>
                </w:rPr>
                <w:delText>1</w:delText>
              </w:r>
              <w:r w:rsidR="0022664B" w:rsidRPr="00CB1C05" w:rsidDel="0058314A">
                <w:rPr>
                  <w:sz w:val="20"/>
                </w:rPr>
                <w:delText>454</w:delText>
              </w:r>
            </w:del>
          </w:p>
        </w:tc>
        <w:tc>
          <w:tcPr>
            <w:tcW w:w="1350" w:type="dxa"/>
          </w:tcPr>
          <w:p w14:paraId="16E4A142" w14:textId="0F0054CE" w:rsidR="00D64A87" w:rsidRPr="00CB1C05" w:rsidDel="0058314A" w:rsidRDefault="00D64A87" w:rsidP="00CB1C05">
            <w:pPr>
              <w:spacing w:after="120"/>
              <w:rPr>
                <w:del w:id="1321" w:author="bmooney" w:date="2011-06-17T09:09:00Z"/>
                <w:sz w:val="20"/>
              </w:rPr>
            </w:pPr>
            <w:del w:id="1322" w:author="bmooney" w:date="2011-06-17T09:09:00Z">
              <w:r w:rsidRPr="00CB1C05" w:rsidDel="0058314A">
                <w:rPr>
                  <w:sz w:val="20"/>
                </w:rPr>
                <w:delText>DOB</w:delText>
              </w:r>
            </w:del>
          </w:p>
        </w:tc>
        <w:tc>
          <w:tcPr>
            <w:tcW w:w="2880" w:type="dxa"/>
          </w:tcPr>
          <w:p w14:paraId="16E4A143" w14:textId="1AC20D66" w:rsidR="00D64A87" w:rsidRPr="00CB1C05" w:rsidDel="0058314A" w:rsidRDefault="00D64A87" w:rsidP="00CB1C05">
            <w:pPr>
              <w:spacing w:after="120"/>
              <w:rPr>
                <w:del w:id="1323" w:author="bmooney" w:date="2011-06-17T09:09:00Z"/>
                <w:sz w:val="20"/>
              </w:rPr>
            </w:pPr>
            <w:del w:id="1324" w:author="bmooney" w:date="2011-06-17T09:09:00Z">
              <w:r w:rsidRPr="00CB1C05" w:rsidDel="0058314A">
                <w:rPr>
                  <w:sz w:val="20"/>
                </w:rPr>
                <w:delText>Patient’s date of birth</w:delText>
              </w:r>
            </w:del>
          </w:p>
        </w:tc>
        <w:tc>
          <w:tcPr>
            <w:tcW w:w="3690" w:type="dxa"/>
          </w:tcPr>
          <w:p w14:paraId="16E4A144" w14:textId="2188BC20" w:rsidR="00D64A87" w:rsidRPr="00CB1C05" w:rsidDel="0058314A" w:rsidRDefault="00D64A87" w:rsidP="00CB1C05">
            <w:pPr>
              <w:spacing w:after="120"/>
              <w:rPr>
                <w:del w:id="1325" w:author="bmooney" w:date="2011-06-17T09:09:00Z"/>
                <w:sz w:val="20"/>
              </w:rPr>
            </w:pPr>
            <w:del w:id="1326" w:author="bmooney" w:date="2011-06-17T09:09:00Z">
              <w:r w:rsidRPr="00CB1C05" w:rsidDel="0058314A">
                <w:rPr>
                  <w:sz w:val="20"/>
                </w:rPr>
                <w:delText>tblPatient.DOB</w:delText>
              </w:r>
            </w:del>
          </w:p>
        </w:tc>
      </w:tr>
      <w:tr w:rsidR="00D64A87" w:rsidRPr="00CB1C05" w:rsidDel="0058314A" w14:paraId="16E4A14A" w14:textId="51FB297D" w:rsidTr="00CF592E">
        <w:trPr>
          <w:cantSplit/>
          <w:tblHeader/>
          <w:del w:id="1327" w:author="bmooney" w:date="2011-06-17T09:09:00Z"/>
        </w:trPr>
        <w:tc>
          <w:tcPr>
            <w:tcW w:w="720" w:type="dxa"/>
          </w:tcPr>
          <w:p w14:paraId="16E4A146" w14:textId="7E444332" w:rsidR="00D64A87" w:rsidRPr="00AB1B2A" w:rsidDel="0058314A" w:rsidRDefault="00D33056" w:rsidP="00771215">
            <w:pPr>
              <w:spacing w:after="120"/>
              <w:rPr>
                <w:del w:id="1328" w:author="bmooney" w:date="2011-06-17T09:09:00Z"/>
                <w:sz w:val="20"/>
              </w:rPr>
            </w:pPr>
            <w:del w:id="1329" w:author="bmooney" w:date="2011-06-17T09:09:00Z">
              <w:r w:rsidRPr="00AB1B2A" w:rsidDel="0058314A">
                <w:rPr>
                  <w:sz w:val="20"/>
                </w:rPr>
                <w:delText>1</w:delText>
              </w:r>
              <w:r w:rsidR="0022664B" w:rsidRPr="00AB1B2A" w:rsidDel="0058314A">
                <w:rPr>
                  <w:sz w:val="20"/>
                </w:rPr>
                <w:delText>455</w:delText>
              </w:r>
            </w:del>
          </w:p>
        </w:tc>
        <w:tc>
          <w:tcPr>
            <w:tcW w:w="1350" w:type="dxa"/>
          </w:tcPr>
          <w:p w14:paraId="16E4A147" w14:textId="1BD2E3C1" w:rsidR="00D64A87" w:rsidRPr="00AB1B2A" w:rsidDel="0058314A" w:rsidRDefault="00D64A87" w:rsidP="00CB1C05">
            <w:pPr>
              <w:spacing w:after="120"/>
              <w:rPr>
                <w:del w:id="1330" w:author="bmooney" w:date="2011-06-17T09:09:00Z"/>
                <w:sz w:val="20"/>
              </w:rPr>
            </w:pPr>
            <w:del w:id="1331" w:author="bmooney" w:date="2011-06-17T09:09:00Z">
              <w:r w:rsidRPr="00AB1B2A" w:rsidDel="0058314A">
                <w:rPr>
                  <w:sz w:val="20"/>
                </w:rPr>
                <w:delText>Test Type</w:delText>
              </w:r>
            </w:del>
          </w:p>
        </w:tc>
        <w:tc>
          <w:tcPr>
            <w:tcW w:w="2880" w:type="dxa"/>
          </w:tcPr>
          <w:p w14:paraId="16E4A148" w14:textId="04783012" w:rsidR="00D64A87" w:rsidRPr="00AB1B2A" w:rsidDel="0058314A" w:rsidRDefault="00D64A87" w:rsidP="00CB1C05">
            <w:pPr>
              <w:spacing w:after="120"/>
              <w:rPr>
                <w:del w:id="1332" w:author="bmooney" w:date="2011-06-17T09:09:00Z"/>
                <w:sz w:val="20"/>
              </w:rPr>
            </w:pPr>
            <w:del w:id="1333" w:author="bmooney" w:date="2011-06-17T09:09:00Z">
              <w:r w:rsidRPr="00AB1B2A" w:rsidDel="0058314A">
                <w:rPr>
                  <w:sz w:val="20"/>
                </w:rPr>
                <w:delText>Test type of the found requisition: Breast or Colon</w:delText>
              </w:r>
            </w:del>
          </w:p>
        </w:tc>
        <w:tc>
          <w:tcPr>
            <w:tcW w:w="3690" w:type="dxa"/>
          </w:tcPr>
          <w:p w14:paraId="16E4A149" w14:textId="43F96742" w:rsidR="00D64A87" w:rsidRPr="00CB1C05" w:rsidDel="0058314A" w:rsidRDefault="00D64A87" w:rsidP="00CB1C05">
            <w:pPr>
              <w:spacing w:after="120"/>
              <w:rPr>
                <w:del w:id="1334" w:author="bmooney" w:date="2011-06-17T09:09:00Z"/>
                <w:sz w:val="20"/>
              </w:rPr>
            </w:pPr>
            <w:del w:id="1335" w:author="bmooney" w:date="2011-06-17T09:09:00Z">
              <w:r w:rsidRPr="00AB1B2A" w:rsidDel="0058314A">
                <w:rPr>
                  <w:sz w:val="20"/>
                </w:rPr>
                <w:delText>tblTestTypeEnum.ShortName (via tblRequisition.TestTypeEnumID)</w:delText>
              </w:r>
            </w:del>
          </w:p>
        </w:tc>
      </w:tr>
      <w:tr w:rsidR="00D64A87" w:rsidRPr="00CB1C05" w:rsidDel="0058314A" w14:paraId="16E4A14F" w14:textId="1A32F9BB" w:rsidTr="00CF592E">
        <w:trPr>
          <w:cantSplit/>
          <w:tblHeader/>
          <w:del w:id="1336" w:author="bmooney" w:date="2011-06-17T09:09:00Z"/>
        </w:trPr>
        <w:tc>
          <w:tcPr>
            <w:tcW w:w="720" w:type="dxa"/>
          </w:tcPr>
          <w:p w14:paraId="16E4A14B" w14:textId="35EA2182" w:rsidR="00D64A87" w:rsidRPr="00CB1C05" w:rsidDel="0058314A" w:rsidRDefault="00D33056" w:rsidP="00771215">
            <w:pPr>
              <w:spacing w:after="120"/>
              <w:rPr>
                <w:del w:id="1337" w:author="bmooney" w:date="2011-06-17T09:09:00Z"/>
                <w:sz w:val="20"/>
              </w:rPr>
            </w:pPr>
            <w:del w:id="1338" w:author="bmooney" w:date="2011-06-17T09:09:00Z">
              <w:r w:rsidRPr="00CB1C05" w:rsidDel="0058314A">
                <w:rPr>
                  <w:sz w:val="20"/>
                </w:rPr>
                <w:delText>1</w:delText>
              </w:r>
              <w:r w:rsidR="0022664B" w:rsidRPr="00CB1C05" w:rsidDel="0058314A">
                <w:rPr>
                  <w:sz w:val="20"/>
                </w:rPr>
                <w:delText>456</w:delText>
              </w:r>
            </w:del>
          </w:p>
        </w:tc>
        <w:tc>
          <w:tcPr>
            <w:tcW w:w="1350" w:type="dxa"/>
          </w:tcPr>
          <w:p w14:paraId="16E4A14C" w14:textId="72144AA5" w:rsidR="00D64A87" w:rsidRPr="00CB1C05" w:rsidDel="0058314A" w:rsidRDefault="00D64A87" w:rsidP="00CB1C05">
            <w:pPr>
              <w:spacing w:after="120"/>
              <w:rPr>
                <w:del w:id="1339" w:author="bmooney" w:date="2011-06-17T09:09:00Z"/>
                <w:sz w:val="20"/>
              </w:rPr>
            </w:pPr>
            <w:del w:id="1340" w:author="bmooney" w:date="2011-06-17T09:09:00Z">
              <w:r w:rsidRPr="00CB1C05" w:rsidDel="0058314A">
                <w:rPr>
                  <w:sz w:val="20"/>
                </w:rPr>
                <w:delText>SSN</w:delText>
              </w:r>
            </w:del>
          </w:p>
        </w:tc>
        <w:tc>
          <w:tcPr>
            <w:tcW w:w="2880" w:type="dxa"/>
          </w:tcPr>
          <w:p w14:paraId="16E4A14D" w14:textId="0F8094A7" w:rsidR="00D64A87" w:rsidRPr="00CB1C05" w:rsidDel="0058314A" w:rsidRDefault="00D64A87" w:rsidP="00CB1C05">
            <w:pPr>
              <w:spacing w:after="120"/>
              <w:rPr>
                <w:del w:id="1341" w:author="bmooney" w:date="2011-06-17T09:09:00Z"/>
                <w:sz w:val="20"/>
              </w:rPr>
            </w:pPr>
            <w:del w:id="1342" w:author="bmooney" w:date="2011-06-17T09:09:00Z">
              <w:r w:rsidRPr="00CB1C05" w:rsidDel="0058314A">
                <w:rPr>
                  <w:sz w:val="20"/>
                </w:rPr>
                <w:delText>Patient’s social security number</w:delText>
              </w:r>
            </w:del>
          </w:p>
        </w:tc>
        <w:tc>
          <w:tcPr>
            <w:tcW w:w="3690" w:type="dxa"/>
          </w:tcPr>
          <w:p w14:paraId="16E4A14E" w14:textId="52D3961F" w:rsidR="00D64A87" w:rsidRPr="00CB1C05" w:rsidDel="0058314A" w:rsidRDefault="00D64A87" w:rsidP="00CB1C05">
            <w:pPr>
              <w:spacing w:after="120"/>
              <w:rPr>
                <w:del w:id="1343" w:author="bmooney" w:date="2011-06-17T09:09:00Z"/>
                <w:sz w:val="20"/>
              </w:rPr>
            </w:pPr>
            <w:del w:id="1344" w:author="bmooney" w:date="2011-06-17T09:09:00Z">
              <w:r w:rsidRPr="00CB1C05" w:rsidDel="0058314A">
                <w:rPr>
                  <w:sz w:val="20"/>
                </w:rPr>
                <w:delText>tblPatient.SSN</w:delText>
              </w:r>
            </w:del>
          </w:p>
        </w:tc>
      </w:tr>
      <w:tr w:rsidR="00D64A87" w:rsidRPr="00CB1C05" w:rsidDel="0058314A" w14:paraId="16E4A154" w14:textId="28E0A4AF" w:rsidTr="00CF592E">
        <w:trPr>
          <w:cantSplit/>
          <w:tblHeader/>
          <w:del w:id="1345" w:author="bmooney" w:date="2011-06-17T09:09:00Z"/>
        </w:trPr>
        <w:tc>
          <w:tcPr>
            <w:tcW w:w="720" w:type="dxa"/>
          </w:tcPr>
          <w:p w14:paraId="16E4A150" w14:textId="6EEC63FB" w:rsidR="00D64A87" w:rsidRPr="00CB1C05" w:rsidDel="0058314A" w:rsidRDefault="00D33056" w:rsidP="00771215">
            <w:pPr>
              <w:spacing w:after="120"/>
              <w:rPr>
                <w:del w:id="1346" w:author="bmooney" w:date="2011-06-17T09:09:00Z"/>
                <w:sz w:val="20"/>
              </w:rPr>
            </w:pPr>
            <w:del w:id="1347" w:author="bmooney" w:date="2011-06-17T09:09:00Z">
              <w:r w:rsidRPr="00CB1C05" w:rsidDel="0058314A">
                <w:rPr>
                  <w:sz w:val="20"/>
                </w:rPr>
                <w:delText>1</w:delText>
              </w:r>
              <w:r w:rsidR="0022664B" w:rsidRPr="00CB1C05" w:rsidDel="0058314A">
                <w:rPr>
                  <w:sz w:val="20"/>
                </w:rPr>
                <w:delText>457</w:delText>
              </w:r>
            </w:del>
          </w:p>
        </w:tc>
        <w:tc>
          <w:tcPr>
            <w:tcW w:w="1350" w:type="dxa"/>
          </w:tcPr>
          <w:p w14:paraId="16E4A151" w14:textId="7DC48B52" w:rsidR="00D64A87" w:rsidRPr="00CB1C05" w:rsidDel="0058314A" w:rsidRDefault="00D64A87" w:rsidP="00CB1C05">
            <w:pPr>
              <w:spacing w:after="120"/>
              <w:rPr>
                <w:del w:id="1348" w:author="bmooney" w:date="2011-06-17T09:09:00Z"/>
                <w:sz w:val="20"/>
              </w:rPr>
            </w:pPr>
            <w:del w:id="1349" w:author="bmooney" w:date="2011-06-17T09:09:00Z">
              <w:r w:rsidRPr="00CB1C05" w:rsidDel="0058314A">
                <w:rPr>
                  <w:sz w:val="20"/>
                </w:rPr>
                <w:delText>MRN</w:delText>
              </w:r>
            </w:del>
          </w:p>
        </w:tc>
        <w:tc>
          <w:tcPr>
            <w:tcW w:w="2880" w:type="dxa"/>
          </w:tcPr>
          <w:p w14:paraId="16E4A152" w14:textId="3FBEB156" w:rsidR="00D64A87" w:rsidRPr="00CB1C05" w:rsidDel="0058314A" w:rsidRDefault="00D64A87" w:rsidP="00CB1C05">
            <w:pPr>
              <w:spacing w:after="120"/>
              <w:rPr>
                <w:del w:id="1350" w:author="bmooney" w:date="2011-06-17T09:09:00Z"/>
                <w:sz w:val="20"/>
              </w:rPr>
            </w:pPr>
            <w:del w:id="1351" w:author="bmooney" w:date="2011-06-17T09:09:00Z">
              <w:r w:rsidRPr="00CB1C05" w:rsidDel="0058314A">
                <w:rPr>
                  <w:sz w:val="20"/>
                </w:rPr>
                <w:delText>Patient’s medical record number</w:delText>
              </w:r>
            </w:del>
          </w:p>
        </w:tc>
        <w:tc>
          <w:tcPr>
            <w:tcW w:w="3690" w:type="dxa"/>
          </w:tcPr>
          <w:p w14:paraId="16E4A153" w14:textId="11A6037E" w:rsidR="00D64A87" w:rsidRPr="00CB1C05" w:rsidDel="0058314A" w:rsidRDefault="00D64A87" w:rsidP="00CB1C05">
            <w:pPr>
              <w:spacing w:after="120"/>
              <w:rPr>
                <w:del w:id="1352" w:author="bmooney" w:date="2011-06-17T09:09:00Z"/>
                <w:sz w:val="20"/>
              </w:rPr>
            </w:pPr>
            <w:del w:id="1353" w:author="bmooney" w:date="2011-06-17T09:09:00Z">
              <w:r w:rsidRPr="00CB1C05" w:rsidDel="0058314A">
                <w:rPr>
                  <w:sz w:val="20"/>
                </w:rPr>
                <w:delText>tblPatient.MedicalRecordNumber</w:delText>
              </w:r>
            </w:del>
          </w:p>
        </w:tc>
      </w:tr>
      <w:tr w:rsidR="00D64A87" w:rsidRPr="00CB1C05" w:rsidDel="0058314A" w14:paraId="16E4A159" w14:textId="23C80AF9" w:rsidTr="00CF592E">
        <w:trPr>
          <w:cantSplit/>
          <w:tblHeader/>
          <w:del w:id="1354" w:author="bmooney" w:date="2011-06-17T09:09:00Z"/>
        </w:trPr>
        <w:tc>
          <w:tcPr>
            <w:tcW w:w="720" w:type="dxa"/>
          </w:tcPr>
          <w:p w14:paraId="16E4A155" w14:textId="0F5F442C" w:rsidR="00D64A87" w:rsidRPr="00CB1C05" w:rsidDel="0058314A" w:rsidRDefault="0022664B" w:rsidP="00771215">
            <w:pPr>
              <w:spacing w:after="120"/>
              <w:rPr>
                <w:del w:id="1355" w:author="bmooney" w:date="2011-06-17T09:09:00Z"/>
                <w:sz w:val="20"/>
              </w:rPr>
            </w:pPr>
            <w:del w:id="1356" w:author="bmooney" w:date="2011-06-17T09:09:00Z">
              <w:r w:rsidRPr="00CB1C05" w:rsidDel="0058314A">
                <w:rPr>
                  <w:sz w:val="20"/>
                </w:rPr>
                <w:delText>1458</w:delText>
              </w:r>
            </w:del>
          </w:p>
        </w:tc>
        <w:tc>
          <w:tcPr>
            <w:tcW w:w="1350" w:type="dxa"/>
          </w:tcPr>
          <w:p w14:paraId="16E4A156" w14:textId="54C6F45F" w:rsidR="00D64A87" w:rsidRPr="00CB1C05" w:rsidDel="0058314A" w:rsidRDefault="00D64A87" w:rsidP="00CB1C05">
            <w:pPr>
              <w:spacing w:after="120"/>
              <w:rPr>
                <w:del w:id="1357" w:author="bmooney" w:date="2011-06-17T09:09:00Z"/>
                <w:sz w:val="20"/>
              </w:rPr>
            </w:pPr>
            <w:del w:id="1358" w:author="bmooney" w:date="2011-06-17T09:09:00Z">
              <w:r w:rsidRPr="00CB1C05" w:rsidDel="0058314A">
                <w:rPr>
                  <w:sz w:val="20"/>
                </w:rPr>
                <w:delText>Status</w:delText>
              </w:r>
            </w:del>
          </w:p>
        </w:tc>
        <w:tc>
          <w:tcPr>
            <w:tcW w:w="2880" w:type="dxa"/>
          </w:tcPr>
          <w:p w14:paraId="16E4A157" w14:textId="6F99B6AD" w:rsidR="00D64A87" w:rsidRPr="00CB1C05" w:rsidDel="0058314A" w:rsidRDefault="00D64A87" w:rsidP="00CB1C05">
            <w:pPr>
              <w:spacing w:after="120"/>
              <w:rPr>
                <w:del w:id="1359" w:author="bmooney" w:date="2011-06-17T09:09:00Z"/>
                <w:sz w:val="20"/>
              </w:rPr>
            </w:pPr>
            <w:del w:id="1360" w:author="bmooney" w:date="2011-06-17T09:09:00Z">
              <w:r w:rsidRPr="00CB1C05" w:rsidDel="0058314A">
                <w:rPr>
                  <w:sz w:val="20"/>
                </w:rPr>
                <w:delText>Long requisition status; i.e. Pathology Review (In Process)</w:delText>
              </w:r>
            </w:del>
          </w:p>
        </w:tc>
        <w:tc>
          <w:tcPr>
            <w:tcW w:w="3690" w:type="dxa"/>
          </w:tcPr>
          <w:p w14:paraId="16E4A158" w14:textId="770206B3" w:rsidR="00D64A87" w:rsidRPr="00CB1C05" w:rsidDel="0058314A" w:rsidRDefault="00D64A87" w:rsidP="00CB1C05">
            <w:pPr>
              <w:spacing w:after="120"/>
              <w:rPr>
                <w:del w:id="1361" w:author="bmooney" w:date="2011-06-17T09:09:00Z"/>
                <w:sz w:val="20"/>
              </w:rPr>
            </w:pPr>
            <w:del w:id="1362" w:author="bmooney" w:date="2011-06-17T09:09:00Z">
              <w:r w:rsidRPr="00CB1C05" w:rsidDel="0058314A">
                <w:rPr>
                  <w:sz w:val="20"/>
                </w:rPr>
                <w:delText>tblRequisitionStatus.ReqState and tblRequisitionStatus.ReqQueue</w:delText>
              </w:r>
            </w:del>
          </w:p>
        </w:tc>
      </w:tr>
      <w:tr w:rsidR="00D64A87" w:rsidRPr="00CB1C05" w:rsidDel="0058314A" w14:paraId="16E4A15E" w14:textId="2B46EC5A" w:rsidTr="00CF592E">
        <w:trPr>
          <w:cantSplit/>
          <w:tblHeader/>
          <w:del w:id="1363" w:author="bmooney" w:date="2011-06-17T09:09:00Z"/>
        </w:trPr>
        <w:tc>
          <w:tcPr>
            <w:tcW w:w="720" w:type="dxa"/>
          </w:tcPr>
          <w:p w14:paraId="16E4A15A" w14:textId="288FB8DB" w:rsidR="00D64A87" w:rsidRPr="00CB1C05" w:rsidDel="0058314A" w:rsidRDefault="0022664B" w:rsidP="00771215">
            <w:pPr>
              <w:spacing w:after="120"/>
              <w:rPr>
                <w:del w:id="1364" w:author="bmooney" w:date="2011-06-17T09:09:00Z"/>
                <w:sz w:val="20"/>
              </w:rPr>
            </w:pPr>
            <w:del w:id="1365" w:author="bmooney" w:date="2011-06-17T09:09:00Z">
              <w:r w:rsidRPr="00CB1C05" w:rsidDel="0058314A">
                <w:rPr>
                  <w:sz w:val="20"/>
                </w:rPr>
                <w:delText>1459</w:delText>
              </w:r>
            </w:del>
          </w:p>
        </w:tc>
        <w:tc>
          <w:tcPr>
            <w:tcW w:w="1350" w:type="dxa"/>
          </w:tcPr>
          <w:p w14:paraId="16E4A15B" w14:textId="2CB37E01" w:rsidR="00D64A87" w:rsidRPr="00CB1C05" w:rsidDel="0058314A" w:rsidRDefault="00D64A87" w:rsidP="00CB1C05">
            <w:pPr>
              <w:spacing w:after="120"/>
              <w:rPr>
                <w:del w:id="1366" w:author="bmooney" w:date="2011-06-17T09:09:00Z"/>
                <w:sz w:val="20"/>
              </w:rPr>
            </w:pPr>
            <w:del w:id="1367" w:author="bmooney" w:date="2011-06-17T09:09:00Z">
              <w:r w:rsidRPr="00CB1C05" w:rsidDel="0058314A">
                <w:rPr>
                  <w:sz w:val="20"/>
                </w:rPr>
                <w:delText>Report</w:delText>
              </w:r>
            </w:del>
          </w:p>
        </w:tc>
        <w:tc>
          <w:tcPr>
            <w:tcW w:w="2880" w:type="dxa"/>
          </w:tcPr>
          <w:p w14:paraId="16E4A15C" w14:textId="7A153DD4" w:rsidR="00D64A87" w:rsidRPr="00CB1C05" w:rsidDel="0058314A" w:rsidRDefault="00D64A87" w:rsidP="00CB1C05">
            <w:pPr>
              <w:spacing w:after="120"/>
              <w:rPr>
                <w:del w:id="1368" w:author="bmooney" w:date="2011-06-17T09:09:00Z"/>
                <w:sz w:val="20"/>
              </w:rPr>
            </w:pPr>
            <w:del w:id="1369" w:author="bmooney" w:date="2011-06-17T09:09:00Z">
              <w:r w:rsidRPr="00CB1C05" w:rsidDel="0058314A">
                <w:rPr>
                  <w:sz w:val="20"/>
                </w:rPr>
                <w:delText>If a report exists, whether it was a failure report or a result report</w:delText>
              </w:r>
            </w:del>
          </w:p>
        </w:tc>
        <w:tc>
          <w:tcPr>
            <w:tcW w:w="3690" w:type="dxa"/>
          </w:tcPr>
          <w:p w14:paraId="16E4A15D" w14:textId="1BF1EE12" w:rsidR="00D64A87" w:rsidRPr="00CB1C05" w:rsidDel="0058314A" w:rsidRDefault="00D64A87" w:rsidP="00CB1C05">
            <w:pPr>
              <w:spacing w:after="120"/>
              <w:rPr>
                <w:del w:id="1370" w:author="bmooney" w:date="2011-06-17T09:09:00Z"/>
                <w:sz w:val="20"/>
              </w:rPr>
            </w:pPr>
            <w:del w:id="1371" w:author="bmooney" w:date="2011-06-17T09:09:00Z">
              <w:r w:rsidRPr="00CB1C05" w:rsidDel="0058314A">
                <w:rPr>
                  <w:sz w:val="20"/>
                </w:rPr>
                <w:delText>tblReport.ReportType and tblEnumeration where groupid = 25</w:delText>
              </w:r>
            </w:del>
          </w:p>
        </w:tc>
      </w:tr>
      <w:tr w:rsidR="00D64A87" w:rsidRPr="00CB1C05" w:rsidDel="0058314A" w14:paraId="16E4A163" w14:textId="4641664F" w:rsidTr="00CF592E">
        <w:trPr>
          <w:cantSplit/>
          <w:tblHeader/>
          <w:del w:id="1372" w:author="bmooney" w:date="2011-06-17T09:09:00Z"/>
        </w:trPr>
        <w:tc>
          <w:tcPr>
            <w:tcW w:w="720" w:type="dxa"/>
          </w:tcPr>
          <w:p w14:paraId="16E4A15F" w14:textId="43D86C2E" w:rsidR="00D64A87" w:rsidRPr="00CB1C05" w:rsidDel="0058314A" w:rsidRDefault="0022664B" w:rsidP="00771215">
            <w:pPr>
              <w:spacing w:after="120"/>
              <w:rPr>
                <w:del w:id="1373" w:author="bmooney" w:date="2011-06-17T09:09:00Z"/>
                <w:sz w:val="20"/>
              </w:rPr>
            </w:pPr>
            <w:del w:id="1374" w:author="bmooney" w:date="2011-06-17T09:09:00Z">
              <w:r w:rsidRPr="00CB1C05" w:rsidDel="0058314A">
                <w:rPr>
                  <w:sz w:val="20"/>
                </w:rPr>
                <w:delText>1460</w:delText>
              </w:r>
            </w:del>
          </w:p>
        </w:tc>
        <w:tc>
          <w:tcPr>
            <w:tcW w:w="1350" w:type="dxa"/>
          </w:tcPr>
          <w:p w14:paraId="16E4A160" w14:textId="60BAF3E1" w:rsidR="00D64A87" w:rsidRPr="00CB1C05" w:rsidDel="0058314A" w:rsidRDefault="00D64A87" w:rsidP="00CB1C05">
            <w:pPr>
              <w:spacing w:after="120"/>
              <w:rPr>
                <w:del w:id="1375" w:author="bmooney" w:date="2011-06-17T09:09:00Z"/>
                <w:sz w:val="20"/>
              </w:rPr>
            </w:pPr>
            <w:del w:id="1376" w:author="bmooney" w:date="2011-06-17T09:09:00Z">
              <w:r w:rsidRPr="00CB1C05" w:rsidDel="0058314A">
                <w:rPr>
                  <w:sz w:val="20"/>
                </w:rPr>
                <w:delText>Created On</w:delText>
              </w:r>
            </w:del>
          </w:p>
        </w:tc>
        <w:tc>
          <w:tcPr>
            <w:tcW w:w="2880" w:type="dxa"/>
          </w:tcPr>
          <w:p w14:paraId="16E4A161" w14:textId="7F2AF067" w:rsidR="00D64A87" w:rsidRPr="00CB1C05" w:rsidDel="0058314A" w:rsidRDefault="00D64A87" w:rsidP="00CB1C05">
            <w:pPr>
              <w:spacing w:after="120"/>
              <w:rPr>
                <w:del w:id="1377" w:author="bmooney" w:date="2011-06-17T09:09:00Z"/>
                <w:sz w:val="20"/>
              </w:rPr>
            </w:pPr>
            <w:del w:id="1378" w:author="bmooney" w:date="2011-06-17T09:09:00Z">
              <w:r w:rsidRPr="00CB1C05" w:rsidDel="0058314A">
                <w:rPr>
                  <w:sz w:val="20"/>
                </w:rPr>
                <w:delText>Requisition creation date</w:delText>
              </w:r>
            </w:del>
          </w:p>
        </w:tc>
        <w:tc>
          <w:tcPr>
            <w:tcW w:w="3690" w:type="dxa"/>
          </w:tcPr>
          <w:p w14:paraId="16E4A162" w14:textId="2D558E50" w:rsidR="00D64A87" w:rsidRPr="00CB1C05" w:rsidDel="0058314A" w:rsidRDefault="00D64A87" w:rsidP="00CB1C05">
            <w:pPr>
              <w:spacing w:after="120"/>
              <w:rPr>
                <w:del w:id="1379" w:author="bmooney" w:date="2011-06-17T09:09:00Z"/>
                <w:sz w:val="20"/>
              </w:rPr>
            </w:pPr>
            <w:del w:id="1380" w:author="bmooney" w:date="2011-06-17T09:09:00Z">
              <w:r w:rsidRPr="00CB1C05" w:rsidDel="0058314A">
                <w:rPr>
                  <w:sz w:val="20"/>
                </w:rPr>
                <w:delText>tblRequisition.CreatedOn</w:delText>
              </w:r>
            </w:del>
          </w:p>
        </w:tc>
      </w:tr>
      <w:tr w:rsidR="00D64A87" w:rsidRPr="00CB1C05" w:rsidDel="0058314A" w14:paraId="16E4A168" w14:textId="09934D37" w:rsidTr="00CF592E">
        <w:trPr>
          <w:cantSplit/>
          <w:tblHeader/>
          <w:del w:id="1381" w:author="bmooney" w:date="2011-06-17T09:09:00Z"/>
        </w:trPr>
        <w:tc>
          <w:tcPr>
            <w:tcW w:w="720" w:type="dxa"/>
          </w:tcPr>
          <w:p w14:paraId="16E4A164" w14:textId="27BE32DE" w:rsidR="00D64A87" w:rsidRPr="00CB1C05" w:rsidDel="0058314A" w:rsidRDefault="0022664B" w:rsidP="00771215">
            <w:pPr>
              <w:spacing w:after="120"/>
              <w:rPr>
                <w:del w:id="1382" w:author="bmooney" w:date="2011-06-17T09:09:00Z"/>
                <w:sz w:val="20"/>
              </w:rPr>
            </w:pPr>
            <w:del w:id="1383" w:author="bmooney" w:date="2011-06-17T09:09:00Z">
              <w:r w:rsidRPr="00CB1C05" w:rsidDel="0058314A">
                <w:rPr>
                  <w:sz w:val="20"/>
                </w:rPr>
                <w:delText>1461</w:delText>
              </w:r>
            </w:del>
          </w:p>
        </w:tc>
        <w:tc>
          <w:tcPr>
            <w:tcW w:w="1350" w:type="dxa"/>
          </w:tcPr>
          <w:p w14:paraId="16E4A165" w14:textId="46B24245" w:rsidR="00D64A87" w:rsidRPr="00CB1C05" w:rsidDel="0058314A" w:rsidRDefault="00D64A87" w:rsidP="00CB1C05">
            <w:pPr>
              <w:spacing w:after="120"/>
              <w:rPr>
                <w:del w:id="1384" w:author="bmooney" w:date="2011-06-17T09:09:00Z"/>
                <w:sz w:val="20"/>
              </w:rPr>
            </w:pPr>
            <w:del w:id="1385" w:author="bmooney" w:date="2011-06-17T09:09:00Z">
              <w:r w:rsidRPr="00CB1C05" w:rsidDel="0058314A">
                <w:rPr>
                  <w:sz w:val="20"/>
                </w:rPr>
                <w:delText>Modified On</w:delText>
              </w:r>
            </w:del>
          </w:p>
        </w:tc>
        <w:tc>
          <w:tcPr>
            <w:tcW w:w="2880" w:type="dxa"/>
          </w:tcPr>
          <w:p w14:paraId="16E4A166" w14:textId="3FA51FD1" w:rsidR="00D64A87" w:rsidRPr="00CB1C05" w:rsidDel="0058314A" w:rsidRDefault="00D64A87" w:rsidP="00CB1C05">
            <w:pPr>
              <w:spacing w:after="120"/>
              <w:rPr>
                <w:del w:id="1386" w:author="bmooney" w:date="2011-06-17T09:09:00Z"/>
                <w:sz w:val="20"/>
              </w:rPr>
            </w:pPr>
            <w:del w:id="1387" w:author="bmooney" w:date="2011-06-17T09:09:00Z">
              <w:r w:rsidRPr="00CB1C05" w:rsidDel="0058314A">
                <w:rPr>
                  <w:sz w:val="20"/>
                </w:rPr>
                <w:delText>Requisition modification date</w:delText>
              </w:r>
            </w:del>
          </w:p>
        </w:tc>
        <w:tc>
          <w:tcPr>
            <w:tcW w:w="3690" w:type="dxa"/>
          </w:tcPr>
          <w:p w14:paraId="16E4A167" w14:textId="3CC26B18" w:rsidR="00D64A87" w:rsidRPr="00CB1C05" w:rsidDel="0058314A" w:rsidRDefault="00D64A87" w:rsidP="00CB1C05">
            <w:pPr>
              <w:spacing w:after="120"/>
              <w:rPr>
                <w:del w:id="1388" w:author="bmooney" w:date="2011-06-17T09:09:00Z"/>
                <w:sz w:val="20"/>
              </w:rPr>
            </w:pPr>
            <w:del w:id="1389" w:author="bmooney" w:date="2011-06-17T09:09:00Z">
              <w:r w:rsidRPr="00CB1C05" w:rsidDel="0058314A">
                <w:rPr>
                  <w:sz w:val="20"/>
                </w:rPr>
                <w:delText>tblRequisition.ModifiedOn</w:delText>
              </w:r>
            </w:del>
          </w:p>
        </w:tc>
      </w:tr>
    </w:tbl>
    <w:p w14:paraId="16E4A169" w14:textId="10ED7289" w:rsidR="00684432" w:rsidRDefault="00D90467" w:rsidP="009446BF">
      <w:pPr>
        <w:pStyle w:val="Heading2"/>
      </w:pPr>
      <w:bookmarkStart w:id="1390" w:name="_Toc248042320"/>
      <w:bookmarkStart w:id="1391" w:name="_Toc270946256"/>
      <w:bookmarkStart w:id="1392" w:name="_Toc278358725"/>
      <w:bookmarkStart w:id="1393" w:name="_Toc295735802"/>
      <w:r w:rsidRPr="00FB06D0">
        <w:t xml:space="preserve">Requisition </w:t>
      </w:r>
      <w:del w:id="1394" w:author="bmooney" w:date="2011-06-17T09:22:00Z">
        <w:r w:rsidRPr="00FB06D0" w:rsidDel="00203622">
          <w:delText>Form</w:delText>
        </w:r>
      </w:del>
      <w:bookmarkEnd w:id="1390"/>
      <w:bookmarkEnd w:id="1391"/>
      <w:bookmarkEnd w:id="1392"/>
      <w:bookmarkEnd w:id="1393"/>
      <w:ins w:id="1395" w:author="bmooney" w:date="2011-06-17T09:22:00Z">
        <w:r w:rsidR="00203622">
          <w:t>Data Entry</w:t>
        </w:r>
      </w:ins>
    </w:p>
    <w:p w14:paraId="16E4A16A" w14:textId="4C246978" w:rsidR="00684432" w:rsidDel="00203622" w:rsidRDefault="006A24C7" w:rsidP="009446BF">
      <w:pPr>
        <w:pStyle w:val="Body2"/>
        <w:rPr>
          <w:del w:id="1396" w:author="bmooney" w:date="2011-06-17T09:22:00Z"/>
        </w:rPr>
      </w:pPr>
      <w:del w:id="1397" w:author="bmooney" w:date="2011-06-17T09:22:00Z">
        <w:r w:rsidRPr="00FB06D0" w:rsidDel="00203622">
          <w:delText>Include a screen shot of the paper req form for reference.</w:delText>
        </w:r>
      </w:del>
    </w:p>
    <w:p w14:paraId="16E4A16B" w14:textId="693CEA78" w:rsidR="00684432" w:rsidRDefault="00093731" w:rsidP="009446BF">
      <w:pPr>
        <w:pStyle w:val="Body2"/>
      </w:pPr>
      <w:proofErr w:type="gramStart"/>
      <w:r w:rsidRPr="00FB06D0">
        <w:t>FR-200.</w:t>
      </w:r>
      <w:proofErr w:type="gramEnd"/>
      <w:r w:rsidRPr="00FB06D0">
        <w:t xml:space="preserve"> </w:t>
      </w:r>
      <w:r w:rsidR="00DB267B">
        <w:t xml:space="preserve"> </w:t>
      </w:r>
      <w:r w:rsidRPr="00FB06D0">
        <w:t xml:space="preserve">The RDE screens support </w:t>
      </w:r>
      <w:del w:id="1398" w:author="bmooney" w:date="2011-06-17T09:21:00Z">
        <w:r w:rsidRPr="00FB06D0" w:rsidDel="00203622">
          <w:delText>version</w:delText>
        </w:r>
        <w:r w:rsidR="009439EC" w:rsidDel="00203622">
          <w:delText xml:space="preserve">s </w:delText>
        </w:r>
        <w:r w:rsidRPr="00FB06D0" w:rsidDel="00203622">
          <w:delText xml:space="preserve"> </w:delText>
        </w:r>
        <w:r w:rsidR="009439EC" w:rsidDel="00203622">
          <w:delText>1-</w:delText>
        </w:r>
        <w:r w:rsidRPr="00FB06D0" w:rsidDel="00203622">
          <w:delText>1</w:delText>
        </w:r>
      </w:del>
      <w:del w:id="1399" w:author="bmooney" w:date="2011-06-13T13:45:00Z">
        <w:r w:rsidRPr="00FB06D0" w:rsidDel="00D56497">
          <w:delText>1</w:delText>
        </w:r>
      </w:del>
      <w:ins w:id="1400" w:author="bmooney" w:date="2011-06-17T09:21:00Z">
        <w:r w:rsidR="00203622">
          <w:t>all released versions</w:t>
        </w:r>
      </w:ins>
      <w:r w:rsidRPr="00FB06D0">
        <w:t xml:space="preserve"> of the requisition data entry form</w:t>
      </w:r>
      <w:ins w:id="1401" w:author="bmooney" w:date="2011-06-17T09:21:00Z">
        <w:r w:rsidR="00203622">
          <w:t xml:space="preserve">, including domestic and international forms. </w:t>
        </w:r>
      </w:ins>
      <w:del w:id="1402" w:author="bmooney" w:date="2011-06-17T09:21:00Z">
        <w:r w:rsidRPr="00FB06D0" w:rsidDel="00203622">
          <w:delText>.</w:delText>
        </w:r>
      </w:del>
    </w:p>
    <w:p w14:paraId="16E4A16C" w14:textId="65F33E2C" w:rsidR="00684432" w:rsidDel="00203622" w:rsidRDefault="00093731" w:rsidP="009446BF">
      <w:pPr>
        <w:pStyle w:val="Body2"/>
        <w:rPr>
          <w:del w:id="1403" w:author="bmooney" w:date="2011-06-17T09:21:00Z"/>
        </w:rPr>
      </w:pPr>
      <w:del w:id="1404" w:author="bmooney" w:date="2011-06-17T09:21:00Z">
        <w:r w:rsidRPr="00FB06D0" w:rsidDel="00203622">
          <w:delText>Screen shot of version 11 for reference:</w:delText>
        </w:r>
      </w:del>
    </w:p>
    <w:p w14:paraId="16E4A16D" w14:textId="371A6772" w:rsidR="00093731" w:rsidRPr="00FB06D0" w:rsidDel="00203622" w:rsidRDefault="005D4E0A" w:rsidP="006A24C7">
      <w:pPr>
        <w:pStyle w:val="Body2"/>
        <w:rPr>
          <w:del w:id="1405" w:author="bmooney" w:date="2011-06-17T09:21:00Z"/>
        </w:rPr>
      </w:pPr>
      <w:del w:id="1406" w:author="bmooney" w:date="2011-06-17T09:21:00Z">
        <w:r w:rsidDel="00203622">
          <w:rPr>
            <w:noProof/>
          </w:rPr>
          <w:drawing>
            <wp:inline distT="0" distB="0" distL="0" distR="0" wp14:anchorId="16E4AFDC" wp14:editId="16E4AFDD">
              <wp:extent cx="5093626" cy="6312643"/>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l="4712" t="8144" r="2693" b="5090"/>
                      <a:stretch>
                        <a:fillRect/>
                      </a:stretch>
                    </pic:blipFill>
                    <pic:spPr bwMode="auto">
                      <a:xfrm>
                        <a:off x="0" y="0"/>
                        <a:ext cx="5093626" cy="6312643"/>
                      </a:xfrm>
                      <a:prstGeom prst="rect">
                        <a:avLst/>
                      </a:prstGeom>
                      <a:noFill/>
                      <a:ln>
                        <a:noFill/>
                      </a:ln>
                    </pic:spPr>
                  </pic:pic>
                </a:graphicData>
              </a:graphic>
            </wp:inline>
          </w:drawing>
        </w:r>
      </w:del>
    </w:p>
    <w:p w14:paraId="16E4A16E" w14:textId="77777777" w:rsidR="00684432" w:rsidRDefault="00C5128F" w:rsidP="009446BF">
      <w:pPr>
        <w:pStyle w:val="Heading3"/>
      </w:pPr>
      <w:bookmarkStart w:id="1407" w:name="_Toc248042321"/>
      <w:bookmarkStart w:id="1408" w:name="_Toc270946257"/>
      <w:bookmarkStart w:id="1409" w:name="_Toc278358726"/>
      <w:bookmarkStart w:id="1410" w:name="_Toc295735803"/>
      <w:r w:rsidRPr="00FB06D0">
        <w:t>UI conventions</w:t>
      </w:r>
      <w:bookmarkEnd w:id="1407"/>
      <w:bookmarkEnd w:id="1408"/>
      <w:bookmarkEnd w:id="1409"/>
      <w:bookmarkEnd w:id="1410"/>
    </w:p>
    <w:p w14:paraId="16E4A16F" w14:textId="77777777" w:rsidR="00684432" w:rsidRDefault="00FF78B3" w:rsidP="009446BF">
      <w:pPr>
        <w:pStyle w:val="Body3"/>
      </w:pPr>
      <w:proofErr w:type="gramStart"/>
      <w:r>
        <w:t>FR-1500.</w:t>
      </w:r>
      <w:proofErr w:type="gramEnd"/>
      <w:r>
        <w:t xml:space="preserve"> </w:t>
      </w:r>
      <w:r w:rsidR="00DB267B">
        <w:t xml:space="preserve"> </w:t>
      </w:r>
      <w:r w:rsidR="00C5128F" w:rsidRPr="00FB06D0">
        <w:t>Fie</w:t>
      </w:r>
      <w:r w:rsidR="00136AEF" w:rsidRPr="00FB06D0">
        <w:t>lds in red (see the Patient tab</w:t>
      </w:r>
      <w:r w:rsidR="00C5128F" w:rsidRPr="00FB06D0">
        <w:t xml:space="preserve"> for an example</w:t>
      </w:r>
      <w:r w:rsidR="00136AEF" w:rsidRPr="00FB06D0">
        <w:t>)</w:t>
      </w:r>
      <w:r w:rsidR="00C5128F" w:rsidRPr="00FB06D0">
        <w:t xml:space="preserve"> are required. The requisition will not save unless these files are populated.</w:t>
      </w:r>
    </w:p>
    <w:p w14:paraId="16E4A170" w14:textId="77777777" w:rsidR="00684432" w:rsidRDefault="00FF78B3" w:rsidP="009446BF">
      <w:pPr>
        <w:pStyle w:val="Body3"/>
      </w:pPr>
      <w:proofErr w:type="gramStart"/>
      <w:r>
        <w:t>FR-1501.</w:t>
      </w:r>
      <w:proofErr w:type="gramEnd"/>
      <w:r>
        <w:t xml:space="preserve"> </w:t>
      </w:r>
      <w:r w:rsidR="00DB267B">
        <w:t xml:space="preserve"> </w:t>
      </w:r>
      <w:r w:rsidR="00C5128F" w:rsidRPr="00FB06D0">
        <w:t>Fields in blue, such as the tracking number above, are validated. Logic may be run at save time to check the values of these fields.</w:t>
      </w:r>
    </w:p>
    <w:p w14:paraId="16E4A171" w14:textId="77777777" w:rsidR="00684432" w:rsidRDefault="00405A0E" w:rsidP="009446BF">
      <w:pPr>
        <w:pStyle w:val="Body3"/>
      </w:pPr>
      <w:r w:rsidRPr="00FB06D0">
        <w:t xml:space="preserve">Common icons: </w:t>
      </w:r>
      <w:r w:rsidR="00DB267B">
        <w:t xml:space="preserve"> </w:t>
      </w:r>
      <w:r w:rsidRPr="00FB06D0">
        <w:t>(Icons used on only one page will be documented with the requirements for that page)</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636"/>
        <w:gridCol w:w="7110"/>
      </w:tblGrid>
      <w:tr w:rsidR="00C5128F" w:rsidRPr="00DB267B" w14:paraId="16E4A175" w14:textId="77777777" w:rsidTr="006B4698">
        <w:tc>
          <w:tcPr>
            <w:tcW w:w="900" w:type="dxa"/>
          </w:tcPr>
          <w:p w14:paraId="16E4A172" w14:textId="77777777" w:rsidR="00C5128F" w:rsidRPr="00DB267B" w:rsidRDefault="00C5128F" w:rsidP="00DB267B">
            <w:pPr>
              <w:spacing w:after="120"/>
              <w:rPr>
                <w:sz w:val="20"/>
              </w:rPr>
            </w:pPr>
            <w:r w:rsidRPr="00DB267B">
              <w:rPr>
                <w:sz w:val="20"/>
              </w:rPr>
              <w:t>FR-#</w:t>
            </w:r>
          </w:p>
        </w:tc>
        <w:tc>
          <w:tcPr>
            <w:tcW w:w="630" w:type="dxa"/>
          </w:tcPr>
          <w:p w14:paraId="16E4A173" w14:textId="77777777" w:rsidR="00C5128F" w:rsidRPr="00DB267B" w:rsidRDefault="00C5128F" w:rsidP="00DB267B">
            <w:pPr>
              <w:spacing w:after="120"/>
              <w:rPr>
                <w:sz w:val="20"/>
              </w:rPr>
            </w:pPr>
            <w:r w:rsidRPr="00DB267B">
              <w:rPr>
                <w:sz w:val="20"/>
              </w:rPr>
              <w:t>Icon</w:t>
            </w:r>
          </w:p>
        </w:tc>
        <w:tc>
          <w:tcPr>
            <w:tcW w:w="7110" w:type="dxa"/>
          </w:tcPr>
          <w:p w14:paraId="16E4A174" w14:textId="77777777" w:rsidR="00C5128F" w:rsidRPr="00771215" w:rsidRDefault="00C5128F" w:rsidP="00DB267B">
            <w:pPr>
              <w:spacing w:after="120"/>
              <w:rPr>
                <w:sz w:val="20"/>
              </w:rPr>
            </w:pPr>
            <w:r w:rsidRPr="00771215">
              <w:rPr>
                <w:sz w:val="20"/>
              </w:rPr>
              <w:t>Action</w:t>
            </w:r>
          </w:p>
        </w:tc>
      </w:tr>
      <w:tr w:rsidR="00C5128F" w:rsidRPr="00DB267B" w14:paraId="16E4A179" w14:textId="77777777" w:rsidTr="006B4698">
        <w:tc>
          <w:tcPr>
            <w:tcW w:w="900" w:type="dxa"/>
          </w:tcPr>
          <w:p w14:paraId="16E4A176" w14:textId="77777777" w:rsidR="00C5128F" w:rsidRPr="00DB267B" w:rsidRDefault="00FF78B3" w:rsidP="00771215">
            <w:pPr>
              <w:spacing w:after="120"/>
              <w:rPr>
                <w:sz w:val="20"/>
              </w:rPr>
            </w:pPr>
            <w:r w:rsidRPr="00DB267B">
              <w:rPr>
                <w:sz w:val="20"/>
              </w:rPr>
              <w:t>1502</w:t>
            </w:r>
          </w:p>
        </w:tc>
        <w:tc>
          <w:tcPr>
            <w:tcW w:w="630" w:type="dxa"/>
          </w:tcPr>
          <w:p w14:paraId="16E4A177" w14:textId="77777777" w:rsidR="00C5128F" w:rsidRPr="00DB267B" w:rsidRDefault="00B37D2E" w:rsidP="00DB267B">
            <w:pPr>
              <w:spacing w:after="120"/>
              <w:rPr>
                <w:sz w:val="20"/>
              </w:rPr>
            </w:pPr>
            <w:r>
              <w:rPr>
                <w:noProof/>
                <w:sz w:val="20"/>
              </w:rPr>
              <w:drawing>
                <wp:inline distT="0" distB="0" distL="0" distR="0" wp14:anchorId="16E4AFDE" wp14:editId="16E4AFDF">
                  <wp:extent cx="247650" cy="2381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247650" cy="238125"/>
                          </a:xfrm>
                          <a:prstGeom prst="rect">
                            <a:avLst/>
                          </a:prstGeom>
                          <a:noFill/>
                          <a:ln w="9525">
                            <a:noFill/>
                            <a:miter lim="800000"/>
                            <a:headEnd/>
                            <a:tailEnd/>
                          </a:ln>
                        </pic:spPr>
                      </pic:pic>
                    </a:graphicData>
                  </a:graphic>
                </wp:inline>
              </w:drawing>
            </w:r>
          </w:p>
        </w:tc>
        <w:tc>
          <w:tcPr>
            <w:tcW w:w="7110" w:type="dxa"/>
          </w:tcPr>
          <w:p w14:paraId="16E4A178" w14:textId="77777777" w:rsidR="00C5128F" w:rsidRPr="00DB267B" w:rsidRDefault="00C5128F" w:rsidP="00DB267B">
            <w:pPr>
              <w:spacing w:after="120"/>
              <w:rPr>
                <w:sz w:val="20"/>
              </w:rPr>
            </w:pPr>
            <w:r w:rsidRPr="00DB267B">
              <w:rPr>
                <w:sz w:val="20"/>
              </w:rPr>
              <w:t>Looks up a CRM contact</w:t>
            </w:r>
            <w:r w:rsidR="000D0F07" w:rsidRPr="00DB267B">
              <w:rPr>
                <w:sz w:val="20"/>
              </w:rPr>
              <w:t xml:space="preserve"> or account to fill into a nearby field or set of fields.</w:t>
            </w:r>
          </w:p>
        </w:tc>
      </w:tr>
      <w:tr w:rsidR="00C5128F" w:rsidRPr="00DB267B" w14:paraId="16E4A17D" w14:textId="77777777" w:rsidTr="006B4698">
        <w:tc>
          <w:tcPr>
            <w:tcW w:w="900" w:type="dxa"/>
          </w:tcPr>
          <w:p w14:paraId="16E4A17A" w14:textId="77777777" w:rsidR="00C5128F" w:rsidRPr="00DB267B" w:rsidRDefault="00FF78B3" w:rsidP="00771215">
            <w:pPr>
              <w:spacing w:after="120"/>
              <w:rPr>
                <w:sz w:val="20"/>
              </w:rPr>
            </w:pPr>
            <w:r w:rsidRPr="00DB267B">
              <w:rPr>
                <w:sz w:val="20"/>
              </w:rPr>
              <w:t>1503</w:t>
            </w:r>
          </w:p>
        </w:tc>
        <w:tc>
          <w:tcPr>
            <w:tcW w:w="630" w:type="dxa"/>
          </w:tcPr>
          <w:p w14:paraId="16E4A17B" w14:textId="77777777" w:rsidR="00C5128F" w:rsidRPr="00DB267B" w:rsidRDefault="00B37D2E" w:rsidP="00DB267B">
            <w:pPr>
              <w:spacing w:after="120"/>
              <w:rPr>
                <w:sz w:val="20"/>
              </w:rPr>
            </w:pPr>
            <w:r>
              <w:rPr>
                <w:noProof/>
                <w:sz w:val="20"/>
              </w:rPr>
              <w:drawing>
                <wp:inline distT="0" distB="0" distL="0" distR="0" wp14:anchorId="16E4AFE0" wp14:editId="16E4AFE1">
                  <wp:extent cx="219075" cy="2095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219075" cy="209550"/>
                          </a:xfrm>
                          <a:prstGeom prst="rect">
                            <a:avLst/>
                          </a:prstGeom>
                          <a:noFill/>
                          <a:ln w="9525">
                            <a:noFill/>
                            <a:miter lim="800000"/>
                            <a:headEnd/>
                            <a:tailEnd/>
                          </a:ln>
                        </pic:spPr>
                      </pic:pic>
                    </a:graphicData>
                  </a:graphic>
                </wp:inline>
              </w:drawing>
            </w:r>
          </w:p>
        </w:tc>
        <w:tc>
          <w:tcPr>
            <w:tcW w:w="7110" w:type="dxa"/>
          </w:tcPr>
          <w:p w14:paraId="16E4A17C" w14:textId="77777777" w:rsidR="00C5128F" w:rsidRPr="00DB267B" w:rsidRDefault="000D0F07" w:rsidP="00DB267B">
            <w:pPr>
              <w:spacing w:after="120"/>
              <w:rPr>
                <w:sz w:val="20"/>
              </w:rPr>
            </w:pPr>
            <w:r w:rsidRPr="00DB267B">
              <w:rPr>
                <w:sz w:val="20"/>
              </w:rPr>
              <w:t>Edits the CRM contact or account information in a nearby field or set of fields</w:t>
            </w:r>
          </w:p>
        </w:tc>
      </w:tr>
      <w:tr w:rsidR="00C5128F" w:rsidRPr="00DB267B" w14:paraId="16E4A181" w14:textId="77777777" w:rsidTr="006B4698">
        <w:tc>
          <w:tcPr>
            <w:tcW w:w="900" w:type="dxa"/>
          </w:tcPr>
          <w:p w14:paraId="16E4A17E" w14:textId="77777777" w:rsidR="00C5128F" w:rsidRPr="00DB267B" w:rsidRDefault="00FF78B3" w:rsidP="00771215">
            <w:pPr>
              <w:spacing w:after="120"/>
              <w:rPr>
                <w:sz w:val="20"/>
              </w:rPr>
            </w:pPr>
            <w:r w:rsidRPr="00DB267B">
              <w:rPr>
                <w:sz w:val="20"/>
              </w:rPr>
              <w:t>1504</w:t>
            </w:r>
          </w:p>
        </w:tc>
        <w:tc>
          <w:tcPr>
            <w:tcW w:w="630" w:type="dxa"/>
          </w:tcPr>
          <w:p w14:paraId="16E4A17F" w14:textId="77777777" w:rsidR="00C5128F" w:rsidRPr="00DB267B" w:rsidRDefault="00B37D2E" w:rsidP="00DB267B">
            <w:pPr>
              <w:spacing w:after="120"/>
              <w:rPr>
                <w:sz w:val="20"/>
              </w:rPr>
            </w:pPr>
            <w:r>
              <w:rPr>
                <w:noProof/>
                <w:sz w:val="20"/>
              </w:rPr>
              <w:drawing>
                <wp:inline distT="0" distB="0" distL="0" distR="0" wp14:anchorId="16E4AFE2" wp14:editId="16E4AFE3">
                  <wp:extent cx="171450" cy="2000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171450" cy="200025"/>
                          </a:xfrm>
                          <a:prstGeom prst="rect">
                            <a:avLst/>
                          </a:prstGeom>
                          <a:noFill/>
                          <a:ln w="9525">
                            <a:noFill/>
                            <a:miter lim="800000"/>
                            <a:headEnd/>
                            <a:tailEnd/>
                          </a:ln>
                        </pic:spPr>
                      </pic:pic>
                    </a:graphicData>
                  </a:graphic>
                </wp:inline>
              </w:drawing>
            </w:r>
          </w:p>
        </w:tc>
        <w:tc>
          <w:tcPr>
            <w:tcW w:w="7110" w:type="dxa"/>
          </w:tcPr>
          <w:p w14:paraId="16E4A180" w14:textId="77777777" w:rsidR="00EB35E4" w:rsidRPr="00DB267B" w:rsidRDefault="000D0F07" w:rsidP="00771215">
            <w:pPr>
              <w:spacing w:after="120"/>
              <w:rPr>
                <w:sz w:val="20"/>
              </w:rPr>
            </w:pPr>
            <w:r w:rsidRPr="00DB267B">
              <w:rPr>
                <w:sz w:val="20"/>
              </w:rPr>
              <w:t>Clears the CRM contact or account information from a nearby field or set of fields.</w:t>
            </w:r>
          </w:p>
        </w:tc>
      </w:tr>
    </w:tbl>
    <w:p w14:paraId="16E4A182" w14:textId="77777777" w:rsidR="00EC2B18" w:rsidRDefault="00EC2B18"/>
    <w:p w14:paraId="16E4A183" w14:textId="77777777" w:rsidR="00684432" w:rsidRDefault="00EB35E4" w:rsidP="009446BF">
      <w:pPr>
        <w:pStyle w:val="Body3"/>
      </w:pPr>
      <w:proofErr w:type="gramStart"/>
      <w:r w:rsidRPr="00415C09">
        <w:t>FR-1505.</w:t>
      </w:r>
      <w:proofErr w:type="gramEnd"/>
      <w:r w:rsidRPr="00415C09">
        <w:t xml:space="preserve"> </w:t>
      </w:r>
      <w:r w:rsidR="005B79B8">
        <w:t xml:space="preserve"> </w:t>
      </w:r>
      <w:r w:rsidRPr="00415C09">
        <w:t>The requisition barcode appears in the upper right corner of the requisition screen.</w:t>
      </w:r>
    </w:p>
    <w:p w14:paraId="16E4A184" w14:textId="44A704D2" w:rsidR="00684432" w:rsidRDefault="00EB35E4" w:rsidP="009446BF">
      <w:pPr>
        <w:pStyle w:val="Body3"/>
        <w:rPr>
          <w:ins w:id="1411" w:author="bmooney" w:date="2011-04-19T13:56:00Z"/>
        </w:rPr>
      </w:pPr>
      <w:proofErr w:type="gramStart"/>
      <w:r w:rsidRPr="00415C09">
        <w:t>FR-1506.</w:t>
      </w:r>
      <w:proofErr w:type="gramEnd"/>
      <w:r w:rsidR="005B79B8">
        <w:t xml:space="preserve"> </w:t>
      </w:r>
      <w:r w:rsidRPr="00415C09">
        <w:t xml:space="preserve"> </w:t>
      </w:r>
      <w:ins w:id="1412" w:author="bmooney" w:date="2011-04-19T13:57:00Z">
        <w:r w:rsidR="00234FC7">
          <w:t>A shortened string referring to t</w:t>
        </w:r>
      </w:ins>
      <w:del w:id="1413" w:author="bmooney" w:date="2011-04-19T13:57:00Z">
        <w:r w:rsidRPr="00415C09" w:rsidDel="00234FC7">
          <w:delText>T</w:delText>
        </w:r>
      </w:del>
      <w:r w:rsidRPr="00415C09">
        <w:t xml:space="preserve">he </w:t>
      </w:r>
      <w:del w:id="1414" w:author="bmooney" w:date="2011-04-19T13:56:00Z">
        <w:r w:rsidRPr="00415C09" w:rsidDel="00234FC7">
          <w:delText>test type</w:delText>
        </w:r>
      </w:del>
      <w:ins w:id="1415" w:author="bmooney" w:date="2011-04-19T13:56:00Z">
        <w:r w:rsidR="00234FC7">
          <w:t>ordered test</w:t>
        </w:r>
      </w:ins>
      <w:r w:rsidRPr="00415C09">
        <w:t xml:space="preserve"> </w:t>
      </w:r>
      <w:del w:id="1416" w:author="bmooney" w:date="2011-04-19T13:56:00Z">
        <w:r w:rsidRPr="00415C09" w:rsidDel="00234FC7">
          <w:delText xml:space="preserve">(breast or colon) </w:delText>
        </w:r>
      </w:del>
      <w:r w:rsidRPr="00415C09">
        <w:t>appears in the upper right corner of the requisition screen.</w:t>
      </w:r>
    </w:p>
    <w:p w14:paraId="1420910B" w14:textId="12455838" w:rsidR="00234FC7" w:rsidRDefault="00234FC7" w:rsidP="009446BF">
      <w:pPr>
        <w:pStyle w:val="Body3"/>
        <w:rPr>
          <w:ins w:id="1417" w:author="bmooney" w:date="2011-04-19T13:57:00Z"/>
        </w:rPr>
      </w:pPr>
      <w:ins w:id="1418" w:author="bmooney" w:date="2011-04-19T13:56:00Z">
        <w:r>
          <w:t xml:space="preserve">The </w:t>
        </w:r>
      </w:ins>
      <w:ins w:id="1419" w:author="bmooney" w:date="2011-04-19T13:57:00Z">
        <w:r>
          <w:t xml:space="preserve">orderable </w:t>
        </w:r>
      </w:ins>
      <w:ins w:id="1420" w:author="bmooney" w:date="2011-04-19T13:56:00Z">
        <w:r>
          <w:t xml:space="preserve">test types map </w:t>
        </w:r>
        <w:r w:rsidR="0002416F">
          <w:t>to shortened strings in th</w:t>
        </w:r>
      </w:ins>
      <w:ins w:id="1421" w:author="bmooney" w:date="2011-06-30T16:40:00Z">
        <w:r w:rsidR="0002416F">
          <w:t xml:space="preserve">e following manner. In addition, there is a canonical display order and color for each orderable. These are documented here and will be used consistently throughout the application. </w:t>
        </w:r>
      </w:ins>
    </w:p>
    <w:tbl>
      <w:tblPr>
        <w:tblStyle w:val="TableGrid"/>
        <w:tblW w:w="0" w:type="auto"/>
        <w:tblInd w:w="720" w:type="dxa"/>
        <w:tblLook w:val="04A0" w:firstRow="1" w:lastRow="0" w:firstColumn="1" w:lastColumn="0" w:noHBand="0" w:noVBand="1"/>
        <w:tblPrChange w:id="1422" w:author="bmooney" w:date="2011-06-30T17:01:00Z">
          <w:tblPr>
            <w:tblStyle w:val="TableGrid"/>
            <w:tblW w:w="0" w:type="auto"/>
            <w:tblInd w:w="720" w:type="dxa"/>
            <w:tblLook w:val="04A0" w:firstRow="1" w:lastRow="0" w:firstColumn="1" w:lastColumn="0" w:noHBand="0" w:noVBand="1"/>
          </w:tblPr>
        </w:tblPrChange>
      </w:tblPr>
      <w:tblGrid>
        <w:gridCol w:w="1098"/>
        <w:gridCol w:w="3780"/>
        <w:gridCol w:w="1620"/>
        <w:gridCol w:w="875"/>
        <w:gridCol w:w="1483"/>
        <w:tblGridChange w:id="1423">
          <w:tblGrid>
            <w:gridCol w:w="1098"/>
            <w:gridCol w:w="3600"/>
            <w:gridCol w:w="1800"/>
            <w:gridCol w:w="875"/>
            <w:gridCol w:w="1483"/>
          </w:tblGrid>
        </w:tblGridChange>
      </w:tblGrid>
      <w:tr w:rsidR="00AA47A6" w14:paraId="769E4489" w14:textId="7AB0E600" w:rsidTr="00AA47A6">
        <w:trPr>
          <w:ins w:id="1424" w:author="bmooney" w:date="2011-04-19T13:58:00Z"/>
        </w:trPr>
        <w:tc>
          <w:tcPr>
            <w:tcW w:w="1098" w:type="dxa"/>
            <w:tcPrChange w:id="1425" w:author="bmooney" w:date="2011-06-30T17:01:00Z">
              <w:tcPr>
                <w:tcW w:w="1098" w:type="dxa"/>
              </w:tcPr>
            </w:tcPrChange>
          </w:tcPr>
          <w:p w14:paraId="3FC88806" w14:textId="486D2E25" w:rsidR="0002416F" w:rsidRDefault="0002416F" w:rsidP="009446BF">
            <w:pPr>
              <w:pStyle w:val="Body3"/>
              <w:ind w:left="0"/>
              <w:rPr>
                <w:ins w:id="1426" w:author="bmooney" w:date="2011-04-19T13:58:00Z"/>
              </w:rPr>
            </w:pPr>
            <w:ins w:id="1427" w:author="bmooney" w:date="2011-04-19T13:58:00Z">
              <w:r>
                <w:t>FR-#</w:t>
              </w:r>
            </w:ins>
          </w:p>
        </w:tc>
        <w:tc>
          <w:tcPr>
            <w:tcW w:w="3780" w:type="dxa"/>
            <w:tcPrChange w:id="1428" w:author="bmooney" w:date="2011-06-30T17:01:00Z">
              <w:tcPr>
                <w:tcW w:w="3600" w:type="dxa"/>
              </w:tcPr>
            </w:tcPrChange>
          </w:tcPr>
          <w:p w14:paraId="0B172FBD" w14:textId="1BAE47FF" w:rsidR="0002416F" w:rsidRDefault="0002416F">
            <w:pPr>
              <w:pStyle w:val="Body3"/>
              <w:ind w:left="0"/>
              <w:rPr>
                <w:ins w:id="1429" w:author="bmooney" w:date="2011-04-19T13:58:00Z"/>
              </w:rPr>
            </w:pPr>
            <w:ins w:id="1430" w:author="bmooney" w:date="2011-04-19T13:58:00Z">
              <w:r>
                <w:t>Long orderable name</w:t>
              </w:r>
            </w:ins>
          </w:p>
        </w:tc>
        <w:tc>
          <w:tcPr>
            <w:tcW w:w="1620" w:type="dxa"/>
            <w:tcPrChange w:id="1431" w:author="bmooney" w:date="2011-06-30T17:01:00Z">
              <w:tcPr>
                <w:tcW w:w="1800" w:type="dxa"/>
              </w:tcPr>
            </w:tcPrChange>
          </w:tcPr>
          <w:p w14:paraId="138F2C2C" w14:textId="4B2F34C7" w:rsidR="0002416F" w:rsidRDefault="0002416F" w:rsidP="00AA47A6">
            <w:pPr>
              <w:pStyle w:val="Body3"/>
              <w:ind w:left="0"/>
              <w:rPr>
                <w:ins w:id="1432" w:author="bmooney" w:date="2011-04-19T13:58:00Z"/>
              </w:rPr>
            </w:pPr>
            <w:ins w:id="1433" w:author="bmooney" w:date="2011-04-19T13:58:00Z">
              <w:r>
                <w:t>Short name</w:t>
              </w:r>
            </w:ins>
          </w:p>
        </w:tc>
        <w:tc>
          <w:tcPr>
            <w:tcW w:w="875" w:type="dxa"/>
            <w:tcPrChange w:id="1434" w:author="bmooney" w:date="2011-06-30T17:01:00Z">
              <w:tcPr>
                <w:tcW w:w="875" w:type="dxa"/>
              </w:tcPr>
            </w:tcPrChange>
          </w:tcPr>
          <w:p w14:paraId="72752D7B" w14:textId="45288401" w:rsidR="0002416F" w:rsidRDefault="0002416F" w:rsidP="009446BF">
            <w:pPr>
              <w:pStyle w:val="Body3"/>
              <w:ind w:left="0"/>
              <w:rPr>
                <w:ins w:id="1435" w:author="bmooney" w:date="2011-06-30T16:40:00Z"/>
              </w:rPr>
            </w:pPr>
            <w:ins w:id="1436" w:author="bmooney" w:date="2011-06-30T16:40:00Z">
              <w:r>
                <w:t>Display Order</w:t>
              </w:r>
            </w:ins>
          </w:p>
        </w:tc>
        <w:tc>
          <w:tcPr>
            <w:tcW w:w="1483" w:type="dxa"/>
            <w:tcPrChange w:id="1437" w:author="bmooney" w:date="2011-06-30T17:01:00Z">
              <w:tcPr>
                <w:tcW w:w="1483" w:type="dxa"/>
              </w:tcPr>
            </w:tcPrChange>
          </w:tcPr>
          <w:p w14:paraId="6F7481C3" w14:textId="29C46D55" w:rsidR="0002416F" w:rsidRDefault="0002416F" w:rsidP="009446BF">
            <w:pPr>
              <w:pStyle w:val="Body3"/>
              <w:ind w:left="0"/>
              <w:rPr>
                <w:ins w:id="1438" w:author="bmooney" w:date="2011-06-30T16:42:00Z"/>
              </w:rPr>
            </w:pPr>
            <w:ins w:id="1439" w:author="bmooney" w:date="2011-06-30T16:42:00Z">
              <w:r>
                <w:t>Color</w:t>
              </w:r>
            </w:ins>
          </w:p>
        </w:tc>
      </w:tr>
      <w:tr w:rsidR="00AA47A6" w14:paraId="4BD2BA88" w14:textId="63A3081B" w:rsidTr="00AA47A6">
        <w:trPr>
          <w:ins w:id="1440" w:author="bmooney" w:date="2011-04-19T13:58:00Z"/>
        </w:trPr>
        <w:tc>
          <w:tcPr>
            <w:tcW w:w="1098" w:type="dxa"/>
            <w:tcPrChange w:id="1441" w:author="bmooney" w:date="2011-06-30T17:01:00Z">
              <w:tcPr>
                <w:tcW w:w="1098" w:type="dxa"/>
              </w:tcPr>
            </w:tcPrChange>
          </w:tcPr>
          <w:p w14:paraId="30B83096" w14:textId="54B599E8" w:rsidR="0002416F" w:rsidRDefault="0002416F">
            <w:pPr>
              <w:pStyle w:val="Body3"/>
              <w:ind w:left="0"/>
              <w:rPr>
                <w:ins w:id="1442" w:author="bmooney" w:date="2011-04-19T13:58:00Z"/>
              </w:rPr>
            </w:pPr>
            <w:ins w:id="1443" w:author="bmooney" w:date="2011-04-19T13:58:00Z">
              <w:r>
                <w:t>FR-1510</w:t>
              </w:r>
            </w:ins>
          </w:p>
        </w:tc>
        <w:tc>
          <w:tcPr>
            <w:tcW w:w="3780" w:type="dxa"/>
            <w:tcPrChange w:id="1444" w:author="bmooney" w:date="2011-06-30T17:01:00Z">
              <w:tcPr>
                <w:tcW w:w="3600" w:type="dxa"/>
              </w:tcPr>
            </w:tcPrChange>
          </w:tcPr>
          <w:p w14:paraId="252CA4DD" w14:textId="778478CD" w:rsidR="0002416F" w:rsidRDefault="0002416F" w:rsidP="009446BF">
            <w:pPr>
              <w:pStyle w:val="Body3"/>
              <w:ind w:left="0"/>
              <w:rPr>
                <w:ins w:id="1445" w:author="bmooney" w:date="2011-04-19T13:58:00Z"/>
              </w:rPr>
            </w:pPr>
            <w:ins w:id="1446" w:author="bmooney" w:date="2011-04-29T08:40:00Z">
              <w:r>
                <w:t>Oncotype DX Colon Cancer Assay</w:t>
              </w:r>
            </w:ins>
          </w:p>
        </w:tc>
        <w:tc>
          <w:tcPr>
            <w:tcW w:w="1620" w:type="dxa"/>
            <w:tcPrChange w:id="1447" w:author="bmooney" w:date="2011-06-30T17:01:00Z">
              <w:tcPr>
                <w:tcW w:w="1800" w:type="dxa"/>
              </w:tcPr>
            </w:tcPrChange>
          </w:tcPr>
          <w:p w14:paraId="3CBD78DE" w14:textId="1EFC1C53" w:rsidR="0002416F" w:rsidRDefault="0002416F" w:rsidP="009446BF">
            <w:pPr>
              <w:pStyle w:val="Body3"/>
              <w:ind w:left="0"/>
              <w:rPr>
                <w:ins w:id="1448" w:author="bmooney" w:date="2011-04-19T13:58:00Z"/>
              </w:rPr>
            </w:pPr>
            <w:ins w:id="1449" w:author="bmooney" w:date="2011-04-29T08:40:00Z">
              <w:r>
                <w:t>Colon</w:t>
              </w:r>
            </w:ins>
          </w:p>
        </w:tc>
        <w:tc>
          <w:tcPr>
            <w:tcW w:w="875" w:type="dxa"/>
            <w:tcPrChange w:id="1450" w:author="bmooney" w:date="2011-06-30T17:01:00Z">
              <w:tcPr>
                <w:tcW w:w="875" w:type="dxa"/>
              </w:tcPr>
            </w:tcPrChange>
          </w:tcPr>
          <w:p w14:paraId="0F306ECB" w14:textId="62BA5B22" w:rsidR="0002416F" w:rsidRDefault="0002416F" w:rsidP="009446BF">
            <w:pPr>
              <w:pStyle w:val="Body3"/>
              <w:ind w:left="0"/>
              <w:rPr>
                <w:ins w:id="1451" w:author="bmooney" w:date="2011-06-30T16:40:00Z"/>
              </w:rPr>
            </w:pPr>
            <w:ins w:id="1452" w:author="bmooney" w:date="2011-06-30T16:41:00Z">
              <w:r>
                <w:t>4</w:t>
              </w:r>
            </w:ins>
          </w:p>
        </w:tc>
        <w:tc>
          <w:tcPr>
            <w:tcW w:w="1483" w:type="dxa"/>
            <w:tcPrChange w:id="1453" w:author="bmooney" w:date="2011-06-30T17:01:00Z">
              <w:tcPr>
                <w:tcW w:w="1483" w:type="dxa"/>
              </w:tcPr>
            </w:tcPrChange>
          </w:tcPr>
          <w:p w14:paraId="007ACDCD" w14:textId="23995230" w:rsidR="0002416F" w:rsidRDefault="00FD7775" w:rsidP="009446BF">
            <w:pPr>
              <w:pStyle w:val="Body3"/>
              <w:ind w:left="0"/>
              <w:rPr>
                <w:ins w:id="1454" w:author="bmooney" w:date="2011-06-30T16:42:00Z"/>
              </w:rPr>
            </w:pPr>
            <w:ins w:id="1455" w:author="bmooney" w:date="2011-07-21T09:41:00Z">
              <w:r>
                <w:rPr>
                  <w:color w:val="1F497D"/>
                </w:rPr>
                <w:t>#0000FF (blue)</w:t>
              </w:r>
            </w:ins>
          </w:p>
        </w:tc>
      </w:tr>
      <w:tr w:rsidR="00AA47A6" w14:paraId="7AD7E38B" w14:textId="0235EAB9" w:rsidTr="00AA47A6">
        <w:trPr>
          <w:ins w:id="1456" w:author="bmooney" w:date="2011-04-19T13:58:00Z"/>
        </w:trPr>
        <w:tc>
          <w:tcPr>
            <w:tcW w:w="1098" w:type="dxa"/>
            <w:tcPrChange w:id="1457" w:author="bmooney" w:date="2011-06-30T17:01:00Z">
              <w:tcPr>
                <w:tcW w:w="1098" w:type="dxa"/>
              </w:tcPr>
            </w:tcPrChange>
          </w:tcPr>
          <w:p w14:paraId="6E4AE419" w14:textId="7FD946B6" w:rsidR="0002416F" w:rsidRDefault="0002416F" w:rsidP="009446BF">
            <w:pPr>
              <w:pStyle w:val="Body3"/>
              <w:ind w:left="0"/>
              <w:rPr>
                <w:ins w:id="1458" w:author="bmooney" w:date="2011-04-19T13:58:00Z"/>
              </w:rPr>
            </w:pPr>
            <w:ins w:id="1459" w:author="bmooney" w:date="2011-04-19T13:58:00Z">
              <w:r>
                <w:t>FR-1511</w:t>
              </w:r>
            </w:ins>
          </w:p>
        </w:tc>
        <w:tc>
          <w:tcPr>
            <w:tcW w:w="3780" w:type="dxa"/>
            <w:tcPrChange w:id="1460" w:author="bmooney" w:date="2011-06-30T17:01:00Z">
              <w:tcPr>
                <w:tcW w:w="3600" w:type="dxa"/>
              </w:tcPr>
            </w:tcPrChange>
          </w:tcPr>
          <w:p w14:paraId="4A1D741D" w14:textId="08A63330" w:rsidR="0002416F" w:rsidRDefault="0002416F" w:rsidP="009446BF">
            <w:pPr>
              <w:pStyle w:val="Body3"/>
              <w:ind w:left="0"/>
              <w:rPr>
                <w:ins w:id="1461" w:author="bmooney" w:date="2011-04-19T13:58:00Z"/>
              </w:rPr>
            </w:pPr>
            <w:ins w:id="1462" w:author="bmooney" w:date="2011-04-29T08:40:00Z">
              <w:r>
                <w:t>MMR Assay for Recurrence Risk Assessment</w:t>
              </w:r>
            </w:ins>
          </w:p>
        </w:tc>
        <w:tc>
          <w:tcPr>
            <w:tcW w:w="1620" w:type="dxa"/>
            <w:tcPrChange w:id="1463" w:author="bmooney" w:date="2011-06-30T17:01:00Z">
              <w:tcPr>
                <w:tcW w:w="1800" w:type="dxa"/>
              </w:tcPr>
            </w:tcPrChange>
          </w:tcPr>
          <w:p w14:paraId="66FC5F10" w14:textId="70BA1DED" w:rsidR="0002416F" w:rsidRDefault="0002416F" w:rsidP="009446BF">
            <w:pPr>
              <w:pStyle w:val="Body3"/>
              <w:ind w:left="0"/>
              <w:rPr>
                <w:ins w:id="1464" w:author="bmooney" w:date="2011-04-19T13:58:00Z"/>
              </w:rPr>
            </w:pPr>
            <w:ins w:id="1465" w:author="bmooney" w:date="2011-04-29T08:40:00Z">
              <w:r>
                <w:t>MMR</w:t>
              </w:r>
            </w:ins>
          </w:p>
        </w:tc>
        <w:tc>
          <w:tcPr>
            <w:tcW w:w="875" w:type="dxa"/>
            <w:tcPrChange w:id="1466" w:author="bmooney" w:date="2011-06-30T17:01:00Z">
              <w:tcPr>
                <w:tcW w:w="875" w:type="dxa"/>
              </w:tcPr>
            </w:tcPrChange>
          </w:tcPr>
          <w:p w14:paraId="200EE376" w14:textId="55E5B889" w:rsidR="0002416F" w:rsidRDefault="0002416F" w:rsidP="009446BF">
            <w:pPr>
              <w:pStyle w:val="Body3"/>
              <w:ind w:left="0"/>
              <w:rPr>
                <w:ins w:id="1467" w:author="bmooney" w:date="2011-06-30T16:40:00Z"/>
              </w:rPr>
            </w:pPr>
            <w:ins w:id="1468" w:author="bmooney" w:date="2011-06-30T16:41:00Z">
              <w:r>
                <w:t>5</w:t>
              </w:r>
            </w:ins>
          </w:p>
        </w:tc>
        <w:tc>
          <w:tcPr>
            <w:tcW w:w="1483" w:type="dxa"/>
            <w:tcPrChange w:id="1469" w:author="bmooney" w:date="2011-06-30T17:01:00Z">
              <w:tcPr>
                <w:tcW w:w="1483" w:type="dxa"/>
              </w:tcPr>
            </w:tcPrChange>
          </w:tcPr>
          <w:p w14:paraId="697A65FD" w14:textId="4BF2B2A9" w:rsidR="0002416F" w:rsidRDefault="00FD7775" w:rsidP="009446BF">
            <w:pPr>
              <w:pStyle w:val="Body3"/>
              <w:ind w:left="0"/>
              <w:rPr>
                <w:ins w:id="1470" w:author="bmooney" w:date="2011-06-30T16:42:00Z"/>
              </w:rPr>
            </w:pPr>
            <w:ins w:id="1471" w:author="bmooney" w:date="2011-07-21T09:41:00Z">
              <w:r>
                <w:rPr>
                  <w:color w:val="1F497D"/>
                </w:rPr>
                <w:t>#0000FF (blue)</w:t>
              </w:r>
            </w:ins>
          </w:p>
        </w:tc>
      </w:tr>
      <w:tr w:rsidR="00AA47A6" w14:paraId="564326EB" w14:textId="17A79BC0" w:rsidTr="00AA47A6">
        <w:trPr>
          <w:ins w:id="1472" w:author="bmooney" w:date="2011-04-19T13:58:00Z"/>
        </w:trPr>
        <w:tc>
          <w:tcPr>
            <w:tcW w:w="1098" w:type="dxa"/>
            <w:tcPrChange w:id="1473" w:author="bmooney" w:date="2011-06-30T17:01:00Z">
              <w:tcPr>
                <w:tcW w:w="1098" w:type="dxa"/>
              </w:tcPr>
            </w:tcPrChange>
          </w:tcPr>
          <w:p w14:paraId="47413991" w14:textId="06A99C18" w:rsidR="0002416F" w:rsidRDefault="0002416F" w:rsidP="009446BF">
            <w:pPr>
              <w:pStyle w:val="Body3"/>
              <w:ind w:left="0"/>
              <w:rPr>
                <w:ins w:id="1474" w:author="bmooney" w:date="2011-04-19T13:58:00Z"/>
              </w:rPr>
            </w:pPr>
            <w:ins w:id="1475" w:author="bmooney" w:date="2011-04-19T13:58:00Z">
              <w:r>
                <w:t>FR-1512</w:t>
              </w:r>
            </w:ins>
          </w:p>
        </w:tc>
        <w:tc>
          <w:tcPr>
            <w:tcW w:w="3780" w:type="dxa"/>
            <w:tcPrChange w:id="1476" w:author="bmooney" w:date="2011-06-30T17:01:00Z">
              <w:tcPr>
                <w:tcW w:w="3600" w:type="dxa"/>
              </w:tcPr>
            </w:tcPrChange>
          </w:tcPr>
          <w:p w14:paraId="2C4A4313" w14:textId="57900D48" w:rsidR="0002416F" w:rsidRPr="000E542F" w:rsidRDefault="0002416F">
            <w:pPr>
              <w:rPr>
                <w:ins w:id="1477" w:author="bmooney" w:date="2011-04-19T13:58:00Z"/>
              </w:rPr>
              <w:pPrChange w:id="1478" w:author="bmooney" w:date="2011-04-29T08:41:00Z">
                <w:pPr>
                  <w:pStyle w:val="Body3"/>
                  <w:ind w:left="0"/>
                </w:pPr>
              </w:pPrChange>
            </w:pPr>
            <w:ins w:id="1479" w:author="bmooney" w:date="2011-04-29T08:40:00Z">
              <w:r w:rsidRPr="000E542F">
                <w:rPr>
                  <w:sz w:val="20"/>
                </w:rPr>
                <w:t>Sequential Assays; MMR then Oncotype DX Colon Cancer if MMR is Proficient</w:t>
              </w:r>
            </w:ins>
          </w:p>
        </w:tc>
        <w:tc>
          <w:tcPr>
            <w:tcW w:w="1620" w:type="dxa"/>
            <w:tcPrChange w:id="1480" w:author="bmooney" w:date="2011-06-30T17:01:00Z">
              <w:tcPr>
                <w:tcW w:w="1800" w:type="dxa"/>
              </w:tcPr>
            </w:tcPrChange>
          </w:tcPr>
          <w:p w14:paraId="37FBE9BF" w14:textId="11C20305" w:rsidR="0002416F" w:rsidRDefault="0002416F" w:rsidP="009446BF">
            <w:pPr>
              <w:pStyle w:val="Body3"/>
              <w:ind w:left="0"/>
              <w:rPr>
                <w:ins w:id="1481" w:author="bmooney" w:date="2011-04-19T13:58:00Z"/>
              </w:rPr>
            </w:pPr>
            <w:ins w:id="1482" w:author="bmooney" w:date="2011-04-29T08:40:00Z">
              <w:r>
                <w:t xml:space="preserve">MMR/Colon </w:t>
              </w:r>
              <w:proofErr w:type="spellStart"/>
              <w:r>
                <w:t>Seq</w:t>
              </w:r>
            </w:ins>
            <w:proofErr w:type="spellEnd"/>
          </w:p>
        </w:tc>
        <w:tc>
          <w:tcPr>
            <w:tcW w:w="875" w:type="dxa"/>
            <w:tcPrChange w:id="1483" w:author="bmooney" w:date="2011-06-30T17:01:00Z">
              <w:tcPr>
                <w:tcW w:w="875" w:type="dxa"/>
              </w:tcPr>
            </w:tcPrChange>
          </w:tcPr>
          <w:p w14:paraId="7E2D742E" w14:textId="3BD76434" w:rsidR="0002416F" w:rsidRDefault="0002416F" w:rsidP="009446BF">
            <w:pPr>
              <w:pStyle w:val="Body3"/>
              <w:ind w:left="0"/>
              <w:rPr>
                <w:ins w:id="1484" w:author="bmooney" w:date="2011-06-30T16:40:00Z"/>
              </w:rPr>
            </w:pPr>
            <w:ins w:id="1485" w:author="bmooney" w:date="2011-06-30T16:41:00Z">
              <w:r>
                <w:t>3</w:t>
              </w:r>
            </w:ins>
          </w:p>
        </w:tc>
        <w:tc>
          <w:tcPr>
            <w:tcW w:w="1483" w:type="dxa"/>
            <w:tcPrChange w:id="1486" w:author="bmooney" w:date="2011-06-30T17:01:00Z">
              <w:tcPr>
                <w:tcW w:w="1483" w:type="dxa"/>
              </w:tcPr>
            </w:tcPrChange>
          </w:tcPr>
          <w:p w14:paraId="140ED125" w14:textId="38BCD237" w:rsidR="0002416F" w:rsidRDefault="00FD7775" w:rsidP="009446BF">
            <w:pPr>
              <w:pStyle w:val="Body3"/>
              <w:ind w:left="0"/>
              <w:rPr>
                <w:ins w:id="1487" w:author="bmooney" w:date="2011-06-30T16:42:00Z"/>
              </w:rPr>
            </w:pPr>
            <w:ins w:id="1488" w:author="bmooney" w:date="2011-07-21T09:41:00Z">
              <w:r>
                <w:rPr>
                  <w:color w:val="1F497D"/>
                </w:rPr>
                <w:t>#0000FF (blue)</w:t>
              </w:r>
            </w:ins>
          </w:p>
        </w:tc>
      </w:tr>
      <w:tr w:rsidR="00AA47A6" w14:paraId="636AE8DA" w14:textId="177A3B5B" w:rsidTr="00AA47A6">
        <w:trPr>
          <w:ins w:id="1489" w:author="bmooney" w:date="2011-04-19T13:58:00Z"/>
        </w:trPr>
        <w:tc>
          <w:tcPr>
            <w:tcW w:w="1098" w:type="dxa"/>
            <w:tcPrChange w:id="1490" w:author="bmooney" w:date="2011-06-30T17:01:00Z">
              <w:tcPr>
                <w:tcW w:w="1098" w:type="dxa"/>
              </w:tcPr>
            </w:tcPrChange>
          </w:tcPr>
          <w:p w14:paraId="6938D9BD" w14:textId="7CD4253A" w:rsidR="0002416F" w:rsidRDefault="0002416F" w:rsidP="009446BF">
            <w:pPr>
              <w:pStyle w:val="Body3"/>
              <w:ind w:left="0"/>
              <w:rPr>
                <w:ins w:id="1491" w:author="bmooney" w:date="2011-04-19T13:58:00Z"/>
              </w:rPr>
            </w:pPr>
            <w:ins w:id="1492" w:author="bmooney" w:date="2011-04-19T13:58:00Z">
              <w:r>
                <w:t>FR-1513</w:t>
              </w:r>
            </w:ins>
          </w:p>
        </w:tc>
        <w:tc>
          <w:tcPr>
            <w:tcW w:w="3780" w:type="dxa"/>
            <w:tcPrChange w:id="1493" w:author="bmooney" w:date="2011-06-30T17:01:00Z">
              <w:tcPr>
                <w:tcW w:w="3600" w:type="dxa"/>
              </w:tcPr>
            </w:tcPrChange>
          </w:tcPr>
          <w:p w14:paraId="450615BB" w14:textId="68B34ABC" w:rsidR="0002416F" w:rsidRDefault="0002416F" w:rsidP="009446BF">
            <w:pPr>
              <w:pStyle w:val="Body3"/>
              <w:ind w:left="0"/>
              <w:rPr>
                <w:ins w:id="1494" w:author="bmooney" w:date="2011-04-19T13:58:00Z"/>
              </w:rPr>
            </w:pPr>
            <w:ins w:id="1495" w:author="bmooney" w:date="2011-06-22T08:42:00Z">
              <w:r>
                <w:t>Oncotype DX Breast Cancer Assay for Invasive Breast Cancer Patient</w:t>
              </w:r>
            </w:ins>
          </w:p>
        </w:tc>
        <w:tc>
          <w:tcPr>
            <w:tcW w:w="1620" w:type="dxa"/>
            <w:tcPrChange w:id="1496" w:author="bmooney" w:date="2011-06-30T17:01:00Z">
              <w:tcPr>
                <w:tcW w:w="1800" w:type="dxa"/>
              </w:tcPr>
            </w:tcPrChange>
          </w:tcPr>
          <w:p w14:paraId="157C7A42" w14:textId="02806B6D" w:rsidR="0002416F" w:rsidRDefault="0002416F" w:rsidP="009446BF">
            <w:pPr>
              <w:pStyle w:val="Body3"/>
              <w:ind w:left="0"/>
              <w:rPr>
                <w:ins w:id="1497" w:author="bmooney" w:date="2011-04-19T13:58:00Z"/>
              </w:rPr>
            </w:pPr>
            <w:ins w:id="1498" w:author="bmooney" w:date="2011-06-22T08:41:00Z">
              <w:r>
                <w:t>IBC</w:t>
              </w:r>
            </w:ins>
          </w:p>
        </w:tc>
        <w:tc>
          <w:tcPr>
            <w:tcW w:w="875" w:type="dxa"/>
            <w:tcPrChange w:id="1499" w:author="bmooney" w:date="2011-06-30T17:01:00Z">
              <w:tcPr>
                <w:tcW w:w="875" w:type="dxa"/>
              </w:tcPr>
            </w:tcPrChange>
          </w:tcPr>
          <w:p w14:paraId="114B0E1F" w14:textId="36E3F656" w:rsidR="0002416F" w:rsidRDefault="0002416F" w:rsidP="009446BF">
            <w:pPr>
              <w:pStyle w:val="Body3"/>
              <w:ind w:left="0"/>
              <w:rPr>
                <w:ins w:id="1500" w:author="bmooney" w:date="2011-06-30T16:40:00Z"/>
              </w:rPr>
            </w:pPr>
            <w:ins w:id="1501" w:author="bmooney" w:date="2011-06-30T16:41:00Z">
              <w:r>
                <w:t>2</w:t>
              </w:r>
            </w:ins>
          </w:p>
        </w:tc>
        <w:tc>
          <w:tcPr>
            <w:tcW w:w="1483" w:type="dxa"/>
            <w:tcPrChange w:id="1502" w:author="bmooney" w:date="2011-06-30T17:01:00Z">
              <w:tcPr>
                <w:tcW w:w="1483" w:type="dxa"/>
              </w:tcPr>
            </w:tcPrChange>
          </w:tcPr>
          <w:p w14:paraId="4743CD67" w14:textId="4F953B09" w:rsidR="0002416F" w:rsidRPr="00FD7775" w:rsidRDefault="00FD7775" w:rsidP="009446BF">
            <w:pPr>
              <w:pStyle w:val="Body3"/>
              <w:ind w:left="0"/>
              <w:rPr>
                <w:ins w:id="1503" w:author="bmooney" w:date="2011-06-30T16:42:00Z"/>
              </w:rPr>
            </w:pPr>
            <w:ins w:id="1504" w:author="bmooney" w:date="2011-07-21T09:41:00Z">
              <w:r w:rsidRPr="00FD7775">
                <w:rPr>
                  <w:rStyle w:val="HTMLCode"/>
                  <w:rFonts w:ascii="Times New Roman" w:hAnsi="Times New Roman" w:cs="Times New Roman"/>
                  <w:rPrChange w:id="1505" w:author="bmooney" w:date="2011-07-21T09:42:00Z">
                    <w:rPr>
                      <w:rStyle w:val="HTMLCode"/>
                    </w:rPr>
                  </w:rPrChange>
                </w:rPr>
                <w:t>#FFA500</w:t>
              </w:r>
              <w:r>
                <w:rPr>
                  <w:rStyle w:val="HTMLCode"/>
                  <w:rFonts w:ascii="Times New Roman" w:hAnsi="Times New Roman" w:cs="Times New Roman"/>
                </w:rPr>
                <w:t xml:space="preserve"> (</w:t>
              </w:r>
            </w:ins>
            <w:ins w:id="1506" w:author="bmooney" w:date="2011-07-21T09:42:00Z">
              <w:r>
                <w:rPr>
                  <w:rStyle w:val="HTMLCode"/>
                  <w:rFonts w:ascii="Times New Roman" w:hAnsi="Times New Roman" w:cs="Times New Roman"/>
                </w:rPr>
                <w:t>o</w:t>
              </w:r>
            </w:ins>
            <w:ins w:id="1507" w:author="bmooney" w:date="2011-07-21T09:41:00Z">
              <w:r w:rsidRPr="00FD7775">
                <w:rPr>
                  <w:rStyle w:val="HTMLCode"/>
                  <w:rFonts w:ascii="Times New Roman" w:hAnsi="Times New Roman" w:cs="Times New Roman"/>
                </w:rPr>
                <w:t>range)</w:t>
              </w:r>
            </w:ins>
          </w:p>
        </w:tc>
      </w:tr>
      <w:tr w:rsidR="00AA47A6" w14:paraId="6203D772" w14:textId="0F2BBCDE" w:rsidTr="00AA47A6">
        <w:trPr>
          <w:ins w:id="1508" w:author="bmooney" w:date="2011-04-19T13:58:00Z"/>
        </w:trPr>
        <w:tc>
          <w:tcPr>
            <w:tcW w:w="1098" w:type="dxa"/>
            <w:tcPrChange w:id="1509" w:author="bmooney" w:date="2011-06-30T17:01:00Z">
              <w:tcPr>
                <w:tcW w:w="1098" w:type="dxa"/>
              </w:tcPr>
            </w:tcPrChange>
          </w:tcPr>
          <w:p w14:paraId="1773D9DA" w14:textId="556EFE04" w:rsidR="0002416F" w:rsidRDefault="0002416F" w:rsidP="009446BF">
            <w:pPr>
              <w:pStyle w:val="Body3"/>
              <w:ind w:left="0"/>
              <w:rPr>
                <w:ins w:id="1510" w:author="bmooney" w:date="2011-04-19T13:58:00Z"/>
              </w:rPr>
            </w:pPr>
            <w:ins w:id="1511" w:author="bmooney" w:date="2011-04-29T08:41:00Z">
              <w:r>
                <w:t>FR-1514</w:t>
              </w:r>
            </w:ins>
          </w:p>
        </w:tc>
        <w:tc>
          <w:tcPr>
            <w:tcW w:w="3780" w:type="dxa"/>
            <w:tcPrChange w:id="1512" w:author="bmooney" w:date="2011-06-30T17:01:00Z">
              <w:tcPr>
                <w:tcW w:w="3600" w:type="dxa"/>
              </w:tcPr>
            </w:tcPrChange>
          </w:tcPr>
          <w:p w14:paraId="52792DD3" w14:textId="5AE7B4C3" w:rsidR="0002416F" w:rsidRDefault="0002416F" w:rsidP="009446BF">
            <w:pPr>
              <w:pStyle w:val="Body3"/>
              <w:ind w:left="0"/>
              <w:rPr>
                <w:ins w:id="1513" w:author="bmooney" w:date="2011-04-19T13:58:00Z"/>
              </w:rPr>
            </w:pPr>
            <w:ins w:id="1514" w:author="bmooney" w:date="2011-04-29T08:41:00Z">
              <w:r>
                <w:t>Unknown</w:t>
              </w:r>
            </w:ins>
          </w:p>
        </w:tc>
        <w:tc>
          <w:tcPr>
            <w:tcW w:w="1620" w:type="dxa"/>
            <w:tcPrChange w:id="1515" w:author="bmooney" w:date="2011-06-30T17:01:00Z">
              <w:tcPr>
                <w:tcW w:w="1800" w:type="dxa"/>
              </w:tcPr>
            </w:tcPrChange>
          </w:tcPr>
          <w:p w14:paraId="0DDFE93F" w14:textId="76A083B6" w:rsidR="0002416F" w:rsidRDefault="0002416F" w:rsidP="009446BF">
            <w:pPr>
              <w:pStyle w:val="Body3"/>
              <w:ind w:left="0"/>
              <w:rPr>
                <w:ins w:id="1516" w:author="bmooney" w:date="2011-04-19T13:58:00Z"/>
              </w:rPr>
            </w:pPr>
            <w:ins w:id="1517" w:author="bmooney" w:date="2011-04-29T08:41:00Z">
              <w:r>
                <w:t>Unknown</w:t>
              </w:r>
            </w:ins>
          </w:p>
        </w:tc>
        <w:tc>
          <w:tcPr>
            <w:tcW w:w="875" w:type="dxa"/>
            <w:tcPrChange w:id="1518" w:author="bmooney" w:date="2011-06-30T17:01:00Z">
              <w:tcPr>
                <w:tcW w:w="875" w:type="dxa"/>
              </w:tcPr>
            </w:tcPrChange>
          </w:tcPr>
          <w:p w14:paraId="72937CC9" w14:textId="3CA6F82A" w:rsidR="0002416F" w:rsidRDefault="0002416F" w:rsidP="009446BF">
            <w:pPr>
              <w:pStyle w:val="Body3"/>
              <w:ind w:left="0"/>
              <w:rPr>
                <w:ins w:id="1519" w:author="bmooney" w:date="2011-06-30T16:40:00Z"/>
              </w:rPr>
            </w:pPr>
            <w:ins w:id="1520" w:author="bmooney" w:date="2011-06-30T16:41:00Z">
              <w:r>
                <w:t>6</w:t>
              </w:r>
            </w:ins>
          </w:p>
        </w:tc>
        <w:tc>
          <w:tcPr>
            <w:tcW w:w="1483" w:type="dxa"/>
            <w:tcPrChange w:id="1521" w:author="bmooney" w:date="2011-06-30T17:01:00Z">
              <w:tcPr>
                <w:tcW w:w="1483" w:type="dxa"/>
              </w:tcPr>
            </w:tcPrChange>
          </w:tcPr>
          <w:p w14:paraId="1BF938F6" w14:textId="537F5230" w:rsidR="0002416F" w:rsidRPr="00FD7775" w:rsidRDefault="00FD7775" w:rsidP="009446BF">
            <w:pPr>
              <w:pStyle w:val="Body3"/>
              <w:ind w:left="0"/>
              <w:rPr>
                <w:ins w:id="1522" w:author="bmooney" w:date="2011-06-30T16:42:00Z"/>
              </w:rPr>
            </w:pPr>
            <w:ins w:id="1523" w:author="bmooney" w:date="2011-07-21T09:41:00Z">
              <w:r w:rsidRPr="00FD7775">
                <w:rPr>
                  <w:rStyle w:val="HTMLCode"/>
                  <w:rFonts w:ascii="Times New Roman" w:hAnsi="Times New Roman" w:cs="Times New Roman"/>
                </w:rPr>
                <w:t>#FF0000 (red)</w:t>
              </w:r>
            </w:ins>
          </w:p>
        </w:tc>
      </w:tr>
      <w:tr w:rsidR="00AA47A6" w14:paraId="5637E505" w14:textId="430B0491" w:rsidTr="00AA47A6">
        <w:trPr>
          <w:ins w:id="1524" w:author="bmooney" w:date="2011-04-22T11:35:00Z"/>
        </w:trPr>
        <w:tc>
          <w:tcPr>
            <w:tcW w:w="1098" w:type="dxa"/>
            <w:tcPrChange w:id="1525" w:author="bmooney" w:date="2011-06-30T17:01:00Z">
              <w:tcPr>
                <w:tcW w:w="1098" w:type="dxa"/>
              </w:tcPr>
            </w:tcPrChange>
          </w:tcPr>
          <w:p w14:paraId="4148D50F" w14:textId="3428D989" w:rsidR="0002416F" w:rsidRDefault="0002416F" w:rsidP="009446BF">
            <w:pPr>
              <w:pStyle w:val="Body3"/>
              <w:ind w:left="0"/>
              <w:rPr>
                <w:ins w:id="1526" w:author="bmooney" w:date="2011-04-22T11:35:00Z"/>
              </w:rPr>
            </w:pPr>
            <w:ins w:id="1527" w:author="bmooney" w:date="2011-06-13T13:46:00Z">
              <w:r>
                <w:t>FR-1515</w:t>
              </w:r>
            </w:ins>
          </w:p>
        </w:tc>
        <w:tc>
          <w:tcPr>
            <w:tcW w:w="3780" w:type="dxa"/>
            <w:tcPrChange w:id="1528" w:author="bmooney" w:date="2011-06-30T17:01:00Z">
              <w:tcPr>
                <w:tcW w:w="3600" w:type="dxa"/>
              </w:tcPr>
            </w:tcPrChange>
          </w:tcPr>
          <w:p w14:paraId="22227785" w14:textId="0F4EB25C" w:rsidR="0002416F" w:rsidRDefault="0002416F" w:rsidP="00F76ABF">
            <w:pPr>
              <w:pStyle w:val="Body3"/>
              <w:ind w:left="0"/>
              <w:rPr>
                <w:ins w:id="1529" w:author="bmooney" w:date="2011-04-22T11:35:00Z"/>
              </w:rPr>
            </w:pPr>
            <w:ins w:id="1530" w:author="bmooney" w:date="2011-06-22T08:42:00Z">
              <w:r>
                <w:t>Oncotype DX Breast Cancer Assay for Ductal Carcinoma In Situ Patient</w:t>
              </w:r>
            </w:ins>
          </w:p>
        </w:tc>
        <w:tc>
          <w:tcPr>
            <w:tcW w:w="1620" w:type="dxa"/>
            <w:tcPrChange w:id="1531" w:author="bmooney" w:date="2011-06-30T17:01:00Z">
              <w:tcPr>
                <w:tcW w:w="1800" w:type="dxa"/>
              </w:tcPr>
            </w:tcPrChange>
          </w:tcPr>
          <w:p w14:paraId="1F4FDF58" w14:textId="6C102D79" w:rsidR="0002416F" w:rsidRDefault="0002416F" w:rsidP="009446BF">
            <w:pPr>
              <w:pStyle w:val="Body3"/>
              <w:ind w:left="0"/>
              <w:rPr>
                <w:ins w:id="1532" w:author="bmooney" w:date="2011-04-22T11:35:00Z"/>
              </w:rPr>
            </w:pPr>
            <w:ins w:id="1533" w:author="bmooney" w:date="2011-06-13T13:46:00Z">
              <w:r>
                <w:t>DCIS</w:t>
              </w:r>
            </w:ins>
          </w:p>
        </w:tc>
        <w:tc>
          <w:tcPr>
            <w:tcW w:w="875" w:type="dxa"/>
            <w:tcPrChange w:id="1534" w:author="bmooney" w:date="2011-06-30T17:01:00Z">
              <w:tcPr>
                <w:tcW w:w="875" w:type="dxa"/>
              </w:tcPr>
            </w:tcPrChange>
          </w:tcPr>
          <w:p w14:paraId="3CDD1971" w14:textId="4FA9A1B2" w:rsidR="0002416F" w:rsidRDefault="0002416F" w:rsidP="009446BF">
            <w:pPr>
              <w:pStyle w:val="Body3"/>
              <w:ind w:left="0"/>
              <w:rPr>
                <w:ins w:id="1535" w:author="bmooney" w:date="2011-06-30T16:40:00Z"/>
              </w:rPr>
            </w:pPr>
            <w:ins w:id="1536" w:author="bmooney" w:date="2011-06-30T16:41:00Z">
              <w:r>
                <w:t>1</w:t>
              </w:r>
            </w:ins>
          </w:p>
        </w:tc>
        <w:tc>
          <w:tcPr>
            <w:tcW w:w="1483" w:type="dxa"/>
            <w:tcPrChange w:id="1537" w:author="bmooney" w:date="2011-06-30T17:01:00Z">
              <w:tcPr>
                <w:tcW w:w="1483" w:type="dxa"/>
              </w:tcPr>
            </w:tcPrChange>
          </w:tcPr>
          <w:p w14:paraId="18BB084B" w14:textId="4BA7F793" w:rsidR="0002416F" w:rsidRPr="00FD7775" w:rsidRDefault="00FD7775" w:rsidP="009446BF">
            <w:pPr>
              <w:pStyle w:val="Body3"/>
              <w:ind w:left="0"/>
              <w:rPr>
                <w:ins w:id="1538" w:author="bmooney" w:date="2011-06-30T16:42:00Z"/>
              </w:rPr>
            </w:pPr>
            <w:ins w:id="1539" w:author="bmooney" w:date="2011-07-21T09:41:00Z">
              <w:r w:rsidRPr="00FD7775">
                <w:rPr>
                  <w:rStyle w:val="HTMLCode"/>
                  <w:rFonts w:ascii="Times New Roman" w:hAnsi="Times New Roman" w:cs="Times New Roman"/>
                </w:rPr>
                <w:t>#FFA500</w:t>
              </w:r>
              <w:r>
                <w:rPr>
                  <w:rStyle w:val="HTMLCode"/>
                  <w:rFonts w:ascii="Times New Roman" w:hAnsi="Times New Roman" w:cs="Times New Roman"/>
                </w:rPr>
                <w:t xml:space="preserve"> (</w:t>
              </w:r>
            </w:ins>
            <w:ins w:id="1540" w:author="bmooney" w:date="2011-07-21T09:42:00Z">
              <w:r>
                <w:rPr>
                  <w:rStyle w:val="HTMLCode"/>
                  <w:rFonts w:ascii="Times New Roman" w:hAnsi="Times New Roman" w:cs="Times New Roman"/>
                </w:rPr>
                <w:t>o</w:t>
              </w:r>
            </w:ins>
            <w:ins w:id="1541" w:author="bmooney" w:date="2011-07-21T09:41:00Z">
              <w:r w:rsidRPr="00FD7775">
                <w:rPr>
                  <w:rStyle w:val="HTMLCode"/>
                  <w:rFonts w:ascii="Times New Roman" w:hAnsi="Times New Roman" w:cs="Times New Roman"/>
                </w:rPr>
                <w:t>range)</w:t>
              </w:r>
            </w:ins>
          </w:p>
        </w:tc>
      </w:tr>
    </w:tbl>
    <w:p w14:paraId="01BD4DEC" w14:textId="77777777" w:rsidR="00234FC7" w:rsidRDefault="00234FC7" w:rsidP="009446BF">
      <w:pPr>
        <w:pStyle w:val="Body3"/>
      </w:pPr>
    </w:p>
    <w:p w14:paraId="16E4A185" w14:textId="77777777" w:rsidR="00EC2B18" w:rsidRDefault="00B37D2E">
      <w:r>
        <w:rPr>
          <w:noProof/>
        </w:rPr>
        <w:drawing>
          <wp:inline distT="0" distB="0" distL="0" distR="0" wp14:anchorId="16E4AFE4" wp14:editId="16E4AFE5">
            <wp:extent cx="5953125" cy="13430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953125" cy="1343025"/>
                    </a:xfrm>
                    <a:prstGeom prst="rect">
                      <a:avLst/>
                    </a:prstGeom>
                    <a:noFill/>
                    <a:ln w="9525">
                      <a:noFill/>
                      <a:miter lim="800000"/>
                      <a:headEnd/>
                      <a:tailEnd/>
                    </a:ln>
                  </pic:spPr>
                </pic:pic>
              </a:graphicData>
            </a:graphic>
          </wp:inline>
        </w:drawing>
      </w:r>
    </w:p>
    <w:p w14:paraId="16E4A186" w14:textId="77777777" w:rsidR="00684432" w:rsidRDefault="00771215" w:rsidP="009446BF">
      <w:pPr>
        <w:pStyle w:val="Heading3"/>
      </w:pPr>
      <w:bookmarkStart w:id="1542" w:name="_Toc248042322"/>
      <w:r>
        <w:br w:type="page"/>
      </w:r>
      <w:bookmarkStart w:id="1543" w:name="_Toc270946258"/>
      <w:bookmarkStart w:id="1544" w:name="_Toc278358727"/>
      <w:bookmarkStart w:id="1545" w:name="_Ref291234351"/>
      <w:bookmarkStart w:id="1546" w:name="_Toc295735804"/>
      <w:r w:rsidR="00537805" w:rsidRPr="00FB06D0">
        <w:t>Requisition tab</w:t>
      </w:r>
      <w:bookmarkEnd w:id="1542"/>
      <w:bookmarkEnd w:id="1543"/>
      <w:bookmarkEnd w:id="1544"/>
      <w:bookmarkEnd w:id="1545"/>
      <w:bookmarkEnd w:id="1546"/>
    </w:p>
    <w:p w14:paraId="16E4A187" w14:textId="3AD8894C" w:rsidR="00684432" w:rsidRDefault="00B37D2E" w:rsidP="009446BF">
      <w:pPr>
        <w:pStyle w:val="Body3"/>
      </w:pPr>
      <w:del w:id="1547" w:author="bmooney" w:date="2011-04-19T08:25:00Z">
        <w:r w:rsidDel="00611947">
          <w:rPr>
            <w:noProof/>
          </w:rPr>
          <w:drawing>
            <wp:inline distT="0" distB="0" distL="0" distR="0" wp14:anchorId="16E4AFE6" wp14:editId="4F4874D5">
              <wp:extent cx="5534025" cy="4438650"/>
              <wp:effectExtent l="1905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5534025" cy="4438650"/>
                      </a:xfrm>
                      <a:prstGeom prst="rect">
                        <a:avLst/>
                      </a:prstGeom>
                      <a:noFill/>
                      <a:ln w="9525">
                        <a:noFill/>
                        <a:miter lim="800000"/>
                        <a:headEnd/>
                        <a:tailEnd/>
                      </a:ln>
                    </pic:spPr>
                  </pic:pic>
                </a:graphicData>
              </a:graphic>
            </wp:inline>
          </w:drawing>
        </w:r>
      </w:del>
      <w:ins w:id="1548" w:author="bmooney" w:date="2011-04-19T08:28:00Z">
        <w:r w:rsidR="00611947">
          <w:rPr>
            <w:noProof/>
          </w:rPr>
          <w:drawing>
            <wp:inline distT="0" distB="0" distL="0" distR="0" wp14:anchorId="173D02FF" wp14:editId="0238A9A7">
              <wp:extent cx="5943600" cy="4762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ins>
    </w:p>
    <w:p w14:paraId="16E4A188" w14:textId="77777777" w:rsidR="00EC2B18" w:rsidRPr="0011545D" w:rsidRDefault="00EC2B18">
      <w:pPr>
        <w:rPr>
          <w:sz w:val="20"/>
        </w:rPr>
      </w:pPr>
    </w:p>
    <w:p w14:paraId="16E4A189" w14:textId="6E74057D" w:rsidR="00EC2B18" w:rsidRDefault="00B37D2E" w:rsidP="00CF02D7">
      <w:del w:id="1549" w:author="bmooney" w:date="2011-04-19T08:25:00Z">
        <w:r w:rsidDel="00611947">
          <w:rPr>
            <w:noProof/>
            <w:rPrChange w:id="1550" w:author="Unknown">
              <w:rPr>
                <w:noProof/>
                <w:sz w:val="20"/>
              </w:rPr>
            </w:rPrChange>
          </w:rPr>
          <w:drawing>
            <wp:inline distT="0" distB="0" distL="0" distR="0" wp14:anchorId="16E4AFE8" wp14:editId="74038425">
              <wp:extent cx="5934075" cy="490537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5934075" cy="4905375"/>
                      </a:xfrm>
                      <a:prstGeom prst="rect">
                        <a:avLst/>
                      </a:prstGeom>
                      <a:noFill/>
                      <a:ln w="9525">
                        <a:noFill/>
                        <a:miter lim="800000"/>
                        <a:headEnd/>
                        <a:tailEnd/>
                      </a:ln>
                    </pic:spPr>
                  </pic:pic>
                </a:graphicData>
              </a:graphic>
            </wp:inline>
          </w:drawing>
        </w:r>
      </w:del>
    </w:p>
    <w:p w14:paraId="16E4A18A" w14:textId="77777777" w:rsidR="00CF02D7" w:rsidRPr="00CF02D7" w:rsidRDefault="00CF02D7" w:rsidP="00CF02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0"/>
        <w:gridCol w:w="1260"/>
        <w:gridCol w:w="1170"/>
        <w:gridCol w:w="2070"/>
        <w:gridCol w:w="2502"/>
        <w:gridCol w:w="1458"/>
      </w:tblGrid>
      <w:tr w:rsidR="00C91810" w:rsidRPr="00DB267B" w14:paraId="16E4A191" w14:textId="77777777" w:rsidTr="006B4698">
        <w:tc>
          <w:tcPr>
            <w:tcW w:w="900" w:type="dxa"/>
          </w:tcPr>
          <w:p w14:paraId="16E4A18B" w14:textId="77777777" w:rsidR="001859CB" w:rsidRPr="00DB267B" w:rsidRDefault="001859CB" w:rsidP="00DB267B">
            <w:pPr>
              <w:spacing w:after="120"/>
              <w:rPr>
                <w:b/>
                <w:bCs/>
                <w:sz w:val="20"/>
              </w:rPr>
            </w:pPr>
            <w:proofErr w:type="spellStart"/>
            <w:r w:rsidRPr="00DB267B">
              <w:rPr>
                <w:b/>
                <w:bCs/>
                <w:sz w:val="20"/>
              </w:rPr>
              <w:t>Req</w:t>
            </w:r>
            <w:proofErr w:type="spellEnd"/>
            <w:r w:rsidRPr="00DB267B">
              <w:rPr>
                <w:b/>
                <w:bCs/>
                <w:sz w:val="20"/>
              </w:rPr>
              <w:t xml:space="preserve"> #</w:t>
            </w:r>
          </w:p>
        </w:tc>
        <w:tc>
          <w:tcPr>
            <w:tcW w:w="1260" w:type="dxa"/>
          </w:tcPr>
          <w:p w14:paraId="16E4A18C" w14:textId="77777777" w:rsidR="001859CB" w:rsidRPr="00DB267B" w:rsidRDefault="001859CB" w:rsidP="00DB267B">
            <w:pPr>
              <w:spacing w:after="120"/>
              <w:rPr>
                <w:b/>
                <w:bCs/>
                <w:sz w:val="20"/>
              </w:rPr>
            </w:pPr>
            <w:r w:rsidRPr="00DB267B">
              <w:rPr>
                <w:b/>
                <w:bCs/>
                <w:sz w:val="20"/>
              </w:rPr>
              <w:t>Field Name</w:t>
            </w:r>
          </w:p>
        </w:tc>
        <w:tc>
          <w:tcPr>
            <w:tcW w:w="1170" w:type="dxa"/>
          </w:tcPr>
          <w:p w14:paraId="16E4A18D" w14:textId="77777777" w:rsidR="001859CB" w:rsidRPr="00DB267B" w:rsidRDefault="001859CB" w:rsidP="00DB267B">
            <w:pPr>
              <w:spacing w:after="120"/>
              <w:rPr>
                <w:b/>
                <w:bCs/>
                <w:sz w:val="20"/>
              </w:rPr>
            </w:pPr>
            <w:r w:rsidRPr="00DB267B">
              <w:rPr>
                <w:b/>
                <w:bCs/>
                <w:sz w:val="20"/>
              </w:rPr>
              <w:t>Initially Editable?</w:t>
            </w:r>
          </w:p>
        </w:tc>
        <w:tc>
          <w:tcPr>
            <w:tcW w:w="2070" w:type="dxa"/>
          </w:tcPr>
          <w:p w14:paraId="16E4A18E" w14:textId="77777777" w:rsidR="001859CB" w:rsidRPr="00DB267B" w:rsidRDefault="001859CB" w:rsidP="00DB267B">
            <w:pPr>
              <w:spacing w:after="120"/>
              <w:rPr>
                <w:b/>
                <w:bCs/>
                <w:sz w:val="20"/>
              </w:rPr>
            </w:pPr>
            <w:r w:rsidRPr="00DB267B">
              <w:rPr>
                <w:b/>
                <w:bCs/>
                <w:sz w:val="20"/>
              </w:rPr>
              <w:t>Meaning</w:t>
            </w:r>
          </w:p>
        </w:tc>
        <w:tc>
          <w:tcPr>
            <w:tcW w:w="2502" w:type="dxa"/>
          </w:tcPr>
          <w:p w14:paraId="16E4A18F" w14:textId="77777777" w:rsidR="001859CB" w:rsidRPr="00DB267B" w:rsidRDefault="001859CB" w:rsidP="00DB267B">
            <w:pPr>
              <w:spacing w:after="120"/>
              <w:rPr>
                <w:b/>
                <w:bCs/>
                <w:sz w:val="20"/>
              </w:rPr>
            </w:pPr>
            <w:r w:rsidRPr="00DB267B">
              <w:rPr>
                <w:b/>
                <w:bCs/>
                <w:sz w:val="20"/>
              </w:rPr>
              <w:t>Database column</w:t>
            </w:r>
          </w:p>
        </w:tc>
        <w:tc>
          <w:tcPr>
            <w:tcW w:w="1458" w:type="dxa"/>
          </w:tcPr>
          <w:p w14:paraId="16E4A190" w14:textId="77777777" w:rsidR="001859CB" w:rsidRPr="00DB267B" w:rsidRDefault="001859CB" w:rsidP="00DB267B">
            <w:pPr>
              <w:spacing w:after="120"/>
              <w:rPr>
                <w:b/>
                <w:bCs/>
                <w:sz w:val="20"/>
              </w:rPr>
            </w:pPr>
            <w:r w:rsidRPr="00DB267B">
              <w:rPr>
                <w:b/>
                <w:bCs/>
                <w:sz w:val="20"/>
              </w:rPr>
              <w:t>Data source</w:t>
            </w:r>
          </w:p>
        </w:tc>
      </w:tr>
      <w:tr w:rsidR="00C91810" w:rsidRPr="00DB267B" w14:paraId="16E4A198" w14:textId="77777777" w:rsidTr="006B4698">
        <w:tc>
          <w:tcPr>
            <w:tcW w:w="900" w:type="dxa"/>
          </w:tcPr>
          <w:p w14:paraId="16E4A192" w14:textId="77777777" w:rsidR="001859CB" w:rsidRPr="00DB267B" w:rsidRDefault="004854DC" w:rsidP="00DB267B">
            <w:pPr>
              <w:spacing w:after="120"/>
              <w:rPr>
                <w:sz w:val="20"/>
              </w:rPr>
            </w:pPr>
            <w:r w:rsidRPr="00DB267B">
              <w:rPr>
                <w:sz w:val="20"/>
              </w:rPr>
              <w:t>FR-401</w:t>
            </w:r>
          </w:p>
        </w:tc>
        <w:tc>
          <w:tcPr>
            <w:tcW w:w="1260" w:type="dxa"/>
          </w:tcPr>
          <w:p w14:paraId="16E4A193" w14:textId="77777777" w:rsidR="001859CB" w:rsidRPr="00DB267B" w:rsidRDefault="001859CB" w:rsidP="00DB267B">
            <w:pPr>
              <w:spacing w:after="120"/>
              <w:rPr>
                <w:sz w:val="20"/>
              </w:rPr>
            </w:pPr>
            <w:r w:rsidRPr="00DB267B">
              <w:rPr>
                <w:sz w:val="20"/>
              </w:rPr>
              <w:t>Requisition Barcode</w:t>
            </w:r>
          </w:p>
        </w:tc>
        <w:tc>
          <w:tcPr>
            <w:tcW w:w="1170" w:type="dxa"/>
          </w:tcPr>
          <w:p w14:paraId="16E4A194" w14:textId="77777777" w:rsidR="001859CB" w:rsidRPr="00DB267B" w:rsidRDefault="001859CB" w:rsidP="00DB267B">
            <w:pPr>
              <w:spacing w:after="120"/>
              <w:rPr>
                <w:sz w:val="20"/>
              </w:rPr>
            </w:pPr>
            <w:r w:rsidRPr="00DB267B">
              <w:rPr>
                <w:sz w:val="20"/>
              </w:rPr>
              <w:t>N</w:t>
            </w:r>
          </w:p>
        </w:tc>
        <w:tc>
          <w:tcPr>
            <w:tcW w:w="2070" w:type="dxa"/>
          </w:tcPr>
          <w:p w14:paraId="16E4A195" w14:textId="77777777" w:rsidR="001859CB" w:rsidRPr="00DB267B" w:rsidRDefault="001859CB" w:rsidP="00DB267B">
            <w:pPr>
              <w:spacing w:after="120"/>
              <w:rPr>
                <w:sz w:val="20"/>
              </w:rPr>
            </w:pPr>
            <w:r w:rsidRPr="00DB267B">
              <w:rPr>
                <w:sz w:val="20"/>
              </w:rPr>
              <w:t xml:space="preserve">A unique identifier for the requisition. </w:t>
            </w:r>
          </w:p>
        </w:tc>
        <w:tc>
          <w:tcPr>
            <w:tcW w:w="2502" w:type="dxa"/>
          </w:tcPr>
          <w:p w14:paraId="16E4A196" w14:textId="77777777" w:rsidR="001859CB" w:rsidRPr="00DB267B" w:rsidRDefault="00173BF0" w:rsidP="00DB267B">
            <w:pPr>
              <w:spacing w:after="120"/>
              <w:rPr>
                <w:sz w:val="20"/>
              </w:rPr>
            </w:pPr>
            <w:proofErr w:type="spellStart"/>
            <w:r w:rsidRPr="00DB267B">
              <w:rPr>
                <w:sz w:val="20"/>
              </w:rPr>
              <w:t>tblRequisition.R</w:t>
            </w:r>
            <w:r w:rsidR="001859CB" w:rsidRPr="00DB267B">
              <w:rPr>
                <w:sz w:val="20"/>
              </w:rPr>
              <w:t>equisi</w:t>
            </w:r>
            <w:r w:rsidRPr="00DB267B">
              <w:rPr>
                <w:sz w:val="20"/>
              </w:rPr>
              <w:t>tionB</w:t>
            </w:r>
            <w:r w:rsidR="001859CB" w:rsidRPr="00DB267B">
              <w:rPr>
                <w:sz w:val="20"/>
              </w:rPr>
              <w:t>arcode</w:t>
            </w:r>
            <w:proofErr w:type="spellEnd"/>
          </w:p>
        </w:tc>
        <w:tc>
          <w:tcPr>
            <w:tcW w:w="1458" w:type="dxa"/>
          </w:tcPr>
          <w:p w14:paraId="16E4A197" w14:textId="77777777" w:rsidR="001859CB" w:rsidRPr="00DB267B" w:rsidRDefault="001859CB" w:rsidP="00DB267B">
            <w:pPr>
              <w:spacing w:after="120"/>
              <w:rPr>
                <w:sz w:val="20"/>
              </w:rPr>
            </w:pPr>
            <w:r w:rsidRPr="00DB267B">
              <w:rPr>
                <w:sz w:val="20"/>
              </w:rPr>
              <w:t xml:space="preserve">Requisition barcodes are </w:t>
            </w:r>
            <w:proofErr w:type="spellStart"/>
            <w:r w:rsidRPr="00DB267B">
              <w:rPr>
                <w:sz w:val="20"/>
              </w:rPr>
              <w:t>pregenerated</w:t>
            </w:r>
            <w:proofErr w:type="spellEnd"/>
            <w:r w:rsidRPr="00DB267B">
              <w:rPr>
                <w:sz w:val="20"/>
              </w:rPr>
              <w:t xml:space="preserve"> when requisition forms are printed. </w:t>
            </w:r>
            <w:r w:rsidR="00AB1B2A">
              <w:rPr>
                <w:sz w:val="20"/>
              </w:rPr>
              <w:t xml:space="preserve"> </w:t>
            </w:r>
            <w:r w:rsidRPr="00DB267B">
              <w:rPr>
                <w:sz w:val="20"/>
              </w:rPr>
              <w:t xml:space="preserve">A list of the </w:t>
            </w:r>
            <w:proofErr w:type="spellStart"/>
            <w:r w:rsidRPr="00DB267B">
              <w:rPr>
                <w:sz w:val="20"/>
              </w:rPr>
              <w:t>pregenerated</w:t>
            </w:r>
            <w:proofErr w:type="spellEnd"/>
            <w:r w:rsidRPr="00DB267B">
              <w:rPr>
                <w:sz w:val="20"/>
              </w:rPr>
              <w:t xml:space="preserve"> barcodes and </w:t>
            </w:r>
            <w:proofErr w:type="spellStart"/>
            <w:r w:rsidRPr="00DB267B">
              <w:rPr>
                <w:sz w:val="20"/>
              </w:rPr>
              <w:t>req</w:t>
            </w:r>
            <w:proofErr w:type="spellEnd"/>
            <w:r w:rsidRPr="00DB267B">
              <w:rPr>
                <w:sz w:val="20"/>
              </w:rPr>
              <w:t xml:space="preserve"> form versions is in </w:t>
            </w:r>
          </w:p>
        </w:tc>
      </w:tr>
    </w:tbl>
    <w:p w14:paraId="16E4A199" w14:textId="77777777" w:rsidR="009446BF" w:rsidRDefault="009446BF">
      <w: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0"/>
        <w:gridCol w:w="1260"/>
        <w:gridCol w:w="1170"/>
        <w:gridCol w:w="2070"/>
        <w:gridCol w:w="2502"/>
        <w:gridCol w:w="1458"/>
      </w:tblGrid>
      <w:tr w:rsidR="009446BF" w:rsidRPr="00DB267B" w14:paraId="16E4A1A0" w14:textId="77777777" w:rsidTr="009446BF">
        <w:tc>
          <w:tcPr>
            <w:tcW w:w="900" w:type="dxa"/>
          </w:tcPr>
          <w:p w14:paraId="16E4A19A" w14:textId="77777777" w:rsidR="009446BF" w:rsidRPr="00DB267B" w:rsidRDefault="009446BF" w:rsidP="009446BF">
            <w:pPr>
              <w:spacing w:after="120"/>
              <w:rPr>
                <w:b/>
                <w:bCs/>
                <w:sz w:val="20"/>
              </w:rPr>
            </w:pPr>
            <w:proofErr w:type="spellStart"/>
            <w:r w:rsidRPr="00DB267B">
              <w:rPr>
                <w:b/>
                <w:bCs/>
                <w:sz w:val="20"/>
              </w:rPr>
              <w:t>Req</w:t>
            </w:r>
            <w:proofErr w:type="spellEnd"/>
            <w:r w:rsidRPr="00DB267B">
              <w:rPr>
                <w:b/>
                <w:bCs/>
                <w:sz w:val="20"/>
              </w:rPr>
              <w:t xml:space="preserve"> #</w:t>
            </w:r>
          </w:p>
        </w:tc>
        <w:tc>
          <w:tcPr>
            <w:tcW w:w="1260" w:type="dxa"/>
          </w:tcPr>
          <w:p w14:paraId="16E4A19B" w14:textId="77777777" w:rsidR="009446BF" w:rsidRPr="00DB267B" w:rsidRDefault="009446BF" w:rsidP="009446BF">
            <w:pPr>
              <w:spacing w:after="120"/>
              <w:rPr>
                <w:b/>
                <w:bCs/>
                <w:sz w:val="20"/>
              </w:rPr>
            </w:pPr>
            <w:r w:rsidRPr="00DB267B">
              <w:rPr>
                <w:b/>
                <w:bCs/>
                <w:sz w:val="20"/>
              </w:rPr>
              <w:t>Field Name</w:t>
            </w:r>
          </w:p>
        </w:tc>
        <w:tc>
          <w:tcPr>
            <w:tcW w:w="1170" w:type="dxa"/>
          </w:tcPr>
          <w:p w14:paraId="16E4A19C" w14:textId="77777777" w:rsidR="009446BF" w:rsidRPr="00DB267B" w:rsidRDefault="009446BF" w:rsidP="009446BF">
            <w:pPr>
              <w:spacing w:after="120"/>
              <w:rPr>
                <w:b/>
                <w:bCs/>
                <w:sz w:val="20"/>
              </w:rPr>
            </w:pPr>
            <w:r w:rsidRPr="00DB267B">
              <w:rPr>
                <w:b/>
                <w:bCs/>
                <w:sz w:val="20"/>
              </w:rPr>
              <w:t>Initially Editable?</w:t>
            </w:r>
          </w:p>
        </w:tc>
        <w:tc>
          <w:tcPr>
            <w:tcW w:w="2070" w:type="dxa"/>
          </w:tcPr>
          <w:p w14:paraId="16E4A19D" w14:textId="77777777" w:rsidR="009446BF" w:rsidRPr="00DB267B" w:rsidRDefault="009446BF" w:rsidP="009446BF">
            <w:pPr>
              <w:spacing w:after="120"/>
              <w:rPr>
                <w:b/>
                <w:bCs/>
                <w:sz w:val="20"/>
              </w:rPr>
            </w:pPr>
            <w:r w:rsidRPr="00DB267B">
              <w:rPr>
                <w:b/>
                <w:bCs/>
                <w:sz w:val="20"/>
              </w:rPr>
              <w:t>Meaning</w:t>
            </w:r>
          </w:p>
        </w:tc>
        <w:tc>
          <w:tcPr>
            <w:tcW w:w="2502" w:type="dxa"/>
          </w:tcPr>
          <w:p w14:paraId="16E4A19E" w14:textId="77777777" w:rsidR="009446BF" w:rsidRPr="00DB267B" w:rsidRDefault="009446BF" w:rsidP="009446BF">
            <w:pPr>
              <w:spacing w:after="120"/>
              <w:rPr>
                <w:b/>
                <w:bCs/>
                <w:sz w:val="20"/>
              </w:rPr>
            </w:pPr>
            <w:r w:rsidRPr="00DB267B">
              <w:rPr>
                <w:b/>
                <w:bCs/>
                <w:sz w:val="20"/>
              </w:rPr>
              <w:t>Database column</w:t>
            </w:r>
          </w:p>
        </w:tc>
        <w:tc>
          <w:tcPr>
            <w:tcW w:w="1458" w:type="dxa"/>
          </w:tcPr>
          <w:p w14:paraId="16E4A19F" w14:textId="77777777" w:rsidR="009446BF" w:rsidRPr="00DB267B" w:rsidRDefault="009446BF" w:rsidP="009446BF">
            <w:pPr>
              <w:spacing w:after="120"/>
              <w:rPr>
                <w:b/>
                <w:bCs/>
                <w:sz w:val="20"/>
              </w:rPr>
            </w:pPr>
            <w:r w:rsidRPr="00DB267B">
              <w:rPr>
                <w:b/>
                <w:bCs/>
                <w:sz w:val="20"/>
              </w:rPr>
              <w:t>Data source</w:t>
            </w:r>
          </w:p>
        </w:tc>
      </w:tr>
      <w:tr w:rsidR="00C91810" w:rsidRPr="00E867FB" w14:paraId="16E4A1A7" w14:textId="77777777" w:rsidTr="006B4698">
        <w:trPr>
          <w:trHeight w:val="990"/>
        </w:trPr>
        <w:tc>
          <w:tcPr>
            <w:tcW w:w="900" w:type="dxa"/>
          </w:tcPr>
          <w:p w14:paraId="16E4A1A1" w14:textId="77777777" w:rsidR="001859CB" w:rsidRPr="00E867FB" w:rsidRDefault="004854DC" w:rsidP="00DB267B">
            <w:pPr>
              <w:spacing w:after="120"/>
              <w:rPr>
                <w:sz w:val="20"/>
              </w:rPr>
            </w:pPr>
            <w:r w:rsidRPr="00E867FB">
              <w:rPr>
                <w:sz w:val="20"/>
              </w:rPr>
              <w:t>FR-402</w:t>
            </w:r>
          </w:p>
        </w:tc>
        <w:tc>
          <w:tcPr>
            <w:tcW w:w="1260" w:type="dxa"/>
          </w:tcPr>
          <w:p w14:paraId="16E4A1A2" w14:textId="77777777" w:rsidR="001859CB" w:rsidRPr="00E867FB" w:rsidRDefault="001859CB" w:rsidP="00DB267B">
            <w:pPr>
              <w:spacing w:after="120"/>
              <w:rPr>
                <w:sz w:val="20"/>
              </w:rPr>
            </w:pPr>
            <w:r w:rsidRPr="00E867FB">
              <w:rPr>
                <w:sz w:val="20"/>
              </w:rPr>
              <w:t>Tracking Number</w:t>
            </w:r>
          </w:p>
        </w:tc>
        <w:tc>
          <w:tcPr>
            <w:tcW w:w="1170" w:type="dxa"/>
          </w:tcPr>
          <w:p w14:paraId="16E4A1A3" w14:textId="77777777" w:rsidR="001859CB" w:rsidRPr="00E867FB" w:rsidRDefault="001859CB" w:rsidP="00DB267B">
            <w:pPr>
              <w:spacing w:after="120"/>
              <w:rPr>
                <w:sz w:val="20"/>
              </w:rPr>
            </w:pPr>
            <w:r w:rsidRPr="00E867FB">
              <w:rPr>
                <w:sz w:val="20"/>
              </w:rPr>
              <w:t>Y</w:t>
            </w:r>
          </w:p>
        </w:tc>
        <w:tc>
          <w:tcPr>
            <w:tcW w:w="2070" w:type="dxa"/>
          </w:tcPr>
          <w:p w14:paraId="16E4A1A4" w14:textId="77777777" w:rsidR="001859CB" w:rsidRPr="00E867FB" w:rsidRDefault="00A5314D" w:rsidP="00DB267B">
            <w:pPr>
              <w:spacing w:after="120"/>
              <w:rPr>
                <w:sz w:val="20"/>
              </w:rPr>
            </w:pPr>
            <w:r w:rsidRPr="00E867FB">
              <w:rPr>
                <w:sz w:val="20"/>
              </w:rPr>
              <w:t xml:space="preserve">The Fed Ex tracking number for the package in which the </w:t>
            </w:r>
            <w:proofErr w:type="gramStart"/>
            <w:r w:rsidRPr="00E867FB">
              <w:rPr>
                <w:sz w:val="20"/>
              </w:rPr>
              <w:t>specimen(</w:t>
            </w:r>
            <w:proofErr w:type="gramEnd"/>
            <w:r w:rsidRPr="00E867FB">
              <w:rPr>
                <w:sz w:val="20"/>
              </w:rPr>
              <w:t>?) arrived.</w:t>
            </w:r>
          </w:p>
        </w:tc>
        <w:tc>
          <w:tcPr>
            <w:tcW w:w="2502" w:type="dxa"/>
          </w:tcPr>
          <w:p w14:paraId="16E4A1A5" w14:textId="77777777" w:rsidR="001859CB" w:rsidRPr="00E867FB" w:rsidRDefault="001859CB" w:rsidP="00DB267B">
            <w:pPr>
              <w:spacing w:after="120"/>
              <w:rPr>
                <w:sz w:val="20"/>
              </w:rPr>
            </w:pPr>
            <w:proofErr w:type="spellStart"/>
            <w:r w:rsidRPr="00E867FB">
              <w:rPr>
                <w:sz w:val="20"/>
              </w:rPr>
              <w:t>tblRequisition.KitTrackingNumber</w:t>
            </w:r>
            <w:proofErr w:type="spellEnd"/>
          </w:p>
        </w:tc>
        <w:tc>
          <w:tcPr>
            <w:tcW w:w="1458" w:type="dxa"/>
          </w:tcPr>
          <w:p w14:paraId="16E4A1A6" w14:textId="77777777" w:rsidR="001859CB" w:rsidRPr="00E867FB" w:rsidRDefault="001F445C" w:rsidP="00E867FB">
            <w:pPr>
              <w:spacing w:after="120"/>
              <w:rPr>
                <w:sz w:val="20"/>
              </w:rPr>
            </w:pPr>
            <w:r w:rsidRPr="00E867FB">
              <w:rPr>
                <w:sz w:val="20"/>
              </w:rPr>
              <w:t>This is the fed ex tracking number, and users would like this to properly truncate to the correct 12 digits so that it can be scanned.</w:t>
            </w:r>
          </w:p>
        </w:tc>
      </w:tr>
      <w:tr w:rsidR="00C91810" w:rsidRPr="00DB267B" w14:paraId="16E4A1AE" w14:textId="77777777" w:rsidTr="006B4698">
        <w:tc>
          <w:tcPr>
            <w:tcW w:w="900" w:type="dxa"/>
          </w:tcPr>
          <w:p w14:paraId="16E4A1A8" w14:textId="77777777" w:rsidR="001859CB" w:rsidRPr="00DB267B" w:rsidRDefault="004854DC" w:rsidP="00DB267B">
            <w:pPr>
              <w:spacing w:after="120"/>
              <w:rPr>
                <w:sz w:val="20"/>
              </w:rPr>
            </w:pPr>
            <w:r w:rsidRPr="00DB267B">
              <w:rPr>
                <w:sz w:val="20"/>
              </w:rPr>
              <w:t>FR-403</w:t>
            </w:r>
          </w:p>
        </w:tc>
        <w:tc>
          <w:tcPr>
            <w:tcW w:w="1260" w:type="dxa"/>
          </w:tcPr>
          <w:p w14:paraId="16E4A1A9" w14:textId="77777777" w:rsidR="001859CB" w:rsidRPr="00DB267B" w:rsidRDefault="001859CB" w:rsidP="00DB267B">
            <w:pPr>
              <w:spacing w:after="120"/>
              <w:rPr>
                <w:sz w:val="20"/>
              </w:rPr>
            </w:pPr>
            <w:r w:rsidRPr="00DB267B">
              <w:rPr>
                <w:sz w:val="20"/>
              </w:rPr>
              <w:t>Received</w:t>
            </w:r>
          </w:p>
        </w:tc>
        <w:tc>
          <w:tcPr>
            <w:tcW w:w="1170" w:type="dxa"/>
          </w:tcPr>
          <w:p w14:paraId="16E4A1AA" w14:textId="77777777" w:rsidR="001859CB" w:rsidRPr="00DB267B" w:rsidRDefault="001859CB" w:rsidP="00DB267B">
            <w:pPr>
              <w:spacing w:after="120"/>
              <w:rPr>
                <w:sz w:val="20"/>
              </w:rPr>
            </w:pPr>
            <w:r w:rsidRPr="00DB267B">
              <w:rPr>
                <w:sz w:val="20"/>
              </w:rPr>
              <w:t>N</w:t>
            </w:r>
          </w:p>
        </w:tc>
        <w:tc>
          <w:tcPr>
            <w:tcW w:w="2070" w:type="dxa"/>
          </w:tcPr>
          <w:p w14:paraId="16E4A1AB" w14:textId="77777777" w:rsidR="001859CB" w:rsidRPr="00DB267B" w:rsidRDefault="001859CB" w:rsidP="00DB267B">
            <w:pPr>
              <w:spacing w:after="120"/>
              <w:rPr>
                <w:sz w:val="20"/>
              </w:rPr>
            </w:pPr>
            <w:r w:rsidRPr="00DB267B">
              <w:rPr>
                <w:sz w:val="20"/>
              </w:rPr>
              <w:t>The date the requisition was entered into SARP</w:t>
            </w:r>
          </w:p>
        </w:tc>
        <w:tc>
          <w:tcPr>
            <w:tcW w:w="2502" w:type="dxa"/>
          </w:tcPr>
          <w:p w14:paraId="16E4A1AC" w14:textId="77777777" w:rsidR="001859CB" w:rsidRPr="00DB267B" w:rsidRDefault="00975435" w:rsidP="00DB267B">
            <w:pPr>
              <w:spacing w:after="120"/>
              <w:rPr>
                <w:sz w:val="20"/>
              </w:rPr>
            </w:pPr>
            <w:proofErr w:type="spellStart"/>
            <w:r w:rsidRPr="00DB267B">
              <w:rPr>
                <w:sz w:val="20"/>
              </w:rPr>
              <w:t>tblR</w:t>
            </w:r>
            <w:r w:rsidR="00173BF0" w:rsidRPr="00DB267B">
              <w:rPr>
                <w:sz w:val="20"/>
              </w:rPr>
              <w:t>equisitionStatus.CreatedOn</w:t>
            </w:r>
            <w:proofErr w:type="spellEnd"/>
            <w:r w:rsidR="00173BF0" w:rsidRPr="00DB267B">
              <w:rPr>
                <w:sz w:val="20"/>
              </w:rPr>
              <w:t>?</w:t>
            </w:r>
          </w:p>
        </w:tc>
        <w:tc>
          <w:tcPr>
            <w:tcW w:w="1458" w:type="dxa"/>
          </w:tcPr>
          <w:p w14:paraId="16E4A1AD" w14:textId="77777777" w:rsidR="001859CB" w:rsidRPr="00DB267B" w:rsidRDefault="001859CB" w:rsidP="00DB267B">
            <w:pPr>
              <w:spacing w:after="120"/>
              <w:rPr>
                <w:sz w:val="20"/>
              </w:rPr>
            </w:pPr>
            <w:r w:rsidRPr="00DB267B">
              <w:rPr>
                <w:sz w:val="20"/>
              </w:rPr>
              <w:t>This is automatically populated when the requisition is created.</w:t>
            </w:r>
          </w:p>
        </w:tc>
      </w:tr>
      <w:tr w:rsidR="00C91810" w:rsidRPr="00DB267B" w14:paraId="16E4A1B5" w14:textId="77777777" w:rsidTr="006B4698">
        <w:tc>
          <w:tcPr>
            <w:tcW w:w="900" w:type="dxa"/>
          </w:tcPr>
          <w:p w14:paraId="16E4A1AF" w14:textId="77777777" w:rsidR="001859CB" w:rsidRPr="00DB267B" w:rsidRDefault="004854DC" w:rsidP="00DB267B">
            <w:pPr>
              <w:spacing w:after="120"/>
              <w:rPr>
                <w:sz w:val="20"/>
              </w:rPr>
            </w:pPr>
            <w:r w:rsidRPr="00DB267B">
              <w:rPr>
                <w:sz w:val="20"/>
              </w:rPr>
              <w:t>FR-404</w:t>
            </w:r>
          </w:p>
        </w:tc>
        <w:tc>
          <w:tcPr>
            <w:tcW w:w="1260" w:type="dxa"/>
          </w:tcPr>
          <w:p w14:paraId="16E4A1B0" w14:textId="77777777" w:rsidR="001859CB" w:rsidRPr="00DB267B" w:rsidRDefault="001859CB" w:rsidP="00DB267B">
            <w:pPr>
              <w:spacing w:after="120"/>
              <w:rPr>
                <w:sz w:val="20"/>
              </w:rPr>
            </w:pPr>
            <w:r w:rsidRPr="00DB267B">
              <w:rPr>
                <w:sz w:val="20"/>
              </w:rPr>
              <w:t>Intake Completed</w:t>
            </w:r>
          </w:p>
        </w:tc>
        <w:tc>
          <w:tcPr>
            <w:tcW w:w="1170" w:type="dxa"/>
          </w:tcPr>
          <w:p w14:paraId="16E4A1B1" w14:textId="77777777" w:rsidR="001859CB" w:rsidRPr="00DB267B" w:rsidRDefault="001859CB" w:rsidP="00DB267B">
            <w:pPr>
              <w:spacing w:after="120"/>
              <w:rPr>
                <w:sz w:val="20"/>
              </w:rPr>
            </w:pPr>
            <w:r w:rsidRPr="00DB267B">
              <w:rPr>
                <w:sz w:val="20"/>
              </w:rPr>
              <w:t>N</w:t>
            </w:r>
          </w:p>
        </w:tc>
        <w:tc>
          <w:tcPr>
            <w:tcW w:w="2070" w:type="dxa"/>
          </w:tcPr>
          <w:p w14:paraId="16E4A1B2" w14:textId="77777777" w:rsidR="001859CB" w:rsidRPr="00DB267B" w:rsidRDefault="001859CB" w:rsidP="00DB267B">
            <w:pPr>
              <w:spacing w:after="120"/>
              <w:rPr>
                <w:sz w:val="20"/>
              </w:rPr>
            </w:pPr>
            <w:r w:rsidRPr="00DB267B">
              <w:rPr>
                <w:sz w:val="20"/>
              </w:rPr>
              <w:t>The date the intake complete action was run.</w:t>
            </w:r>
          </w:p>
        </w:tc>
        <w:tc>
          <w:tcPr>
            <w:tcW w:w="2502" w:type="dxa"/>
          </w:tcPr>
          <w:p w14:paraId="16E4A1B3" w14:textId="77777777" w:rsidR="001859CB" w:rsidRPr="00DB267B" w:rsidRDefault="001859CB" w:rsidP="00DB267B">
            <w:pPr>
              <w:spacing w:after="120"/>
              <w:rPr>
                <w:sz w:val="20"/>
              </w:rPr>
            </w:pPr>
            <w:proofErr w:type="spellStart"/>
            <w:r w:rsidRPr="00DB267B">
              <w:rPr>
                <w:sz w:val="20"/>
              </w:rPr>
              <w:t>tblRequisitionStatus.IntakeCompleted</w:t>
            </w:r>
            <w:proofErr w:type="spellEnd"/>
          </w:p>
        </w:tc>
        <w:tc>
          <w:tcPr>
            <w:tcW w:w="1458" w:type="dxa"/>
          </w:tcPr>
          <w:p w14:paraId="16E4A1B4" w14:textId="77777777" w:rsidR="001859CB" w:rsidRPr="00DB267B" w:rsidRDefault="001859CB" w:rsidP="00DB267B">
            <w:pPr>
              <w:spacing w:after="120"/>
              <w:rPr>
                <w:sz w:val="20"/>
              </w:rPr>
            </w:pPr>
          </w:p>
        </w:tc>
      </w:tr>
      <w:tr w:rsidR="00C91810" w:rsidRPr="00DB267B" w14:paraId="16E4A1BC" w14:textId="77777777" w:rsidTr="006B4698">
        <w:tc>
          <w:tcPr>
            <w:tcW w:w="900" w:type="dxa"/>
          </w:tcPr>
          <w:p w14:paraId="16E4A1B6" w14:textId="77777777" w:rsidR="001859CB" w:rsidRPr="00DB267B" w:rsidRDefault="004854DC" w:rsidP="00DB267B">
            <w:pPr>
              <w:spacing w:after="120"/>
              <w:rPr>
                <w:sz w:val="20"/>
              </w:rPr>
            </w:pPr>
            <w:r w:rsidRPr="00DB267B">
              <w:rPr>
                <w:sz w:val="20"/>
              </w:rPr>
              <w:t>FR-405</w:t>
            </w:r>
          </w:p>
        </w:tc>
        <w:tc>
          <w:tcPr>
            <w:tcW w:w="1260" w:type="dxa"/>
          </w:tcPr>
          <w:p w14:paraId="16E4A1B7" w14:textId="77777777" w:rsidR="001859CB" w:rsidRPr="00DB267B" w:rsidRDefault="001859CB" w:rsidP="00DB267B">
            <w:pPr>
              <w:spacing w:after="120"/>
              <w:rPr>
                <w:sz w:val="20"/>
              </w:rPr>
            </w:pPr>
            <w:r w:rsidRPr="00DB267B">
              <w:rPr>
                <w:sz w:val="20"/>
              </w:rPr>
              <w:t>Data Entry Completed</w:t>
            </w:r>
          </w:p>
        </w:tc>
        <w:tc>
          <w:tcPr>
            <w:tcW w:w="1170" w:type="dxa"/>
          </w:tcPr>
          <w:p w14:paraId="16E4A1B8" w14:textId="77777777" w:rsidR="001859CB" w:rsidRPr="00DB267B" w:rsidRDefault="001859CB" w:rsidP="00DB267B">
            <w:pPr>
              <w:spacing w:after="120"/>
              <w:rPr>
                <w:sz w:val="20"/>
              </w:rPr>
            </w:pPr>
            <w:r w:rsidRPr="00DB267B">
              <w:rPr>
                <w:sz w:val="20"/>
              </w:rPr>
              <w:t>N</w:t>
            </w:r>
          </w:p>
        </w:tc>
        <w:tc>
          <w:tcPr>
            <w:tcW w:w="2070" w:type="dxa"/>
          </w:tcPr>
          <w:p w14:paraId="16E4A1B9" w14:textId="77777777" w:rsidR="001859CB" w:rsidRPr="00DB267B" w:rsidRDefault="001859CB" w:rsidP="00DB267B">
            <w:pPr>
              <w:spacing w:after="120"/>
              <w:rPr>
                <w:sz w:val="20"/>
              </w:rPr>
            </w:pPr>
            <w:r w:rsidRPr="00DB267B">
              <w:rPr>
                <w:sz w:val="20"/>
              </w:rPr>
              <w:t xml:space="preserve">The date the data entry complete action was run. </w:t>
            </w:r>
          </w:p>
        </w:tc>
        <w:tc>
          <w:tcPr>
            <w:tcW w:w="2502" w:type="dxa"/>
          </w:tcPr>
          <w:p w14:paraId="16E4A1BA" w14:textId="77777777" w:rsidR="001859CB" w:rsidRPr="00DB267B" w:rsidRDefault="001859CB" w:rsidP="00DB267B">
            <w:pPr>
              <w:spacing w:after="120"/>
              <w:rPr>
                <w:sz w:val="20"/>
              </w:rPr>
            </w:pPr>
            <w:proofErr w:type="spellStart"/>
            <w:r w:rsidRPr="00DB267B">
              <w:rPr>
                <w:sz w:val="20"/>
              </w:rPr>
              <w:t>tblRequisitionStatus.DataEntryCompleted</w:t>
            </w:r>
            <w:proofErr w:type="spellEnd"/>
          </w:p>
        </w:tc>
        <w:tc>
          <w:tcPr>
            <w:tcW w:w="1458" w:type="dxa"/>
          </w:tcPr>
          <w:p w14:paraId="16E4A1BB" w14:textId="77777777" w:rsidR="001859CB" w:rsidRPr="00DB267B" w:rsidRDefault="001859CB" w:rsidP="00DB267B">
            <w:pPr>
              <w:spacing w:after="120"/>
              <w:rPr>
                <w:sz w:val="20"/>
              </w:rPr>
            </w:pPr>
          </w:p>
        </w:tc>
      </w:tr>
      <w:tr w:rsidR="00C91810" w:rsidRPr="00DB267B" w14:paraId="16E4A1C3" w14:textId="77777777" w:rsidTr="006B4698">
        <w:tc>
          <w:tcPr>
            <w:tcW w:w="900" w:type="dxa"/>
          </w:tcPr>
          <w:p w14:paraId="16E4A1BD" w14:textId="77777777" w:rsidR="001859CB" w:rsidRPr="00DB267B" w:rsidRDefault="004854DC" w:rsidP="00DB267B">
            <w:pPr>
              <w:spacing w:after="120"/>
              <w:rPr>
                <w:sz w:val="20"/>
              </w:rPr>
            </w:pPr>
            <w:r w:rsidRPr="00DB267B">
              <w:rPr>
                <w:sz w:val="20"/>
              </w:rPr>
              <w:t>FR-406</w:t>
            </w:r>
          </w:p>
        </w:tc>
        <w:tc>
          <w:tcPr>
            <w:tcW w:w="1260" w:type="dxa"/>
          </w:tcPr>
          <w:p w14:paraId="16E4A1BE" w14:textId="77777777" w:rsidR="001859CB" w:rsidRPr="00DB267B" w:rsidRDefault="001859CB" w:rsidP="00DB267B">
            <w:pPr>
              <w:spacing w:after="120"/>
              <w:rPr>
                <w:sz w:val="20"/>
              </w:rPr>
            </w:pPr>
            <w:r w:rsidRPr="00DB267B">
              <w:rPr>
                <w:sz w:val="20"/>
              </w:rPr>
              <w:t>BI Sent</w:t>
            </w:r>
          </w:p>
        </w:tc>
        <w:tc>
          <w:tcPr>
            <w:tcW w:w="1170" w:type="dxa"/>
          </w:tcPr>
          <w:p w14:paraId="16E4A1BF" w14:textId="77777777" w:rsidR="001859CB" w:rsidRPr="00DB267B" w:rsidRDefault="001859CB" w:rsidP="00DB267B">
            <w:pPr>
              <w:spacing w:after="120"/>
              <w:rPr>
                <w:sz w:val="20"/>
              </w:rPr>
            </w:pPr>
            <w:r w:rsidRPr="00DB267B">
              <w:rPr>
                <w:sz w:val="20"/>
              </w:rPr>
              <w:t>N</w:t>
            </w:r>
          </w:p>
        </w:tc>
        <w:tc>
          <w:tcPr>
            <w:tcW w:w="2070" w:type="dxa"/>
          </w:tcPr>
          <w:p w14:paraId="16E4A1C0" w14:textId="77777777" w:rsidR="001859CB" w:rsidRPr="00DB267B" w:rsidRDefault="001859CB" w:rsidP="00DB267B">
            <w:pPr>
              <w:spacing w:after="120"/>
              <w:rPr>
                <w:sz w:val="20"/>
              </w:rPr>
            </w:pPr>
            <w:r w:rsidRPr="00DB267B">
              <w:rPr>
                <w:sz w:val="20"/>
              </w:rPr>
              <w:t>The date benefits investigation was initiated</w:t>
            </w:r>
          </w:p>
        </w:tc>
        <w:tc>
          <w:tcPr>
            <w:tcW w:w="2502" w:type="dxa"/>
          </w:tcPr>
          <w:p w14:paraId="16E4A1C1" w14:textId="77777777" w:rsidR="001859CB" w:rsidRPr="00DB267B" w:rsidRDefault="005A6785" w:rsidP="00DB267B">
            <w:pPr>
              <w:spacing w:after="120"/>
              <w:rPr>
                <w:sz w:val="20"/>
              </w:rPr>
            </w:pPr>
            <w:proofErr w:type="spellStart"/>
            <w:r w:rsidRPr="00DB267B">
              <w:rPr>
                <w:sz w:val="20"/>
              </w:rPr>
              <w:t>tblBenefitsInvestigation.StartDate</w:t>
            </w:r>
            <w:proofErr w:type="spellEnd"/>
          </w:p>
        </w:tc>
        <w:tc>
          <w:tcPr>
            <w:tcW w:w="1458" w:type="dxa"/>
          </w:tcPr>
          <w:p w14:paraId="16E4A1C2" w14:textId="77777777" w:rsidR="001859CB" w:rsidRPr="00DB267B" w:rsidRDefault="001859CB" w:rsidP="00DB267B">
            <w:pPr>
              <w:spacing w:after="120"/>
              <w:rPr>
                <w:sz w:val="20"/>
              </w:rPr>
            </w:pPr>
          </w:p>
        </w:tc>
      </w:tr>
      <w:tr w:rsidR="00C91810" w:rsidRPr="00DB267B" w14:paraId="16E4A1CA" w14:textId="77777777" w:rsidTr="006B4698">
        <w:tc>
          <w:tcPr>
            <w:tcW w:w="900" w:type="dxa"/>
          </w:tcPr>
          <w:p w14:paraId="16E4A1C4" w14:textId="77777777" w:rsidR="001859CB" w:rsidRPr="00DB267B" w:rsidRDefault="004854DC" w:rsidP="00DB267B">
            <w:pPr>
              <w:spacing w:after="120"/>
              <w:rPr>
                <w:sz w:val="20"/>
              </w:rPr>
            </w:pPr>
            <w:r w:rsidRPr="00DB267B">
              <w:rPr>
                <w:sz w:val="20"/>
              </w:rPr>
              <w:t>FR-407</w:t>
            </w:r>
          </w:p>
        </w:tc>
        <w:tc>
          <w:tcPr>
            <w:tcW w:w="1260" w:type="dxa"/>
          </w:tcPr>
          <w:p w14:paraId="16E4A1C5" w14:textId="77777777" w:rsidR="001859CB" w:rsidRPr="00DB267B" w:rsidRDefault="001859CB" w:rsidP="00DB267B">
            <w:pPr>
              <w:spacing w:after="120"/>
              <w:rPr>
                <w:sz w:val="20"/>
              </w:rPr>
            </w:pPr>
            <w:r w:rsidRPr="00DB267B">
              <w:rPr>
                <w:sz w:val="20"/>
              </w:rPr>
              <w:t>BI Completed</w:t>
            </w:r>
          </w:p>
        </w:tc>
        <w:tc>
          <w:tcPr>
            <w:tcW w:w="1170" w:type="dxa"/>
          </w:tcPr>
          <w:p w14:paraId="16E4A1C6" w14:textId="77777777" w:rsidR="001859CB" w:rsidRPr="00DB267B" w:rsidRDefault="001859CB" w:rsidP="00DB267B">
            <w:pPr>
              <w:spacing w:after="120"/>
              <w:rPr>
                <w:sz w:val="20"/>
              </w:rPr>
            </w:pPr>
            <w:r w:rsidRPr="00DB267B">
              <w:rPr>
                <w:sz w:val="20"/>
              </w:rPr>
              <w:t>N</w:t>
            </w:r>
          </w:p>
        </w:tc>
        <w:tc>
          <w:tcPr>
            <w:tcW w:w="2070" w:type="dxa"/>
          </w:tcPr>
          <w:p w14:paraId="16E4A1C7" w14:textId="77777777" w:rsidR="001859CB" w:rsidRPr="00DB267B" w:rsidRDefault="001859CB" w:rsidP="00DB267B">
            <w:pPr>
              <w:spacing w:after="120"/>
              <w:rPr>
                <w:sz w:val="20"/>
              </w:rPr>
            </w:pPr>
            <w:r w:rsidRPr="00DB267B">
              <w:rPr>
                <w:sz w:val="20"/>
              </w:rPr>
              <w:t>The date benefits investigation was completed</w:t>
            </w:r>
          </w:p>
        </w:tc>
        <w:tc>
          <w:tcPr>
            <w:tcW w:w="2502" w:type="dxa"/>
          </w:tcPr>
          <w:p w14:paraId="16E4A1C8" w14:textId="77777777" w:rsidR="001859CB" w:rsidRPr="00DB267B" w:rsidRDefault="005A6785" w:rsidP="00DB267B">
            <w:pPr>
              <w:spacing w:after="120"/>
              <w:rPr>
                <w:sz w:val="20"/>
              </w:rPr>
            </w:pPr>
            <w:proofErr w:type="spellStart"/>
            <w:r w:rsidRPr="00DB267B">
              <w:rPr>
                <w:sz w:val="20"/>
              </w:rPr>
              <w:t>tblBenefitsInvestigation.EndDate</w:t>
            </w:r>
            <w:proofErr w:type="spellEnd"/>
          </w:p>
        </w:tc>
        <w:tc>
          <w:tcPr>
            <w:tcW w:w="1458" w:type="dxa"/>
          </w:tcPr>
          <w:p w14:paraId="16E4A1C9" w14:textId="77777777" w:rsidR="001859CB" w:rsidRPr="00DB267B" w:rsidRDefault="001859CB" w:rsidP="00DB267B">
            <w:pPr>
              <w:spacing w:after="120"/>
              <w:rPr>
                <w:sz w:val="20"/>
              </w:rPr>
            </w:pPr>
          </w:p>
        </w:tc>
      </w:tr>
      <w:tr w:rsidR="00C91810" w:rsidRPr="00DB267B" w14:paraId="16E4A1D1" w14:textId="77777777" w:rsidTr="006B4698">
        <w:tc>
          <w:tcPr>
            <w:tcW w:w="900" w:type="dxa"/>
          </w:tcPr>
          <w:p w14:paraId="16E4A1CB" w14:textId="77777777" w:rsidR="001859CB" w:rsidRPr="00DB267B" w:rsidRDefault="004854DC" w:rsidP="00DB267B">
            <w:pPr>
              <w:spacing w:after="120"/>
              <w:rPr>
                <w:sz w:val="20"/>
              </w:rPr>
            </w:pPr>
            <w:r w:rsidRPr="00DB267B">
              <w:rPr>
                <w:sz w:val="20"/>
              </w:rPr>
              <w:t>FR-408</w:t>
            </w:r>
          </w:p>
        </w:tc>
        <w:tc>
          <w:tcPr>
            <w:tcW w:w="1260" w:type="dxa"/>
          </w:tcPr>
          <w:p w14:paraId="16E4A1CC" w14:textId="77777777" w:rsidR="001859CB" w:rsidRPr="00DB267B" w:rsidRDefault="001859CB" w:rsidP="00DB267B">
            <w:pPr>
              <w:spacing w:after="120"/>
              <w:rPr>
                <w:sz w:val="20"/>
              </w:rPr>
            </w:pPr>
            <w:r w:rsidRPr="00DB267B">
              <w:rPr>
                <w:sz w:val="20"/>
              </w:rPr>
              <w:t>Submission</w:t>
            </w:r>
          </w:p>
        </w:tc>
        <w:tc>
          <w:tcPr>
            <w:tcW w:w="1170" w:type="dxa"/>
          </w:tcPr>
          <w:p w14:paraId="16E4A1CD" w14:textId="77777777" w:rsidR="001859CB" w:rsidRPr="00DB267B" w:rsidRDefault="001859CB" w:rsidP="00DB267B">
            <w:pPr>
              <w:spacing w:after="120"/>
              <w:rPr>
                <w:sz w:val="20"/>
              </w:rPr>
            </w:pPr>
            <w:r w:rsidRPr="00DB267B">
              <w:rPr>
                <w:sz w:val="20"/>
              </w:rPr>
              <w:t>Y</w:t>
            </w:r>
          </w:p>
        </w:tc>
        <w:tc>
          <w:tcPr>
            <w:tcW w:w="2070" w:type="dxa"/>
          </w:tcPr>
          <w:p w14:paraId="16E4A1CE" w14:textId="77777777" w:rsidR="001859CB" w:rsidRPr="00DB267B" w:rsidRDefault="001859CB" w:rsidP="00DB267B">
            <w:pPr>
              <w:spacing w:after="120"/>
              <w:rPr>
                <w:sz w:val="20"/>
              </w:rPr>
            </w:pPr>
            <w:r w:rsidRPr="00DB267B">
              <w:rPr>
                <w:sz w:val="20"/>
              </w:rPr>
              <w:t>Whether this is the first attempt at generating test results for this patient.</w:t>
            </w:r>
          </w:p>
        </w:tc>
        <w:tc>
          <w:tcPr>
            <w:tcW w:w="2502" w:type="dxa"/>
          </w:tcPr>
          <w:p w14:paraId="16E4A1CF" w14:textId="77777777" w:rsidR="001859CB" w:rsidRPr="00DB267B" w:rsidRDefault="001859CB" w:rsidP="00DB267B">
            <w:pPr>
              <w:spacing w:after="120"/>
              <w:rPr>
                <w:sz w:val="20"/>
              </w:rPr>
            </w:pPr>
            <w:proofErr w:type="spellStart"/>
            <w:r w:rsidRPr="00DB267B">
              <w:rPr>
                <w:sz w:val="20"/>
              </w:rPr>
              <w:t>tblRequisition.SubmissionType</w:t>
            </w:r>
            <w:proofErr w:type="spellEnd"/>
          </w:p>
        </w:tc>
        <w:tc>
          <w:tcPr>
            <w:tcW w:w="1458" w:type="dxa"/>
          </w:tcPr>
          <w:p w14:paraId="16E4A1D0" w14:textId="77777777" w:rsidR="001859CB" w:rsidRPr="00DB267B" w:rsidRDefault="001859CB" w:rsidP="00DB267B">
            <w:pPr>
              <w:spacing w:after="120"/>
              <w:rPr>
                <w:sz w:val="20"/>
              </w:rPr>
            </w:pPr>
            <w:r w:rsidRPr="00DB267B">
              <w:rPr>
                <w:sz w:val="20"/>
              </w:rPr>
              <w:t>The requisition form contains a checkbox.</w:t>
            </w:r>
          </w:p>
        </w:tc>
      </w:tr>
      <w:tr w:rsidR="00C91810" w:rsidRPr="00DB267B" w14:paraId="16E4A1D8" w14:textId="77777777" w:rsidTr="006B4698">
        <w:tc>
          <w:tcPr>
            <w:tcW w:w="900" w:type="dxa"/>
          </w:tcPr>
          <w:p w14:paraId="16E4A1D2" w14:textId="77777777" w:rsidR="001859CB" w:rsidRPr="00DB267B" w:rsidRDefault="004854DC" w:rsidP="00DB267B">
            <w:pPr>
              <w:spacing w:after="120"/>
              <w:rPr>
                <w:sz w:val="20"/>
              </w:rPr>
            </w:pPr>
            <w:r w:rsidRPr="00DB267B">
              <w:rPr>
                <w:sz w:val="20"/>
              </w:rPr>
              <w:t>FR-409</w:t>
            </w:r>
          </w:p>
        </w:tc>
        <w:tc>
          <w:tcPr>
            <w:tcW w:w="1260" w:type="dxa"/>
          </w:tcPr>
          <w:p w14:paraId="16E4A1D3" w14:textId="77777777" w:rsidR="001859CB" w:rsidRPr="00DB267B" w:rsidRDefault="001859CB" w:rsidP="00DB267B">
            <w:pPr>
              <w:spacing w:after="120"/>
              <w:rPr>
                <w:sz w:val="20"/>
              </w:rPr>
            </w:pPr>
            <w:r w:rsidRPr="00DB267B">
              <w:rPr>
                <w:sz w:val="20"/>
              </w:rPr>
              <w:t>Associated Requisition</w:t>
            </w:r>
          </w:p>
        </w:tc>
        <w:tc>
          <w:tcPr>
            <w:tcW w:w="1170" w:type="dxa"/>
          </w:tcPr>
          <w:p w14:paraId="16E4A1D4" w14:textId="77777777" w:rsidR="001859CB" w:rsidRPr="00DB267B" w:rsidRDefault="001859CB" w:rsidP="00DB267B">
            <w:pPr>
              <w:spacing w:after="120"/>
              <w:rPr>
                <w:sz w:val="20"/>
              </w:rPr>
            </w:pPr>
            <w:r w:rsidRPr="00DB267B">
              <w:rPr>
                <w:sz w:val="20"/>
              </w:rPr>
              <w:t>Y</w:t>
            </w:r>
          </w:p>
        </w:tc>
        <w:tc>
          <w:tcPr>
            <w:tcW w:w="2070" w:type="dxa"/>
          </w:tcPr>
          <w:p w14:paraId="16E4A1D5" w14:textId="77777777" w:rsidR="001859CB" w:rsidRPr="00DB267B" w:rsidRDefault="001859CB" w:rsidP="00DB267B">
            <w:pPr>
              <w:spacing w:after="120"/>
              <w:rPr>
                <w:sz w:val="20"/>
              </w:rPr>
            </w:pPr>
            <w:r w:rsidRPr="00DB267B">
              <w:rPr>
                <w:sz w:val="20"/>
              </w:rPr>
              <w:t>If a previous requisition has been submitted for the same patient, its number is here.</w:t>
            </w:r>
          </w:p>
        </w:tc>
        <w:tc>
          <w:tcPr>
            <w:tcW w:w="2502" w:type="dxa"/>
          </w:tcPr>
          <w:p w14:paraId="16E4A1D6" w14:textId="77777777" w:rsidR="001859CB" w:rsidRPr="00DB267B" w:rsidRDefault="001859CB" w:rsidP="00DB267B">
            <w:pPr>
              <w:spacing w:after="120"/>
              <w:rPr>
                <w:sz w:val="20"/>
              </w:rPr>
            </w:pPr>
            <w:proofErr w:type="spellStart"/>
            <w:r w:rsidRPr="00DB267B">
              <w:rPr>
                <w:sz w:val="20"/>
              </w:rPr>
              <w:t>tblRequisition.AssociatedBarcode</w:t>
            </w:r>
            <w:proofErr w:type="spellEnd"/>
          </w:p>
        </w:tc>
        <w:tc>
          <w:tcPr>
            <w:tcW w:w="1458" w:type="dxa"/>
          </w:tcPr>
          <w:p w14:paraId="16E4A1D7" w14:textId="77777777" w:rsidR="001859CB" w:rsidRPr="00DB267B" w:rsidRDefault="001859CB" w:rsidP="00DB267B">
            <w:pPr>
              <w:spacing w:after="120"/>
              <w:rPr>
                <w:sz w:val="20"/>
              </w:rPr>
            </w:pPr>
          </w:p>
        </w:tc>
      </w:tr>
      <w:tr w:rsidR="00C91810" w:rsidRPr="00DB267B" w14:paraId="16E4A1DF" w14:textId="77777777" w:rsidTr="006B4698">
        <w:tc>
          <w:tcPr>
            <w:tcW w:w="900" w:type="dxa"/>
          </w:tcPr>
          <w:p w14:paraId="16E4A1D9" w14:textId="77777777" w:rsidR="001859CB" w:rsidRPr="00DB267B" w:rsidRDefault="004854DC" w:rsidP="00DB267B">
            <w:pPr>
              <w:spacing w:after="120"/>
              <w:rPr>
                <w:sz w:val="20"/>
              </w:rPr>
            </w:pPr>
            <w:r w:rsidRPr="00DB267B">
              <w:rPr>
                <w:sz w:val="20"/>
              </w:rPr>
              <w:t>FR-410</w:t>
            </w:r>
          </w:p>
        </w:tc>
        <w:tc>
          <w:tcPr>
            <w:tcW w:w="1260" w:type="dxa"/>
          </w:tcPr>
          <w:p w14:paraId="16E4A1DA" w14:textId="77777777" w:rsidR="001859CB" w:rsidRPr="00DB267B" w:rsidRDefault="001859CB" w:rsidP="00DB267B">
            <w:pPr>
              <w:spacing w:after="120"/>
              <w:rPr>
                <w:sz w:val="20"/>
              </w:rPr>
            </w:pPr>
            <w:r w:rsidRPr="00DB267B">
              <w:rPr>
                <w:sz w:val="20"/>
              </w:rPr>
              <w:t>Study</w:t>
            </w:r>
          </w:p>
        </w:tc>
        <w:tc>
          <w:tcPr>
            <w:tcW w:w="1170" w:type="dxa"/>
          </w:tcPr>
          <w:p w14:paraId="16E4A1DB" w14:textId="77777777" w:rsidR="001859CB" w:rsidRPr="00DB267B" w:rsidRDefault="001859CB" w:rsidP="00DB267B">
            <w:pPr>
              <w:spacing w:after="120"/>
              <w:rPr>
                <w:sz w:val="20"/>
              </w:rPr>
            </w:pPr>
            <w:r w:rsidRPr="00DB267B">
              <w:rPr>
                <w:sz w:val="20"/>
              </w:rPr>
              <w:t>Y</w:t>
            </w:r>
          </w:p>
        </w:tc>
        <w:tc>
          <w:tcPr>
            <w:tcW w:w="2070" w:type="dxa"/>
          </w:tcPr>
          <w:p w14:paraId="16E4A1DC" w14:textId="77777777" w:rsidR="001859CB" w:rsidRPr="00DB267B" w:rsidRDefault="001859CB" w:rsidP="00DB267B">
            <w:pPr>
              <w:spacing w:after="120"/>
              <w:rPr>
                <w:sz w:val="20"/>
              </w:rPr>
            </w:pPr>
            <w:r w:rsidRPr="00DB267B">
              <w:rPr>
                <w:sz w:val="20"/>
              </w:rPr>
              <w:t>A clinical trial that the patient is participating in.</w:t>
            </w:r>
          </w:p>
        </w:tc>
        <w:tc>
          <w:tcPr>
            <w:tcW w:w="2502" w:type="dxa"/>
          </w:tcPr>
          <w:p w14:paraId="16E4A1DD" w14:textId="77777777" w:rsidR="001859CB" w:rsidRPr="00DB267B" w:rsidRDefault="006E682F" w:rsidP="00DB267B">
            <w:pPr>
              <w:spacing w:after="120"/>
              <w:rPr>
                <w:sz w:val="20"/>
              </w:rPr>
            </w:pPr>
            <w:proofErr w:type="spellStart"/>
            <w:proofErr w:type="gramStart"/>
            <w:r w:rsidRPr="00DB267B">
              <w:rPr>
                <w:sz w:val="20"/>
              </w:rPr>
              <w:t>tblRequisitionEntity.EntityName</w:t>
            </w:r>
            <w:proofErr w:type="spellEnd"/>
            <w:proofErr w:type="gramEnd"/>
            <w:r w:rsidR="00C91810" w:rsidRPr="00DB267B">
              <w:rPr>
                <w:sz w:val="20"/>
              </w:rPr>
              <w:t xml:space="preserve"> for the entity associated with the Study (</w:t>
            </w:r>
            <w:proofErr w:type="spellStart"/>
            <w:r w:rsidR="00C91810" w:rsidRPr="00DB267B">
              <w:rPr>
                <w:sz w:val="20"/>
              </w:rPr>
              <w:t>roleEnumID</w:t>
            </w:r>
            <w:proofErr w:type="spellEnd"/>
            <w:r w:rsidR="00C91810" w:rsidRPr="00DB267B">
              <w:rPr>
                <w:sz w:val="20"/>
              </w:rPr>
              <w:t xml:space="preserve"> = 6) role in </w:t>
            </w:r>
            <w:proofErr w:type="spellStart"/>
            <w:r w:rsidR="00C91810" w:rsidRPr="00DB267B">
              <w:rPr>
                <w:sz w:val="20"/>
              </w:rPr>
              <w:t>tblRequisitionRole</w:t>
            </w:r>
            <w:proofErr w:type="spellEnd"/>
            <w:r w:rsidR="00C91810" w:rsidRPr="00DB267B">
              <w:rPr>
                <w:sz w:val="20"/>
              </w:rPr>
              <w:t>.</w:t>
            </w:r>
          </w:p>
        </w:tc>
        <w:tc>
          <w:tcPr>
            <w:tcW w:w="1458" w:type="dxa"/>
          </w:tcPr>
          <w:p w14:paraId="16E4A1DE" w14:textId="77777777" w:rsidR="001859CB" w:rsidRPr="00DB267B" w:rsidRDefault="001859CB" w:rsidP="00DB267B">
            <w:pPr>
              <w:spacing w:after="120"/>
              <w:rPr>
                <w:sz w:val="20"/>
              </w:rPr>
            </w:pPr>
          </w:p>
        </w:tc>
      </w:tr>
      <w:tr w:rsidR="00C91810" w:rsidRPr="00DB267B" w14:paraId="16E4A1E6" w14:textId="77777777" w:rsidTr="006B4698">
        <w:tc>
          <w:tcPr>
            <w:tcW w:w="900" w:type="dxa"/>
          </w:tcPr>
          <w:p w14:paraId="16E4A1E0" w14:textId="77777777" w:rsidR="001859CB" w:rsidRPr="00DB267B" w:rsidRDefault="004854DC" w:rsidP="00DB267B">
            <w:pPr>
              <w:spacing w:after="120"/>
              <w:rPr>
                <w:sz w:val="20"/>
              </w:rPr>
            </w:pPr>
            <w:r w:rsidRPr="00DB267B">
              <w:rPr>
                <w:sz w:val="20"/>
              </w:rPr>
              <w:t>FR-411</w:t>
            </w:r>
          </w:p>
        </w:tc>
        <w:tc>
          <w:tcPr>
            <w:tcW w:w="1260" w:type="dxa"/>
          </w:tcPr>
          <w:p w14:paraId="16E4A1E1" w14:textId="77777777" w:rsidR="001859CB" w:rsidRPr="00DB267B" w:rsidRDefault="001859CB" w:rsidP="00DB267B">
            <w:pPr>
              <w:spacing w:after="120"/>
              <w:rPr>
                <w:sz w:val="20"/>
              </w:rPr>
            </w:pPr>
            <w:r w:rsidRPr="00DB267B">
              <w:rPr>
                <w:sz w:val="20"/>
              </w:rPr>
              <w:t>Processing / Clinical Study Code</w:t>
            </w:r>
          </w:p>
        </w:tc>
        <w:tc>
          <w:tcPr>
            <w:tcW w:w="1170" w:type="dxa"/>
          </w:tcPr>
          <w:p w14:paraId="16E4A1E2" w14:textId="77777777" w:rsidR="001859CB" w:rsidRPr="00DB267B" w:rsidRDefault="001859CB" w:rsidP="00DB267B">
            <w:pPr>
              <w:spacing w:after="120"/>
              <w:rPr>
                <w:sz w:val="20"/>
              </w:rPr>
            </w:pPr>
            <w:r w:rsidRPr="00DB267B">
              <w:rPr>
                <w:sz w:val="20"/>
              </w:rPr>
              <w:t>Y</w:t>
            </w:r>
          </w:p>
        </w:tc>
        <w:tc>
          <w:tcPr>
            <w:tcW w:w="2070" w:type="dxa"/>
          </w:tcPr>
          <w:p w14:paraId="16E4A1E3" w14:textId="77777777" w:rsidR="001859CB" w:rsidRPr="00DB267B" w:rsidRDefault="00173BF0" w:rsidP="00DB267B">
            <w:pPr>
              <w:spacing w:after="120"/>
              <w:rPr>
                <w:sz w:val="20"/>
              </w:rPr>
            </w:pPr>
            <w:r w:rsidRPr="00DB267B">
              <w:rPr>
                <w:sz w:val="20"/>
              </w:rPr>
              <w:t>A unique identifier within the clinical trial for this specimen</w:t>
            </w:r>
          </w:p>
        </w:tc>
        <w:tc>
          <w:tcPr>
            <w:tcW w:w="2502" w:type="dxa"/>
          </w:tcPr>
          <w:p w14:paraId="16E4A1E4" w14:textId="77777777" w:rsidR="001859CB" w:rsidRPr="00DB267B" w:rsidRDefault="001859CB" w:rsidP="00DB267B">
            <w:pPr>
              <w:spacing w:after="120"/>
              <w:rPr>
                <w:sz w:val="20"/>
              </w:rPr>
            </w:pPr>
            <w:proofErr w:type="spellStart"/>
            <w:r w:rsidRPr="00DB267B">
              <w:rPr>
                <w:sz w:val="20"/>
              </w:rPr>
              <w:t>tblRequisition.ProcessingCode</w:t>
            </w:r>
            <w:proofErr w:type="spellEnd"/>
          </w:p>
        </w:tc>
        <w:tc>
          <w:tcPr>
            <w:tcW w:w="1458" w:type="dxa"/>
          </w:tcPr>
          <w:p w14:paraId="16E4A1E5" w14:textId="77777777" w:rsidR="001859CB" w:rsidRPr="00DB267B" w:rsidRDefault="001859CB" w:rsidP="00DB267B">
            <w:pPr>
              <w:spacing w:after="120"/>
              <w:rPr>
                <w:sz w:val="20"/>
              </w:rPr>
            </w:pPr>
          </w:p>
        </w:tc>
      </w:tr>
    </w:tbl>
    <w:p w14:paraId="16E4A1E7" w14:textId="77777777" w:rsidR="00E867FB" w:rsidRDefault="00E867FB">
      <w: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0"/>
        <w:gridCol w:w="1260"/>
        <w:gridCol w:w="1170"/>
        <w:gridCol w:w="2070"/>
        <w:gridCol w:w="2502"/>
        <w:gridCol w:w="1458"/>
      </w:tblGrid>
      <w:tr w:rsidR="009446BF" w:rsidRPr="00DB267B" w14:paraId="16E4A1EE" w14:textId="77777777" w:rsidTr="00CF592E">
        <w:trPr>
          <w:cantSplit/>
          <w:tblHeader/>
        </w:trPr>
        <w:tc>
          <w:tcPr>
            <w:tcW w:w="900" w:type="dxa"/>
          </w:tcPr>
          <w:p w14:paraId="16E4A1E8" w14:textId="77777777" w:rsidR="009446BF" w:rsidRPr="00DB267B" w:rsidRDefault="009446BF" w:rsidP="009446BF">
            <w:pPr>
              <w:spacing w:after="120"/>
              <w:rPr>
                <w:b/>
                <w:bCs/>
                <w:sz w:val="20"/>
              </w:rPr>
            </w:pPr>
            <w:proofErr w:type="spellStart"/>
            <w:r w:rsidRPr="00DB267B">
              <w:rPr>
                <w:b/>
                <w:bCs/>
                <w:sz w:val="20"/>
              </w:rPr>
              <w:t>Req</w:t>
            </w:r>
            <w:proofErr w:type="spellEnd"/>
            <w:r w:rsidRPr="00DB267B">
              <w:rPr>
                <w:b/>
                <w:bCs/>
                <w:sz w:val="20"/>
              </w:rPr>
              <w:t xml:space="preserve"> #</w:t>
            </w:r>
          </w:p>
        </w:tc>
        <w:tc>
          <w:tcPr>
            <w:tcW w:w="1260" w:type="dxa"/>
          </w:tcPr>
          <w:p w14:paraId="16E4A1E9" w14:textId="77777777" w:rsidR="009446BF" w:rsidRPr="00DB267B" w:rsidRDefault="009446BF" w:rsidP="009446BF">
            <w:pPr>
              <w:spacing w:after="120"/>
              <w:rPr>
                <w:b/>
                <w:bCs/>
                <w:sz w:val="20"/>
              </w:rPr>
            </w:pPr>
            <w:r w:rsidRPr="00DB267B">
              <w:rPr>
                <w:b/>
                <w:bCs/>
                <w:sz w:val="20"/>
              </w:rPr>
              <w:t>Field Name</w:t>
            </w:r>
          </w:p>
        </w:tc>
        <w:tc>
          <w:tcPr>
            <w:tcW w:w="1170" w:type="dxa"/>
          </w:tcPr>
          <w:p w14:paraId="16E4A1EA" w14:textId="77777777" w:rsidR="009446BF" w:rsidRPr="00DB267B" w:rsidRDefault="009446BF" w:rsidP="009446BF">
            <w:pPr>
              <w:spacing w:after="120"/>
              <w:rPr>
                <w:b/>
                <w:bCs/>
                <w:sz w:val="20"/>
              </w:rPr>
            </w:pPr>
            <w:r w:rsidRPr="00DB267B">
              <w:rPr>
                <w:b/>
                <w:bCs/>
                <w:sz w:val="20"/>
              </w:rPr>
              <w:t>Initially Editable?</w:t>
            </w:r>
          </w:p>
        </w:tc>
        <w:tc>
          <w:tcPr>
            <w:tcW w:w="2070" w:type="dxa"/>
          </w:tcPr>
          <w:p w14:paraId="16E4A1EB" w14:textId="77777777" w:rsidR="009446BF" w:rsidRPr="00DB267B" w:rsidRDefault="009446BF" w:rsidP="009446BF">
            <w:pPr>
              <w:spacing w:after="120"/>
              <w:rPr>
                <w:b/>
                <w:bCs/>
                <w:sz w:val="20"/>
              </w:rPr>
            </w:pPr>
            <w:r w:rsidRPr="00DB267B">
              <w:rPr>
                <w:b/>
                <w:bCs/>
                <w:sz w:val="20"/>
              </w:rPr>
              <w:t>Meaning</w:t>
            </w:r>
          </w:p>
        </w:tc>
        <w:tc>
          <w:tcPr>
            <w:tcW w:w="2502" w:type="dxa"/>
          </w:tcPr>
          <w:p w14:paraId="16E4A1EC" w14:textId="77777777" w:rsidR="009446BF" w:rsidRPr="00DB267B" w:rsidRDefault="009446BF" w:rsidP="009446BF">
            <w:pPr>
              <w:spacing w:after="120"/>
              <w:rPr>
                <w:b/>
                <w:bCs/>
                <w:sz w:val="20"/>
              </w:rPr>
            </w:pPr>
            <w:r w:rsidRPr="00DB267B">
              <w:rPr>
                <w:b/>
                <w:bCs/>
                <w:sz w:val="20"/>
              </w:rPr>
              <w:t>Database column</w:t>
            </w:r>
          </w:p>
        </w:tc>
        <w:tc>
          <w:tcPr>
            <w:tcW w:w="1458" w:type="dxa"/>
          </w:tcPr>
          <w:p w14:paraId="16E4A1ED" w14:textId="77777777" w:rsidR="009446BF" w:rsidRPr="00DB267B" w:rsidRDefault="009446BF" w:rsidP="009446BF">
            <w:pPr>
              <w:spacing w:after="120"/>
              <w:rPr>
                <w:b/>
                <w:bCs/>
                <w:sz w:val="20"/>
              </w:rPr>
            </w:pPr>
            <w:r w:rsidRPr="00DB267B">
              <w:rPr>
                <w:b/>
                <w:bCs/>
                <w:sz w:val="20"/>
              </w:rPr>
              <w:t>Data source</w:t>
            </w:r>
          </w:p>
        </w:tc>
      </w:tr>
      <w:tr w:rsidR="00C91810" w:rsidRPr="00DB267B" w14:paraId="16E4A1F5" w14:textId="77777777" w:rsidTr="00CF592E">
        <w:trPr>
          <w:cantSplit/>
          <w:tblHeader/>
        </w:trPr>
        <w:tc>
          <w:tcPr>
            <w:tcW w:w="900" w:type="dxa"/>
          </w:tcPr>
          <w:p w14:paraId="16E4A1EF" w14:textId="77777777" w:rsidR="001859CB" w:rsidRPr="00DB267B" w:rsidRDefault="004854DC" w:rsidP="00DB267B">
            <w:pPr>
              <w:spacing w:after="120"/>
              <w:rPr>
                <w:sz w:val="20"/>
              </w:rPr>
            </w:pPr>
            <w:r w:rsidRPr="00DB267B">
              <w:rPr>
                <w:sz w:val="20"/>
              </w:rPr>
              <w:t>FR-412</w:t>
            </w:r>
          </w:p>
        </w:tc>
        <w:tc>
          <w:tcPr>
            <w:tcW w:w="1260" w:type="dxa"/>
          </w:tcPr>
          <w:p w14:paraId="16E4A1F0" w14:textId="77777777" w:rsidR="001859CB" w:rsidRPr="00DB267B" w:rsidRDefault="001859CB" w:rsidP="00DB267B">
            <w:pPr>
              <w:spacing w:after="120"/>
              <w:rPr>
                <w:sz w:val="20"/>
              </w:rPr>
            </w:pPr>
            <w:r w:rsidRPr="00DB267B">
              <w:rPr>
                <w:sz w:val="20"/>
              </w:rPr>
              <w:t>Specimen Barcode</w:t>
            </w:r>
          </w:p>
        </w:tc>
        <w:tc>
          <w:tcPr>
            <w:tcW w:w="1170" w:type="dxa"/>
          </w:tcPr>
          <w:p w14:paraId="16E4A1F1" w14:textId="77777777" w:rsidR="001859CB" w:rsidRPr="00DB267B" w:rsidRDefault="001859CB" w:rsidP="00DB267B">
            <w:pPr>
              <w:spacing w:after="120"/>
              <w:rPr>
                <w:sz w:val="20"/>
              </w:rPr>
            </w:pPr>
            <w:r w:rsidRPr="00DB267B">
              <w:rPr>
                <w:sz w:val="20"/>
              </w:rPr>
              <w:t>Y</w:t>
            </w:r>
          </w:p>
        </w:tc>
        <w:tc>
          <w:tcPr>
            <w:tcW w:w="2070" w:type="dxa"/>
          </w:tcPr>
          <w:p w14:paraId="16E4A1F2" w14:textId="77777777" w:rsidR="001859CB" w:rsidRPr="00DB267B" w:rsidRDefault="001859CB" w:rsidP="00DB267B">
            <w:pPr>
              <w:spacing w:after="120"/>
              <w:rPr>
                <w:sz w:val="20"/>
              </w:rPr>
            </w:pPr>
            <w:r w:rsidRPr="00DB267B">
              <w:rPr>
                <w:sz w:val="20"/>
              </w:rPr>
              <w:t>The GHI-generated S-barcode associated with this requisition</w:t>
            </w:r>
          </w:p>
        </w:tc>
        <w:tc>
          <w:tcPr>
            <w:tcW w:w="2502" w:type="dxa"/>
          </w:tcPr>
          <w:p w14:paraId="16E4A1F3" w14:textId="77777777" w:rsidR="001859CB" w:rsidRPr="00DB267B" w:rsidRDefault="00B26D35" w:rsidP="00DB267B">
            <w:pPr>
              <w:spacing w:after="120"/>
              <w:rPr>
                <w:sz w:val="20"/>
              </w:rPr>
            </w:pPr>
            <w:proofErr w:type="spellStart"/>
            <w:r w:rsidRPr="00DB267B">
              <w:rPr>
                <w:sz w:val="20"/>
              </w:rPr>
              <w:t>tblSpecimenBarcode.SpecimenBarcode</w:t>
            </w:r>
            <w:proofErr w:type="spellEnd"/>
          </w:p>
        </w:tc>
        <w:tc>
          <w:tcPr>
            <w:tcW w:w="1458" w:type="dxa"/>
          </w:tcPr>
          <w:p w14:paraId="16E4A1F4" w14:textId="77777777" w:rsidR="001859CB" w:rsidRPr="00DB267B" w:rsidRDefault="001859CB" w:rsidP="00DB267B">
            <w:pPr>
              <w:spacing w:after="120"/>
              <w:rPr>
                <w:sz w:val="20"/>
              </w:rPr>
            </w:pPr>
            <w:r w:rsidRPr="00DB267B">
              <w:rPr>
                <w:sz w:val="20"/>
              </w:rPr>
              <w:t>S-barcodes are generated with ordering kits. See FR-</w:t>
            </w:r>
          </w:p>
        </w:tc>
      </w:tr>
      <w:tr w:rsidR="00C91810" w:rsidRPr="00DB267B" w14:paraId="16E4A1FC" w14:textId="77777777" w:rsidTr="00CF592E">
        <w:trPr>
          <w:cantSplit/>
          <w:tblHeader/>
        </w:trPr>
        <w:tc>
          <w:tcPr>
            <w:tcW w:w="900" w:type="dxa"/>
          </w:tcPr>
          <w:p w14:paraId="16E4A1F6" w14:textId="77777777" w:rsidR="001859CB" w:rsidRPr="00DB267B" w:rsidRDefault="004854DC" w:rsidP="00DB267B">
            <w:pPr>
              <w:spacing w:after="120"/>
              <w:rPr>
                <w:sz w:val="20"/>
              </w:rPr>
            </w:pPr>
            <w:r w:rsidRPr="00DB267B">
              <w:rPr>
                <w:sz w:val="20"/>
              </w:rPr>
              <w:t>FR-413</w:t>
            </w:r>
          </w:p>
        </w:tc>
        <w:tc>
          <w:tcPr>
            <w:tcW w:w="1260" w:type="dxa"/>
          </w:tcPr>
          <w:p w14:paraId="16E4A1F7" w14:textId="77777777" w:rsidR="001859CB" w:rsidRPr="00DB267B" w:rsidRDefault="001859CB" w:rsidP="00DB267B">
            <w:pPr>
              <w:spacing w:after="120"/>
              <w:rPr>
                <w:sz w:val="20"/>
              </w:rPr>
            </w:pPr>
            <w:r w:rsidRPr="00DB267B">
              <w:rPr>
                <w:sz w:val="20"/>
              </w:rPr>
              <w:t>Test Type</w:t>
            </w:r>
          </w:p>
        </w:tc>
        <w:tc>
          <w:tcPr>
            <w:tcW w:w="1170" w:type="dxa"/>
          </w:tcPr>
          <w:p w14:paraId="16E4A1F8" w14:textId="73BA0093" w:rsidR="001859CB" w:rsidRPr="00DB267B" w:rsidRDefault="001859CB" w:rsidP="00DB267B">
            <w:pPr>
              <w:spacing w:after="120"/>
              <w:rPr>
                <w:sz w:val="20"/>
              </w:rPr>
            </w:pPr>
            <w:del w:id="1551" w:author="bmooney" w:date="2011-04-22T11:33:00Z">
              <w:r w:rsidRPr="00DB267B" w:rsidDel="00EA6E83">
                <w:rPr>
                  <w:sz w:val="20"/>
                </w:rPr>
                <w:delText>Y</w:delText>
              </w:r>
            </w:del>
            <w:ins w:id="1552" w:author="bmooney" w:date="2011-04-22T11:33:00Z">
              <w:r w:rsidR="00EA6E83">
                <w:rPr>
                  <w:sz w:val="20"/>
                </w:rPr>
                <w:t xml:space="preserve">See </w:t>
              </w:r>
            </w:ins>
            <w:ins w:id="1553" w:author="bmooney" w:date="2011-04-22T11:34:00Z">
              <w:r w:rsidR="00EA6E83">
                <w:rPr>
                  <w:sz w:val="20"/>
                </w:rPr>
                <w:fldChar w:fldCharType="begin"/>
              </w:r>
              <w:r w:rsidR="00EA6E83">
                <w:rPr>
                  <w:sz w:val="20"/>
                </w:rPr>
                <w:instrText xml:space="preserve"> REF _Ref291235067 \r \h </w:instrText>
              </w:r>
            </w:ins>
            <w:r w:rsidR="00EA6E83">
              <w:rPr>
                <w:sz w:val="20"/>
              </w:rPr>
            </w:r>
            <w:r w:rsidR="00EA6E83">
              <w:rPr>
                <w:sz w:val="20"/>
              </w:rPr>
              <w:fldChar w:fldCharType="separate"/>
            </w:r>
            <w:ins w:id="1554" w:author="bmooney" w:date="2011-10-10T09:49:00Z">
              <w:r w:rsidR="00253D36">
                <w:rPr>
                  <w:sz w:val="20"/>
                </w:rPr>
                <w:t>2.3.2.1</w:t>
              </w:r>
            </w:ins>
            <w:ins w:id="1555" w:author="bmooney" w:date="2011-04-22T11:34:00Z">
              <w:r w:rsidR="00EA6E83">
                <w:rPr>
                  <w:sz w:val="20"/>
                </w:rPr>
                <w:fldChar w:fldCharType="end"/>
              </w:r>
              <w:r w:rsidR="00EA6E83">
                <w:rPr>
                  <w:sz w:val="20"/>
                </w:rPr>
                <w:t xml:space="preserve"> for </w:t>
              </w:r>
              <w:proofErr w:type="spellStart"/>
              <w:r w:rsidR="00EA6E83">
                <w:rPr>
                  <w:sz w:val="20"/>
                </w:rPr>
                <w:t>informationon</w:t>
              </w:r>
              <w:proofErr w:type="spellEnd"/>
              <w:r w:rsidR="00EA6E83">
                <w:rPr>
                  <w:sz w:val="20"/>
                </w:rPr>
                <w:t xml:space="preserve"> how this field works.</w:t>
              </w:r>
            </w:ins>
          </w:p>
        </w:tc>
        <w:tc>
          <w:tcPr>
            <w:tcW w:w="2070" w:type="dxa"/>
          </w:tcPr>
          <w:p w14:paraId="16E4A1F9" w14:textId="378BE024" w:rsidR="001859CB" w:rsidRPr="00DB267B" w:rsidRDefault="001859CB" w:rsidP="00DB267B">
            <w:pPr>
              <w:spacing w:after="120"/>
              <w:rPr>
                <w:sz w:val="20"/>
              </w:rPr>
            </w:pPr>
            <w:del w:id="1556" w:author="bmooney" w:date="2011-04-19T08:28:00Z">
              <w:r w:rsidRPr="00DB267B" w:rsidDel="00611947">
                <w:rPr>
                  <w:sz w:val="20"/>
                </w:rPr>
                <w:delText>Whether this is a breast or colon test</w:delText>
              </w:r>
            </w:del>
            <w:ins w:id="1557" w:author="bmooney" w:date="2011-04-19T08:28:00Z">
              <w:r w:rsidR="00611947">
                <w:rPr>
                  <w:sz w:val="20"/>
                </w:rPr>
                <w:t>Which test was ordered</w:t>
              </w:r>
            </w:ins>
          </w:p>
        </w:tc>
        <w:tc>
          <w:tcPr>
            <w:tcW w:w="2502" w:type="dxa"/>
          </w:tcPr>
          <w:p w14:paraId="16E4A1FA" w14:textId="405E1ABB" w:rsidR="001859CB" w:rsidRPr="00DB267B" w:rsidRDefault="001859CB">
            <w:pPr>
              <w:spacing w:after="120"/>
              <w:rPr>
                <w:sz w:val="20"/>
              </w:rPr>
            </w:pPr>
            <w:del w:id="1558" w:author="bmooney" w:date="2011-04-22T11:34:00Z">
              <w:r w:rsidRPr="00DB267B" w:rsidDel="00B45511">
                <w:rPr>
                  <w:sz w:val="20"/>
                </w:rPr>
                <w:delText>tblRequisition.TestTypeID and tblSpecimen.specimenTypeEnumID</w:delText>
              </w:r>
            </w:del>
            <w:proofErr w:type="spellStart"/>
            <w:ins w:id="1559" w:author="bmooney" w:date="2011-04-22T11:34:00Z">
              <w:r w:rsidR="00FB69E9">
                <w:rPr>
                  <w:sz w:val="20"/>
                </w:rPr>
                <w:t>tblRequisition.Orderabl</w:t>
              </w:r>
              <w:r w:rsidR="00B45511">
                <w:rPr>
                  <w:sz w:val="20"/>
                </w:rPr>
                <w:t>eID</w:t>
              </w:r>
            </w:ins>
            <w:proofErr w:type="spellEnd"/>
          </w:p>
        </w:tc>
        <w:tc>
          <w:tcPr>
            <w:tcW w:w="1458" w:type="dxa"/>
          </w:tcPr>
          <w:p w14:paraId="16E4A1FB" w14:textId="25E71E2D" w:rsidR="001859CB" w:rsidRPr="00DB267B" w:rsidRDefault="001859CB">
            <w:pPr>
              <w:spacing w:after="120"/>
              <w:rPr>
                <w:sz w:val="20"/>
              </w:rPr>
            </w:pPr>
            <w:r w:rsidRPr="00DB267B">
              <w:rPr>
                <w:sz w:val="20"/>
              </w:rPr>
              <w:t>This information is on the requisition f</w:t>
            </w:r>
            <w:ins w:id="1560" w:author="bmooney" w:date="2011-04-19T08:29:00Z">
              <w:r w:rsidR="00611947">
                <w:rPr>
                  <w:sz w:val="20"/>
                </w:rPr>
                <w:t>orm.</w:t>
              </w:r>
            </w:ins>
            <w:del w:id="1561" w:author="bmooney" w:date="2011-04-19T08:29:00Z">
              <w:r w:rsidRPr="00DB267B" w:rsidDel="00611947">
                <w:rPr>
                  <w:sz w:val="20"/>
                </w:rPr>
                <w:delText>orm, at the top and also in the specimen criteria section.</w:delText>
              </w:r>
            </w:del>
          </w:p>
        </w:tc>
      </w:tr>
      <w:tr w:rsidR="00C91810" w:rsidRPr="00DB267B" w14:paraId="16E4A203" w14:textId="77777777" w:rsidTr="00CF592E">
        <w:trPr>
          <w:cantSplit/>
          <w:tblHeader/>
        </w:trPr>
        <w:tc>
          <w:tcPr>
            <w:tcW w:w="900" w:type="dxa"/>
          </w:tcPr>
          <w:p w14:paraId="16E4A1FD" w14:textId="77777777" w:rsidR="001859CB" w:rsidRPr="00DB267B" w:rsidRDefault="004854DC" w:rsidP="00DB267B">
            <w:pPr>
              <w:spacing w:after="120"/>
              <w:rPr>
                <w:sz w:val="20"/>
              </w:rPr>
            </w:pPr>
            <w:r w:rsidRPr="00DB267B">
              <w:rPr>
                <w:sz w:val="20"/>
              </w:rPr>
              <w:t>FR-414</w:t>
            </w:r>
          </w:p>
        </w:tc>
        <w:tc>
          <w:tcPr>
            <w:tcW w:w="1260" w:type="dxa"/>
          </w:tcPr>
          <w:p w14:paraId="16E4A1FE" w14:textId="77777777" w:rsidR="001859CB" w:rsidRPr="00DB267B" w:rsidRDefault="001859CB" w:rsidP="00DB267B">
            <w:pPr>
              <w:spacing w:after="120"/>
              <w:rPr>
                <w:sz w:val="20"/>
              </w:rPr>
            </w:pPr>
            <w:r w:rsidRPr="00DB267B">
              <w:rPr>
                <w:sz w:val="20"/>
              </w:rPr>
              <w:t>Practice Account</w:t>
            </w:r>
          </w:p>
        </w:tc>
        <w:tc>
          <w:tcPr>
            <w:tcW w:w="1170" w:type="dxa"/>
          </w:tcPr>
          <w:p w14:paraId="16E4A1FF" w14:textId="77777777" w:rsidR="001859CB" w:rsidRPr="00DB267B" w:rsidRDefault="001859CB" w:rsidP="00DB267B">
            <w:pPr>
              <w:spacing w:after="120"/>
              <w:rPr>
                <w:sz w:val="20"/>
              </w:rPr>
            </w:pPr>
            <w:r w:rsidRPr="00DB267B">
              <w:rPr>
                <w:sz w:val="20"/>
              </w:rPr>
              <w:t>N</w:t>
            </w:r>
          </w:p>
        </w:tc>
        <w:tc>
          <w:tcPr>
            <w:tcW w:w="2070" w:type="dxa"/>
          </w:tcPr>
          <w:p w14:paraId="16E4A200" w14:textId="77777777" w:rsidR="001859CB" w:rsidRPr="00DB267B" w:rsidRDefault="001859CB" w:rsidP="00DB267B">
            <w:pPr>
              <w:spacing w:after="120"/>
              <w:rPr>
                <w:sz w:val="20"/>
              </w:rPr>
            </w:pPr>
            <w:r w:rsidRPr="00DB267B">
              <w:rPr>
                <w:sz w:val="20"/>
              </w:rPr>
              <w:t>The account name of the doctor who ordered the test</w:t>
            </w:r>
          </w:p>
        </w:tc>
        <w:tc>
          <w:tcPr>
            <w:tcW w:w="2502" w:type="dxa"/>
          </w:tcPr>
          <w:p w14:paraId="16E4A201" w14:textId="77777777" w:rsidR="001859CB" w:rsidRPr="00DB267B" w:rsidRDefault="00172F7B" w:rsidP="00DB267B">
            <w:pPr>
              <w:spacing w:after="120"/>
              <w:rPr>
                <w:sz w:val="20"/>
              </w:rPr>
            </w:pPr>
            <w:proofErr w:type="spellStart"/>
            <w:r w:rsidRPr="00DB267B">
              <w:rPr>
                <w:sz w:val="20"/>
              </w:rPr>
              <w:t>tblRequisitionEntity.EntityName</w:t>
            </w:r>
            <w:proofErr w:type="spellEnd"/>
            <w:r w:rsidRPr="00DB267B">
              <w:rPr>
                <w:sz w:val="20"/>
              </w:rPr>
              <w:t xml:space="preserve"> for the </w:t>
            </w:r>
            <w:proofErr w:type="spellStart"/>
            <w:r w:rsidRPr="00DB267B">
              <w:rPr>
                <w:sz w:val="20"/>
              </w:rPr>
              <w:t>tblRequisitionEntity</w:t>
            </w:r>
            <w:proofErr w:type="spellEnd"/>
            <w:r w:rsidRPr="00DB267B">
              <w:rPr>
                <w:sz w:val="20"/>
              </w:rPr>
              <w:t xml:space="preserve"> entry for entity type Account or Payer and requisition role type Treating</w:t>
            </w:r>
          </w:p>
        </w:tc>
        <w:tc>
          <w:tcPr>
            <w:tcW w:w="1458" w:type="dxa"/>
          </w:tcPr>
          <w:p w14:paraId="16E4A202" w14:textId="77777777" w:rsidR="001859CB" w:rsidRPr="00DB267B" w:rsidRDefault="001859CB" w:rsidP="00DB267B">
            <w:pPr>
              <w:spacing w:after="120"/>
              <w:rPr>
                <w:sz w:val="20"/>
              </w:rPr>
            </w:pPr>
            <w:r w:rsidRPr="00DB267B">
              <w:rPr>
                <w:sz w:val="20"/>
              </w:rPr>
              <w:t>This information is entered on the Ordering tab.</w:t>
            </w:r>
          </w:p>
        </w:tc>
      </w:tr>
      <w:tr w:rsidR="00C91810" w:rsidRPr="00DB267B" w14:paraId="16E4A20A" w14:textId="77777777" w:rsidTr="00CF592E">
        <w:trPr>
          <w:cantSplit/>
          <w:tblHeader/>
        </w:trPr>
        <w:tc>
          <w:tcPr>
            <w:tcW w:w="900" w:type="dxa"/>
          </w:tcPr>
          <w:p w14:paraId="16E4A204" w14:textId="77777777" w:rsidR="001859CB" w:rsidRPr="00DB267B" w:rsidRDefault="004854DC" w:rsidP="00DB267B">
            <w:pPr>
              <w:spacing w:after="120"/>
              <w:rPr>
                <w:sz w:val="20"/>
              </w:rPr>
            </w:pPr>
            <w:r w:rsidRPr="00DB267B">
              <w:rPr>
                <w:sz w:val="20"/>
              </w:rPr>
              <w:t>FR-415</w:t>
            </w:r>
          </w:p>
        </w:tc>
        <w:tc>
          <w:tcPr>
            <w:tcW w:w="1260" w:type="dxa"/>
          </w:tcPr>
          <w:p w14:paraId="16E4A205" w14:textId="77777777" w:rsidR="001859CB" w:rsidRPr="00DB267B" w:rsidRDefault="001859CB" w:rsidP="00DB267B">
            <w:pPr>
              <w:spacing w:after="120"/>
              <w:rPr>
                <w:sz w:val="20"/>
              </w:rPr>
            </w:pPr>
            <w:r w:rsidRPr="00DB267B">
              <w:rPr>
                <w:sz w:val="20"/>
              </w:rPr>
              <w:t>Ordering Physician</w:t>
            </w:r>
          </w:p>
        </w:tc>
        <w:tc>
          <w:tcPr>
            <w:tcW w:w="1170" w:type="dxa"/>
          </w:tcPr>
          <w:p w14:paraId="16E4A206" w14:textId="77777777" w:rsidR="001859CB" w:rsidRPr="00DB267B" w:rsidRDefault="001859CB" w:rsidP="00DB267B">
            <w:pPr>
              <w:spacing w:after="120"/>
              <w:rPr>
                <w:sz w:val="20"/>
              </w:rPr>
            </w:pPr>
            <w:r w:rsidRPr="00DB267B">
              <w:rPr>
                <w:sz w:val="20"/>
              </w:rPr>
              <w:t>N</w:t>
            </w:r>
          </w:p>
        </w:tc>
        <w:tc>
          <w:tcPr>
            <w:tcW w:w="2070" w:type="dxa"/>
          </w:tcPr>
          <w:p w14:paraId="16E4A207" w14:textId="77777777" w:rsidR="001859CB" w:rsidRPr="00DB267B" w:rsidRDefault="001859CB" w:rsidP="00DB267B">
            <w:pPr>
              <w:spacing w:after="120"/>
              <w:rPr>
                <w:sz w:val="20"/>
              </w:rPr>
            </w:pPr>
            <w:r w:rsidRPr="00DB267B">
              <w:rPr>
                <w:sz w:val="20"/>
              </w:rPr>
              <w:t xml:space="preserve">The name of the doctor who </w:t>
            </w:r>
            <w:proofErr w:type="spellStart"/>
            <w:r w:rsidRPr="00DB267B">
              <w:rPr>
                <w:sz w:val="20"/>
              </w:rPr>
              <w:t>orderd</w:t>
            </w:r>
            <w:proofErr w:type="spellEnd"/>
            <w:r w:rsidRPr="00DB267B">
              <w:rPr>
                <w:sz w:val="20"/>
              </w:rPr>
              <w:t xml:space="preserve"> the test</w:t>
            </w:r>
          </w:p>
        </w:tc>
        <w:tc>
          <w:tcPr>
            <w:tcW w:w="2502" w:type="dxa"/>
          </w:tcPr>
          <w:p w14:paraId="16E4A208" w14:textId="77777777" w:rsidR="001859CB" w:rsidRPr="00DB267B" w:rsidRDefault="00172F7B" w:rsidP="00DB267B">
            <w:pPr>
              <w:spacing w:after="120"/>
              <w:rPr>
                <w:sz w:val="20"/>
              </w:rPr>
            </w:pPr>
            <w:proofErr w:type="spellStart"/>
            <w:r w:rsidRPr="00DB267B">
              <w:rPr>
                <w:sz w:val="20"/>
              </w:rPr>
              <w:t>tblRequisitionEntity.EntityName</w:t>
            </w:r>
            <w:proofErr w:type="spellEnd"/>
            <w:r w:rsidRPr="00DB267B">
              <w:rPr>
                <w:sz w:val="20"/>
              </w:rPr>
              <w:t xml:space="preserve"> for the </w:t>
            </w:r>
            <w:proofErr w:type="spellStart"/>
            <w:r w:rsidRPr="00DB267B">
              <w:rPr>
                <w:sz w:val="20"/>
              </w:rPr>
              <w:t>tblRequisitionEntity</w:t>
            </w:r>
            <w:proofErr w:type="spellEnd"/>
            <w:r w:rsidRPr="00DB267B">
              <w:rPr>
                <w:sz w:val="20"/>
              </w:rPr>
              <w:t xml:space="preserve"> entry for entity type Contact and requisition role type Treating</w:t>
            </w:r>
          </w:p>
        </w:tc>
        <w:tc>
          <w:tcPr>
            <w:tcW w:w="1458" w:type="dxa"/>
          </w:tcPr>
          <w:p w14:paraId="16E4A209" w14:textId="77777777" w:rsidR="001859CB" w:rsidRPr="00DB267B" w:rsidRDefault="001859CB" w:rsidP="00DB267B">
            <w:pPr>
              <w:spacing w:after="120"/>
              <w:rPr>
                <w:sz w:val="20"/>
              </w:rPr>
            </w:pPr>
            <w:r w:rsidRPr="00DB267B">
              <w:rPr>
                <w:sz w:val="20"/>
              </w:rPr>
              <w:t>This information is entered on the Ordering tab.</w:t>
            </w:r>
          </w:p>
        </w:tc>
      </w:tr>
      <w:tr w:rsidR="00C91810" w:rsidRPr="00DB267B" w14:paraId="16E4A211" w14:textId="77777777" w:rsidTr="00CF592E">
        <w:trPr>
          <w:cantSplit/>
          <w:tblHeader/>
        </w:trPr>
        <w:tc>
          <w:tcPr>
            <w:tcW w:w="900" w:type="dxa"/>
          </w:tcPr>
          <w:p w14:paraId="16E4A20B" w14:textId="77777777" w:rsidR="001859CB" w:rsidRPr="00DB267B" w:rsidRDefault="004854DC" w:rsidP="00DB267B">
            <w:pPr>
              <w:spacing w:after="120"/>
              <w:rPr>
                <w:sz w:val="20"/>
              </w:rPr>
            </w:pPr>
            <w:r w:rsidRPr="00DB267B">
              <w:rPr>
                <w:sz w:val="20"/>
              </w:rPr>
              <w:t>FR-416</w:t>
            </w:r>
          </w:p>
        </w:tc>
        <w:tc>
          <w:tcPr>
            <w:tcW w:w="1260" w:type="dxa"/>
          </w:tcPr>
          <w:p w14:paraId="16E4A20C" w14:textId="77777777" w:rsidR="001859CB" w:rsidRPr="00DB267B" w:rsidRDefault="001859CB" w:rsidP="00DB267B">
            <w:pPr>
              <w:spacing w:after="120"/>
              <w:rPr>
                <w:sz w:val="20"/>
              </w:rPr>
            </w:pPr>
            <w:r w:rsidRPr="00DB267B">
              <w:rPr>
                <w:sz w:val="20"/>
              </w:rPr>
              <w:t>Pathology Account</w:t>
            </w:r>
          </w:p>
        </w:tc>
        <w:tc>
          <w:tcPr>
            <w:tcW w:w="1170" w:type="dxa"/>
          </w:tcPr>
          <w:p w14:paraId="16E4A20D" w14:textId="77777777" w:rsidR="001859CB" w:rsidRPr="00DB267B" w:rsidRDefault="001859CB" w:rsidP="00DB267B">
            <w:pPr>
              <w:spacing w:after="120"/>
              <w:rPr>
                <w:sz w:val="20"/>
              </w:rPr>
            </w:pPr>
            <w:r w:rsidRPr="00DB267B">
              <w:rPr>
                <w:sz w:val="20"/>
              </w:rPr>
              <w:t>N</w:t>
            </w:r>
          </w:p>
        </w:tc>
        <w:tc>
          <w:tcPr>
            <w:tcW w:w="2070" w:type="dxa"/>
          </w:tcPr>
          <w:p w14:paraId="16E4A20E" w14:textId="77777777" w:rsidR="001859CB" w:rsidRPr="00DB267B" w:rsidRDefault="001859CB" w:rsidP="00DB267B">
            <w:pPr>
              <w:spacing w:after="120"/>
              <w:rPr>
                <w:sz w:val="20"/>
              </w:rPr>
            </w:pPr>
            <w:r w:rsidRPr="00DB267B">
              <w:rPr>
                <w:sz w:val="20"/>
              </w:rPr>
              <w:t>The account name of the pathologist who submitted the specimen</w:t>
            </w:r>
          </w:p>
        </w:tc>
        <w:tc>
          <w:tcPr>
            <w:tcW w:w="2502" w:type="dxa"/>
          </w:tcPr>
          <w:p w14:paraId="16E4A20F" w14:textId="77777777" w:rsidR="001859CB" w:rsidRPr="00DB267B" w:rsidRDefault="00172F7B" w:rsidP="00DB267B">
            <w:pPr>
              <w:spacing w:after="120"/>
              <w:rPr>
                <w:sz w:val="20"/>
              </w:rPr>
            </w:pPr>
            <w:proofErr w:type="spellStart"/>
            <w:r w:rsidRPr="00DB267B">
              <w:rPr>
                <w:sz w:val="20"/>
              </w:rPr>
              <w:t>tblRequisitionEntity.EntityName</w:t>
            </w:r>
            <w:proofErr w:type="spellEnd"/>
            <w:r w:rsidRPr="00DB267B">
              <w:rPr>
                <w:sz w:val="20"/>
              </w:rPr>
              <w:t xml:space="preserve"> for the </w:t>
            </w:r>
            <w:proofErr w:type="spellStart"/>
            <w:r w:rsidRPr="00DB267B">
              <w:rPr>
                <w:sz w:val="20"/>
              </w:rPr>
              <w:t>tblRequisitionEntity</w:t>
            </w:r>
            <w:proofErr w:type="spellEnd"/>
            <w:r w:rsidRPr="00DB267B">
              <w:rPr>
                <w:sz w:val="20"/>
              </w:rPr>
              <w:t xml:space="preserve"> entry for entity type Account or Payer and requisition role type Pathology</w:t>
            </w:r>
          </w:p>
        </w:tc>
        <w:tc>
          <w:tcPr>
            <w:tcW w:w="1458" w:type="dxa"/>
          </w:tcPr>
          <w:p w14:paraId="16E4A210" w14:textId="77777777" w:rsidR="001859CB" w:rsidRPr="00DB267B" w:rsidRDefault="001859CB" w:rsidP="00DB267B">
            <w:pPr>
              <w:spacing w:after="120"/>
              <w:rPr>
                <w:sz w:val="20"/>
              </w:rPr>
            </w:pPr>
            <w:r w:rsidRPr="00DB267B">
              <w:rPr>
                <w:sz w:val="20"/>
              </w:rPr>
              <w:t>This information is entered on the Pathology tab.</w:t>
            </w:r>
          </w:p>
        </w:tc>
      </w:tr>
      <w:tr w:rsidR="00C91810" w:rsidRPr="00DB267B" w14:paraId="16E4A218" w14:textId="77777777" w:rsidTr="00CF592E">
        <w:trPr>
          <w:cantSplit/>
          <w:tblHeader/>
        </w:trPr>
        <w:tc>
          <w:tcPr>
            <w:tcW w:w="900" w:type="dxa"/>
          </w:tcPr>
          <w:p w14:paraId="16E4A212" w14:textId="77777777" w:rsidR="001859CB" w:rsidRPr="00DB267B" w:rsidRDefault="004854DC" w:rsidP="00DB267B">
            <w:pPr>
              <w:spacing w:after="120"/>
              <w:rPr>
                <w:sz w:val="20"/>
              </w:rPr>
            </w:pPr>
            <w:r w:rsidRPr="00DB267B">
              <w:rPr>
                <w:sz w:val="20"/>
              </w:rPr>
              <w:t>FR-417</w:t>
            </w:r>
          </w:p>
        </w:tc>
        <w:tc>
          <w:tcPr>
            <w:tcW w:w="1260" w:type="dxa"/>
          </w:tcPr>
          <w:p w14:paraId="16E4A213" w14:textId="77777777" w:rsidR="001859CB" w:rsidRPr="00DB267B" w:rsidRDefault="001859CB" w:rsidP="00DB267B">
            <w:pPr>
              <w:spacing w:after="120"/>
              <w:rPr>
                <w:sz w:val="20"/>
              </w:rPr>
            </w:pPr>
            <w:r w:rsidRPr="00DB267B">
              <w:rPr>
                <w:sz w:val="20"/>
              </w:rPr>
              <w:t>Pathologist</w:t>
            </w:r>
          </w:p>
        </w:tc>
        <w:tc>
          <w:tcPr>
            <w:tcW w:w="1170" w:type="dxa"/>
          </w:tcPr>
          <w:p w14:paraId="16E4A214" w14:textId="77777777" w:rsidR="001859CB" w:rsidRPr="00DB267B" w:rsidRDefault="001859CB" w:rsidP="00DB267B">
            <w:pPr>
              <w:spacing w:after="120"/>
              <w:rPr>
                <w:sz w:val="20"/>
              </w:rPr>
            </w:pPr>
            <w:r w:rsidRPr="00DB267B">
              <w:rPr>
                <w:sz w:val="20"/>
              </w:rPr>
              <w:t>N</w:t>
            </w:r>
          </w:p>
        </w:tc>
        <w:tc>
          <w:tcPr>
            <w:tcW w:w="2070" w:type="dxa"/>
          </w:tcPr>
          <w:p w14:paraId="16E4A215" w14:textId="77777777" w:rsidR="001859CB" w:rsidRPr="00DB267B" w:rsidRDefault="001859CB" w:rsidP="00DB267B">
            <w:pPr>
              <w:spacing w:after="120"/>
              <w:rPr>
                <w:sz w:val="20"/>
              </w:rPr>
            </w:pPr>
            <w:r w:rsidRPr="00DB267B">
              <w:rPr>
                <w:sz w:val="20"/>
              </w:rPr>
              <w:t>The name of the pathologist who submitted the specimen</w:t>
            </w:r>
          </w:p>
        </w:tc>
        <w:tc>
          <w:tcPr>
            <w:tcW w:w="2502" w:type="dxa"/>
          </w:tcPr>
          <w:p w14:paraId="16E4A216" w14:textId="77777777" w:rsidR="001859CB" w:rsidRPr="00DB267B" w:rsidRDefault="00172F7B" w:rsidP="00DB267B">
            <w:pPr>
              <w:spacing w:after="120"/>
              <w:rPr>
                <w:sz w:val="20"/>
              </w:rPr>
            </w:pPr>
            <w:proofErr w:type="spellStart"/>
            <w:r w:rsidRPr="00DB267B">
              <w:rPr>
                <w:sz w:val="20"/>
              </w:rPr>
              <w:t>tblRequisitionEntity.EntityName</w:t>
            </w:r>
            <w:proofErr w:type="spellEnd"/>
            <w:r w:rsidRPr="00DB267B">
              <w:rPr>
                <w:sz w:val="20"/>
              </w:rPr>
              <w:t xml:space="preserve"> for the </w:t>
            </w:r>
            <w:proofErr w:type="spellStart"/>
            <w:r w:rsidRPr="00DB267B">
              <w:rPr>
                <w:sz w:val="20"/>
              </w:rPr>
              <w:t>tblRequisitionEntity</w:t>
            </w:r>
            <w:proofErr w:type="spellEnd"/>
            <w:r w:rsidRPr="00DB267B">
              <w:rPr>
                <w:sz w:val="20"/>
              </w:rPr>
              <w:t xml:space="preserve"> entry for entity type Contact and requisition role type Pathology</w:t>
            </w:r>
          </w:p>
        </w:tc>
        <w:tc>
          <w:tcPr>
            <w:tcW w:w="1458" w:type="dxa"/>
          </w:tcPr>
          <w:p w14:paraId="16E4A217" w14:textId="77777777" w:rsidR="001859CB" w:rsidRPr="00DB267B" w:rsidRDefault="001859CB" w:rsidP="00DB267B">
            <w:pPr>
              <w:spacing w:after="120"/>
              <w:rPr>
                <w:sz w:val="20"/>
              </w:rPr>
            </w:pPr>
            <w:r w:rsidRPr="00DB267B">
              <w:rPr>
                <w:sz w:val="20"/>
              </w:rPr>
              <w:t>This information is entered on the Pathology tab</w:t>
            </w:r>
          </w:p>
        </w:tc>
      </w:tr>
      <w:tr w:rsidR="00C91810" w:rsidRPr="00DB267B" w14:paraId="16E4A21F" w14:textId="77777777" w:rsidTr="00CF592E">
        <w:trPr>
          <w:cantSplit/>
          <w:tblHeader/>
        </w:trPr>
        <w:tc>
          <w:tcPr>
            <w:tcW w:w="900" w:type="dxa"/>
          </w:tcPr>
          <w:p w14:paraId="16E4A219" w14:textId="77777777" w:rsidR="001859CB" w:rsidRPr="00DB267B" w:rsidRDefault="004854DC" w:rsidP="00DB267B">
            <w:pPr>
              <w:spacing w:after="120"/>
              <w:rPr>
                <w:sz w:val="20"/>
              </w:rPr>
            </w:pPr>
            <w:r w:rsidRPr="00DB267B">
              <w:rPr>
                <w:sz w:val="20"/>
              </w:rPr>
              <w:t>FR-418</w:t>
            </w:r>
          </w:p>
        </w:tc>
        <w:tc>
          <w:tcPr>
            <w:tcW w:w="1260" w:type="dxa"/>
          </w:tcPr>
          <w:p w14:paraId="16E4A21A" w14:textId="77777777" w:rsidR="001859CB" w:rsidRPr="00DB267B" w:rsidRDefault="001859CB" w:rsidP="00DB267B">
            <w:pPr>
              <w:spacing w:after="120"/>
              <w:rPr>
                <w:sz w:val="20"/>
              </w:rPr>
            </w:pPr>
            <w:r w:rsidRPr="00DB267B">
              <w:rPr>
                <w:sz w:val="20"/>
              </w:rPr>
              <w:t>Notes</w:t>
            </w:r>
          </w:p>
        </w:tc>
        <w:tc>
          <w:tcPr>
            <w:tcW w:w="1170" w:type="dxa"/>
          </w:tcPr>
          <w:p w14:paraId="16E4A21B" w14:textId="77777777" w:rsidR="001859CB" w:rsidRPr="00DB267B" w:rsidRDefault="001859CB" w:rsidP="00DB267B">
            <w:pPr>
              <w:spacing w:after="120"/>
              <w:rPr>
                <w:sz w:val="20"/>
              </w:rPr>
            </w:pPr>
            <w:r w:rsidRPr="00DB267B">
              <w:rPr>
                <w:sz w:val="20"/>
              </w:rPr>
              <w:t>Y</w:t>
            </w:r>
          </w:p>
        </w:tc>
        <w:tc>
          <w:tcPr>
            <w:tcW w:w="2070" w:type="dxa"/>
          </w:tcPr>
          <w:p w14:paraId="16E4A21C" w14:textId="77777777" w:rsidR="001859CB" w:rsidRPr="00DB267B" w:rsidRDefault="001859CB" w:rsidP="00DB267B">
            <w:pPr>
              <w:spacing w:after="120"/>
              <w:rPr>
                <w:sz w:val="20"/>
              </w:rPr>
            </w:pPr>
            <w:r w:rsidRPr="00DB267B">
              <w:rPr>
                <w:sz w:val="20"/>
              </w:rPr>
              <w:t>A free-text field containing information about the requisition</w:t>
            </w:r>
          </w:p>
        </w:tc>
        <w:tc>
          <w:tcPr>
            <w:tcW w:w="2502" w:type="dxa"/>
          </w:tcPr>
          <w:p w14:paraId="16E4A21D" w14:textId="77777777" w:rsidR="001859CB" w:rsidRPr="00DB267B" w:rsidRDefault="001859CB" w:rsidP="00DB267B">
            <w:pPr>
              <w:spacing w:after="120"/>
              <w:rPr>
                <w:sz w:val="20"/>
              </w:rPr>
            </w:pPr>
            <w:proofErr w:type="spellStart"/>
            <w:proofErr w:type="gramStart"/>
            <w:r w:rsidRPr="00DB267B">
              <w:rPr>
                <w:sz w:val="20"/>
              </w:rPr>
              <w:t>tblRequisition</w:t>
            </w:r>
            <w:proofErr w:type="spellEnd"/>
            <w:proofErr w:type="gramEnd"/>
            <w:r w:rsidRPr="00DB267B">
              <w:rPr>
                <w:sz w:val="20"/>
              </w:rPr>
              <w:t>..Notes</w:t>
            </w:r>
          </w:p>
        </w:tc>
        <w:tc>
          <w:tcPr>
            <w:tcW w:w="1458" w:type="dxa"/>
          </w:tcPr>
          <w:p w14:paraId="16E4A21E" w14:textId="77777777" w:rsidR="001859CB" w:rsidRPr="00DB267B" w:rsidRDefault="001859CB" w:rsidP="00DB267B">
            <w:pPr>
              <w:spacing w:after="120"/>
              <w:rPr>
                <w:sz w:val="20"/>
              </w:rPr>
            </w:pPr>
            <w:r w:rsidRPr="00DB267B">
              <w:rPr>
                <w:sz w:val="20"/>
              </w:rPr>
              <w:t>Pathology and customer service notes often end up in this field.</w:t>
            </w:r>
          </w:p>
        </w:tc>
      </w:tr>
      <w:tr w:rsidR="00CC48D4" w:rsidRPr="00771215" w14:paraId="16E4A226" w14:textId="77777777" w:rsidTr="00CF592E">
        <w:trPr>
          <w:cantSplit/>
          <w:tblHeader/>
        </w:trPr>
        <w:tc>
          <w:tcPr>
            <w:tcW w:w="900" w:type="dxa"/>
          </w:tcPr>
          <w:p w14:paraId="16E4A220" w14:textId="77777777" w:rsidR="00CC48D4" w:rsidRPr="00771215" w:rsidRDefault="00CC48D4" w:rsidP="00DB267B">
            <w:pPr>
              <w:spacing w:after="120"/>
              <w:rPr>
                <w:sz w:val="20"/>
              </w:rPr>
            </w:pPr>
            <w:r w:rsidRPr="00771215">
              <w:rPr>
                <w:sz w:val="20"/>
              </w:rPr>
              <w:t>FR-419</w:t>
            </w:r>
          </w:p>
        </w:tc>
        <w:tc>
          <w:tcPr>
            <w:tcW w:w="1260" w:type="dxa"/>
          </w:tcPr>
          <w:p w14:paraId="16E4A221" w14:textId="77777777" w:rsidR="00CC48D4" w:rsidRPr="00771215" w:rsidRDefault="00CC48D4" w:rsidP="00DB267B">
            <w:pPr>
              <w:spacing w:after="120"/>
              <w:rPr>
                <w:sz w:val="20"/>
              </w:rPr>
            </w:pPr>
            <w:r w:rsidRPr="00771215">
              <w:rPr>
                <w:sz w:val="20"/>
              </w:rPr>
              <w:t>SR Sent</w:t>
            </w:r>
          </w:p>
        </w:tc>
        <w:tc>
          <w:tcPr>
            <w:tcW w:w="1170" w:type="dxa"/>
          </w:tcPr>
          <w:p w14:paraId="16E4A222" w14:textId="77777777" w:rsidR="00CC48D4" w:rsidRPr="00771215" w:rsidRDefault="00CC48D4" w:rsidP="00DB267B">
            <w:pPr>
              <w:spacing w:after="120"/>
              <w:rPr>
                <w:sz w:val="20"/>
              </w:rPr>
            </w:pPr>
            <w:r w:rsidRPr="00771215">
              <w:rPr>
                <w:sz w:val="20"/>
              </w:rPr>
              <w:t>N</w:t>
            </w:r>
          </w:p>
        </w:tc>
        <w:tc>
          <w:tcPr>
            <w:tcW w:w="2070" w:type="dxa"/>
          </w:tcPr>
          <w:p w14:paraId="16E4A223" w14:textId="77777777" w:rsidR="00CC48D4" w:rsidRPr="00771215" w:rsidRDefault="00CC48D4" w:rsidP="00DB267B">
            <w:pPr>
              <w:spacing w:after="120"/>
              <w:rPr>
                <w:sz w:val="20"/>
              </w:rPr>
            </w:pPr>
            <w:r w:rsidRPr="00771215">
              <w:rPr>
                <w:sz w:val="20"/>
              </w:rPr>
              <w:t>The date specimen retrieval was initiated.</w:t>
            </w:r>
          </w:p>
        </w:tc>
        <w:tc>
          <w:tcPr>
            <w:tcW w:w="2502" w:type="dxa"/>
          </w:tcPr>
          <w:p w14:paraId="16E4A224" w14:textId="77777777" w:rsidR="00CC48D4" w:rsidRPr="00771215" w:rsidRDefault="00CC48D4" w:rsidP="00DB267B">
            <w:pPr>
              <w:spacing w:after="120"/>
              <w:rPr>
                <w:sz w:val="20"/>
              </w:rPr>
            </w:pPr>
            <w:proofErr w:type="spellStart"/>
            <w:r w:rsidRPr="00771215">
              <w:rPr>
                <w:sz w:val="20"/>
              </w:rPr>
              <w:t>tblSpecimen.SpecimenRetrievalStartDate</w:t>
            </w:r>
            <w:proofErr w:type="spellEnd"/>
          </w:p>
        </w:tc>
        <w:tc>
          <w:tcPr>
            <w:tcW w:w="1458" w:type="dxa"/>
          </w:tcPr>
          <w:p w14:paraId="16E4A225" w14:textId="77777777" w:rsidR="00CC48D4" w:rsidRPr="00771215" w:rsidRDefault="004A6825" w:rsidP="00DB267B">
            <w:pPr>
              <w:spacing w:after="120"/>
              <w:rPr>
                <w:sz w:val="20"/>
              </w:rPr>
            </w:pPr>
            <w:r>
              <w:rPr>
                <w:sz w:val="20"/>
              </w:rPr>
              <w:t>This field is always editable. The formatting rules that are implemented on the Signature date should apply.</w:t>
            </w:r>
          </w:p>
        </w:tc>
      </w:tr>
      <w:tr w:rsidR="00CC48D4" w:rsidRPr="00771215" w14:paraId="16E4A22D" w14:textId="77777777" w:rsidTr="00CF592E">
        <w:trPr>
          <w:cantSplit/>
          <w:tblHeader/>
        </w:trPr>
        <w:tc>
          <w:tcPr>
            <w:tcW w:w="900" w:type="dxa"/>
          </w:tcPr>
          <w:p w14:paraId="16E4A227" w14:textId="77777777" w:rsidR="00CC48D4" w:rsidRPr="00771215" w:rsidRDefault="00CC48D4" w:rsidP="00DB267B">
            <w:pPr>
              <w:spacing w:after="120"/>
              <w:rPr>
                <w:sz w:val="20"/>
              </w:rPr>
            </w:pPr>
            <w:r w:rsidRPr="00771215">
              <w:rPr>
                <w:sz w:val="20"/>
              </w:rPr>
              <w:t>FR-420</w:t>
            </w:r>
          </w:p>
        </w:tc>
        <w:tc>
          <w:tcPr>
            <w:tcW w:w="1260" w:type="dxa"/>
          </w:tcPr>
          <w:p w14:paraId="16E4A228" w14:textId="77777777" w:rsidR="00CC48D4" w:rsidRPr="00771215" w:rsidRDefault="00CC48D4" w:rsidP="00DB267B">
            <w:pPr>
              <w:spacing w:after="120"/>
              <w:rPr>
                <w:sz w:val="20"/>
              </w:rPr>
            </w:pPr>
            <w:r w:rsidRPr="00771215">
              <w:rPr>
                <w:sz w:val="20"/>
              </w:rPr>
              <w:t>SR Completed</w:t>
            </w:r>
          </w:p>
        </w:tc>
        <w:tc>
          <w:tcPr>
            <w:tcW w:w="1170" w:type="dxa"/>
          </w:tcPr>
          <w:p w14:paraId="16E4A229" w14:textId="77777777" w:rsidR="00CC48D4" w:rsidRPr="00771215" w:rsidRDefault="00CC48D4" w:rsidP="00DB267B">
            <w:pPr>
              <w:spacing w:after="120"/>
              <w:rPr>
                <w:sz w:val="20"/>
              </w:rPr>
            </w:pPr>
            <w:r w:rsidRPr="00771215">
              <w:rPr>
                <w:sz w:val="20"/>
              </w:rPr>
              <w:t>Y</w:t>
            </w:r>
          </w:p>
        </w:tc>
        <w:tc>
          <w:tcPr>
            <w:tcW w:w="2070" w:type="dxa"/>
          </w:tcPr>
          <w:p w14:paraId="16E4A22A" w14:textId="77777777" w:rsidR="00CC48D4" w:rsidRPr="00771215" w:rsidRDefault="00CC48D4" w:rsidP="00DB267B">
            <w:pPr>
              <w:spacing w:after="120"/>
              <w:rPr>
                <w:sz w:val="20"/>
              </w:rPr>
            </w:pPr>
            <w:r w:rsidRPr="00771215">
              <w:rPr>
                <w:sz w:val="20"/>
              </w:rPr>
              <w:t>The date the specimen arrived</w:t>
            </w:r>
          </w:p>
        </w:tc>
        <w:tc>
          <w:tcPr>
            <w:tcW w:w="2502" w:type="dxa"/>
          </w:tcPr>
          <w:p w14:paraId="16E4A22B" w14:textId="77777777" w:rsidR="00CC48D4" w:rsidRPr="00771215" w:rsidRDefault="00CC48D4" w:rsidP="00DB267B">
            <w:pPr>
              <w:spacing w:after="120"/>
              <w:rPr>
                <w:sz w:val="20"/>
              </w:rPr>
            </w:pPr>
            <w:proofErr w:type="spellStart"/>
            <w:r w:rsidRPr="00771215">
              <w:rPr>
                <w:sz w:val="20"/>
              </w:rPr>
              <w:t>tlbSpecimen.SpecimenArrivalDate</w:t>
            </w:r>
            <w:proofErr w:type="spellEnd"/>
          </w:p>
        </w:tc>
        <w:tc>
          <w:tcPr>
            <w:tcW w:w="1458" w:type="dxa"/>
          </w:tcPr>
          <w:p w14:paraId="16E4A22C" w14:textId="77777777" w:rsidR="004A6825" w:rsidRPr="00771215" w:rsidRDefault="004A6825" w:rsidP="00DB267B">
            <w:pPr>
              <w:spacing w:after="120"/>
              <w:rPr>
                <w:sz w:val="20"/>
              </w:rPr>
            </w:pPr>
            <w:r>
              <w:rPr>
                <w:sz w:val="20"/>
              </w:rPr>
              <w:t xml:space="preserve">This field is always </w:t>
            </w:r>
            <w:proofErr w:type="spellStart"/>
            <w:r>
              <w:rPr>
                <w:sz w:val="20"/>
              </w:rPr>
              <w:t>editable.The</w:t>
            </w:r>
            <w:proofErr w:type="spellEnd"/>
            <w:r>
              <w:rPr>
                <w:sz w:val="20"/>
              </w:rPr>
              <w:t xml:space="preserve"> formatting rules that are implemented on the Signature date should apply.</w:t>
            </w:r>
          </w:p>
        </w:tc>
      </w:tr>
      <w:tr w:rsidR="00CC48D4" w:rsidRPr="00DB267B" w14:paraId="16E4A234" w14:textId="77777777" w:rsidTr="006B4698">
        <w:tc>
          <w:tcPr>
            <w:tcW w:w="900" w:type="dxa"/>
          </w:tcPr>
          <w:p w14:paraId="16E4A22E" w14:textId="77777777" w:rsidR="00CC48D4" w:rsidRPr="00771215" w:rsidRDefault="00CC48D4" w:rsidP="00DB267B">
            <w:pPr>
              <w:spacing w:after="120"/>
              <w:rPr>
                <w:sz w:val="20"/>
              </w:rPr>
            </w:pPr>
            <w:r w:rsidRPr="00771215">
              <w:rPr>
                <w:sz w:val="20"/>
              </w:rPr>
              <w:t>FR-421</w:t>
            </w:r>
          </w:p>
        </w:tc>
        <w:tc>
          <w:tcPr>
            <w:tcW w:w="1260" w:type="dxa"/>
          </w:tcPr>
          <w:p w14:paraId="16E4A22F" w14:textId="77777777" w:rsidR="00CC48D4" w:rsidRPr="00771215" w:rsidRDefault="00CC48D4" w:rsidP="00DB267B">
            <w:pPr>
              <w:spacing w:after="120"/>
              <w:rPr>
                <w:sz w:val="20"/>
              </w:rPr>
            </w:pPr>
            <w:r w:rsidRPr="00771215">
              <w:rPr>
                <w:sz w:val="20"/>
              </w:rPr>
              <w:t xml:space="preserve">Pod </w:t>
            </w:r>
            <w:r w:rsidR="00A5314D">
              <w:rPr>
                <w:sz w:val="20"/>
              </w:rPr>
              <w:t>N</w:t>
            </w:r>
            <w:r w:rsidRPr="00771215">
              <w:rPr>
                <w:sz w:val="20"/>
              </w:rPr>
              <w:t>ame</w:t>
            </w:r>
          </w:p>
        </w:tc>
        <w:tc>
          <w:tcPr>
            <w:tcW w:w="1170" w:type="dxa"/>
          </w:tcPr>
          <w:p w14:paraId="16E4A230" w14:textId="77777777" w:rsidR="00CC48D4" w:rsidRPr="00771215" w:rsidRDefault="00CC48D4" w:rsidP="00DB267B">
            <w:pPr>
              <w:spacing w:after="120"/>
              <w:rPr>
                <w:sz w:val="20"/>
              </w:rPr>
            </w:pPr>
            <w:r w:rsidRPr="00771215">
              <w:rPr>
                <w:sz w:val="20"/>
              </w:rPr>
              <w:t>Y</w:t>
            </w:r>
          </w:p>
        </w:tc>
        <w:tc>
          <w:tcPr>
            <w:tcW w:w="2070" w:type="dxa"/>
          </w:tcPr>
          <w:p w14:paraId="16E4A231" w14:textId="77777777" w:rsidR="00CC48D4" w:rsidRPr="00771215" w:rsidRDefault="00CC48D4" w:rsidP="00DB267B">
            <w:pPr>
              <w:spacing w:after="120"/>
              <w:rPr>
                <w:sz w:val="20"/>
              </w:rPr>
            </w:pPr>
            <w:r w:rsidRPr="00771215">
              <w:rPr>
                <w:sz w:val="20"/>
              </w:rPr>
              <w:t>A dropdown box containing the assigned pod name</w:t>
            </w:r>
          </w:p>
        </w:tc>
        <w:tc>
          <w:tcPr>
            <w:tcW w:w="2502" w:type="dxa"/>
          </w:tcPr>
          <w:p w14:paraId="16E4A232" w14:textId="77777777" w:rsidR="00CC48D4" w:rsidRPr="00771215" w:rsidRDefault="00CC48D4" w:rsidP="00DB267B">
            <w:pPr>
              <w:spacing w:after="120"/>
              <w:rPr>
                <w:sz w:val="20"/>
              </w:rPr>
            </w:pPr>
            <w:proofErr w:type="spellStart"/>
            <w:r w:rsidRPr="00771215">
              <w:rPr>
                <w:sz w:val="20"/>
              </w:rPr>
              <w:t>tblRequisition.</w:t>
            </w:r>
            <w:r w:rsidR="00364BBC">
              <w:rPr>
                <w:sz w:val="20"/>
              </w:rPr>
              <w:t>Current</w:t>
            </w:r>
            <w:r w:rsidRPr="00771215">
              <w:rPr>
                <w:sz w:val="20"/>
              </w:rPr>
              <w:t>Po</w:t>
            </w:r>
            <w:r w:rsidR="00364BBC">
              <w:rPr>
                <w:sz w:val="20"/>
              </w:rPr>
              <w:t>dID</w:t>
            </w:r>
            <w:proofErr w:type="spellEnd"/>
            <w:r w:rsidRPr="00771215">
              <w:rPr>
                <w:sz w:val="20"/>
              </w:rPr>
              <w:t>?</w:t>
            </w:r>
          </w:p>
        </w:tc>
        <w:tc>
          <w:tcPr>
            <w:tcW w:w="1458" w:type="dxa"/>
          </w:tcPr>
          <w:p w14:paraId="16E4A233" w14:textId="77777777" w:rsidR="00CC48D4" w:rsidRPr="00DB267B" w:rsidRDefault="00CC48D4" w:rsidP="00A5314D">
            <w:pPr>
              <w:spacing w:after="120"/>
              <w:rPr>
                <w:sz w:val="20"/>
              </w:rPr>
            </w:pPr>
            <w:r w:rsidRPr="00771215">
              <w:rPr>
                <w:sz w:val="20"/>
              </w:rPr>
              <w:t xml:space="preserve">Pod name options should come from </w:t>
            </w:r>
            <w:proofErr w:type="spellStart"/>
            <w:r w:rsidR="00A5314D">
              <w:rPr>
                <w:sz w:val="20"/>
              </w:rPr>
              <w:t>tblPod</w:t>
            </w:r>
            <w:proofErr w:type="spellEnd"/>
            <w:proofErr w:type="gramStart"/>
            <w:r w:rsidR="00A5314D">
              <w:rPr>
                <w:sz w:val="20"/>
              </w:rPr>
              <w:t>.</w:t>
            </w:r>
            <w:r w:rsidRPr="00771215">
              <w:rPr>
                <w:sz w:val="20"/>
              </w:rPr>
              <w:t>.</w:t>
            </w:r>
            <w:proofErr w:type="gramEnd"/>
            <w:r w:rsidRPr="00771215">
              <w:rPr>
                <w:sz w:val="20"/>
              </w:rPr>
              <w:t xml:space="preserve"> Current production pod names are Juno, Gold, Omaha, Sword, Utah</w:t>
            </w:r>
            <w:r w:rsidR="00B87237" w:rsidRPr="00771215">
              <w:rPr>
                <w:sz w:val="20"/>
              </w:rPr>
              <w:t xml:space="preserve"> and </w:t>
            </w:r>
            <w:r w:rsidR="0073693C">
              <w:rPr>
                <w:sz w:val="20"/>
              </w:rPr>
              <w:t>Normandy</w:t>
            </w:r>
          </w:p>
        </w:tc>
      </w:tr>
    </w:tbl>
    <w:p w14:paraId="16E4A235" w14:textId="77777777" w:rsidR="00EC2B18" w:rsidRDefault="00EC2B1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2250"/>
        <w:gridCol w:w="6318"/>
      </w:tblGrid>
      <w:tr w:rsidR="00C53ED2" w:rsidRPr="00DB267B" w14:paraId="16E4A239" w14:textId="77777777" w:rsidTr="009446BF">
        <w:tc>
          <w:tcPr>
            <w:tcW w:w="900" w:type="dxa"/>
          </w:tcPr>
          <w:p w14:paraId="16E4A236" w14:textId="77777777" w:rsidR="00C53ED2" w:rsidRPr="00DB267B" w:rsidRDefault="00C53ED2" w:rsidP="00DB267B">
            <w:pPr>
              <w:spacing w:after="120"/>
              <w:rPr>
                <w:sz w:val="20"/>
              </w:rPr>
            </w:pPr>
            <w:r w:rsidRPr="00DB267B">
              <w:rPr>
                <w:sz w:val="20"/>
              </w:rPr>
              <w:t>FR-#</w:t>
            </w:r>
          </w:p>
        </w:tc>
        <w:tc>
          <w:tcPr>
            <w:tcW w:w="2250" w:type="dxa"/>
          </w:tcPr>
          <w:p w14:paraId="16E4A237" w14:textId="77777777" w:rsidR="00C53ED2" w:rsidRPr="00DB267B" w:rsidRDefault="00C53ED2" w:rsidP="00DB267B">
            <w:pPr>
              <w:spacing w:after="120"/>
              <w:rPr>
                <w:sz w:val="20"/>
              </w:rPr>
            </w:pPr>
            <w:r w:rsidRPr="00DB267B">
              <w:rPr>
                <w:sz w:val="20"/>
              </w:rPr>
              <w:t>Icon</w:t>
            </w:r>
          </w:p>
        </w:tc>
        <w:tc>
          <w:tcPr>
            <w:tcW w:w="6318" w:type="dxa"/>
          </w:tcPr>
          <w:p w14:paraId="16E4A238" w14:textId="77777777" w:rsidR="00C53ED2" w:rsidRPr="00DB267B" w:rsidRDefault="00C53ED2" w:rsidP="00DB267B">
            <w:pPr>
              <w:spacing w:after="120"/>
              <w:rPr>
                <w:sz w:val="20"/>
              </w:rPr>
            </w:pPr>
            <w:r w:rsidRPr="00DB267B">
              <w:rPr>
                <w:sz w:val="20"/>
              </w:rPr>
              <w:t>Action</w:t>
            </w:r>
          </w:p>
        </w:tc>
      </w:tr>
      <w:tr w:rsidR="00C53ED2" w:rsidRPr="00DB267B" w14:paraId="16E4A23D" w14:textId="77777777" w:rsidTr="009446BF">
        <w:tc>
          <w:tcPr>
            <w:tcW w:w="900" w:type="dxa"/>
          </w:tcPr>
          <w:p w14:paraId="16E4A23A" w14:textId="77777777" w:rsidR="00C53ED2" w:rsidRPr="00DB267B" w:rsidRDefault="004854DC" w:rsidP="00DB267B">
            <w:pPr>
              <w:spacing w:after="120"/>
              <w:rPr>
                <w:sz w:val="20"/>
              </w:rPr>
            </w:pPr>
            <w:r w:rsidRPr="00DB267B">
              <w:rPr>
                <w:sz w:val="20"/>
              </w:rPr>
              <w:t>FR-430</w:t>
            </w:r>
          </w:p>
        </w:tc>
        <w:tc>
          <w:tcPr>
            <w:tcW w:w="2250" w:type="dxa"/>
          </w:tcPr>
          <w:p w14:paraId="16E4A23B" w14:textId="77777777" w:rsidR="00C53ED2" w:rsidRPr="00DB267B" w:rsidRDefault="005D4E0A" w:rsidP="00DB267B">
            <w:pPr>
              <w:spacing w:after="120"/>
              <w:rPr>
                <w:sz w:val="20"/>
              </w:rPr>
            </w:pPr>
            <w:r>
              <w:rPr>
                <w:noProof/>
                <w:sz w:val="20"/>
              </w:rPr>
              <w:drawing>
                <wp:inline distT="0" distB="0" distL="0" distR="0" wp14:anchorId="16E4AFEA" wp14:editId="16E4AFEB">
                  <wp:extent cx="171450" cy="209550"/>
                  <wp:effectExtent l="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tc>
        <w:tc>
          <w:tcPr>
            <w:tcW w:w="6318" w:type="dxa"/>
          </w:tcPr>
          <w:p w14:paraId="16E4A23C" w14:textId="77777777" w:rsidR="00C53ED2" w:rsidRPr="00DB267B" w:rsidRDefault="00C53ED2" w:rsidP="00DB267B">
            <w:pPr>
              <w:spacing w:after="120"/>
              <w:rPr>
                <w:sz w:val="20"/>
              </w:rPr>
            </w:pPr>
            <w:r w:rsidRPr="00DB267B">
              <w:rPr>
                <w:sz w:val="20"/>
              </w:rPr>
              <w:t>Prints a requisition barcode</w:t>
            </w:r>
          </w:p>
        </w:tc>
      </w:tr>
    </w:tbl>
    <w:p w14:paraId="16E4A23E" w14:textId="77777777" w:rsidR="00EC2B18" w:rsidRDefault="00EC2B18"/>
    <w:p w14:paraId="16E4A23F" w14:textId="77777777" w:rsidR="00684432" w:rsidRDefault="004854DC" w:rsidP="009446BF">
      <w:pPr>
        <w:pStyle w:val="Body3"/>
      </w:pPr>
      <w:proofErr w:type="gramStart"/>
      <w:r w:rsidRPr="00FB06D0">
        <w:t>FR-431.</w:t>
      </w:r>
      <w:proofErr w:type="gramEnd"/>
      <w:r w:rsidR="00DB267B">
        <w:t xml:space="preserve"> </w:t>
      </w:r>
      <w:r w:rsidRPr="00FB06D0">
        <w:t xml:space="preserve"> </w:t>
      </w:r>
      <w:r w:rsidR="00D90467" w:rsidRPr="00FB06D0">
        <w:t xml:space="preserve">The requisition barcode label has this </w:t>
      </w:r>
      <w:r w:rsidR="00F1756E" w:rsidRPr="00FB06D0">
        <w:t>appearance</w:t>
      </w:r>
      <w:r w:rsidR="00711B11" w:rsidRPr="00FB06D0">
        <w:t>:</w:t>
      </w:r>
    </w:p>
    <w:p w14:paraId="16E4A240" w14:textId="77777777" w:rsidR="00711B11" w:rsidRPr="00FB06D0" w:rsidRDefault="005D4E0A" w:rsidP="00286FB2">
      <w:pPr>
        <w:jc w:val="center"/>
      </w:pPr>
      <w:r>
        <w:rPr>
          <w:noProof/>
        </w:rPr>
        <w:drawing>
          <wp:inline distT="0" distB="0" distL="0" distR="0" wp14:anchorId="16E4AFEC" wp14:editId="16E4AFED">
            <wp:extent cx="1676400" cy="1181100"/>
            <wp:effectExtent l="0" t="0" r="0" b="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76400" cy="1181100"/>
                    </a:xfrm>
                    <a:prstGeom prst="rect">
                      <a:avLst/>
                    </a:prstGeom>
                    <a:noFill/>
                    <a:ln>
                      <a:noFill/>
                    </a:ln>
                  </pic:spPr>
                </pic:pic>
              </a:graphicData>
            </a:graphic>
          </wp:inline>
        </w:drawing>
      </w:r>
    </w:p>
    <w:p w14:paraId="16E4A241" w14:textId="77777777" w:rsidR="00684432" w:rsidRDefault="004854DC" w:rsidP="009446BF">
      <w:pPr>
        <w:pStyle w:val="Body3"/>
      </w:pPr>
      <w:proofErr w:type="gramStart"/>
      <w:r w:rsidRPr="00DB267B">
        <w:t>FR-432.</w:t>
      </w:r>
      <w:proofErr w:type="gramEnd"/>
      <w:r w:rsidRPr="00DB267B">
        <w:t xml:space="preserve"> </w:t>
      </w:r>
      <w:r w:rsidR="00DB267B">
        <w:t xml:space="preserve"> </w:t>
      </w:r>
      <w:r w:rsidR="00F35EC7" w:rsidRPr="00DB267B">
        <w:t xml:space="preserve">The first line of the label is a </w:t>
      </w:r>
      <w:proofErr w:type="spellStart"/>
      <w:r w:rsidR="00F35EC7" w:rsidRPr="00DB267B">
        <w:t>scannable</w:t>
      </w:r>
      <w:proofErr w:type="spellEnd"/>
      <w:r w:rsidR="00F35EC7" w:rsidRPr="00DB267B">
        <w:t xml:space="preserve"> barcode encoding the requisition barcode.</w:t>
      </w:r>
    </w:p>
    <w:p w14:paraId="16E4A242" w14:textId="77777777" w:rsidR="00684432" w:rsidRDefault="004854DC" w:rsidP="009446BF">
      <w:pPr>
        <w:pStyle w:val="Body3"/>
      </w:pPr>
      <w:proofErr w:type="gramStart"/>
      <w:r w:rsidRPr="00DB267B">
        <w:t>FR-433.</w:t>
      </w:r>
      <w:proofErr w:type="gramEnd"/>
      <w:r w:rsidRPr="00DB267B">
        <w:t xml:space="preserve"> </w:t>
      </w:r>
      <w:r w:rsidR="00DB267B">
        <w:t xml:space="preserve"> </w:t>
      </w:r>
      <w:r w:rsidR="00F35EC7" w:rsidRPr="00DB267B">
        <w:t>The second line of the label is a human-readable representation of the barcode text.</w:t>
      </w:r>
    </w:p>
    <w:p w14:paraId="16E4A243" w14:textId="77777777" w:rsidR="00684432" w:rsidRDefault="004854DC" w:rsidP="009446BF">
      <w:pPr>
        <w:pStyle w:val="Body3"/>
      </w:pPr>
      <w:proofErr w:type="gramStart"/>
      <w:r w:rsidRPr="00DB267B">
        <w:t>FR-434.</w:t>
      </w:r>
      <w:proofErr w:type="gramEnd"/>
      <w:r w:rsidRPr="00DB267B">
        <w:t xml:space="preserve"> </w:t>
      </w:r>
      <w:r w:rsidR="00DB267B">
        <w:t xml:space="preserve"> </w:t>
      </w:r>
      <w:r w:rsidR="00F35EC7" w:rsidRPr="00DB267B">
        <w:t>The third line of the label is the word “</w:t>
      </w:r>
      <w:proofErr w:type="spellStart"/>
      <w:r w:rsidR="00F35EC7" w:rsidRPr="00DB267B">
        <w:t>Requsition</w:t>
      </w:r>
      <w:proofErr w:type="spellEnd"/>
      <w:r w:rsidR="00F35EC7" w:rsidRPr="00DB267B">
        <w:t>”.</w:t>
      </w:r>
    </w:p>
    <w:p w14:paraId="16E4A244" w14:textId="77777777" w:rsidR="00684432" w:rsidRDefault="004854DC" w:rsidP="009446BF">
      <w:pPr>
        <w:pStyle w:val="Body3"/>
      </w:pPr>
      <w:proofErr w:type="gramStart"/>
      <w:r w:rsidRPr="00DB267B">
        <w:t>FR-435.</w:t>
      </w:r>
      <w:proofErr w:type="gramEnd"/>
      <w:r w:rsidRPr="00DB267B">
        <w:t xml:space="preserve"> </w:t>
      </w:r>
      <w:r w:rsidR="00DB267B">
        <w:t xml:space="preserve"> </w:t>
      </w:r>
      <w:r w:rsidR="00F35EC7" w:rsidRPr="00DB267B">
        <w:t>The fourth line of the label is the date the requisition was created</w:t>
      </w:r>
      <w:r w:rsidR="00A10E86" w:rsidRPr="00DB267B">
        <w:t>.</w:t>
      </w:r>
    </w:p>
    <w:p w14:paraId="16E4A245" w14:textId="77777777" w:rsidR="00684432" w:rsidRDefault="004854DC" w:rsidP="009446BF">
      <w:pPr>
        <w:pStyle w:val="Body3"/>
      </w:pPr>
      <w:proofErr w:type="gramStart"/>
      <w:r w:rsidRPr="00DB267B">
        <w:t>FR-440.</w:t>
      </w:r>
      <w:proofErr w:type="gramEnd"/>
      <w:r w:rsidR="00DB267B">
        <w:t xml:space="preserve"> </w:t>
      </w:r>
      <w:r w:rsidRPr="00DB267B">
        <w:t xml:space="preserve"> </w:t>
      </w:r>
      <w:r w:rsidR="00D76264" w:rsidRPr="00DB267B">
        <w:t xml:space="preserve">If there is a GHI-generated S-barcode in the Specimen Barcode field, then this barcode can be used to accession specimens for this requisition. </w:t>
      </w:r>
    </w:p>
    <w:p w14:paraId="16E4A246" w14:textId="77777777" w:rsidR="00684432" w:rsidRDefault="00286FB2" w:rsidP="009446BF">
      <w:pPr>
        <w:pStyle w:val="Body3"/>
      </w:pPr>
      <w:r w:rsidRPr="00286FB2">
        <w:rPr>
          <w:b/>
        </w:rPr>
        <w:t>Open question</w:t>
      </w:r>
      <w:r>
        <w:t xml:space="preserve">:  </w:t>
      </w:r>
      <w:r w:rsidR="00D76264" w:rsidRPr="00DB267B">
        <w:t xml:space="preserve">When is the S-barcode validated? I know we check to make sure it’s valid and not associated with another requisition; is this at </w:t>
      </w:r>
      <w:proofErr w:type="gramStart"/>
      <w:r w:rsidR="00D76264" w:rsidRPr="00DB267B">
        <w:t>Save</w:t>
      </w:r>
      <w:proofErr w:type="gramEnd"/>
      <w:r w:rsidR="00D76264" w:rsidRPr="00DB267B">
        <w:t xml:space="preserve"> time? </w:t>
      </w:r>
    </w:p>
    <w:p w14:paraId="16E4A247" w14:textId="77777777" w:rsidR="00684432" w:rsidRDefault="004854DC" w:rsidP="009446BF">
      <w:pPr>
        <w:pStyle w:val="Body3"/>
      </w:pPr>
      <w:proofErr w:type="gramStart"/>
      <w:r w:rsidRPr="00DB267B">
        <w:t>FR-450.</w:t>
      </w:r>
      <w:proofErr w:type="gramEnd"/>
      <w:r w:rsidRPr="00DB267B">
        <w:t xml:space="preserve"> </w:t>
      </w:r>
      <w:r w:rsidR="00DB267B">
        <w:t xml:space="preserve"> </w:t>
      </w:r>
      <w:r w:rsidR="00862761" w:rsidRPr="00DB267B">
        <w:t>The Study dropdown has the following options: blank (not set)</w:t>
      </w:r>
      <w:proofErr w:type="gramStart"/>
      <w:r w:rsidR="00862761" w:rsidRPr="00DB267B">
        <w:t>,</w:t>
      </w:r>
      <w:proofErr w:type="spellStart"/>
      <w:r w:rsidR="00862761" w:rsidRPr="00DB267B">
        <w:t>TAILORx</w:t>
      </w:r>
      <w:proofErr w:type="spellEnd"/>
      <w:proofErr w:type="gramEnd"/>
      <w:r w:rsidR="00862761" w:rsidRPr="00DB267B">
        <w:t>, Loyola Study</w:t>
      </w:r>
    </w:p>
    <w:p w14:paraId="16E4A248" w14:textId="77777777" w:rsidR="00684432" w:rsidRDefault="004854DC" w:rsidP="009446BF">
      <w:pPr>
        <w:pStyle w:val="Body3"/>
      </w:pPr>
      <w:proofErr w:type="gramStart"/>
      <w:r w:rsidRPr="00DB267B">
        <w:t>FR-451.</w:t>
      </w:r>
      <w:proofErr w:type="gramEnd"/>
      <w:r w:rsidRPr="00DB267B">
        <w:t xml:space="preserve"> </w:t>
      </w:r>
      <w:r w:rsidR="00DB267B">
        <w:t xml:space="preserve"> </w:t>
      </w:r>
      <w:r w:rsidR="006E682F" w:rsidRPr="00DB267B">
        <w:t>The Study dropdown is populated by querying the names of all the accounts in CRM with an entity type of ‘Study’.</w:t>
      </w:r>
    </w:p>
    <w:p w14:paraId="16E4A249" w14:textId="066F9627" w:rsidR="00684432" w:rsidRDefault="004854DC" w:rsidP="009446BF">
      <w:pPr>
        <w:pStyle w:val="Body3"/>
      </w:pPr>
      <w:proofErr w:type="gramStart"/>
      <w:r w:rsidRPr="00DB267B">
        <w:t>FR-452.</w:t>
      </w:r>
      <w:proofErr w:type="gramEnd"/>
      <w:r w:rsidRPr="00DB267B">
        <w:t xml:space="preserve"> </w:t>
      </w:r>
      <w:r w:rsidR="00DB267B" w:rsidRPr="00DB267B">
        <w:t xml:space="preserve"> </w:t>
      </w:r>
      <w:proofErr w:type="gramStart"/>
      <w:r w:rsidR="00F41D32" w:rsidRPr="00DB267B">
        <w:t xml:space="preserve">If the requisition form version is version 10 or below, the </w:t>
      </w:r>
      <w:proofErr w:type="spellStart"/>
      <w:r w:rsidR="00F41D32" w:rsidRPr="00DB267B">
        <w:t>TestType</w:t>
      </w:r>
      <w:proofErr w:type="spellEnd"/>
      <w:r w:rsidR="00F41D32" w:rsidRPr="00DB267B">
        <w:t xml:space="preserve"> radio buttons are disabled and default to </w:t>
      </w:r>
      <w:del w:id="1562" w:author="bmooney" w:date="2011-08-03T18:07:00Z">
        <w:r w:rsidR="00F41D32" w:rsidRPr="00DB267B" w:rsidDel="00D93BE1">
          <w:delText>breast</w:delText>
        </w:r>
      </w:del>
      <w:ins w:id="1563" w:author="bmooney" w:date="2011-08-03T18:07:00Z">
        <w:r w:rsidR="00D93BE1">
          <w:t>IBC</w:t>
        </w:r>
      </w:ins>
      <w:r w:rsidR="00F41D32" w:rsidRPr="00DB267B">
        <w:t>.</w:t>
      </w:r>
      <w:proofErr w:type="gramEnd"/>
    </w:p>
    <w:p w14:paraId="16E4A24A" w14:textId="77777777" w:rsidR="00684432" w:rsidRDefault="004854DC" w:rsidP="009446BF">
      <w:pPr>
        <w:pStyle w:val="Body3"/>
      </w:pPr>
      <w:proofErr w:type="gramStart"/>
      <w:r w:rsidRPr="00DB267B">
        <w:t>FR-453.</w:t>
      </w:r>
      <w:proofErr w:type="gramEnd"/>
      <w:r w:rsidRPr="00DB267B">
        <w:t xml:space="preserve"> </w:t>
      </w:r>
      <w:r w:rsidR="00B55BF9">
        <w:t xml:space="preserve"> </w:t>
      </w:r>
      <w:r w:rsidR="00C70C10" w:rsidRPr="00DB267B">
        <w:t xml:space="preserve">If the study field is set to </w:t>
      </w:r>
      <w:smartTag w:uri="urn:schemas-microsoft-com:office:smarttags" w:element="place">
        <w:smartTag w:uri="urn:schemas-microsoft-com:office:smarttags" w:element="PlaceName">
          <w:r w:rsidR="00C70C10" w:rsidRPr="00DB267B">
            <w:t>Loyola</w:t>
          </w:r>
        </w:smartTag>
        <w:r w:rsidR="00C70C10" w:rsidRPr="00DB267B">
          <w:t xml:space="preserve"> </w:t>
        </w:r>
        <w:smartTag w:uri="urn:schemas-microsoft-com:office:smarttags" w:element="PlaceType">
          <w:r w:rsidR="00C70C10" w:rsidRPr="00DB267B">
            <w:t>University</w:t>
          </w:r>
        </w:smartTag>
      </w:smartTag>
      <w:r w:rsidR="00C70C10" w:rsidRPr="00DB267B">
        <w:t>, the Bill To field becomes GHI, the GHI Account becomes Loyola University Study, and the materials return contact is set to &lt;need to fill in production person here&gt;.</w:t>
      </w:r>
    </w:p>
    <w:p w14:paraId="16E4A24B" w14:textId="77777777" w:rsidR="00684432" w:rsidRDefault="004854DC" w:rsidP="009446BF">
      <w:pPr>
        <w:pStyle w:val="Body3"/>
      </w:pPr>
      <w:proofErr w:type="gramStart"/>
      <w:r w:rsidRPr="00DB267B">
        <w:t>FR-454.</w:t>
      </w:r>
      <w:proofErr w:type="gramEnd"/>
      <w:r w:rsidR="00DB267B" w:rsidRPr="00DB267B">
        <w:t xml:space="preserve"> </w:t>
      </w:r>
      <w:r w:rsidRPr="00DB267B">
        <w:t xml:space="preserve"> </w:t>
      </w:r>
      <w:r w:rsidR="00C70C10" w:rsidRPr="00DB267B">
        <w:t xml:space="preserve">If the study field is set to </w:t>
      </w:r>
      <w:proofErr w:type="spellStart"/>
      <w:r w:rsidR="00C70C10" w:rsidRPr="00DB267B">
        <w:t>TAILORx</w:t>
      </w:r>
      <w:proofErr w:type="spellEnd"/>
      <w:r w:rsidR="00C70C10" w:rsidRPr="00DB267B">
        <w:t xml:space="preserve">, the user is prompted to enter a code in the Processing / Clinical Study code field with the following message: “A processing code in the format 'PACT-1 </w:t>
      </w:r>
      <w:proofErr w:type="spellStart"/>
      <w:r w:rsidR="00C70C10" w:rsidRPr="00DB267B">
        <w:t>nnnnn</w:t>
      </w:r>
      <w:proofErr w:type="spellEnd"/>
      <w:r w:rsidR="00C70C10" w:rsidRPr="00DB267B">
        <w:t>' is required.” The requisition cannot be saved until a code in this format is entered.</w:t>
      </w:r>
    </w:p>
    <w:p w14:paraId="16E4A24C" w14:textId="77777777" w:rsidR="00684432" w:rsidRDefault="004854DC" w:rsidP="009446BF">
      <w:pPr>
        <w:pStyle w:val="Body3"/>
      </w:pPr>
      <w:proofErr w:type="gramStart"/>
      <w:r w:rsidRPr="00DB267B">
        <w:t>FR-455.</w:t>
      </w:r>
      <w:proofErr w:type="gramEnd"/>
      <w:r w:rsidRPr="00DB267B">
        <w:t xml:space="preserve"> </w:t>
      </w:r>
      <w:r w:rsidR="00DB267B" w:rsidRPr="00DB267B">
        <w:t xml:space="preserve"> </w:t>
      </w:r>
      <w:r w:rsidR="00C70C10" w:rsidRPr="00DB267B">
        <w:t xml:space="preserve">If the study field is set to </w:t>
      </w:r>
      <w:proofErr w:type="spellStart"/>
      <w:r w:rsidR="00182B0F" w:rsidRPr="00DB267B">
        <w:t>TAILORx</w:t>
      </w:r>
      <w:proofErr w:type="spellEnd"/>
      <w:r w:rsidR="00182B0F" w:rsidRPr="00DB267B">
        <w:t>, the materials return contact is set to &lt;production contact&gt;.</w:t>
      </w:r>
    </w:p>
    <w:p w14:paraId="16E4A24D" w14:textId="460C783F" w:rsidR="00684432" w:rsidRPr="008A2308" w:rsidRDefault="004854DC" w:rsidP="009446BF">
      <w:pPr>
        <w:pStyle w:val="Body3"/>
      </w:pPr>
      <w:proofErr w:type="gramStart"/>
      <w:r w:rsidRPr="008A2308">
        <w:t>FR-460.</w:t>
      </w:r>
      <w:proofErr w:type="gramEnd"/>
      <w:r w:rsidRPr="008A2308">
        <w:t xml:space="preserve"> </w:t>
      </w:r>
      <w:r w:rsidR="00DB267B" w:rsidRPr="008A2308">
        <w:t xml:space="preserve"> </w:t>
      </w:r>
      <w:del w:id="1564" w:author="bmooney" w:date="2011-06-17T09:26:00Z">
        <w:r w:rsidRPr="008A2308" w:rsidDel="008A2308">
          <w:delText xml:space="preserve">The Test Type radio button has the following possible values: </w:delText>
        </w:r>
        <w:r w:rsidR="008F1A80" w:rsidRPr="008A2308" w:rsidDel="008A2308">
          <w:delText>Unknown</w:delText>
        </w:r>
        <w:r w:rsidRPr="008A2308" w:rsidDel="008A2308">
          <w:delText>, Oncotype DX Breast, OncotypeDX Colon.</w:delText>
        </w:r>
      </w:del>
      <w:ins w:id="1565" w:author="bmooney" w:date="2011-06-17T09:26:00Z">
        <w:r w:rsidR="008A2308">
          <w:t xml:space="preserve">Refer to section </w:t>
        </w:r>
      </w:ins>
      <w:ins w:id="1566" w:author="bmooney" w:date="2011-06-17T09:27:00Z">
        <w:r w:rsidR="008A2308">
          <w:fldChar w:fldCharType="begin"/>
        </w:r>
        <w:r w:rsidR="008A2308">
          <w:instrText xml:space="preserve"> REF _Ref291235067 \r \h </w:instrText>
        </w:r>
      </w:ins>
      <w:r w:rsidR="008A2308">
        <w:fldChar w:fldCharType="separate"/>
      </w:r>
      <w:ins w:id="1567" w:author="bmooney" w:date="2011-10-10T09:49:00Z">
        <w:r w:rsidR="00253D36">
          <w:t>2.3.2.1</w:t>
        </w:r>
      </w:ins>
      <w:ins w:id="1568" w:author="bmooney" w:date="2011-06-17T09:27:00Z">
        <w:r w:rsidR="008A2308">
          <w:fldChar w:fldCharType="end"/>
        </w:r>
        <w:r w:rsidR="008A2308">
          <w:t xml:space="preserve"> for information on test type selection.</w:t>
        </w:r>
      </w:ins>
    </w:p>
    <w:p w14:paraId="5578BE2C" w14:textId="14248EC1" w:rsidR="0004330A" w:rsidRPr="00DA0079" w:rsidRDefault="004854DC" w:rsidP="0004330A">
      <w:pPr>
        <w:pStyle w:val="Body3"/>
        <w:rPr>
          <w:ins w:id="1569" w:author="bmooney" w:date="2011-06-17T09:27:00Z"/>
        </w:rPr>
      </w:pPr>
      <w:proofErr w:type="gramStart"/>
      <w:r w:rsidRPr="008A2308">
        <w:t>FR-461.</w:t>
      </w:r>
      <w:proofErr w:type="gramEnd"/>
      <w:r w:rsidR="00DB267B" w:rsidRPr="008A2308">
        <w:t xml:space="preserve"> </w:t>
      </w:r>
      <w:r w:rsidRPr="008A2308">
        <w:t xml:space="preserve"> </w:t>
      </w:r>
      <w:ins w:id="1570" w:author="bmooney" w:date="2011-06-17T09:27:00Z">
        <w:r w:rsidR="0004330A">
          <w:t xml:space="preserve">Refer to section </w:t>
        </w:r>
        <w:r w:rsidR="0004330A">
          <w:fldChar w:fldCharType="begin"/>
        </w:r>
        <w:r w:rsidR="0004330A">
          <w:instrText xml:space="preserve"> REF _Ref291235067 \r \h </w:instrText>
        </w:r>
      </w:ins>
      <w:ins w:id="1571" w:author="bmooney" w:date="2011-06-17T09:27:00Z">
        <w:r w:rsidR="0004330A">
          <w:fldChar w:fldCharType="separate"/>
        </w:r>
      </w:ins>
      <w:ins w:id="1572" w:author="bmooney" w:date="2011-10-10T09:49:00Z">
        <w:r w:rsidR="00253D36">
          <w:t>2.3.2.1</w:t>
        </w:r>
      </w:ins>
      <w:ins w:id="1573" w:author="bmooney" w:date="2011-06-17T09:27:00Z">
        <w:r w:rsidR="0004330A">
          <w:fldChar w:fldCharType="end"/>
        </w:r>
        <w:r w:rsidR="0004330A">
          <w:t xml:space="preserve"> for information on test type selection. This requirement is now FR-2012.</w:t>
        </w:r>
      </w:ins>
    </w:p>
    <w:p w14:paraId="16E4A24E" w14:textId="567175DF" w:rsidR="00684432" w:rsidRPr="008A2308" w:rsidDel="0004330A" w:rsidRDefault="004854DC" w:rsidP="009446BF">
      <w:pPr>
        <w:pStyle w:val="Body3"/>
        <w:rPr>
          <w:del w:id="1574" w:author="bmooney" w:date="2011-06-17T09:27:00Z"/>
        </w:rPr>
      </w:pPr>
      <w:del w:id="1575" w:author="bmooney" w:date="2011-06-17T09:27:00Z">
        <w:r w:rsidRPr="008A2308" w:rsidDel="0004330A">
          <w:delText xml:space="preserve">After </w:delText>
        </w:r>
        <w:r w:rsidR="000564E6" w:rsidRPr="008A2308" w:rsidDel="0004330A">
          <w:delText>Intake Complete</w:delText>
        </w:r>
        <w:r w:rsidRPr="008A2308" w:rsidDel="0004330A">
          <w:delText xml:space="preserve"> is complete, the TestType radio button should be locked down and unable to be changed.</w:delText>
        </w:r>
      </w:del>
    </w:p>
    <w:p w14:paraId="16E4A24F" w14:textId="77777777" w:rsidR="00684432" w:rsidRDefault="00CC48D4" w:rsidP="009446BF">
      <w:pPr>
        <w:pStyle w:val="Body3"/>
        <w:rPr>
          <w:ins w:id="1576" w:author="bmooney" w:date="2011-04-22T11:30:00Z"/>
        </w:rPr>
      </w:pPr>
      <w:proofErr w:type="gramStart"/>
      <w:r w:rsidRPr="00771215">
        <w:t>FR-462.</w:t>
      </w:r>
      <w:proofErr w:type="gramEnd"/>
      <w:r w:rsidRPr="00771215">
        <w:t xml:space="preserve"> </w:t>
      </w:r>
      <w:r w:rsidR="00E867FB">
        <w:t xml:space="preserve"> </w:t>
      </w:r>
      <w:r w:rsidRPr="00771215">
        <w:t>When text is entered in the tracking number field, the SR Received box should populate automatically with today’s date and time.</w:t>
      </w:r>
    </w:p>
    <w:p w14:paraId="1CCD3880" w14:textId="77777777" w:rsidR="00152C40" w:rsidRDefault="00152C40" w:rsidP="00152C40">
      <w:pPr>
        <w:pStyle w:val="Heading4"/>
        <w:rPr>
          <w:ins w:id="1577" w:author="bmooney" w:date="2011-04-22T11:30:00Z"/>
        </w:rPr>
      </w:pPr>
      <w:bookmarkStart w:id="1578" w:name="_Ref291235067"/>
      <w:ins w:id="1579" w:author="bmooney" w:date="2011-04-22T11:30:00Z">
        <w:r>
          <w:t>Test Type Selector Tool</w:t>
        </w:r>
        <w:bookmarkEnd w:id="1578"/>
      </w:ins>
    </w:p>
    <w:p w14:paraId="35E5862F" w14:textId="1F7DB8F9" w:rsidR="00CA364B" w:rsidRDefault="00152C40" w:rsidP="00CA364B">
      <w:pPr>
        <w:pStyle w:val="Body3"/>
        <w:rPr>
          <w:ins w:id="1580" w:author="bmooney" w:date="2011-06-30T16:45:00Z"/>
        </w:rPr>
      </w:pPr>
      <w:proofErr w:type="gramStart"/>
      <w:ins w:id="1581" w:author="bmooney" w:date="2011-04-22T11:30:00Z">
        <w:r>
          <w:t>FR-2001.</w:t>
        </w:r>
        <w:proofErr w:type="gramEnd"/>
        <w:r>
          <w:t xml:space="preserve"> The radio buttons display the short name for each orderable test.  See FR-1510-FR-1514 for a table of sho</w:t>
        </w:r>
        <w:r w:rsidR="003619D8">
          <w:t>rt and long names for each test</w:t>
        </w:r>
      </w:ins>
      <w:ins w:id="1582" w:author="bmooney" w:date="2011-06-30T16:43:00Z">
        <w:r w:rsidR="003619D8">
          <w:t xml:space="preserve"> and the order in which they should be displayed</w:t>
        </w:r>
      </w:ins>
      <w:ins w:id="1583" w:author="bmooney" w:date="2011-06-30T16:45:00Z">
        <w:r w:rsidR="00CA364B">
          <w:t xml:space="preserve"> (right to left)</w:t>
        </w:r>
      </w:ins>
      <w:ins w:id="1584" w:author="bmooney" w:date="2011-06-30T16:43:00Z">
        <w:r w:rsidR="003619D8">
          <w:t xml:space="preserve"> in the test type selector.</w:t>
        </w:r>
      </w:ins>
    </w:p>
    <w:p w14:paraId="5BA88B52" w14:textId="0BE79106" w:rsidR="00CA364B" w:rsidRDefault="00210719" w:rsidP="00152C40">
      <w:pPr>
        <w:pStyle w:val="Body3"/>
        <w:rPr>
          <w:ins w:id="1585" w:author="bmooney" w:date="2011-04-22T11:30:00Z"/>
        </w:rPr>
      </w:pPr>
      <w:ins w:id="1586" w:author="bmooney" w:date="2011-07-19T08:55:00Z">
        <w:r>
          <w:rPr>
            <w:noProof/>
          </w:rPr>
          <w:drawing>
            <wp:inline distT="0" distB="0" distL="0" distR="0" wp14:anchorId="6CE7C185" wp14:editId="3C48DDFE">
              <wp:extent cx="4591050" cy="447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447675"/>
                      </a:xfrm>
                      <a:prstGeom prst="rect">
                        <a:avLst/>
                      </a:prstGeom>
                      <a:noFill/>
                      <a:ln>
                        <a:noFill/>
                      </a:ln>
                    </pic:spPr>
                  </pic:pic>
                </a:graphicData>
              </a:graphic>
            </wp:inline>
          </w:drawing>
        </w:r>
      </w:ins>
    </w:p>
    <w:p w14:paraId="143F88C1" w14:textId="28627030" w:rsidR="00CA364B" w:rsidRDefault="00152C40" w:rsidP="00152C40">
      <w:pPr>
        <w:pStyle w:val="Body3"/>
        <w:rPr>
          <w:ins w:id="1587" w:author="bmooney" w:date="2011-07-01T09:22:00Z"/>
          <w:noProof/>
        </w:rPr>
      </w:pPr>
      <w:proofErr w:type="gramStart"/>
      <w:ins w:id="1588" w:author="bmooney" w:date="2011-04-22T11:30:00Z">
        <w:r>
          <w:t>FR-2002.</w:t>
        </w:r>
        <w:proofErr w:type="gramEnd"/>
        <w:r>
          <w:t xml:space="preserve"> When the </w:t>
        </w:r>
        <w:proofErr w:type="gramStart"/>
        <w:r>
          <w:t>user selects a test type from the radio buttons, the buttons col</w:t>
        </w:r>
        <w:r w:rsidR="003624D3">
          <w:t>lapse and are</w:t>
        </w:r>
        <w:proofErr w:type="gramEnd"/>
        <w:r w:rsidR="003624D3">
          <w:t xml:space="preserve"> replaced by </w:t>
        </w:r>
      </w:ins>
      <w:ins w:id="1589" w:author="bmooney" w:date="2011-04-26T13:17:00Z">
        <w:r w:rsidR="003624D3">
          <w:t xml:space="preserve">a </w:t>
        </w:r>
      </w:ins>
      <w:ins w:id="1590" w:author="bmooney" w:date="2011-04-26T13:37:00Z">
        <w:r w:rsidR="0017063E">
          <w:t xml:space="preserve">colored </w:t>
        </w:r>
      </w:ins>
      <w:ins w:id="1591" w:author="bmooney" w:date="2011-04-22T11:30:00Z">
        <w:r>
          <w:t>text representation of the</w:t>
        </w:r>
      </w:ins>
      <w:ins w:id="1592" w:author="bmooney" w:date="2011-04-26T13:17:00Z">
        <w:r w:rsidR="003624D3">
          <w:t xml:space="preserve"> short name of the</w:t>
        </w:r>
      </w:ins>
      <w:ins w:id="1593" w:author="bmooney" w:date="2011-04-22T11:30:00Z">
        <w:r>
          <w:t xml:space="preserve"> selected test.  See FR-1510-FR-1514 for a table of sho</w:t>
        </w:r>
        <w:r w:rsidR="003619D8">
          <w:t>rt and long names for each test</w:t>
        </w:r>
      </w:ins>
      <w:ins w:id="1594" w:author="bmooney" w:date="2011-06-30T16:42:00Z">
        <w:r w:rsidR="003619D8">
          <w:t xml:space="preserve"> and for the</w:t>
        </w:r>
      </w:ins>
      <w:ins w:id="1595" w:author="bmooney" w:date="2011-06-30T16:43:00Z">
        <w:r w:rsidR="003619D8">
          <w:t xml:space="preserve"> color of the text representation.</w:t>
        </w:r>
      </w:ins>
      <w:ins w:id="1596" w:author="bmooney" w:date="2011-06-30T16:46:00Z">
        <w:r w:rsidR="00CA364B" w:rsidRPr="00CA364B">
          <w:rPr>
            <w:noProof/>
          </w:rPr>
          <w:t xml:space="preserve"> </w:t>
        </w:r>
      </w:ins>
    </w:p>
    <w:p w14:paraId="19C57090" w14:textId="646E129A" w:rsidR="00152C40" w:rsidRDefault="00CA364B" w:rsidP="00152C40">
      <w:pPr>
        <w:pStyle w:val="Body3"/>
        <w:rPr>
          <w:ins w:id="1597" w:author="bmooney" w:date="2011-04-26T13:37:00Z"/>
        </w:rPr>
      </w:pPr>
      <w:ins w:id="1598" w:author="bmooney" w:date="2011-06-30T16:46:00Z">
        <w:r>
          <w:rPr>
            <w:noProof/>
          </w:rPr>
          <w:drawing>
            <wp:inline distT="0" distB="0" distL="0" distR="0" wp14:anchorId="2C41217E" wp14:editId="59AEA6B4">
              <wp:extent cx="2428875" cy="933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8875" cy="933450"/>
                      </a:xfrm>
                      <a:prstGeom prst="rect">
                        <a:avLst/>
                      </a:prstGeom>
                      <a:noFill/>
                      <a:ln>
                        <a:noFill/>
                      </a:ln>
                    </pic:spPr>
                  </pic:pic>
                </a:graphicData>
              </a:graphic>
            </wp:inline>
          </w:drawing>
        </w:r>
      </w:ins>
    </w:p>
    <w:p w14:paraId="63390110" w14:textId="7180DF99" w:rsidR="00213B0A" w:rsidRDefault="00210719" w:rsidP="00213B0A">
      <w:pPr>
        <w:pStyle w:val="Body3"/>
        <w:rPr>
          <w:ins w:id="1599" w:author="bmooney" w:date="2011-07-01T09:23:00Z"/>
          <w:noProof/>
        </w:rPr>
      </w:pPr>
      <w:ins w:id="1600" w:author="bmooney" w:date="2011-07-19T08:55:00Z">
        <w:r>
          <w:rPr>
            <w:noProof/>
          </w:rPr>
          <w:t>FR-200</w:t>
        </w:r>
      </w:ins>
      <w:ins w:id="1601" w:author="bmooney" w:date="2011-07-19T08:57:00Z">
        <w:r>
          <w:rPr>
            <w:noProof/>
          </w:rPr>
          <w:t>3</w:t>
        </w:r>
      </w:ins>
      <w:ins w:id="1602" w:author="bmooney" w:date="2011-07-01T09:23:00Z">
        <w:r w:rsidR="00213B0A">
          <w:rPr>
            <w:noProof/>
          </w:rPr>
          <w:t>-FR-2008. These requirement numbers unused.</w:t>
        </w:r>
      </w:ins>
    </w:p>
    <w:p w14:paraId="20AEF493" w14:textId="72C0079D" w:rsidR="0017063E" w:rsidRDefault="0017063E" w:rsidP="00152C40">
      <w:pPr>
        <w:pStyle w:val="Body3"/>
        <w:rPr>
          <w:ins w:id="1603" w:author="bmooney" w:date="2011-04-22T11:30:00Z"/>
        </w:rPr>
      </w:pPr>
      <w:proofErr w:type="gramStart"/>
      <w:ins w:id="1604" w:author="bmooney" w:date="2011-04-26T13:40:00Z">
        <w:r>
          <w:t>FR-2009.</w:t>
        </w:r>
        <w:proofErr w:type="gramEnd"/>
        <w:r>
          <w:t xml:space="preserve"> The color / background relationship will be checked to ensure that a colorblind individua</w:t>
        </w:r>
        <w:r w:rsidR="004539B5">
          <w:t>l can still read the test name</w:t>
        </w:r>
      </w:ins>
      <w:ins w:id="1605" w:author="bmooney" w:date="2011-07-01T11:30:00Z">
        <w:r w:rsidR="004539B5">
          <w:t xml:space="preserve"> when the test type selector is in its collapsed form. </w:t>
        </w:r>
      </w:ins>
    </w:p>
    <w:p w14:paraId="13658D8A" w14:textId="0A4DD612" w:rsidR="00CA364B" w:rsidRDefault="00152C40" w:rsidP="00CA364B">
      <w:pPr>
        <w:pStyle w:val="Body3"/>
        <w:rPr>
          <w:ins w:id="1606" w:author="bmooney" w:date="2011-04-22T11:30:00Z"/>
        </w:rPr>
      </w:pPr>
      <w:proofErr w:type="gramStart"/>
      <w:ins w:id="1607" w:author="bmooney" w:date="2011-04-22T11:30:00Z">
        <w:r>
          <w:t>FR-20</w:t>
        </w:r>
      </w:ins>
      <w:ins w:id="1608" w:author="bmooney" w:date="2011-04-26T13:39:00Z">
        <w:r w:rsidR="0017063E">
          <w:t>10</w:t>
        </w:r>
      </w:ins>
      <w:ins w:id="1609" w:author="bmooney" w:date="2011-04-22T11:30:00Z">
        <w:r>
          <w:t>.</w:t>
        </w:r>
        <w:proofErr w:type="gramEnd"/>
        <w:r>
          <w:t xml:space="preserve"> When the tool is in its collapsed state</w:t>
        </w:r>
      </w:ins>
      <w:ins w:id="1610" w:author="bmooney" w:date="2011-04-22T11:31:00Z">
        <w:r>
          <w:t xml:space="preserve"> and the Intake Complete button has not yet been pressed</w:t>
        </w:r>
      </w:ins>
      <w:ins w:id="1611" w:author="bmooney" w:date="2011-04-22T11:30:00Z">
        <w:r>
          <w:t>, a</w:t>
        </w:r>
      </w:ins>
      <w:ins w:id="1612" w:author="bmooney" w:date="2011-04-26T13:16:00Z">
        <w:r w:rsidR="003624D3">
          <w:t xml:space="preserve"> small button with an arrow on it</w:t>
        </w:r>
      </w:ins>
      <w:ins w:id="1613" w:author="bmooney" w:date="2011-04-22T11:30:00Z">
        <w:r>
          <w:t xml:space="preserve"> is visible.</w:t>
        </w:r>
      </w:ins>
    </w:p>
    <w:p w14:paraId="1E4801C3" w14:textId="29EE6803" w:rsidR="00152C40" w:rsidRDefault="0017063E" w:rsidP="00152C40">
      <w:pPr>
        <w:pStyle w:val="Body3"/>
        <w:rPr>
          <w:ins w:id="1614" w:author="bmooney" w:date="2011-04-22T11:30:00Z"/>
        </w:rPr>
      </w:pPr>
      <w:proofErr w:type="gramStart"/>
      <w:ins w:id="1615" w:author="bmooney" w:date="2011-04-22T11:30:00Z">
        <w:r>
          <w:t>FR-20</w:t>
        </w:r>
      </w:ins>
      <w:ins w:id="1616" w:author="bmooney" w:date="2011-04-26T13:39:00Z">
        <w:r>
          <w:t>11</w:t>
        </w:r>
      </w:ins>
      <w:ins w:id="1617" w:author="bmooney" w:date="2011-04-22T11:30:00Z">
        <w:r w:rsidR="00152C40">
          <w:t>.</w:t>
        </w:r>
        <w:proofErr w:type="gramEnd"/>
        <w:r w:rsidR="00152C40">
          <w:t xml:space="preserve"> When the user clicks on </w:t>
        </w:r>
      </w:ins>
      <w:ins w:id="1618" w:author="bmooney" w:date="2011-04-26T13:16:00Z">
        <w:r w:rsidR="003624D3">
          <w:t>the arrow button</w:t>
        </w:r>
      </w:ins>
      <w:ins w:id="1619" w:author="bmooney" w:date="2011-04-22T11:30:00Z">
        <w:r w:rsidR="003624D3">
          <w:t>, the</w:t>
        </w:r>
        <w:r w:rsidR="00152C40">
          <w:t xml:space="preserve"> text representation disappears and the radio buttons appear again. The previously selected test is checked. </w:t>
        </w:r>
      </w:ins>
      <w:ins w:id="1620" w:author="bmooney" w:date="2011-04-22T11:32:00Z">
        <w:r w:rsidR="00152C40">
          <w:t xml:space="preserve"> </w:t>
        </w:r>
      </w:ins>
    </w:p>
    <w:p w14:paraId="4B785AB3" w14:textId="08DE0015" w:rsidR="00152C40" w:rsidRDefault="0017063E" w:rsidP="00152C40">
      <w:pPr>
        <w:pStyle w:val="Body3"/>
        <w:rPr>
          <w:ins w:id="1621" w:author="bmooney" w:date="2011-04-22T11:30:00Z"/>
        </w:rPr>
      </w:pPr>
      <w:proofErr w:type="gramStart"/>
      <w:ins w:id="1622" w:author="bmooney" w:date="2011-04-22T11:30:00Z">
        <w:r>
          <w:t>FR-20</w:t>
        </w:r>
      </w:ins>
      <w:ins w:id="1623" w:author="bmooney" w:date="2011-04-26T13:39:00Z">
        <w:r>
          <w:t>12</w:t>
        </w:r>
      </w:ins>
      <w:ins w:id="1624" w:author="bmooney" w:date="2011-04-22T11:30:00Z">
        <w:r w:rsidR="00152C40">
          <w:t>.</w:t>
        </w:r>
        <w:proofErr w:type="gramEnd"/>
        <w:r w:rsidR="00152C40">
          <w:t xml:space="preserve"> If the requisition is past Intake Complete, the </w:t>
        </w:r>
      </w:ins>
      <w:ins w:id="1625" w:author="bmooney" w:date="2011-08-03T18:02:00Z">
        <w:r w:rsidR="00082A80">
          <w:t>radio buttons are no longer editable</w:t>
        </w:r>
      </w:ins>
      <w:ins w:id="1626" w:author="bmooney" w:date="2011-04-22T11:31:00Z">
        <w:r w:rsidR="00152C40">
          <w:t xml:space="preserve">. </w:t>
        </w:r>
      </w:ins>
      <w:ins w:id="1627" w:author="bmooney" w:date="2011-06-14T08:43:00Z">
        <w:r w:rsidR="00880512">
          <w:t>(</w:t>
        </w:r>
        <w:proofErr w:type="gramStart"/>
        <w:r w:rsidR="00880512">
          <w:t>was</w:t>
        </w:r>
        <w:proofErr w:type="gramEnd"/>
        <w:r w:rsidR="00880512">
          <w:t xml:space="preserve"> FR-461)</w:t>
        </w:r>
      </w:ins>
    </w:p>
    <w:p w14:paraId="4F8F4361" w14:textId="1A467531" w:rsidR="00152C40" w:rsidRDefault="0017063E" w:rsidP="00152C40">
      <w:pPr>
        <w:pStyle w:val="Body3"/>
        <w:rPr>
          <w:ins w:id="1628" w:author="bmooney" w:date="2011-04-22T11:35:00Z"/>
        </w:rPr>
      </w:pPr>
      <w:proofErr w:type="gramStart"/>
      <w:ins w:id="1629" w:author="bmooney" w:date="2011-04-22T11:32:00Z">
        <w:r>
          <w:t>FR-20</w:t>
        </w:r>
      </w:ins>
      <w:ins w:id="1630" w:author="bmooney" w:date="2011-04-26T13:39:00Z">
        <w:r>
          <w:t>13</w:t>
        </w:r>
      </w:ins>
      <w:ins w:id="1631" w:author="bmooney" w:date="2011-04-22T11:32:00Z">
        <w:r w:rsidR="00152C40">
          <w:t>.</w:t>
        </w:r>
        <w:proofErr w:type="gramEnd"/>
        <w:r w:rsidR="00152C40">
          <w:t xml:space="preserve"> When the requisition tab is reloaded from the database, the tool is reloaded in its collapsed form.</w:t>
        </w:r>
      </w:ins>
    </w:p>
    <w:p w14:paraId="12CBFF88" w14:textId="444867D2" w:rsidR="003E5131" w:rsidRDefault="0017063E" w:rsidP="00152C40">
      <w:pPr>
        <w:pStyle w:val="Body3"/>
        <w:rPr>
          <w:ins w:id="1632" w:author="bmooney" w:date="2011-07-19T13:40:00Z"/>
        </w:rPr>
      </w:pPr>
      <w:proofErr w:type="gramStart"/>
      <w:ins w:id="1633" w:author="bmooney" w:date="2011-04-22T11:35:00Z">
        <w:r>
          <w:t>FR-20</w:t>
        </w:r>
      </w:ins>
      <w:ins w:id="1634" w:author="bmooney" w:date="2011-04-26T13:41:00Z">
        <w:r>
          <w:t>14</w:t>
        </w:r>
      </w:ins>
      <w:ins w:id="1635" w:author="bmooney" w:date="2011-04-22T11:35:00Z">
        <w:r w:rsidR="00FB69E9">
          <w:t>.</w:t>
        </w:r>
        <w:proofErr w:type="gramEnd"/>
        <w:r w:rsidR="00FB69E9">
          <w:t xml:space="preserve"> When the user selects a</w:t>
        </w:r>
      </w:ins>
      <w:ins w:id="1636" w:author="bmooney" w:date="2011-07-19T13:39:00Z">
        <w:r w:rsidR="003E5131">
          <w:t>n orderable</w:t>
        </w:r>
      </w:ins>
      <w:ins w:id="1637" w:author="bmooney" w:date="2011-04-22T11:35:00Z">
        <w:r w:rsidR="00FB69E9">
          <w:t xml:space="preserve"> test type from the radio buttons, the specimen criteria</w:t>
        </w:r>
      </w:ins>
      <w:ins w:id="1638" w:author="bmooney" w:date="2011-04-22T11:36:00Z">
        <w:r w:rsidR="00FB69E9">
          <w:t xml:space="preserve"> fields in the specimen tab</w:t>
        </w:r>
      </w:ins>
      <w:ins w:id="1639" w:author="bmooney" w:date="2011-04-22T11:37:00Z">
        <w:r w:rsidR="00FB69E9">
          <w:t xml:space="preserve"> (section </w:t>
        </w:r>
        <w:r w:rsidR="00FB69E9">
          <w:fldChar w:fldCharType="begin"/>
        </w:r>
        <w:r w:rsidR="00FB69E9">
          <w:instrText xml:space="preserve"> REF _Ref291235597 \r \h </w:instrText>
        </w:r>
      </w:ins>
      <w:r w:rsidR="00FB69E9">
        <w:fldChar w:fldCharType="separate"/>
      </w:r>
      <w:ins w:id="1640" w:author="bmooney" w:date="2011-10-10T09:49:00Z">
        <w:r w:rsidR="00253D36">
          <w:t>2.3.9</w:t>
        </w:r>
      </w:ins>
      <w:ins w:id="1641" w:author="bmooney" w:date="2011-04-22T11:37:00Z">
        <w:r w:rsidR="00FB69E9">
          <w:fldChar w:fldCharType="end"/>
        </w:r>
      </w:ins>
      <w:ins w:id="1642" w:author="bmooney" w:date="2011-04-22T11:38:00Z">
        <w:r w:rsidR="00FB69E9">
          <w:t>)</w:t>
        </w:r>
      </w:ins>
      <w:ins w:id="1643" w:author="bmooney" w:date="2011-04-22T11:36:00Z">
        <w:r w:rsidR="00FB69E9">
          <w:t xml:space="preserve"> are </w:t>
        </w:r>
      </w:ins>
      <w:ins w:id="1644" w:author="bmooney" w:date="2011-07-19T13:39:00Z">
        <w:r w:rsidR="003E5131">
          <w:t>reset to the defaults for</w:t>
        </w:r>
      </w:ins>
      <w:ins w:id="1645" w:author="bmooney" w:date="2011-07-19T13:40:00Z">
        <w:r w:rsidR="003E5131">
          <w:t xml:space="preserve"> the specimen associated with the orderable</w:t>
        </w:r>
      </w:ins>
      <w:ins w:id="1646" w:author="bmooney" w:date="2011-07-19T14:24:00Z">
        <w:r w:rsidR="00F1460B">
          <w:t xml:space="preserve"> if and only if the new orderable and the old orderable are associated with different specimen types. </w:t>
        </w:r>
      </w:ins>
    </w:p>
    <w:p w14:paraId="3AFF53C2" w14:textId="0DCA149C" w:rsidR="00FB69E9" w:rsidRDefault="003E5131" w:rsidP="00152C40">
      <w:pPr>
        <w:pStyle w:val="Body3"/>
        <w:rPr>
          <w:ins w:id="1647" w:author="bmooney" w:date="2011-04-22T11:36:00Z"/>
        </w:rPr>
      </w:pPr>
      <w:proofErr w:type="gramStart"/>
      <w:ins w:id="1648" w:author="bmooney" w:date="2011-07-19T13:40:00Z">
        <w:r>
          <w:t>FR-2014a.</w:t>
        </w:r>
        <w:proofErr w:type="gramEnd"/>
        <w:r>
          <w:t xml:space="preserve">  If t</w:t>
        </w:r>
        <w:r w:rsidR="00F1460B">
          <w:t xml:space="preserve">he orderable changes but the specimen type does not change (for example, </w:t>
        </w:r>
      </w:ins>
      <w:ins w:id="1649" w:author="bmooney" w:date="2011-07-19T14:23:00Z">
        <w:r w:rsidR="00F1460B">
          <w:t xml:space="preserve">the orderable changes from Colon to Colon/MMR </w:t>
        </w:r>
        <w:proofErr w:type="spellStart"/>
        <w:r w:rsidR="00F1460B">
          <w:t>Seq</w:t>
        </w:r>
        <w:proofErr w:type="spellEnd"/>
        <w:r w:rsidR="00F1460B">
          <w:t xml:space="preserve">), then the specimen </w:t>
        </w:r>
        <w:proofErr w:type="spellStart"/>
        <w:r w:rsidR="00F1460B">
          <w:t>critieria</w:t>
        </w:r>
        <w:proofErr w:type="spellEnd"/>
        <w:r w:rsidR="00F1460B">
          <w:t xml:space="preserve"> is unchanged.</w:t>
        </w:r>
      </w:ins>
    </w:p>
    <w:p w14:paraId="7134E671" w14:textId="556F8C42" w:rsidR="00FB69E9" w:rsidRDefault="0017063E" w:rsidP="00152C40">
      <w:pPr>
        <w:pStyle w:val="Body3"/>
        <w:rPr>
          <w:ins w:id="1650" w:author="bmooney" w:date="2011-04-22T11:32:00Z"/>
        </w:rPr>
      </w:pPr>
      <w:proofErr w:type="gramStart"/>
      <w:ins w:id="1651" w:author="bmooney" w:date="2011-04-22T11:49:00Z">
        <w:r>
          <w:t>FR-20</w:t>
        </w:r>
      </w:ins>
      <w:ins w:id="1652" w:author="bmooney" w:date="2011-04-26T13:41:00Z">
        <w:r>
          <w:t>15</w:t>
        </w:r>
      </w:ins>
      <w:ins w:id="1653" w:author="bmooney" w:date="2011-04-22T11:49:00Z">
        <w:r w:rsidR="004B19EC">
          <w:t>.</w:t>
        </w:r>
        <w:proofErr w:type="gramEnd"/>
        <w:r w:rsidR="004B19EC">
          <w:t xml:space="preserve"> Note that when the specimen criteria fields are </w:t>
        </w:r>
      </w:ins>
      <w:ins w:id="1654" w:author="bmooney" w:date="2011-08-03T18:08:00Z">
        <w:r w:rsidR="00BE05C0">
          <w:t>reset</w:t>
        </w:r>
      </w:ins>
      <w:ins w:id="1655" w:author="bmooney" w:date="2011-04-22T11:49:00Z">
        <w:r w:rsidR="004B19EC">
          <w:t>, no user notification is required.</w:t>
        </w:r>
      </w:ins>
    </w:p>
    <w:p w14:paraId="36DF3AB7" w14:textId="43408F0D" w:rsidR="003624D3" w:rsidRDefault="0017063E" w:rsidP="003624D3">
      <w:pPr>
        <w:pStyle w:val="Body3"/>
        <w:rPr>
          <w:ins w:id="1656" w:author="bmooney" w:date="2011-07-01T09:22:00Z"/>
        </w:rPr>
      </w:pPr>
      <w:proofErr w:type="gramStart"/>
      <w:ins w:id="1657" w:author="bmooney" w:date="2011-04-26T13:18:00Z">
        <w:r>
          <w:t>FR-20</w:t>
        </w:r>
      </w:ins>
      <w:ins w:id="1658" w:author="bmooney" w:date="2011-04-26T13:41:00Z">
        <w:r>
          <w:t>16</w:t>
        </w:r>
      </w:ins>
      <w:ins w:id="1659" w:author="bmooney" w:date="2011-04-26T13:18:00Z">
        <w:r w:rsidR="003624D3">
          <w:t>.</w:t>
        </w:r>
        <w:proofErr w:type="gramEnd"/>
        <w:r w:rsidR="003624D3">
          <w:t xml:space="preserve"> The test type selector will only allow ordering of options orderable on the requisition form version associated with the </w:t>
        </w:r>
      </w:ins>
      <w:ins w:id="1660" w:author="bmooney" w:date="2011-04-26T13:19:00Z">
        <w:r w:rsidR="003624D3">
          <w:t>requisition</w:t>
        </w:r>
      </w:ins>
      <w:ins w:id="1661" w:author="bmooney" w:date="2011-04-26T13:18:00Z">
        <w:r w:rsidR="003624D3">
          <w:t xml:space="preserve">. For example, </w:t>
        </w:r>
      </w:ins>
      <w:ins w:id="1662" w:author="bmooney" w:date="2011-04-26T13:19:00Z">
        <w:r w:rsidR="003624D3">
          <w:t xml:space="preserve">if </w:t>
        </w:r>
      </w:ins>
      <w:ins w:id="1663" w:author="bmooney" w:date="2011-04-26T13:18:00Z">
        <w:r w:rsidR="003624D3">
          <w:t xml:space="preserve">a requisition came in on a v9 </w:t>
        </w:r>
        <w:proofErr w:type="spellStart"/>
        <w:r w:rsidR="003624D3">
          <w:t>req</w:t>
        </w:r>
        <w:proofErr w:type="spellEnd"/>
        <w:r w:rsidR="003624D3">
          <w:t xml:space="preserve"> form</w:t>
        </w:r>
      </w:ins>
      <w:ins w:id="1664" w:author="bmooney" w:date="2011-04-26T13:20:00Z">
        <w:r w:rsidR="003624D3">
          <w:t xml:space="preserve">, the test type selector for that </w:t>
        </w:r>
        <w:proofErr w:type="spellStart"/>
        <w:r w:rsidR="003624D3">
          <w:t>req</w:t>
        </w:r>
        <w:proofErr w:type="spellEnd"/>
        <w:r w:rsidR="003624D3">
          <w:t xml:space="preserve"> form should only allow the user to select ‘</w:t>
        </w:r>
      </w:ins>
      <w:ins w:id="1665" w:author="bmooney" w:date="2011-07-01T11:36:00Z">
        <w:r w:rsidR="004539B5">
          <w:t>IBC’.</w:t>
        </w:r>
      </w:ins>
    </w:p>
    <w:p w14:paraId="0120DC31" w14:textId="098034BB" w:rsidR="0097083F" w:rsidRDefault="00133DD3" w:rsidP="0097083F">
      <w:pPr>
        <w:pStyle w:val="Body3"/>
        <w:rPr>
          <w:ins w:id="1666" w:author="bmooney" w:date="2011-07-19T13:37:00Z"/>
        </w:rPr>
      </w:pPr>
      <w:proofErr w:type="gramStart"/>
      <w:ins w:id="1667" w:author="bmooney" w:date="2011-07-01T09:22:00Z">
        <w:r>
          <w:t>FR-2017</w:t>
        </w:r>
      </w:ins>
      <w:ins w:id="1668" w:author="bmooney" w:date="2011-07-19T13:37:00Z">
        <w:r w:rsidR="003E5131">
          <w:t>.</w:t>
        </w:r>
        <w:proofErr w:type="gramEnd"/>
        <w:r w:rsidR="003E5131">
          <w:t xml:space="preserve"> </w:t>
        </w:r>
        <w:proofErr w:type="gramStart"/>
        <w:r w:rsidR="003E5131">
          <w:t xml:space="preserve">When the specimen </w:t>
        </w:r>
        <w:proofErr w:type="spellStart"/>
        <w:r w:rsidR="003E5131">
          <w:t>critieria</w:t>
        </w:r>
        <w:proofErr w:type="spellEnd"/>
        <w:r w:rsidR="003E5131">
          <w:t xml:space="preserve"> fields are </w:t>
        </w:r>
      </w:ins>
      <w:ins w:id="1669" w:author="bmooney" w:date="2011-07-19T14:24:00Z">
        <w:r w:rsidR="00F1460B">
          <w:t>reset per FR-2014, th</w:t>
        </w:r>
        <w:r w:rsidR="0097083F">
          <w:t>e ICD-9 code in the Billing tab</w:t>
        </w:r>
      </w:ins>
      <w:ins w:id="1670" w:author="bmooney" w:date="2011-07-29T14:58:00Z">
        <w:r w:rsidR="0097083F">
          <w:t xml:space="preserve"> is reset to blank if it is no longer appropriate for the new orderable.</w:t>
        </w:r>
      </w:ins>
      <w:proofErr w:type="gramEnd"/>
    </w:p>
    <w:p w14:paraId="11BEAA44" w14:textId="6700BD2F" w:rsidR="00133DD3" w:rsidRDefault="003E5131" w:rsidP="003624D3">
      <w:pPr>
        <w:pStyle w:val="Body3"/>
        <w:rPr>
          <w:ins w:id="1671" w:author="bmooney" w:date="2011-04-26T13:21:00Z"/>
        </w:rPr>
      </w:pPr>
      <w:proofErr w:type="gramStart"/>
      <w:ins w:id="1672" w:author="bmooney" w:date="2011-07-19T13:37:00Z">
        <w:r>
          <w:t>FR-2018</w:t>
        </w:r>
      </w:ins>
      <w:ins w:id="1673" w:author="bmooney" w:date="2011-07-01T09:22:00Z">
        <w:r w:rsidR="00133DD3">
          <w:t>-FR-2019.</w:t>
        </w:r>
        <w:proofErr w:type="gramEnd"/>
        <w:r w:rsidR="00133DD3">
          <w:t xml:space="preserve"> </w:t>
        </w:r>
        <w:proofErr w:type="gramStart"/>
        <w:r w:rsidR="00133DD3">
          <w:t>These requirement numbers unused.</w:t>
        </w:r>
      </w:ins>
      <w:proofErr w:type="gramEnd"/>
    </w:p>
    <w:p w14:paraId="229A96BC" w14:textId="11066C33" w:rsidR="003624D3" w:rsidRDefault="003624D3" w:rsidP="009446BF">
      <w:pPr>
        <w:pStyle w:val="Body3"/>
        <w:rPr>
          <w:ins w:id="1674" w:author="bmooney" w:date="2011-04-26T13:20:00Z"/>
        </w:rPr>
      </w:pPr>
      <w:ins w:id="1675" w:author="bmooney" w:date="2011-04-26T13:21:00Z">
        <w:r>
          <w:t>Here is a map</w:t>
        </w:r>
      </w:ins>
      <w:ins w:id="1676" w:author="bmooney" w:date="2011-04-29T08:42:00Z">
        <w:r w:rsidR="00451A6E">
          <w:t>p</w:t>
        </w:r>
      </w:ins>
      <w:ins w:id="1677" w:author="bmooney" w:date="2011-04-26T13:21:00Z">
        <w:r>
          <w:t xml:space="preserve">ing of </w:t>
        </w:r>
        <w:proofErr w:type="spellStart"/>
        <w:r>
          <w:t>req</w:t>
        </w:r>
        <w:proofErr w:type="spellEnd"/>
        <w:r>
          <w:t xml:space="preserve"> form versions to allowable test types:</w:t>
        </w:r>
      </w:ins>
    </w:p>
    <w:tbl>
      <w:tblPr>
        <w:tblStyle w:val="TableGrid"/>
        <w:tblW w:w="0" w:type="auto"/>
        <w:tblInd w:w="720" w:type="dxa"/>
        <w:tblLook w:val="04A0" w:firstRow="1" w:lastRow="0" w:firstColumn="1" w:lastColumn="0" w:noHBand="0" w:noVBand="1"/>
        <w:tblPrChange w:id="1678" w:author="bmooney" w:date="2011-06-17T09:28:00Z">
          <w:tblPr>
            <w:tblStyle w:val="TableGrid"/>
            <w:tblW w:w="0" w:type="auto"/>
            <w:tblInd w:w="720" w:type="dxa"/>
            <w:tblLook w:val="04A0" w:firstRow="1" w:lastRow="0" w:firstColumn="1" w:lastColumn="0" w:noHBand="0" w:noVBand="1"/>
          </w:tblPr>
        </w:tblPrChange>
      </w:tblPr>
      <w:tblGrid>
        <w:gridCol w:w="2915"/>
        <w:gridCol w:w="2958"/>
        <w:gridCol w:w="2983"/>
        <w:tblGridChange w:id="1679">
          <w:tblGrid>
            <w:gridCol w:w="2915"/>
            <w:gridCol w:w="2958"/>
            <w:gridCol w:w="2983"/>
          </w:tblGrid>
        </w:tblGridChange>
      </w:tblGrid>
      <w:tr w:rsidR="003624D3" w14:paraId="6248579D" w14:textId="77777777" w:rsidTr="0004330A">
        <w:trPr>
          <w:ins w:id="1680" w:author="bmooney" w:date="2011-04-26T13:20:00Z"/>
        </w:trPr>
        <w:tc>
          <w:tcPr>
            <w:tcW w:w="2915" w:type="dxa"/>
            <w:tcPrChange w:id="1681" w:author="bmooney" w:date="2011-06-17T09:28:00Z">
              <w:tcPr>
                <w:tcW w:w="3192" w:type="dxa"/>
              </w:tcPr>
            </w:tcPrChange>
          </w:tcPr>
          <w:p w14:paraId="5F0E8D5A" w14:textId="7D7CD0A5" w:rsidR="003624D3" w:rsidRDefault="003624D3" w:rsidP="009446BF">
            <w:pPr>
              <w:pStyle w:val="Body3"/>
              <w:ind w:left="0"/>
              <w:rPr>
                <w:ins w:id="1682" w:author="bmooney" w:date="2011-04-26T13:20:00Z"/>
              </w:rPr>
            </w:pPr>
            <w:ins w:id="1683" w:author="bmooney" w:date="2011-04-26T13:20:00Z">
              <w:r>
                <w:t>FR-#</w:t>
              </w:r>
            </w:ins>
          </w:p>
        </w:tc>
        <w:tc>
          <w:tcPr>
            <w:tcW w:w="2958" w:type="dxa"/>
            <w:tcPrChange w:id="1684" w:author="bmooney" w:date="2011-06-17T09:28:00Z">
              <w:tcPr>
                <w:tcW w:w="3192" w:type="dxa"/>
              </w:tcPr>
            </w:tcPrChange>
          </w:tcPr>
          <w:p w14:paraId="4C5196F4" w14:textId="385D492C" w:rsidR="003624D3" w:rsidRDefault="003624D3" w:rsidP="009446BF">
            <w:pPr>
              <w:pStyle w:val="Body3"/>
              <w:ind w:left="0"/>
              <w:rPr>
                <w:ins w:id="1685" w:author="bmooney" w:date="2011-04-26T13:20:00Z"/>
              </w:rPr>
            </w:pPr>
            <w:proofErr w:type="spellStart"/>
            <w:ins w:id="1686" w:author="bmooney" w:date="2011-04-26T13:20:00Z">
              <w:r>
                <w:t>Req</w:t>
              </w:r>
              <w:proofErr w:type="spellEnd"/>
              <w:r>
                <w:t xml:space="preserve"> form version(s)</w:t>
              </w:r>
            </w:ins>
          </w:p>
        </w:tc>
        <w:tc>
          <w:tcPr>
            <w:tcW w:w="2983" w:type="dxa"/>
            <w:tcPrChange w:id="1687" w:author="bmooney" w:date="2011-06-17T09:28:00Z">
              <w:tcPr>
                <w:tcW w:w="3192" w:type="dxa"/>
              </w:tcPr>
            </w:tcPrChange>
          </w:tcPr>
          <w:p w14:paraId="7118DFA3" w14:textId="2CFBEA1D" w:rsidR="003624D3" w:rsidRDefault="003624D3" w:rsidP="009446BF">
            <w:pPr>
              <w:pStyle w:val="Body3"/>
              <w:ind w:left="0"/>
              <w:rPr>
                <w:ins w:id="1688" w:author="bmooney" w:date="2011-04-26T13:20:00Z"/>
              </w:rPr>
            </w:pPr>
            <w:ins w:id="1689" w:author="bmooney" w:date="2011-04-26T13:20:00Z">
              <w:r>
                <w:t>Orderable test options</w:t>
              </w:r>
            </w:ins>
            <w:ins w:id="1690" w:author="bmooney" w:date="2011-04-26T13:21:00Z">
              <w:r>
                <w:t xml:space="preserve"> (short name)</w:t>
              </w:r>
            </w:ins>
          </w:p>
        </w:tc>
      </w:tr>
      <w:tr w:rsidR="003624D3" w14:paraId="3B9CABEB" w14:textId="77777777" w:rsidTr="0004330A">
        <w:trPr>
          <w:ins w:id="1691" w:author="bmooney" w:date="2011-04-26T13:20:00Z"/>
        </w:trPr>
        <w:tc>
          <w:tcPr>
            <w:tcW w:w="2915" w:type="dxa"/>
            <w:tcPrChange w:id="1692" w:author="bmooney" w:date="2011-06-17T09:28:00Z">
              <w:tcPr>
                <w:tcW w:w="3192" w:type="dxa"/>
              </w:tcPr>
            </w:tcPrChange>
          </w:tcPr>
          <w:p w14:paraId="0C56155A" w14:textId="67DE7416" w:rsidR="003624D3" w:rsidRDefault="003624D3" w:rsidP="009446BF">
            <w:pPr>
              <w:pStyle w:val="Body3"/>
              <w:ind w:left="0"/>
              <w:rPr>
                <w:ins w:id="1693" w:author="bmooney" w:date="2011-04-26T13:20:00Z"/>
              </w:rPr>
            </w:pPr>
            <w:ins w:id="1694" w:author="bmooney" w:date="2011-04-26T13:20:00Z">
              <w:r>
                <w:t>FR-2020</w:t>
              </w:r>
            </w:ins>
          </w:p>
        </w:tc>
        <w:tc>
          <w:tcPr>
            <w:tcW w:w="2958" w:type="dxa"/>
            <w:tcPrChange w:id="1695" w:author="bmooney" w:date="2011-06-17T09:28:00Z">
              <w:tcPr>
                <w:tcW w:w="3192" w:type="dxa"/>
              </w:tcPr>
            </w:tcPrChange>
          </w:tcPr>
          <w:p w14:paraId="5D7DE613" w14:textId="5C18579E" w:rsidR="003624D3" w:rsidRDefault="003624D3" w:rsidP="009446BF">
            <w:pPr>
              <w:pStyle w:val="Body3"/>
              <w:ind w:left="0"/>
              <w:rPr>
                <w:ins w:id="1696" w:author="bmooney" w:date="2011-04-26T13:20:00Z"/>
              </w:rPr>
            </w:pPr>
            <w:ins w:id="1697" w:author="bmooney" w:date="2011-04-26T13:20:00Z">
              <w:r>
                <w:t>1-10</w:t>
              </w:r>
            </w:ins>
          </w:p>
        </w:tc>
        <w:tc>
          <w:tcPr>
            <w:tcW w:w="2983" w:type="dxa"/>
            <w:tcPrChange w:id="1698" w:author="bmooney" w:date="2011-06-17T09:28:00Z">
              <w:tcPr>
                <w:tcW w:w="3192" w:type="dxa"/>
              </w:tcPr>
            </w:tcPrChange>
          </w:tcPr>
          <w:p w14:paraId="41F05293" w14:textId="723B8F4E" w:rsidR="003624D3" w:rsidRDefault="004539B5" w:rsidP="009446BF">
            <w:pPr>
              <w:pStyle w:val="Body3"/>
              <w:ind w:left="0"/>
              <w:rPr>
                <w:ins w:id="1699" w:author="bmooney" w:date="2011-04-26T13:20:00Z"/>
              </w:rPr>
            </w:pPr>
            <w:ins w:id="1700" w:author="bmooney" w:date="2011-07-01T11:36:00Z">
              <w:r>
                <w:t>IBC</w:t>
              </w:r>
            </w:ins>
          </w:p>
        </w:tc>
      </w:tr>
      <w:tr w:rsidR="003624D3" w14:paraId="6689A0A2" w14:textId="77777777" w:rsidTr="0004330A">
        <w:trPr>
          <w:ins w:id="1701" w:author="bmooney" w:date="2011-04-26T13:20:00Z"/>
        </w:trPr>
        <w:tc>
          <w:tcPr>
            <w:tcW w:w="2915" w:type="dxa"/>
            <w:tcPrChange w:id="1702" w:author="bmooney" w:date="2011-06-17T09:28:00Z">
              <w:tcPr>
                <w:tcW w:w="3192" w:type="dxa"/>
              </w:tcPr>
            </w:tcPrChange>
          </w:tcPr>
          <w:p w14:paraId="047C1A09" w14:textId="14EFE1FF" w:rsidR="003624D3" w:rsidRDefault="003624D3" w:rsidP="009446BF">
            <w:pPr>
              <w:pStyle w:val="Body3"/>
              <w:ind w:left="0"/>
              <w:rPr>
                <w:ins w:id="1703" w:author="bmooney" w:date="2011-04-26T13:20:00Z"/>
              </w:rPr>
            </w:pPr>
            <w:ins w:id="1704" w:author="bmooney" w:date="2011-04-26T13:20:00Z">
              <w:r>
                <w:t>FR-2021</w:t>
              </w:r>
            </w:ins>
          </w:p>
        </w:tc>
        <w:tc>
          <w:tcPr>
            <w:tcW w:w="2958" w:type="dxa"/>
            <w:tcPrChange w:id="1705" w:author="bmooney" w:date="2011-06-17T09:28:00Z">
              <w:tcPr>
                <w:tcW w:w="3192" w:type="dxa"/>
              </w:tcPr>
            </w:tcPrChange>
          </w:tcPr>
          <w:p w14:paraId="27FF7F92" w14:textId="51BDBA12" w:rsidR="003624D3" w:rsidRDefault="003624D3" w:rsidP="009446BF">
            <w:pPr>
              <w:pStyle w:val="Body3"/>
              <w:ind w:left="0"/>
              <w:rPr>
                <w:ins w:id="1706" w:author="bmooney" w:date="2011-04-26T13:20:00Z"/>
              </w:rPr>
            </w:pPr>
            <w:ins w:id="1707" w:author="bmooney" w:date="2011-04-26T13:20:00Z">
              <w:r>
                <w:t>11-13</w:t>
              </w:r>
            </w:ins>
          </w:p>
        </w:tc>
        <w:tc>
          <w:tcPr>
            <w:tcW w:w="2983" w:type="dxa"/>
            <w:tcPrChange w:id="1708" w:author="bmooney" w:date="2011-06-17T09:28:00Z">
              <w:tcPr>
                <w:tcW w:w="3192" w:type="dxa"/>
              </w:tcPr>
            </w:tcPrChange>
          </w:tcPr>
          <w:p w14:paraId="0FCDD5A4" w14:textId="5FC22D9F" w:rsidR="003624D3" w:rsidRDefault="004539B5" w:rsidP="009446BF">
            <w:pPr>
              <w:pStyle w:val="Body3"/>
              <w:ind w:left="0"/>
              <w:rPr>
                <w:ins w:id="1709" w:author="bmooney" w:date="2011-04-26T13:20:00Z"/>
              </w:rPr>
            </w:pPr>
            <w:ins w:id="1710" w:author="bmooney" w:date="2011-07-01T11:36:00Z">
              <w:r>
                <w:t>IBC</w:t>
              </w:r>
            </w:ins>
            <w:ins w:id="1711" w:author="bmooney" w:date="2011-04-26T13:21:00Z">
              <w:r w:rsidR="003624D3">
                <w:t>, Colon</w:t>
              </w:r>
            </w:ins>
            <w:ins w:id="1712" w:author="bmooney" w:date="2011-06-17T09:12:00Z">
              <w:r w:rsidR="0058314A">
                <w:t>, Unknown</w:t>
              </w:r>
            </w:ins>
          </w:p>
        </w:tc>
      </w:tr>
      <w:tr w:rsidR="003624D3" w14:paraId="01E0DAAD" w14:textId="77777777" w:rsidTr="0004330A">
        <w:trPr>
          <w:ins w:id="1713" w:author="bmooney" w:date="2011-04-26T13:20:00Z"/>
        </w:trPr>
        <w:tc>
          <w:tcPr>
            <w:tcW w:w="2915" w:type="dxa"/>
            <w:tcPrChange w:id="1714" w:author="bmooney" w:date="2011-06-17T09:28:00Z">
              <w:tcPr>
                <w:tcW w:w="3192" w:type="dxa"/>
              </w:tcPr>
            </w:tcPrChange>
          </w:tcPr>
          <w:p w14:paraId="48E45F90" w14:textId="4356D1FB" w:rsidR="003624D3" w:rsidRDefault="003624D3" w:rsidP="009446BF">
            <w:pPr>
              <w:pStyle w:val="Body3"/>
              <w:ind w:left="0"/>
              <w:rPr>
                <w:ins w:id="1715" w:author="bmooney" w:date="2011-04-26T13:20:00Z"/>
              </w:rPr>
            </w:pPr>
            <w:ins w:id="1716" w:author="bmooney" w:date="2011-04-26T13:21:00Z">
              <w:r>
                <w:t>FR-2022</w:t>
              </w:r>
            </w:ins>
          </w:p>
        </w:tc>
        <w:tc>
          <w:tcPr>
            <w:tcW w:w="2958" w:type="dxa"/>
            <w:tcPrChange w:id="1717" w:author="bmooney" w:date="2011-06-17T09:28:00Z">
              <w:tcPr>
                <w:tcW w:w="3192" w:type="dxa"/>
              </w:tcPr>
            </w:tcPrChange>
          </w:tcPr>
          <w:p w14:paraId="7C32E2B0" w14:textId="74C26A9D" w:rsidR="003624D3" w:rsidRDefault="003624D3" w:rsidP="009446BF">
            <w:pPr>
              <w:pStyle w:val="Body3"/>
              <w:ind w:left="0"/>
              <w:rPr>
                <w:ins w:id="1718" w:author="bmooney" w:date="2011-04-26T13:20:00Z"/>
              </w:rPr>
            </w:pPr>
            <w:ins w:id="1719" w:author="bmooney" w:date="2011-04-26T13:21:00Z">
              <w:r>
                <w:t>14</w:t>
              </w:r>
            </w:ins>
          </w:p>
        </w:tc>
        <w:tc>
          <w:tcPr>
            <w:tcW w:w="2983" w:type="dxa"/>
            <w:tcPrChange w:id="1720" w:author="bmooney" w:date="2011-06-17T09:28:00Z">
              <w:tcPr>
                <w:tcW w:w="3192" w:type="dxa"/>
              </w:tcPr>
            </w:tcPrChange>
          </w:tcPr>
          <w:p w14:paraId="472F6FCD" w14:textId="3F57771A" w:rsidR="003624D3" w:rsidRDefault="004539B5" w:rsidP="00451A6E">
            <w:pPr>
              <w:pStyle w:val="Body3"/>
              <w:ind w:left="0"/>
              <w:rPr>
                <w:ins w:id="1721" w:author="bmooney" w:date="2011-04-26T13:20:00Z"/>
              </w:rPr>
            </w:pPr>
            <w:ins w:id="1722" w:author="bmooney" w:date="2011-07-01T11:36:00Z">
              <w:r>
                <w:t>IBC</w:t>
              </w:r>
            </w:ins>
            <w:ins w:id="1723" w:author="bmooney" w:date="2011-04-26T13:21:00Z">
              <w:r w:rsidR="003624D3">
                <w:t xml:space="preserve">, Colon, MMR, </w:t>
              </w:r>
            </w:ins>
            <w:ins w:id="1724" w:author="bmooney" w:date="2011-04-29T08:42:00Z">
              <w:r w:rsidR="00451A6E">
                <w:t xml:space="preserve">MMR/Colon </w:t>
              </w:r>
              <w:proofErr w:type="spellStart"/>
              <w:r w:rsidR="00451A6E">
                <w:t>Seq</w:t>
              </w:r>
            </w:ins>
            <w:proofErr w:type="spellEnd"/>
            <w:ins w:id="1725" w:author="bmooney" w:date="2011-06-14T08:45:00Z">
              <w:r w:rsidR="00880512">
                <w:t>, DCIS</w:t>
              </w:r>
            </w:ins>
            <w:ins w:id="1726" w:author="bmooney" w:date="2011-06-17T09:12:00Z">
              <w:r w:rsidR="0058314A">
                <w:t>, Unknown</w:t>
              </w:r>
            </w:ins>
          </w:p>
        </w:tc>
      </w:tr>
    </w:tbl>
    <w:p w14:paraId="72462CC4" w14:textId="7915B213" w:rsidR="00880512" w:rsidRDefault="00880512">
      <w:pPr>
        <w:pStyle w:val="Body3"/>
        <w:rPr>
          <w:ins w:id="1727" w:author="bmooney" w:date="2011-06-14T08:45:00Z"/>
        </w:rPr>
      </w:pPr>
      <w:proofErr w:type="gramStart"/>
      <w:ins w:id="1728" w:author="bmooney" w:date="2011-06-14T08:45:00Z">
        <w:r>
          <w:t>FR-2023-FR-2029.</w:t>
        </w:r>
        <w:proofErr w:type="gramEnd"/>
        <w:r>
          <w:t xml:space="preserve"> </w:t>
        </w:r>
        <w:proofErr w:type="gramStart"/>
        <w:r>
          <w:t>These requirement numbers unused.</w:t>
        </w:r>
        <w:proofErr w:type="gramEnd"/>
      </w:ins>
    </w:p>
    <w:p w14:paraId="25193925" w14:textId="4ACCE717" w:rsidR="003624D3" w:rsidRDefault="003624D3" w:rsidP="009446BF">
      <w:pPr>
        <w:pStyle w:val="Body3"/>
        <w:rPr>
          <w:ins w:id="1729" w:author="bmooney" w:date="2011-04-26T13:22:00Z"/>
        </w:rPr>
      </w:pPr>
      <w:proofErr w:type="gramStart"/>
      <w:ins w:id="1730" w:author="bmooney" w:date="2011-04-26T13:22:00Z">
        <w:r>
          <w:t>FR-2030.</w:t>
        </w:r>
        <w:proofErr w:type="gramEnd"/>
        <w:r>
          <w:t xml:space="preserve"> If there is only one orderable test option for a given requisition form version, the test type selector will default to that test option.</w:t>
        </w:r>
      </w:ins>
    </w:p>
    <w:p w14:paraId="16F68BFC" w14:textId="190FDA60" w:rsidR="0017063E" w:rsidRDefault="0017063E" w:rsidP="009446BF">
      <w:pPr>
        <w:pStyle w:val="Body3"/>
        <w:rPr>
          <w:ins w:id="1731" w:author="bmooney" w:date="2011-04-26T13:36:00Z"/>
        </w:rPr>
      </w:pPr>
      <w:proofErr w:type="gramStart"/>
      <w:ins w:id="1732" w:author="bmooney" w:date="2011-04-26T13:36:00Z">
        <w:r>
          <w:t>FR-203</w:t>
        </w:r>
      </w:ins>
      <w:ins w:id="1733" w:author="bmooney" w:date="2011-04-26T13:37:00Z">
        <w:r>
          <w:t>1</w:t>
        </w:r>
      </w:ins>
      <w:ins w:id="1734" w:author="bmooney" w:date="2011-04-26T13:36:00Z">
        <w:r>
          <w:t>.</w:t>
        </w:r>
        <w:proofErr w:type="gramEnd"/>
        <w:r>
          <w:t xml:space="preserve"> </w:t>
        </w:r>
      </w:ins>
      <w:proofErr w:type="gramStart"/>
      <w:ins w:id="1735" w:author="bmooney" w:date="2011-07-12T18:52:00Z">
        <w:r w:rsidR="00BC4ABC">
          <w:t>This requirement number unused.</w:t>
        </w:r>
      </w:ins>
      <w:proofErr w:type="gramEnd"/>
    </w:p>
    <w:p w14:paraId="1D406770" w14:textId="071D882F" w:rsidR="003624D3" w:rsidRDefault="003624D3" w:rsidP="009446BF">
      <w:pPr>
        <w:pStyle w:val="Body3"/>
        <w:rPr>
          <w:ins w:id="1736" w:author="bmooney" w:date="2011-04-26T13:41:00Z"/>
        </w:rPr>
      </w:pPr>
      <w:proofErr w:type="gramStart"/>
      <w:ins w:id="1737" w:author="bmooney" w:date="2011-04-26T13:22:00Z">
        <w:r>
          <w:t>FR-203</w:t>
        </w:r>
      </w:ins>
      <w:ins w:id="1738" w:author="bmooney" w:date="2011-04-26T13:37:00Z">
        <w:r w:rsidR="0017063E">
          <w:t>2</w:t>
        </w:r>
      </w:ins>
      <w:ins w:id="1739" w:author="bmooney" w:date="2011-04-26T13:22:00Z">
        <w:r>
          <w:t>.</w:t>
        </w:r>
        <w:proofErr w:type="gramEnd"/>
        <w:r>
          <w:t xml:space="preserve"> The test type selector will present an Unknown op</w:t>
        </w:r>
        <w:r w:rsidR="0004330A">
          <w:t xml:space="preserve">tion for all </w:t>
        </w:r>
        <w:proofErr w:type="spellStart"/>
        <w:r w:rsidR="0004330A">
          <w:t>req</w:t>
        </w:r>
        <w:proofErr w:type="spellEnd"/>
        <w:r w:rsidR="0004330A">
          <w:t xml:space="preserve"> form versions</w:t>
        </w:r>
      </w:ins>
      <w:ins w:id="1740" w:author="bmooney" w:date="2011-06-17T09:28:00Z">
        <w:r w:rsidR="0004330A">
          <w:t xml:space="preserve"> above v10.</w:t>
        </w:r>
      </w:ins>
    </w:p>
    <w:p w14:paraId="4FF6BEF1" w14:textId="60E9B376" w:rsidR="0017063E" w:rsidRDefault="0017063E" w:rsidP="009446BF">
      <w:pPr>
        <w:pStyle w:val="Body3"/>
        <w:rPr>
          <w:ins w:id="1741" w:author="bmooney" w:date="2011-04-26T13:41:00Z"/>
        </w:rPr>
      </w:pPr>
      <w:proofErr w:type="gramStart"/>
      <w:ins w:id="1742" w:author="bmooney" w:date="2011-04-26T13:41:00Z">
        <w:r>
          <w:t>FR-2033.</w:t>
        </w:r>
        <w:proofErr w:type="gramEnd"/>
        <w:r>
          <w:t xml:space="preserve"> Changing the test type will automatically cause the</w:t>
        </w:r>
      </w:ins>
      <w:ins w:id="1743" w:author="bmooney" w:date="2011-07-01T11:38:00Z">
        <w:r w:rsidR="00484543">
          <w:t xml:space="preserve"> test type and</w:t>
        </w:r>
      </w:ins>
      <w:ins w:id="1744" w:author="bmooney" w:date="2011-04-26T13:41:00Z">
        <w:r>
          <w:t xml:space="preserve"> </w:t>
        </w:r>
      </w:ins>
      <w:ins w:id="1745" w:author="bmooney" w:date="2011-04-26T13:42:00Z">
        <w:r>
          <w:t xml:space="preserve">specimen criteria information to update in the database. </w:t>
        </w:r>
      </w:ins>
      <w:ins w:id="1746" w:author="bmooney" w:date="2011-04-26T13:43:00Z">
        <w:r w:rsidR="00EA4FBC">
          <w:t xml:space="preserve"> Note that the entire </w:t>
        </w:r>
      </w:ins>
      <w:ins w:id="1747" w:author="bmooney" w:date="2011-07-01T11:38:00Z">
        <w:r w:rsidR="00484543">
          <w:t xml:space="preserve">requisition data </w:t>
        </w:r>
      </w:ins>
      <w:ins w:id="1748" w:author="bmooney" w:date="2011-04-26T13:43:00Z">
        <w:r w:rsidR="00EA4FBC">
          <w:t xml:space="preserve">will not be saved. </w:t>
        </w:r>
      </w:ins>
    </w:p>
    <w:p w14:paraId="31CA280F" w14:textId="77C9BC25" w:rsidR="003624D3" w:rsidRDefault="0017063E" w:rsidP="00517025">
      <w:pPr>
        <w:pStyle w:val="Body3"/>
        <w:rPr>
          <w:ins w:id="1749" w:author="bmooney" w:date="2011-04-26T13:21:00Z"/>
        </w:rPr>
      </w:pPr>
      <w:proofErr w:type="gramStart"/>
      <w:ins w:id="1750" w:author="bmooney" w:date="2011-04-26T13:42:00Z">
        <w:r>
          <w:t>FR-2034.</w:t>
        </w:r>
        <w:proofErr w:type="gramEnd"/>
        <w:r>
          <w:t xml:space="preserve"> When the test type is changed, </w:t>
        </w:r>
      </w:ins>
      <w:ins w:id="1751" w:author="bmooney" w:date="2011-07-01T11:39:00Z">
        <w:r w:rsidR="00484543">
          <w:t xml:space="preserve">any </w:t>
        </w:r>
      </w:ins>
      <w:ins w:id="1752" w:author="bmooney" w:date="2011-04-26T13:42:00Z">
        <w:r>
          <w:t>entered information (such as the billing notes) should not disappear from the requisition data entry UI, even if that information has not yet</w:t>
        </w:r>
        <w:r w:rsidR="00517025">
          <w:t xml:space="preserve"> been persisted in the database</w:t>
        </w:r>
      </w:ins>
    </w:p>
    <w:p w14:paraId="3C0A9273" w14:textId="25723EC3" w:rsidR="00DB3500" w:rsidDel="00152C40" w:rsidRDefault="00DB3500" w:rsidP="009446BF">
      <w:pPr>
        <w:pStyle w:val="Body3"/>
        <w:rPr>
          <w:del w:id="1753" w:author="bmooney" w:date="2011-04-22T11:31:00Z"/>
        </w:rPr>
      </w:pPr>
    </w:p>
    <w:p w14:paraId="16E4A250" w14:textId="38382106" w:rsidR="00684432" w:rsidDel="00152C40" w:rsidRDefault="004D3ADC" w:rsidP="009446BF">
      <w:pPr>
        <w:pStyle w:val="Body3"/>
        <w:rPr>
          <w:del w:id="1754" w:author="bmooney" w:date="2011-04-22T11:31:00Z"/>
        </w:rPr>
      </w:pPr>
      <w:del w:id="1755" w:author="bmooney" w:date="2011-04-22T11:31:00Z">
        <w:r w:rsidDel="00152C40">
          <w:delText>This screen not fully documented.</w:delText>
        </w:r>
      </w:del>
    </w:p>
    <w:p w14:paraId="5C57A6FD" w14:textId="259CBB5D" w:rsidR="00152C40" w:rsidDel="00517025" w:rsidRDefault="00B37D2E">
      <w:pPr>
        <w:pStyle w:val="Body3"/>
        <w:rPr>
          <w:del w:id="1756" w:author="bmooney" w:date="2011-09-26T11:28:00Z"/>
        </w:rPr>
      </w:pPr>
      <w:del w:id="1757" w:author="bmooney" w:date="2011-09-26T11:04:00Z">
        <w:r w:rsidDel="004F05FB">
          <w:rPr>
            <w:noProof/>
          </w:rPr>
          <w:drawing>
            <wp:inline distT="0" distB="0" distL="0" distR="0" wp14:anchorId="16E4AFEE" wp14:editId="61D3C498">
              <wp:extent cx="5184648" cy="4283202"/>
              <wp:effectExtent l="19050" t="0" r="0" b="0"/>
              <wp:docPr id="1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5184648" cy="4283202"/>
                      </a:xfrm>
                      <a:prstGeom prst="rect">
                        <a:avLst/>
                      </a:prstGeom>
                      <a:noFill/>
                      <a:ln w="9525">
                        <a:noFill/>
                        <a:miter lim="800000"/>
                        <a:headEnd/>
                        <a:tailEnd/>
                      </a:ln>
                    </pic:spPr>
                  </pic:pic>
                </a:graphicData>
              </a:graphic>
            </wp:inline>
          </w:drawing>
        </w:r>
      </w:del>
    </w:p>
    <w:p w14:paraId="16E4A252" w14:textId="77777777" w:rsidR="009446BF" w:rsidRPr="009446BF" w:rsidRDefault="009446BF">
      <w:pPr>
        <w:pStyle w:val="Body3"/>
        <w:pPrChange w:id="1758" w:author="bmooney" w:date="2011-09-26T11:28:00Z">
          <w:pPr/>
        </w:pPrChange>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0"/>
        <w:gridCol w:w="3240"/>
        <w:gridCol w:w="1260"/>
        <w:gridCol w:w="1710"/>
        <w:gridCol w:w="1350"/>
      </w:tblGrid>
      <w:tr w:rsidR="00D90467" w:rsidRPr="00DB267B" w:rsidDel="004F05FB" w14:paraId="16E4A258" w14:textId="72B3DE02" w:rsidTr="009446BF">
        <w:tc>
          <w:tcPr>
            <w:tcW w:w="1080" w:type="dxa"/>
          </w:tcPr>
          <w:p w14:paraId="16E4A253" w14:textId="6E30C8BD" w:rsidR="00D90467" w:rsidRPr="00DB267B" w:rsidDel="004F05FB" w:rsidRDefault="009446BF" w:rsidP="00DB267B">
            <w:pPr>
              <w:spacing w:after="120"/>
              <w:rPr>
                <w:b/>
                <w:bCs/>
                <w:sz w:val="20"/>
              </w:rPr>
            </w:pPr>
            <w:moveFromRangeStart w:id="1759" w:author="bmooney" w:date="2011-09-26T11:04:00Z" w:name="move304798397"/>
            <w:moveFrom w:id="1760" w:author="bmooney" w:date="2011-09-26T11:04:00Z">
              <w:r w:rsidDel="004F05FB">
                <w:br w:type="page"/>
              </w:r>
              <w:r w:rsidR="00D90467" w:rsidRPr="00DB267B" w:rsidDel="004F05FB">
                <w:rPr>
                  <w:b/>
                  <w:bCs/>
                  <w:sz w:val="20"/>
                </w:rPr>
                <w:t>Req #</w:t>
              </w:r>
            </w:moveFrom>
          </w:p>
        </w:tc>
        <w:tc>
          <w:tcPr>
            <w:tcW w:w="3240" w:type="dxa"/>
          </w:tcPr>
          <w:p w14:paraId="16E4A254" w14:textId="6091DE9D" w:rsidR="00D90467" w:rsidRPr="00DB267B" w:rsidDel="004F05FB" w:rsidRDefault="00D90467" w:rsidP="00DB267B">
            <w:pPr>
              <w:spacing w:after="120"/>
              <w:rPr>
                <w:b/>
                <w:bCs/>
                <w:sz w:val="20"/>
              </w:rPr>
            </w:pPr>
            <w:moveFrom w:id="1761" w:author="bmooney" w:date="2011-09-26T11:04:00Z">
              <w:r w:rsidRPr="00DB267B" w:rsidDel="004F05FB">
                <w:rPr>
                  <w:b/>
                  <w:bCs/>
                  <w:sz w:val="20"/>
                </w:rPr>
                <w:t>Field Name</w:t>
              </w:r>
            </w:moveFrom>
          </w:p>
        </w:tc>
        <w:tc>
          <w:tcPr>
            <w:tcW w:w="1260" w:type="dxa"/>
          </w:tcPr>
          <w:p w14:paraId="16E4A255" w14:textId="571612B6" w:rsidR="00D90467" w:rsidRPr="00DB267B" w:rsidDel="004F05FB" w:rsidRDefault="00D90467" w:rsidP="00DB267B">
            <w:pPr>
              <w:spacing w:after="120"/>
              <w:rPr>
                <w:b/>
                <w:bCs/>
                <w:sz w:val="20"/>
              </w:rPr>
            </w:pPr>
            <w:moveFrom w:id="1762" w:author="bmooney" w:date="2011-09-26T11:04:00Z">
              <w:r w:rsidRPr="00DB267B" w:rsidDel="004F05FB">
                <w:rPr>
                  <w:b/>
                  <w:bCs/>
                  <w:sz w:val="20"/>
                </w:rPr>
                <w:t>Meaning</w:t>
              </w:r>
            </w:moveFrom>
          </w:p>
        </w:tc>
        <w:tc>
          <w:tcPr>
            <w:tcW w:w="1710" w:type="dxa"/>
          </w:tcPr>
          <w:p w14:paraId="16E4A256" w14:textId="04D8BC9E" w:rsidR="00D90467" w:rsidRPr="00DB267B" w:rsidDel="004F05FB" w:rsidRDefault="00D90467" w:rsidP="00DB267B">
            <w:pPr>
              <w:spacing w:after="120"/>
              <w:rPr>
                <w:b/>
                <w:bCs/>
                <w:sz w:val="20"/>
              </w:rPr>
            </w:pPr>
            <w:moveFrom w:id="1763" w:author="bmooney" w:date="2011-09-26T11:04:00Z">
              <w:r w:rsidRPr="00DB267B" w:rsidDel="004F05FB">
                <w:rPr>
                  <w:b/>
                  <w:bCs/>
                  <w:sz w:val="20"/>
                </w:rPr>
                <w:t>Database column</w:t>
              </w:r>
            </w:moveFrom>
          </w:p>
        </w:tc>
        <w:tc>
          <w:tcPr>
            <w:tcW w:w="1350" w:type="dxa"/>
          </w:tcPr>
          <w:p w14:paraId="16E4A257" w14:textId="09C8AD7A" w:rsidR="00D90467" w:rsidRPr="00DB267B" w:rsidDel="004F05FB" w:rsidRDefault="00D90467" w:rsidP="00DB267B">
            <w:pPr>
              <w:spacing w:after="120"/>
              <w:rPr>
                <w:b/>
                <w:bCs/>
                <w:sz w:val="20"/>
              </w:rPr>
            </w:pPr>
            <w:moveFrom w:id="1764" w:author="bmooney" w:date="2011-09-26T11:04:00Z">
              <w:r w:rsidRPr="00DB267B" w:rsidDel="004F05FB">
                <w:rPr>
                  <w:b/>
                  <w:bCs/>
                  <w:sz w:val="20"/>
                </w:rPr>
                <w:t>Data source</w:t>
              </w:r>
            </w:moveFrom>
          </w:p>
        </w:tc>
      </w:tr>
      <w:tr w:rsidR="00D90467" w:rsidRPr="00DB267B" w:rsidDel="004F05FB" w14:paraId="16E4A25E" w14:textId="73B924EA" w:rsidTr="009446BF">
        <w:tc>
          <w:tcPr>
            <w:tcW w:w="1080" w:type="dxa"/>
          </w:tcPr>
          <w:p w14:paraId="16E4A259" w14:textId="7958F7DF" w:rsidR="00D90467" w:rsidRPr="00DB267B" w:rsidDel="004F05FB" w:rsidRDefault="00D90467" w:rsidP="00DB267B">
            <w:pPr>
              <w:spacing w:after="120"/>
              <w:rPr>
                <w:sz w:val="20"/>
              </w:rPr>
            </w:pPr>
          </w:p>
        </w:tc>
        <w:tc>
          <w:tcPr>
            <w:tcW w:w="3240" w:type="dxa"/>
          </w:tcPr>
          <w:p w14:paraId="16E4A25A" w14:textId="5CD3E164" w:rsidR="00D90467" w:rsidRPr="00DB267B" w:rsidDel="004F05FB" w:rsidRDefault="0003275F" w:rsidP="00DB267B">
            <w:pPr>
              <w:spacing w:after="120"/>
              <w:rPr>
                <w:sz w:val="20"/>
              </w:rPr>
            </w:pPr>
            <w:moveFrom w:id="1765" w:author="bmooney" w:date="2011-09-26T11:04:00Z">
              <w:r w:rsidRPr="00DB267B" w:rsidDel="004F05FB">
                <w:rPr>
                  <w:sz w:val="20"/>
                </w:rPr>
                <w:t>Practice Barcode</w:t>
              </w:r>
            </w:moveFrom>
          </w:p>
        </w:tc>
        <w:tc>
          <w:tcPr>
            <w:tcW w:w="1260" w:type="dxa"/>
          </w:tcPr>
          <w:p w14:paraId="16E4A25B" w14:textId="477AA573" w:rsidR="00D90467" w:rsidRPr="00DB267B" w:rsidDel="004F05FB" w:rsidRDefault="00D90467" w:rsidP="00DB267B">
            <w:pPr>
              <w:spacing w:after="120"/>
              <w:rPr>
                <w:sz w:val="20"/>
              </w:rPr>
            </w:pPr>
          </w:p>
        </w:tc>
        <w:tc>
          <w:tcPr>
            <w:tcW w:w="1710" w:type="dxa"/>
          </w:tcPr>
          <w:p w14:paraId="16E4A25C" w14:textId="472A0ABD" w:rsidR="00D90467" w:rsidRPr="00DB267B" w:rsidDel="004F05FB" w:rsidRDefault="00D90467" w:rsidP="00DB267B">
            <w:pPr>
              <w:spacing w:after="120"/>
              <w:rPr>
                <w:sz w:val="20"/>
              </w:rPr>
            </w:pPr>
          </w:p>
        </w:tc>
        <w:tc>
          <w:tcPr>
            <w:tcW w:w="1350" w:type="dxa"/>
          </w:tcPr>
          <w:p w14:paraId="16E4A25D" w14:textId="32EAC5F5" w:rsidR="00D90467" w:rsidRPr="00DB267B" w:rsidDel="004F05FB" w:rsidRDefault="00D90467" w:rsidP="00DB267B">
            <w:pPr>
              <w:spacing w:after="120"/>
              <w:rPr>
                <w:sz w:val="20"/>
              </w:rPr>
            </w:pPr>
          </w:p>
        </w:tc>
      </w:tr>
      <w:tr w:rsidR="00D90467" w:rsidRPr="00DB267B" w:rsidDel="004F05FB" w14:paraId="16E4A264" w14:textId="3392BA05" w:rsidTr="009446BF">
        <w:tc>
          <w:tcPr>
            <w:tcW w:w="1080" w:type="dxa"/>
          </w:tcPr>
          <w:p w14:paraId="16E4A25F" w14:textId="20CA07D7" w:rsidR="00D90467" w:rsidRPr="00DB267B" w:rsidDel="004F05FB" w:rsidRDefault="00D90467" w:rsidP="00DB267B">
            <w:pPr>
              <w:spacing w:after="120"/>
              <w:rPr>
                <w:sz w:val="20"/>
              </w:rPr>
            </w:pPr>
          </w:p>
        </w:tc>
        <w:tc>
          <w:tcPr>
            <w:tcW w:w="3240" w:type="dxa"/>
          </w:tcPr>
          <w:p w14:paraId="16E4A260" w14:textId="477F5D01" w:rsidR="00D90467" w:rsidRPr="00DB267B" w:rsidDel="004F05FB" w:rsidRDefault="0003275F" w:rsidP="00DB267B">
            <w:pPr>
              <w:spacing w:after="120"/>
              <w:rPr>
                <w:sz w:val="20"/>
              </w:rPr>
            </w:pPr>
            <w:moveFrom w:id="1766" w:author="bmooney" w:date="2011-09-26T11:04:00Z">
              <w:r w:rsidRPr="00DB267B" w:rsidDel="004F05FB">
                <w:rPr>
                  <w:sz w:val="20"/>
                </w:rPr>
                <w:t>Practice Name</w:t>
              </w:r>
            </w:moveFrom>
          </w:p>
        </w:tc>
        <w:tc>
          <w:tcPr>
            <w:tcW w:w="1260" w:type="dxa"/>
          </w:tcPr>
          <w:p w14:paraId="16E4A261" w14:textId="7C1FC00F" w:rsidR="00D90467" w:rsidRPr="00DB267B" w:rsidDel="004F05FB" w:rsidRDefault="00D90467" w:rsidP="00DB267B">
            <w:pPr>
              <w:spacing w:after="120"/>
              <w:rPr>
                <w:sz w:val="20"/>
              </w:rPr>
            </w:pPr>
          </w:p>
        </w:tc>
        <w:tc>
          <w:tcPr>
            <w:tcW w:w="1710" w:type="dxa"/>
          </w:tcPr>
          <w:p w14:paraId="16E4A262" w14:textId="6917FCCD" w:rsidR="00D90467" w:rsidRPr="00DB267B" w:rsidDel="004F05FB" w:rsidRDefault="00D90467" w:rsidP="00DB267B">
            <w:pPr>
              <w:spacing w:after="120"/>
              <w:rPr>
                <w:sz w:val="20"/>
              </w:rPr>
            </w:pPr>
          </w:p>
        </w:tc>
        <w:tc>
          <w:tcPr>
            <w:tcW w:w="1350" w:type="dxa"/>
          </w:tcPr>
          <w:p w14:paraId="16E4A263" w14:textId="584A4054" w:rsidR="00D90467" w:rsidRPr="00DB267B" w:rsidDel="004F05FB" w:rsidRDefault="00D90467" w:rsidP="00DB267B">
            <w:pPr>
              <w:spacing w:after="120"/>
              <w:rPr>
                <w:sz w:val="20"/>
              </w:rPr>
            </w:pPr>
          </w:p>
        </w:tc>
      </w:tr>
      <w:tr w:rsidR="00D90467" w:rsidRPr="00DB267B" w:rsidDel="004F05FB" w14:paraId="16E4A26A" w14:textId="225F8271" w:rsidTr="009446BF">
        <w:tc>
          <w:tcPr>
            <w:tcW w:w="1080" w:type="dxa"/>
          </w:tcPr>
          <w:p w14:paraId="16E4A265" w14:textId="1EF7340D" w:rsidR="00D90467" w:rsidRPr="00DB267B" w:rsidDel="004F05FB" w:rsidRDefault="00D90467" w:rsidP="00DB267B">
            <w:pPr>
              <w:spacing w:after="120"/>
              <w:rPr>
                <w:sz w:val="20"/>
              </w:rPr>
            </w:pPr>
          </w:p>
        </w:tc>
        <w:tc>
          <w:tcPr>
            <w:tcW w:w="3240" w:type="dxa"/>
          </w:tcPr>
          <w:p w14:paraId="16E4A266" w14:textId="4A0DC42E" w:rsidR="00D90467" w:rsidRPr="00DB267B" w:rsidDel="004F05FB" w:rsidRDefault="00C63C0F" w:rsidP="00DB267B">
            <w:pPr>
              <w:spacing w:after="120"/>
              <w:rPr>
                <w:sz w:val="20"/>
              </w:rPr>
            </w:pPr>
            <w:moveFrom w:id="1767" w:author="bmooney" w:date="2011-09-26T11:04:00Z">
              <w:r w:rsidDel="004F05FB">
                <w:rPr>
                  <w:sz w:val="20"/>
                </w:rPr>
                <w:t>Ordering</w:t>
              </w:r>
              <w:r w:rsidRPr="00DB267B" w:rsidDel="004F05FB">
                <w:rPr>
                  <w:sz w:val="20"/>
                </w:rPr>
                <w:t xml:space="preserve"> </w:t>
              </w:r>
              <w:r w:rsidR="0003275F" w:rsidRPr="00DB267B" w:rsidDel="004F05FB">
                <w:rPr>
                  <w:sz w:val="20"/>
                </w:rPr>
                <w:t>Physician Name</w:t>
              </w:r>
            </w:moveFrom>
          </w:p>
        </w:tc>
        <w:tc>
          <w:tcPr>
            <w:tcW w:w="1260" w:type="dxa"/>
          </w:tcPr>
          <w:p w14:paraId="16E4A267" w14:textId="0D2C0510" w:rsidR="00D90467" w:rsidRPr="00DB267B" w:rsidDel="004F05FB" w:rsidRDefault="00D90467" w:rsidP="00DB267B">
            <w:pPr>
              <w:spacing w:after="120"/>
              <w:rPr>
                <w:sz w:val="20"/>
              </w:rPr>
            </w:pPr>
          </w:p>
        </w:tc>
        <w:tc>
          <w:tcPr>
            <w:tcW w:w="1710" w:type="dxa"/>
          </w:tcPr>
          <w:p w14:paraId="16E4A268" w14:textId="6CCADCF3" w:rsidR="00D90467" w:rsidRPr="00DB267B" w:rsidDel="004F05FB" w:rsidRDefault="00D90467" w:rsidP="00DB267B">
            <w:pPr>
              <w:spacing w:after="120"/>
              <w:rPr>
                <w:sz w:val="20"/>
              </w:rPr>
            </w:pPr>
          </w:p>
        </w:tc>
        <w:tc>
          <w:tcPr>
            <w:tcW w:w="1350" w:type="dxa"/>
          </w:tcPr>
          <w:p w14:paraId="16E4A269" w14:textId="3D8B4193" w:rsidR="00D90467" w:rsidRPr="00DB267B" w:rsidDel="004F05FB" w:rsidRDefault="00D90467" w:rsidP="00DB267B">
            <w:pPr>
              <w:spacing w:after="120"/>
              <w:rPr>
                <w:sz w:val="20"/>
              </w:rPr>
            </w:pPr>
          </w:p>
        </w:tc>
      </w:tr>
      <w:tr w:rsidR="00D90467" w:rsidRPr="00DB267B" w:rsidDel="004F05FB" w14:paraId="16E4A270" w14:textId="6AF28392" w:rsidTr="009446BF">
        <w:tc>
          <w:tcPr>
            <w:tcW w:w="1080" w:type="dxa"/>
          </w:tcPr>
          <w:p w14:paraId="16E4A26B" w14:textId="451BDAF4" w:rsidR="00D90467" w:rsidRPr="00DB267B" w:rsidDel="004F05FB" w:rsidRDefault="00D90467" w:rsidP="00DB267B">
            <w:pPr>
              <w:spacing w:after="120"/>
              <w:rPr>
                <w:sz w:val="20"/>
              </w:rPr>
            </w:pPr>
          </w:p>
        </w:tc>
        <w:tc>
          <w:tcPr>
            <w:tcW w:w="3240" w:type="dxa"/>
          </w:tcPr>
          <w:p w14:paraId="16E4A26C" w14:textId="32FBFF2A" w:rsidR="00D90467" w:rsidRPr="00DB267B" w:rsidDel="004F05FB" w:rsidRDefault="00C63C0F" w:rsidP="00DB267B">
            <w:pPr>
              <w:spacing w:after="120"/>
              <w:rPr>
                <w:sz w:val="20"/>
              </w:rPr>
            </w:pPr>
            <w:moveFrom w:id="1768" w:author="bmooney" w:date="2011-09-26T11:04:00Z">
              <w:r w:rsidDel="004F05FB">
                <w:rPr>
                  <w:sz w:val="20"/>
                </w:rPr>
                <w:t>Ordering</w:t>
              </w:r>
              <w:r w:rsidRPr="00DB267B" w:rsidDel="004F05FB">
                <w:rPr>
                  <w:sz w:val="20"/>
                </w:rPr>
                <w:t xml:space="preserve"> </w:t>
              </w:r>
              <w:r w:rsidR="0003275F" w:rsidRPr="00DB267B" w:rsidDel="004F05FB">
                <w:rPr>
                  <w:sz w:val="20"/>
                </w:rPr>
                <w:t>Physician Identifier</w:t>
              </w:r>
            </w:moveFrom>
          </w:p>
        </w:tc>
        <w:tc>
          <w:tcPr>
            <w:tcW w:w="1260" w:type="dxa"/>
          </w:tcPr>
          <w:p w14:paraId="16E4A26D" w14:textId="0878C4F4" w:rsidR="00D90467" w:rsidRPr="00DB267B" w:rsidDel="004F05FB" w:rsidRDefault="00D90467" w:rsidP="00DB267B">
            <w:pPr>
              <w:spacing w:after="120"/>
              <w:rPr>
                <w:sz w:val="20"/>
              </w:rPr>
            </w:pPr>
          </w:p>
        </w:tc>
        <w:tc>
          <w:tcPr>
            <w:tcW w:w="1710" w:type="dxa"/>
          </w:tcPr>
          <w:p w14:paraId="16E4A26E" w14:textId="1C287E30" w:rsidR="00D90467" w:rsidRPr="00DB267B" w:rsidDel="004F05FB" w:rsidRDefault="00D90467" w:rsidP="00DB267B">
            <w:pPr>
              <w:spacing w:after="120"/>
              <w:rPr>
                <w:sz w:val="20"/>
              </w:rPr>
            </w:pPr>
          </w:p>
        </w:tc>
        <w:tc>
          <w:tcPr>
            <w:tcW w:w="1350" w:type="dxa"/>
          </w:tcPr>
          <w:p w14:paraId="16E4A26F" w14:textId="587DBE18" w:rsidR="00D90467" w:rsidRPr="00DB267B" w:rsidDel="004F05FB" w:rsidRDefault="00D90467" w:rsidP="00DB267B">
            <w:pPr>
              <w:spacing w:after="120"/>
              <w:rPr>
                <w:sz w:val="20"/>
              </w:rPr>
            </w:pPr>
          </w:p>
        </w:tc>
      </w:tr>
      <w:tr w:rsidR="00D90467" w:rsidRPr="00DB267B" w:rsidDel="004F05FB" w14:paraId="16E4A276" w14:textId="2F2441AB" w:rsidTr="009446BF">
        <w:tc>
          <w:tcPr>
            <w:tcW w:w="1080" w:type="dxa"/>
          </w:tcPr>
          <w:p w14:paraId="16E4A271" w14:textId="74AE649B" w:rsidR="00D90467" w:rsidRPr="00DB267B" w:rsidDel="004F05FB" w:rsidRDefault="00D90467" w:rsidP="00DB267B">
            <w:pPr>
              <w:spacing w:after="120"/>
              <w:rPr>
                <w:sz w:val="20"/>
              </w:rPr>
            </w:pPr>
          </w:p>
        </w:tc>
        <w:tc>
          <w:tcPr>
            <w:tcW w:w="3240" w:type="dxa"/>
          </w:tcPr>
          <w:p w14:paraId="16E4A272" w14:textId="34DBBABC" w:rsidR="00D90467" w:rsidRPr="00DB267B" w:rsidDel="004F05FB" w:rsidRDefault="00C63C0F" w:rsidP="00DB267B">
            <w:pPr>
              <w:spacing w:after="120"/>
              <w:rPr>
                <w:sz w:val="20"/>
              </w:rPr>
            </w:pPr>
            <w:moveFrom w:id="1769" w:author="bmooney" w:date="2011-09-26T11:04:00Z">
              <w:r w:rsidDel="004F05FB">
                <w:rPr>
                  <w:sz w:val="20"/>
                </w:rPr>
                <w:t>Ordering</w:t>
              </w:r>
              <w:r w:rsidRPr="00DB267B" w:rsidDel="004F05FB">
                <w:rPr>
                  <w:sz w:val="20"/>
                </w:rPr>
                <w:t xml:space="preserve"> </w:t>
              </w:r>
              <w:r w:rsidR="0003275F" w:rsidRPr="00DB267B" w:rsidDel="004F05FB">
                <w:rPr>
                  <w:sz w:val="20"/>
                </w:rPr>
                <w:t>Physician Address Phone</w:t>
              </w:r>
            </w:moveFrom>
          </w:p>
        </w:tc>
        <w:tc>
          <w:tcPr>
            <w:tcW w:w="1260" w:type="dxa"/>
          </w:tcPr>
          <w:p w14:paraId="16E4A273" w14:textId="6C977C8F" w:rsidR="00D90467" w:rsidRPr="00DB267B" w:rsidDel="004F05FB" w:rsidRDefault="00D90467" w:rsidP="00DB267B">
            <w:pPr>
              <w:spacing w:after="120"/>
              <w:rPr>
                <w:sz w:val="20"/>
              </w:rPr>
            </w:pPr>
          </w:p>
        </w:tc>
        <w:tc>
          <w:tcPr>
            <w:tcW w:w="1710" w:type="dxa"/>
          </w:tcPr>
          <w:p w14:paraId="16E4A274" w14:textId="0A9277FB" w:rsidR="00D90467" w:rsidRPr="00DB267B" w:rsidDel="004F05FB" w:rsidRDefault="00D90467" w:rsidP="00DB267B">
            <w:pPr>
              <w:spacing w:after="120"/>
              <w:rPr>
                <w:sz w:val="20"/>
              </w:rPr>
            </w:pPr>
          </w:p>
        </w:tc>
        <w:tc>
          <w:tcPr>
            <w:tcW w:w="1350" w:type="dxa"/>
          </w:tcPr>
          <w:p w14:paraId="16E4A275" w14:textId="30119F97" w:rsidR="00D90467" w:rsidRPr="00DB267B" w:rsidDel="004F05FB" w:rsidRDefault="00D90467" w:rsidP="00DB267B">
            <w:pPr>
              <w:spacing w:after="120"/>
              <w:rPr>
                <w:sz w:val="20"/>
              </w:rPr>
            </w:pPr>
          </w:p>
        </w:tc>
      </w:tr>
      <w:tr w:rsidR="00D90467" w:rsidRPr="00DB267B" w:rsidDel="004F05FB" w14:paraId="16E4A27C" w14:textId="01209411" w:rsidTr="009446BF">
        <w:tc>
          <w:tcPr>
            <w:tcW w:w="1080" w:type="dxa"/>
          </w:tcPr>
          <w:p w14:paraId="16E4A277" w14:textId="1CF8007C" w:rsidR="00D90467" w:rsidRPr="00DB267B" w:rsidDel="004F05FB" w:rsidRDefault="00D90467" w:rsidP="00DB267B">
            <w:pPr>
              <w:spacing w:after="120"/>
              <w:rPr>
                <w:sz w:val="20"/>
              </w:rPr>
            </w:pPr>
          </w:p>
        </w:tc>
        <w:tc>
          <w:tcPr>
            <w:tcW w:w="3240" w:type="dxa"/>
          </w:tcPr>
          <w:p w14:paraId="16E4A278" w14:textId="3D6284C8" w:rsidR="00D90467" w:rsidRPr="00DB267B" w:rsidDel="004F05FB" w:rsidRDefault="00C63C0F" w:rsidP="00DB267B">
            <w:pPr>
              <w:spacing w:after="120"/>
              <w:rPr>
                <w:sz w:val="20"/>
              </w:rPr>
            </w:pPr>
            <w:moveFrom w:id="1770" w:author="bmooney" w:date="2011-09-26T11:04:00Z">
              <w:r w:rsidDel="004F05FB">
                <w:rPr>
                  <w:sz w:val="20"/>
                </w:rPr>
                <w:t>Ordering</w:t>
              </w:r>
              <w:r w:rsidRPr="00DB267B" w:rsidDel="004F05FB">
                <w:rPr>
                  <w:sz w:val="20"/>
                </w:rPr>
                <w:t xml:space="preserve"> </w:t>
              </w:r>
              <w:r w:rsidR="0003275F" w:rsidRPr="00DB267B" w:rsidDel="004F05FB">
                <w:rPr>
                  <w:sz w:val="20"/>
                </w:rPr>
                <w:t>Physician Address</w:t>
              </w:r>
            </w:moveFrom>
          </w:p>
        </w:tc>
        <w:tc>
          <w:tcPr>
            <w:tcW w:w="1260" w:type="dxa"/>
          </w:tcPr>
          <w:p w14:paraId="16E4A279" w14:textId="078CC094" w:rsidR="00D90467" w:rsidRPr="00DB267B" w:rsidDel="004F05FB" w:rsidRDefault="00D90467" w:rsidP="00DB267B">
            <w:pPr>
              <w:spacing w:after="120"/>
              <w:rPr>
                <w:sz w:val="20"/>
              </w:rPr>
            </w:pPr>
          </w:p>
        </w:tc>
        <w:tc>
          <w:tcPr>
            <w:tcW w:w="1710" w:type="dxa"/>
          </w:tcPr>
          <w:p w14:paraId="16E4A27A" w14:textId="3DC4B207" w:rsidR="00D90467" w:rsidRPr="00DB267B" w:rsidDel="004F05FB" w:rsidRDefault="00D90467" w:rsidP="00DB267B">
            <w:pPr>
              <w:spacing w:after="120"/>
              <w:rPr>
                <w:sz w:val="20"/>
              </w:rPr>
            </w:pPr>
          </w:p>
        </w:tc>
        <w:tc>
          <w:tcPr>
            <w:tcW w:w="1350" w:type="dxa"/>
          </w:tcPr>
          <w:p w14:paraId="16E4A27B" w14:textId="3DEE7C3A" w:rsidR="00D90467" w:rsidRPr="00DB267B" w:rsidDel="004F05FB" w:rsidRDefault="00D90467" w:rsidP="00DB267B">
            <w:pPr>
              <w:spacing w:after="120"/>
              <w:rPr>
                <w:sz w:val="20"/>
              </w:rPr>
            </w:pPr>
          </w:p>
        </w:tc>
      </w:tr>
      <w:tr w:rsidR="00D90467" w:rsidRPr="00DB267B" w:rsidDel="004F05FB" w14:paraId="16E4A282" w14:textId="5D2BDA03" w:rsidTr="009446BF">
        <w:tc>
          <w:tcPr>
            <w:tcW w:w="1080" w:type="dxa"/>
          </w:tcPr>
          <w:p w14:paraId="16E4A27D" w14:textId="59DCFF3B" w:rsidR="00D90467" w:rsidRPr="00DB267B" w:rsidDel="004F05FB" w:rsidRDefault="00D90467" w:rsidP="00DB267B">
            <w:pPr>
              <w:spacing w:after="120"/>
              <w:rPr>
                <w:sz w:val="20"/>
              </w:rPr>
            </w:pPr>
          </w:p>
        </w:tc>
        <w:tc>
          <w:tcPr>
            <w:tcW w:w="3240" w:type="dxa"/>
          </w:tcPr>
          <w:p w14:paraId="16E4A27E" w14:textId="3BA0218A" w:rsidR="00D90467" w:rsidRPr="00DB267B" w:rsidDel="004F05FB" w:rsidRDefault="00C63C0F" w:rsidP="00DB267B">
            <w:pPr>
              <w:spacing w:after="120"/>
              <w:rPr>
                <w:sz w:val="20"/>
              </w:rPr>
            </w:pPr>
            <w:moveFrom w:id="1771" w:author="bmooney" w:date="2011-09-26T11:04:00Z">
              <w:r w:rsidDel="004F05FB">
                <w:rPr>
                  <w:sz w:val="20"/>
                </w:rPr>
                <w:t>Ordering</w:t>
              </w:r>
              <w:r w:rsidRPr="00DB267B" w:rsidDel="004F05FB">
                <w:rPr>
                  <w:sz w:val="20"/>
                </w:rPr>
                <w:t xml:space="preserve"> </w:t>
              </w:r>
              <w:r w:rsidR="0003275F" w:rsidRPr="00DB267B" w:rsidDel="004F05FB">
                <w:rPr>
                  <w:sz w:val="20"/>
                </w:rPr>
                <w:t>Physician Delivery</w:t>
              </w:r>
            </w:moveFrom>
          </w:p>
        </w:tc>
        <w:tc>
          <w:tcPr>
            <w:tcW w:w="1260" w:type="dxa"/>
          </w:tcPr>
          <w:p w14:paraId="16E4A27F" w14:textId="09337E28" w:rsidR="00D90467" w:rsidRPr="00DB267B" w:rsidDel="004F05FB" w:rsidRDefault="00D90467" w:rsidP="00DB267B">
            <w:pPr>
              <w:spacing w:after="120"/>
              <w:rPr>
                <w:sz w:val="20"/>
              </w:rPr>
            </w:pPr>
          </w:p>
        </w:tc>
        <w:tc>
          <w:tcPr>
            <w:tcW w:w="1710" w:type="dxa"/>
          </w:tcPr>
          <w:p w14:paraId="16E4A280" w14:textId="177B81E6" w:rsidR="00D90467" w:rsidRPr="00DB267B" w:rsidDel="004F05FB" w:rsidRDefault="00D90467" w:rsidP="00DB267B">
            <w:pPr>
              <w:spacing w:after="120"/>
              <w:rPr>
                <w:sz w:val="20"/>
              </w:rPr>
            </w:pPr>
          </w:p>
        </w:tc>
        <w:tc>
          <w:tcPr>
            <w:tcW w:w="1350" w:type="dxa"/>
          </w:tcPr>
          <w:p w14:paraId="16E4A281" w14:textId="78332553" w:rsidR="00D90467" w:rsidRPr="00DB267B" w:rsidDel="004F05FB" w:rsidRDefault="00D90467" w:rsidP="00DB267B">
            <w:pPr>
              <w:spacing w:after="120"/>
              <w:rPr>
                <w:sz w:val="20"/>
              </w:rPr>
            </w:pPr>
          </w:p>
        </w:tc>
      </w:tr>
      <w:tr w:rsidR="00D90467" w:rsidRPr="00DB267B" w:rsidDel="004F05FB" w14:paraId="16E4A288" w14:textId="0EBB0552" w:rsidTr="009446BF">
        <w:tc>
          <w:tcPr>
            <w:tcW w:w="1080" w:type="dxa"/>
          </w:tcPr>
          <w:p w14:paraId="16E4A283" w14:textId="76577E7A" w:rsidR="00D90467" w:rsidRPr="00DB267B" w:rsidDel="004F05FB" w:rsidRDefault="00D90467" w:rsidP="00DB267B">
            <w:pPr>
              <w:spacing w:after="120"/>
              <w:rPr>
                <w:sz w:val="20"/>
              </w:rPr>
            </w:pPr>
          </w:p>
        </w:tc>
        <w:tc>
          <w:tcPr>
            <w:tcW w:w="3240" w:type="dxa"/>
          </w:tcPr>
          <w:p w14:paraId="16E4A284" w14:textId="6ECFA4C9" w:rsidR="00D90467" w:rsidRPr="00DB267B" w:rsidDel="004F05FB" w:rsidRDefault="00C63C0F" w:rsidP="00DB267B">
            <w:pPr>
              <w:spacing w:after="120"/>
              <w:rPr>
                <w:sz w:val="20"/>
              </w:rPr>
            </w:pPr>
            <w:moveFrom w:id="1772" w:author="bmooney" w:date="2011-09-26T11:04:00Z">
              <w:r w:rsidDel="004F05FB">
                <w:rPr>
                  <w:sz w:val="20"/>
                </w:rPr>
                <w:t>Ordering</w:t>
              </w:r>
              <w:r w:rsidRPr="00DB267B" w:rsidDel="004F05FB">
                <w:rPr>
                  <w:sz w:val="20"/>
                </w:rPr>
                <w:t xml:space="preserve"> </w:t>
              </w:r>
              <w:r w:rsidR="0003275F" w:rsidRPr="00DB267B" w:rsidDel="004F05FB">
                <w:rPr>
                  <w:sz w:val="20"/>
                </w:rPr>
                <w:t>Physician Address Fax</w:t>
              </w:r>
            </w:moveFrom>
          </w:p>
        </w:tc>
        <w:tc>
          <w:tcPr>
            <w:tcW w:w="1260" w:type="dxa"/>
          </w:tcPr>
          <w:p w14:paraId="16E4A285" w14:textId="2EF1ADE7" w:rsidR="00D90467" w:rsidRPr="00DB267B" w:rsidDel="004F05FB" w:rsidRDefault="00D90467" w:rsidP="00DB267B">
            <w:pPr>
              <w:spacing w:after="120"/>
              <w:rPr>
                <w:sz w:val="20"/>
              </w:rPr>
            </w:pPr>
          </w:p>
        </w:tc>
        <w:tc>
          <w:tcPr>
            <w:tcW w:w="1710" w:type="dxa"/>
          </w:tcPr>
          <w:p w14:paraId="16E4A286" w14:textId="08A94C91" w:rsidR="00D90467" w:rsidRPr="00DB267B" w:rsidDel="004F05FB" w:rsidRDefault="00D90467" w:rsidP="00DB267B">
            <w:pPr>
              <w:spacing w:after="120"/>
              <w:rPr>
                <w:sz w:val="20"/>
              </w:rPr>
            </w:pPr>
          </w:p>
        </w:tc>
        <w:tc>
          <w:tcPr>
            <w:tcW w:w="1350" w:type="dxa"/>
          </w:tcPr>
          <w:p w14:paraId="16E4A287" w14:textId="61EAFB64" w:rsidR="00D90467" w:rsidRPr="00DB267B" w:rsidDel="004F05FB" w:rsidRDefault="00D90467" w:rsidP="00DB267B">
            <w:pPr>
              <w:spacing w:after="120"/>
              <w:rPr>
                <w:sz w:val="20"/>
              </w:rPr>
            </w:pPr>
          </w:p>
        </w:tc>
      </w:tr>
      <w:tr w:rsidR="00D90467" w:rsidRPr="00DB267B" w:rsidDel="004F05FB" w14:paraId="16E4A28E" w14:textId="0A2EEC7D" w:rsidTr="009446BF">
        <w:tc>
          <w:tcPr>
            <w:tcW w:w="1080" w:type="dxa"/>
          </w:tcPr>
          <w:p w14:paraId="16E4A289" w14:textId="37C7D409" w:rsidR="00D90467" w:rsidRPr="00DB267B" w:rsidDel="004F05FB" w:rsidRDefault="00D90467" w:rsidP="00DB267B">
            <w:pPr>
              <w:spacing w:after="120"/>
              <w:rPr>
                <w:sz w:val="20"/>
              </w:rPr>
            </w:pPr>
          </w:p>
        </w:tc>
        <w:tc>
          <w:tcPr>
            <w:tcW w:w="3240" w:type="dxa"/>
          </w:tcPr>
          <w:p w14:paraId="16E4A28A" w14:textId="79C9F9C0" w:rsidR="00D90467" w:rsidRPr="00DB267B" w:rsidDel="004F05FB" w:rsidRDefault="00C63C0F" w:rsidP="00DB267B">
            <w:pPr>
              <w:spacing w:after="120"/>
              <w:rPr>
                <w:sz w:val="20"/>
              </w:rPr>
            </w:pPr>
            <w:moveFrom w:id="1773" w:author="bmooney" w:date="2011-09-26T11:04:00Z">
              <w:r w:rsidDel="004F05FB">
                <w:rPr>
                  <w:sz w:val="20"/>
                </w:rPr>
                <w:t>Ordering</w:t>
              </w:r>
              <w:r w:rsidRPr="00DB267B" w:rsidDel="004F05FB">
                <w:rPr>
                  <w:sz w:val="20"/>
                </w:rPr>
                <w:t xml:space="preserve"> </w:t>
              </w:r>
              <w:r w:rsidR="0003275F" w:rsidRPr="00DB267B" w:rsidDel="004F05FB">
                <w:rPr>
                  <w:sz w:val="20"/>
                </w:rPr>
                <w:t>Physician Email</w:t>
              </w:r>
            </w:moveFrom>
          </w:p>
        </w:tc>
        <w:tc>
          <w:tcPr>
            <w:tcW w:w="1260" w:type="dxa"/>
          </w:tcPr>
          <w:p w14:paraId="16E4A28B" w14:textId="547F38C7" w:rsidR="00D90467" w:rsidRPr="00DB267B" w:rsidDel="004F05FB" w:rsidRDefault="00D90467" w:rsidP="00DB267B">
            <w:pPr>
              <w:spacing w:after="120"/>
              <w:rPr>
                <w:sz w:val="20"/>
              </w:rPr>
            </w:pPr>
          </w:p>
        </w:tc>
        <w:tc>
          <w:tcPr>
            <w:tcW w:w="1710" w:type="dxa"/>
          </w:tcPr>
          <w:p w14:paraId="16E4A28C" w14:textId="2FB21810" w:rsidR="00D90467" w:rsidRPr="00DB267B" w:rsidDel="004F05FB" w:rsidRDefault="00D90467" w:rsidP="00DB267B">
            <w:pPr>
              <w:spacing w:after="120"/>
              <w:rPr>
                <w:sz w:val="20"/>
              </w:rPr>
            </w:pPr>
          </w:p>
        </w:tc>
        <w:tc>
          <w:tcPr>
            <w:tcW w:w="1350" w:type="dxa"/>
          </w:tcPr>
          <w:p w14:paraId="16E4A28D" w14:textId="5E51FB9F" w:rsidR="00D90467" w:rsidRPr="00DB267B" w:rsidDel="004F05FB" w:rsidRDefault="00D90467" w:rsidP="00DB267B">
            <w:pPr>
              <w:spacing w:after="120"/>
              <w:rPr>
                <w:sz w:val="20"/>
              </w:rPr>
            </w:pPr>
          </w:p>
        </w:tc>
      </w:tr>
      <w:tr w:rsidR="00D90467" w:rsidRPr="00DB267B" w:rsidDel="004F05FB" w14:paraId="16E4A294" w14:textId="6AC287E5" w:rsidTr="009446BF">
        <w:tc>
          <w:tcPr>
            <w:tcW w:w="1080" w:type="dxa"/>
          </w:tcPr>
          <w:p w14:paraId="16E4A28F" w14:textId="45333633" w:rsidR="00D90467" w:rsidRPr="00DB267B" w:rsidDel="004F05FB" w:rsidRDefault="00D90467" w:rsidP="00DB267B">
            <w:pPr>
              <w:spacing w:after="120"/>
              <w:rPr>
                <w:sz w:val="20"/>
              </w:rPr>
            </w:pPr>
          </w:p>
        </w:tc>
        <w:tc>
          <w:tcPr>
            <w:tcW w:w="3240" w:type="dxa"/>
          </w:tcPr>
          <w:p w14:paraId="16E4A290" w14:textId="341AAFD1" w:rsidR="00D90467" w:rsidRPr="00DB267B" w:rsidDel="004F05FB" w:rsidRDefault="00C63C0F" w:rsidP="00DB267B">
            <w:pPr>
              <w:spacing w:after="120"/>
              <w:rPr>
                <w:sz w:val="20"/>
              </w:rPr>
            </w:pPr>
            <w:moveFrom w:id="1774" w:author="bmooney" w:date="2011-09-26T11:04:00Z">
              <w:r w:rsidDel="004F05FB">
                <w:rPr>
                  <w:sz w:val="20"/>
                </w:rPr>
                <w:t>Ordering</w:t>
              </w:r>
              <w:r w:rsidRPr="00DB267B" w:rsidDel="004F05FB">
                <w:rPr>
                  <w:sz w:val="20"/>
                </w:rPr>
                <w:t xml:space="preserve"> </w:t>
              </w:r>
              <w:r w:rsidR="0003275F" w:rsidRPr="00DB267B" w:rsidDel="004F05FB">
                <w:rPr>
                  <w:sz w:val="20"/>
                </w:rPr>
                <w:t>Physician Contact Name</w:t>
              </w:r>
            </w:moveFrom>
          </w:p>
        </w:tc>
        <w:tc>
          <w:tcPr>
            <w:tcW w:w="1260" w:type="dxa"/>
          </w:tcPr>
          <w:p w14:paraId="16E4A291" w14:textId="7ED7B3E6" w:rsidR="00D90467" w:rsidRPr="00DB267B" w:rsidDel="004F05FB" w:rsidRDefault="00D90467" w:rsidP="00DB267B">
            <w:pPr>
              <w:spacing w:after="120"/>
              <w:rPr>
                <w:sz w:val="20"/>
              </w:rPr>
            </w:pPr>
          </w:p>
        </w:tc>
        <w:tc>
          <w:tcPr>
            <w:tcW w:w="1710" w:type="dxa"/>
          </w:tcPr>
          <w:p w14:paraId="16E4A292" w14:textId="341D69A1" w:rsidR="00D90467" w:rsidRPr="00DB267B" w:rsidDel="004F05FB" w:rsidRDefault="00D90467" w:rsidP="00DB267B">
            <w:pPr>
              <w:spacing w:after="120"/>
              <w:rPr>
                <w:sz w:val="20"/>
              </w:rPr>
            </w:pPr>
          </w:p>
        </w:tc>
        <w:tc>
          <w:tcPr>
            <w:tcW w:w="1350" w:type="dxa"/>
          </w:tcPr>
          <w:p w14:paraId="16E4A293" w14:textId="676A0EB1" w:rsidR="00D90467" w:rsidRPr="00DB267B" w:rsidDel="004F05FB" w:rsidRDefault="00D90467" w:rsidP="00DB267B">
            <w:pPr>
              <w:spacing w:after="120"/>
              <w:rPr>
                <w:sz w:val="20"/>
              </w:rPr>
            </w:pPr>
          </w:p>
        </w:tc>
      </w:tr>
      <w:tr w:rsidR="0003275F" w:rsidRPr="00DB267B" w:rsidDel="004F05FB" w14:paraId="16E4A29A" w14:textId="1BB7B65F" w:rsidTr="009446BF">
        <w:tc>
          <w:tcPr>
            <w:tcW w:w="1080" w:type="dxa"/>
          </w:tcPr>
          <w:p w14:paraId="16E4A295" w14:textId="43E4561A" w:rsidR="0003275F" w:rsidRPr="00DB267B" w:rsidDel="004F05FB" w:rsidRDefault="0003275F" w:rsidP="00DB267B">
            <w:pPr>
              <w:spacing w:after="120"/>
              <w:rPr>
                <w:sz w:val="20"/>
              </w:rPr>
            </w:pPr>
          </w:p>
        </w:tc>
        <w:tc>
          <w:tcPr>
            <w:tcW w:w="3240" w:type="dxa"/>
          </w:tcPr>
          <w:p w14:paraId="16E4A296" w14:textId="29C7EB3A" w:rsidR="0003275F" w:rsidRPr="00DB267B" w:rsidDel="004F05FB" w:rsidRDefault="0003275F" w:rsidP="00DB267B">
            <w:pPr>
              <w:spacing w:after="120"/>
              <w:rPr>
                <w:sz w:val="20"/>
              </w:rPr>
            </w:pPr>
            <w:moveFrom w:id="1775" w:author="bmooney" w:date="2011-09-26T11:04:00Z">
              <w:r w:rsidRPr="00DB267B" w:rsidDel="004F05FB">
                <w:rPr>
                  <w:sz w:val="20"/>
                </w:rPr>
                <w:t>Additional Physician Name</w:t>
              </w:r>
            </w:moveFrom>
          </w:p>
        </w:tc>
        <w:tc>
          <w:tcPr>
            <w:tcW w:w="1260" w:type="dxa"/>
          </w:tcPr>
          <w:p w14:paraId="16E4A297" w14:textId="7597EA5B" w:rsidR="0003275F" w:rsidRPr="00DB267B" w:rsidDel="004F05FB" w:rsidRDefault="0003275F" w:rsidP="00DB267B">
            <w:pPr>
              <w:spacing w:after="120"/>
              <w:rPr>
                <w:sz w:val="20"/>
              </w:rPr>
            </w:pPr>
          </w:p>
        </w:tc>
        <w:tc>
          <w:tcPr>
            <w:tcW w:w="1710" w:type="dxa"/>
          </w:tcPr>
          <w:p w14:paraId="16E4A298" w14:textId="6006A08A" w:rsidR="0003275F" w:rsidRPr="00DB267B" w:rsidDel="004F05FB" w:rsidRDefault="0003275F" w:rsidP="00DB267B">
            <w:pPr>
              <w:spacing w:after="120"/>
              <w:rPr>
                <w:sz w:val="20"/>
              </w:rPr>
            </w:pPr>
          </w:p>
        </w:tc>
        <w:tc>
          <w:tcPr>
            <w:tcW w:w="1350" w:type="dxa"/>
          </w:tcPr>
          <w:p w14:paraId="16E4A299" w14:textId="7949B528" w:rsidR="0003275F" w:rsidRPr="00DB267B" w:rsidDel="004F05FB" w:rsidRDefault="0003275F" w:rsidP="00DB267B">
            <w:pPr>
              <w:spacing w:after="120"/>
              <w:rPr>
                <w:sz w:val="20"/>
              </w:rPr>
            </w:pPr>
          </w:p>
        </w:tc>
      </w:tr>
      <w:tr w:rsidR="0003275F" w:rsidRPr="00DB267B" w:rsidDel="004F05FB" w14:paraId="16E4A2A0" w14:textId="0017AE4D" w:rsidTr="009446BF">
        <w:tc>
          <w:tcPr>
            <w:tcW w:w="1080" w:type="dxa"/>
          </w:tcPr>
          <w:p w14:paraId="16E4A29B" w14:textId="71DC1122" w:rsidR="0003275F" w:rsidRPr="00DB267B" w:rsidDel="004F05FB" w:rsidRDefault="0003275F" w:rsidP="00DB267B">
            <w:pPr>
              <w:spacing w:after="120"/>
              <w:rPr>
                <w:sz w:val="20"/>
              </w:rPr>
            </w:pPr>
          </w:p>
        </w:tc>
        <w:tc>
          <w:tcPr>
            <w:tcW w:w="3240" w:type="dxa"/>
          </w:tcPr>
          <w:p w14:paraId="16E4A29C" w14:textId="228A2F27" w:rsidR="0003275F" w:rsidRPr="00DB267B" w:rsidDel="004F05FB" w:rsidRDefault="0003275F" w:rsidP="00DB267B">
            <w:pPr>
              <w:spacing w:after="120"/>
              <w:rPr>
                <w:sz w:val="20"/>
              </w:rPr>
            </w:pPr>
            <w:moveFrom w:id="1776" w:author="bmooney" w:date="2011-09-26T11:04:00Z">
              <w:r w:rsidRPr="00DB267B" w:rsidDel="004F05FB">
                <w:rPr>
                  <w:sz w:val="20"/>
                </w:rPr>
                <w:t>Additional Physician Identifier</w:t>
              </w:r>
            </w:moveFrom>
          </w:p>
        </w:tc>
        <w:tc>
          <w:tcPr>
            <w:tcW w:w="1260" w:type="dxa"/>
          </w:tcPr>
          <w:p w14:paraId="16E4A29D" w14:textId="2A3FB0EE" w:rsidR="0003275F" w:rsidRPr="00DB267B" w:rsidDel="004F05FB" w:rsidRDefault="0003275F" w:rsidP="00DB267B">
            <w:pPr>
              <w:spacing w:after="120"/>
              <w:rPr>
                <w:sz w:val="20"/>
              </w:rPr>
            </w:pPr>
          </w:p>
        </w:tc>
        <w:tc>
          <w:tcPr>
            <w:tcW w:w="1710" w:type="dxa"/>
          </w:tcPr>
          <w:p w14:paraId="16E4A29E" w14:textId="6873520E" w:rsidR="0003275F" w:rsidRPr="00DB267B" w:rsidDel="004F05FB" w:rsidRDefault="0003275F" w:rsidP="00DB267B">
            <w:pPr>
              <w:spacing w:after="120"/>
              <w:rPr>
                <w:sz w:val="20"/>
              </w:rPr>
            </w:pPr>
          </w:p>
        </w:tc>
        <w:tc>
          <w:tcPr>
            <w:tcW w:w="1350" w:type="dxa"/>
          </w:tcPr>
          <w:p w14:paraId="16E4A29F" w14:textId="2B1FDABF" w:rsidR="0003275F" w:rsidRPr="00DB267B" w:rsidDel="004F05FB" w:rsidRDefault="0003275F" w:rsidP="00DB267B">
            <w:pPr>
              <w:spacing w:after="120"/>
              <w:rPr>
                <w:sz w:val="20"/>
              </w:rPr>
            </w:pPr>
          </w:p>
        </w:tc>
      </w:tr>
      <w:tr w:rsidR="0003275F" w:rsidRPr="00DB267B" w:rsidDel="004F05FB" w14:paraId="16E4A2A6" w14:textId="133E160A" w:rsidTr="009446BF">
        <w:tc>
          <w:tcPr>
            <w:tcW w:w="1080" w:type="dxa"/>
          </w:tcPr>
          <w:p w14:paraId="16E4A2A1" w14:textId="27867C71" w:rsidR="0003275F" w:rsidRPr="00DB267B" w:rsidDel="004F05FB" w:rsidRDefault="0003275F" w:rsidP="00DB267B">
            <w:pPr>
              <w:spacing w:after="120"/>
              <w:rPr>
                <w:sz w:val="20"/>
              </w:rPr>
            </w:pPr>
          </w:p>
        </w:tc>
        <w:tc>
          <w:tcPr>
            <w:tcW w:w="3240" w:type="dxa"/>
          </w:tcPr>
          <w:p w14:paraId="16E4A2A2" w14:textId="6D60C4EE" w:rsidR="0003275F" w:rsidRPr="00DB267B" w:rsidDel="004F05FB" w:rsidRDefault="0003275F" w:rsidP="00DB267B">
            <w:pPr>
              <w:spacing w:after="120"/>
              <w:rPr>
                <w:sz w:val="20"/>
              </w:rPr>
            </w:pPr>
            <w:moveFrom w:id="1777" w:author="bmooney" w:date="2011-09-26T11:04:00Z">
              <w:r w:rsidRPr="00DB267B" w:rsidDel="004F05FB">
                <w:rPr>
                  <w:sz w:val="20"/>
                </w:rPr>
                <w:t>Additional Physician Address Phone</w:t>
              </w:r>
            </w:moveFrom>
          </w:p>
        </w:tc>
        <w:tc>
          <w:tcPr>
            <w:tcW w:w="1260" w:type="dxa"/>
          </w:tcPr>
          <w:p w14:paraId="16E4A2A3" w14:textId="346FC9AF" w:rsidR="0003275F" w:rsidRPr="00DB267B" w:rsidDel="004F05FB" w:rsidRDefault="0003275F" w:rsidP="00DB267B">
            <w:pPr>
              <w:spacing w:after="120"/>
              <w:rPr>
                <w:sz w:val="20"/>
              </w:rPr>
            </w:pPr>
          </w:p>
        </w:tc>
        <w:tc>
          <w:tcPr>
            <w:tcW w:w="1710" w:type="dxa"/>
          </w:tcPr>
          <w:p w14:paraId="16E4A2A4" w14:textId="3F9915B7" w:rsidR="0003275F" w:rsidRPr="00DB267B" w:rsidDel="004F05FB" w:rsidRDefault="0003275F" w:rsidP="00DB267B">
            <w:pPr>
              <w:spacing w:after="120"/>
              <w:rPr>
                <w:sz w:val="20"/>
              </w:rPr>
            </w:pPr>
          </w:p>
        </w:tc>
        <w:tc>
          <w:tcPr>
            <w:tcW w:w="1350" w:type="dxa"/>
          </w:tcPr>
          <w:p w14:paraId="16E4A2A5" w14:textId="6EE2F0D5" w:rsidR="0003275F" w:rsidRPr="00DB267B" w:rsidDel="004F05FB" w:rsidRDefault="0003275F" w:rsidP="00DB267B">
            <w:pPr>
              <w:spacing w:after="120"/>
              <w:rPr>
                <w:sz w:val="20"/>
              </w:rPr>
            </w:pPr>
          </w:p>
        </w:tc>
      </w:tr>
      <w:tr w:rsidR="0003275F" w:rsidRPr="00DB267B" w:rsidDel="004F05FB" w14:paraId="16E4A2AC" w14:textId="481C8146" w:rsidTr="009446BF">
        <w:tc>
          <w:tcPr>
            <w:tcW w:w="1080" w:type="dxa"/>
          </w:tcPr>
          <w:p w14:paraId="16E4A2A7" w14:textId="4FE03E72" w:rsidR="0003275F" w:rsidRPr="00DB267B" w:rsidDel="004F05FB" w:rsidRDefault="0003275F" w:rsidP="00DB267B">
            <w:pPr>
              <w:spacing w:after="120"/>
              <w:rPr>
                <w:sz w:val="20"/>
              </w:rPr>
            </w:pPr>
          </w:p>
        </w:tc>
        <w:tc>
          <w:tcPr>
            <w:tcW w:w="3240" w:type="dxa"/>
          </w:tcPr>
          <w:p w14:paraId="16E4A2A8" w14:textId="68C879D2" w:rsidR="0003275F" w:rsidRPr="00DB267B" w:rsidDel="004F05FB" w:rsidRDefault="0003275F" w:rsidP="00DB267B">
            <w:pPr>
              <w:spacing w:after="120"/>
              <w:rPr>
                <w:sz w:val="20"/>
              </w:rPr>
            </w:pPr>
            <w:moveFrom w:id="1778" w:author="bmooney" w:date="2011-09-26T11:04:00Z">
              <w:r w:rsidRPr="00DB267B" w:rsidDel="004F05FB">
                <w:rPr>
                  <w:sz w:val="20"/>
                </w:rPr>
                <w:t>Additional Physician Address</w:t>
              </w:r>
            </w:moveFrom>
          </w:p>
        </w:tc>
        <w:tc>
          <w:tcPr>
            <w:tcW w:w="1260" w:type="dxa"/>
          </w:tcPr>
          <w:p w14:paraId="16E4A2A9" w14:textId="6DF66865" w:rsidR="0003275F" w:rsidRPr="00DB267B" w:rsidDel="004F05FB" w:rsidRDefault="0003275F" w:rsidP="00DB267B">
            <w:pPr>
              <w:spacing w:after="120"/>
              <w:rPr>
                <w:sz w:val="20"/>
              </w:rPr>
            </w:pPr>
          </w:p>
        </w:tc>
        <w:tc>
          <w:tcPr>
            <w:tcW w:w="1710" w:type="dxa"/>
          </w:tcPr>
          <w:p w14:paraId="16E4A2AA" w14:textId="210FD53E" w:rsidR="0003275F" w:rsidRPr="00DB267B" w:rsidDel="004F05FB" w:rsidRDefault="0003275F" w:rsidP="00DB267B">
            <w:pPr>
              <w:spacing w:after="120"/>
              <w:rPr>
                <w:sz w:val="20"/>
              </w:rPr>
            </w:pPr>
          </w:p>
        </w:tc>
        <w:tc>
          <w:tcPr>
            <w:tcW w:w="1350" w:type="dxa"/>
          </w:tcPr>
          <w:p w14:paraId="16E4A2AB" w14:textId="77746A3C" w:rsidR="0003275F" w:rsidRPr="00DB267B" w:rsidDel="004F05FB" w:rsidRDefault="0003275F" w:rsidP="00DB267B">
            <w:pPr>
              <w:spacing w:after="120"/>
              <w:rPr>
                <w:sz w:val="20"/>
              </w:rPr>
            </w:pPr>
          </w:p>
        </w:tc>
      </w:tr>
      <w:tr w:rsidR="0003275F" w:rsidRPr="00DB267B" w:rsidDel="004F05FB" w14:paraId="16E4A2B2" w14:textId="0AFC4AE0" w:rsidTr="009446BF">
        <w:tc>
          <w:tcPr>
            <w:tcW w:w="1080" w:type="dxa"/>
          </w:tcPr>
          <w:p w14:paraId="16E4A2AD" w14:textId="08982F7A" w:rsidR="0003275F" w:rsidRPr="00DB267B" w:rsidDel="004F05FB" w:rsidRDefault="0003275F" w:rsidP="00DB267B">
            <w:pPr>
              <w:spacing w:after="120"/>
              <w:rPr>
                <w:sz w:val="20"/>
              </w:rPr>
            </w:pPr>
          </w:p>
        </w:tc>
        <w:tc>
          <w:tcPr>
            <w:tcW w:w="3240" w:type="dxa"/>
          </w:tcPr>
          <w:p w14:paraId="16E4A2AE" w14:textId="51621504" w:rsidR="0003275F" w:rsidRPr="00DB267B" w:rsidDel="004F05FB" w:rsidRDefault="0003275F" w:rsidP="00DB267B">
            <w:pPr>
              <w:spacing w:after="120"/>
              <w:rPr>
                <w:sz w:val="20"/>
              </w:rPr>
            </w:pPr>
            <w:moveFrom w:id="1779" w:author="bmooney" w:date="2011-09-26T11:04:00Z">
              <w:r w:rsidRPr="00DB267B" w:rsidDel="004F05FB">
                <w:rPr>
                  <w:sz w:val="20"/>
                </w:rPr>
                <w:t>Additional Physician Delivery</w:t>
              </w:r>
            </w:moveFrom>
          </w:p>
        </w:tc>
        <w:tc>
          <w:tcPr>
            <w:tcW w:w="1260" w:type="dxa"/>
          </w:tcPr>
          <w:p w14:paraId="16E4A2AF" w14:textId="3ACD0F0C" w:rsidR="0003275F" w:rsidRPr="00DB267B" w:rsidDel="004F05FB" w:rsidRDefault="0003275F" w:rsidP="00DB267B">
            <w:pPr>
              <w:spacing w:after="120"/>
              <w:rPr>
                <w:sz w:val="20"/>
              </w:rPr>
            </w:pPr>
          </w:p>
        </w:tc>
        <w:tc>
          <w:tcPr>
            <w:tcW w:w="1710" w:type="dxa"/>
          </w:tcPr>
          <w:p w14:paraId="16E4A2B0" w14:textId="67C71BF8" w:rsidR="0003275F" w:rsidRPr="00DB267B" w:rsidDel="004F05FB" w:rsidRDefault="0003275F" w:rsidP="00DB267B">
            <w:pPr>
              <w:spacing w:after="120"/>
              <w:rPr>
                <w:sz w:val="20"/>
              </w:rPr>
            </w:pPr>
          </w:p>
        </w:tc>
        <w:tc>
          <w:tcPr>
            <w:tcW w:w="1350" w:type="dxa"/>
          </w:tcPr>
          <w:p w14:paraId="16E4A2B1" w14:textId="5C88E66A" w:rsidR="0003275F" w:rsidRPr="00DB267B" w:rsidDel="004F05FB" w:rsidRDefault="0003275F" w:rsidP="00DB267B">
            <w:pPr>
              <w:spacing w:after="120"/>
              <w:rPr>
                <w:sz w:val="20"/>
              </w:rPr>
            </w:pPr>
          </w:p>
        </w:tc>
      </w:tr>
      <w:tr w:rsidR="0003275F" w:rsidRPr="00DB267B" w:rsidDel="004F05FB" w14:paraId="16E4A2B8" w14:textId="19CDC873" w:rsidTr="009446BF">
        <w:tc>
          <w:tcPr>
            <w:tcW w:w="1080" w:type="dxa"/>
          </w:tcPr>
          <w:p w14:paraId="16E4A2B3" w14:textId="0BD1291A" w:rsidR="0003275F" w:rsidRPr="00DB267B" w:rsidDel="004F05FB" w:rsidRDefault="0003275F" w:rsidP="00DB267B">
            <w:pPr>
              <w:spacing w:after="120"/>
              <w:rPr>
                <w:sz w:val="20"/>
              </w:rPr>
            </w:pPr>
          </w:p>
        </w:tc>
        <w:tc>
          <w:tcPr>
            <w:tcW w:w="3240" w:type="dxa"/>
          </w:tcPr>
          <w:p w14:paraId="16E4A2B4" w14:textId="31A168C2" w:rsidR="0003275F" w:rsidRPr="00DB267B" w:rsidDel="004F05FB" w:rsidRDefault="0003275F" w:rsidP="00DB267B">
            <w:pPr>
              <w:spacing w:after="120"/>
              <w:rPr>
                <w:sz w:val="20"/>
              </w:rPr>
            </w:pPr>
            <w:moveFrom w:id="1780" w:author="bmooney" w:date="2011-09-26T11:04:00Z">
              <w:r w:rsidRPr="00DB267B" w:rsidDel="004F05FB">
                <w:rPr>
                  <w:sz w:val="20"/>
                </w:rPr>
                <w:t>Additional Physician Address Fax</w:t>
              </w:r>
            </w:moveFrom>
          </w:p>
        </w:tc>
        <w:tc>
          <w:tcPr>
            <w:tcW w:w="1260" w:type="dxa"/>
          </w:tcPr>
          <w:p w14:paraId="16E4A2B5" w14:textId="183CB405" w:rsidR="0003275F" w:rsidRPr="00DB267B" w:rsidDel="004F05FB" w:rsidRDefault="0003275F" w:rsidP="00DB267B">
            <w:pPr>
              <w:spacing w:after="120"/>
              <w:rPr>
                <w:sz w:val="20"/>
              </w:rPr>
            </w:pPr>
          </w:p>
        </w:tc>
        <w:tc>
          <w:tcPr>
            <w:tcW w:w="1710" w:type="dxa"/>
          </w:tcPr>
          <w:p w14:paraId="16E4A2B6" w14:textId="6BD2D99D" w:rsidR="0003275F" w:rsidRPr="00DB267B" w:rsidDel="004F05FB" w:rsidRDefault="0003275F" w:rsidP="00DB267B">
            <w:pPr>
              <w:spacing w:after="120"/>
              <w:rPr>
                <w:sz w:val="20"/>
              </w:rPr>
            </w:pPr>
          </w:p>
        </w:tc>
        <w:tc>
          <w:tcPr>
            <w:tcW w:w="1350" w:type="dxa"/>
          </w:tcPr>
          <w:p w14:paraId="16E4A2B7" w14:textId="12F345E9" w:rsidR="0003275F" w:rsidRPr="00DB267B" w:rsidDel="004F05FB" w:rsidRDefault="0003275F" w:rsidP="00DB267B">
            <w:pPr>
              <w:spacing w:after="120"/>
              <w:rPr>
                <w:sz w:val="20"/>
              </w:rPr>
            </w:pPr>
          </w:p>
        </w:tc>
      </w:tr>
      <w:tr w:rsidR="0003275F" w:rsidRPr="00DB267B" w:rsidDel="004F05FB" w14:paraId="16E4A2BE" w14:textId="7FB3067A" w:rsidTr="009446BF">
        <w:tc>
          <w:tcPr>
            <w:tcW w:w="1080" w:type="dxa"/>
          </w:tcPr>
          <w:p w14:paraId="16E4A2B9" w14:textId="068F9E3A" w:rsidR="0003275F" w:rsidRPr="00DB267B" w:rsidDel="004F05FB" w:rsidRDefault="0003275F" w:rsidP="00DB267B">
            <w:pPr>
              <w:spacing w:after="120"/>
              <w:rPr>
                <w:sz w:val="20"/>
              </w:rPr>
            </w:pPr>
          </w:p>
        </w:tc>
        <w:tc>
          <w:tcPr>
            <w:tcW w:w="3240" w:type="dxa"/>
          </w:tcPr>
          <w:p w14:paraId="16E4A2BA" w14:textId="4EB5BE42" w:rsidR="0003275F" w:rsidRPr="00DB267B" w:rsidDel="004F05FB" w:rsidRDefault="0003275F" w:rsidP="00DB267B">
            <w:pPr>
              <w:spacing w:after="120"/>
              <w:rPr>
                <w:sz w:val="20"/>
              </w:rPr>
            </w:pPr>
            <w:moveFrom w:id="1781" w:author="bmooney" w:date="2011-09-26T11:04:00Z">
              <w:r w:rsidRPr="00DB267B" w:rsidDel="004F05FB">
                <w:rPr>
                  <w:sz w:val="20"/>
                </w:rPr>
                <w:t>Additional Physician Email</w:t>
              </w:r>
            </w:moveFrom>
          </w:p>
        </w:tc>
        <w:tc>
          <w:tcPr>
            <w:tcW w:w="1260" w:type="dxa"/>
          </w:tcPr>
          <w:p w14:paraId="16E4A2BB" w14:textId="2D50C3BE" w:rsidR="0003275F" w:rsidRPr="00DB267B" w:rsidDel="004F05FB" w:rsidRDefault="0003275F" w:rsidP="00DB267B">
            <w:pPr>
              <w:spacing w:after="120"/>
              <w:rPr>
                <w:sz w:val="20"/>
              </w:rPr>
            </w:pPr>
          </w:p>
        </w:tc>
        <w:tc>
          <w:tcPr>
            <w:tcW w:w="1710" w:type="dxa"/>
          </w:tcPr>
          <w:p w14:paraId="16E4A2BC" w14:textId="0E721ABB" w:rsidR="0003275F" w:rsidRPr="00DB267B" w:rsidDel="004F05FB" w:rsidRDefault="0003275F" w:rsidP="00DB267B">
            <w:pPr>
              <w:spacing w:after="120"/>
              <w:rPr>
                <w:sz w:val="20"/>
              </w:rPr>
            </w:pPr>
          </w:p>
        </w:tc>
        <w:tc>
          <w:tcPr>
            <w:tcW w:w="1350" w:type="dxa"/>
          </w:tcPr>
          <w:p w14:paraId="16E4A2BD" w14:textId="4A782F15" w:rsidR="0003275F" w:rsidRPr="00DB267B" w:rsidDel="004F05FB" w:rsidRDefault="0003275F" w:rsidP="00DB267B">
            <w:pPr>
              <w:spacing w:after="120"/>
              <w:rPr>
                <w:sz w:val="20"/>
              </w:rPr>
            </w:pPr>
          </w:p>
        </w:tc>
      </w:tr>
    </w:tbl>
    <w:p w14:paraId="63908DF8" w14:textId="3BA35C54" w:rsidR="008C0D16" w:rsidRDefault="008C0D16" w:rsidP="009446BF">
      <w:pPr>
        <w:pStyle w:val="Heading3"/>
        <w:rPr>
          <w:ins w:id="1782" w:author="bmooney" w:date="2011-10-12T10:07:00Z"/>
        </w:rPr>
      </w:pPr>
      <w:bookmarkStart w:id="1783" w:name="_Toc270940861"/>
      <w:bookmarkStart w:id="1784" w:name="_Toc248042324"/>
      <w:bookmarkStart w:id="1785" w:name="_Toc270946259"/>
      <w:bookmarkStart w:id="1786" w:name="_Toc278358728"/>
      <w:bookmarkStart w:id="1787" w:name="_Toc295735805"/>
      <w:bookmarkEnd w:id="1783"/>
      <w:moveFromRangeEnd w:id="1759"/>
      <w:ins w:id="1788" w:author="bmooney" w:date="2011-09-26T10:37:00Z">
        <w:r>
          <w:t>Ordering tab</w:t>
        </w:r>
      </w:ins>
    </w:p>
    <w:p w14:paraId="5E0668F4" w14:textId="4C8D3DA1" w:rsidR="004E7F51" w:rsidRPr="004E7F51" w:rsidRDefault="004E7F51" w:rsidP="004E7F51">
      <w:pPr>
        <w:pStyle w:val="Body3"/>
        <w:rPr>
          <w:ins w:id="1789" w:author="bmooney" w:date="2011-09-26T10:38:00Z"/>
        </w:rPr>
        <w:pPrChange w:id="1790" w:author="bmooney" w:date="2011-10-12T10:07:00Z">
          <w:pPr>
            <w:pStyle w:val="Heading3"/>
          </w:pPr>
        </w:pPrChange>
      </w:pPr>
      <w:ins w:id="1791" w:author="bmooney" w:date="2011-10-12T10:07:00Z">
        <w:r>
          <w:t>Note that the Address and Owner fields</w:t>
        </w:r>
      </w:ins>
      <w:ins w:id="1792" w:author="bmooney" w:date="2011-10-12T10:08:00Z">
        <w:r>
          <w:t xml:space="preserve"> (FR-2057, FR-2058)</w:t>
        </w:r>
      </w:ins>
      <w:ins w:id="1793" w:author="bmooney" w:date="2011-10-12T10:07:00Z">
        <w:r>
          <w:t xml:space="preserve"> are future requirements</w:t>
        </w:r>
      </w:ins>
      <w:ins w:id="1794" w:author="bmooney" w:date="2011-10-12T10:08:00Z">
        <w:r>
          <w:t>. These will be implemented</w:t>
        </w:r>
      </w:ins>
      <w:ins w:id="1795" w:author="bmooney" w:date="2011-10-12T10:07:00Z">
        <w:r>
          <w:t xml:space="preserve"> in conjunction </w:t>
        </w:r>
      </w:ins>
      <w:ins w:id="1796" w:author="bmooney" w:date="2011-10-12T10:26:00Z">
        <w:r w:rsidR="008C36A6">
          <w:t xml:space="preserve">with </w:t>
        </w:r>
      </w:ins>
      <w:ins w:id="1797" w:author="bmooney" w:date="2011-10-12T10:07:00Z">
        <w:r>
          <w:t>the territory alignment release</w:t>
        </w:r>
      </w:ins>
      <w:ins w:id="1798" w:author="bmooney" w:date="2011-10-12T10:08:00Z">
        <w:r>
          <w:t xml:space="preserve"> (</w:t>
        </w:r>
        <w:proofErr w:type="spellStart"/>
        <w:r>
          <w:t>Vandadium</w:t>
        </w:r>
        <w:proofErr w:type="spellEnd"/>
        <w:r>
          <w:t>)</w:t>
        </w:r>
      </w:ins>
      <w:ins w:id="1799" w:author="bmooney" w:date="2011-10-12T10:07:00Z">
        <w:r>
          <w:t xml:space="preserve">. </w:t>
        </w:r>
      </w:ins>
    </w:p>
    <w:p w14:paraId="0519D850" w14:textId="7ABCFD6E" w:rsidR="008C0D16" w:rsidRDefault="006E41CD">
      <w:pPr>
        <w:pStyle w:val="Body3"/>
        <w:rPr>
          <w:ins w:id="1800" w:author="bmooney" w:date="2011-09-26T10:57:00Z"/>
        </w:rPr>
        <w:pPrChange w:id="1801" w:author="bmooney" w:date="2011-09-26T10:38:00Z">
          <w:pPr>
            <w:pStyle w:val="Heading3"/>
          </w:pPr>
        </w:pPrChange>
      </w:pPr>
      <w:ins w:id="1802" w:author="bmooney" w:date="2011-09-26T10:57:00Z">
        <w:r w:rsidRPr="004E7F51">
          <w:rPr>
            <w:noProof/>
          </w:rPr>
          <w:drawing>
            <wp:inline distT="0" distB="0" distL="0" distR="0" wp14:anchorId="6E317440" wp14:editId="698A950C">
              <wp:extent cx="5934710" cy="2605405"/>
              <wp:effectExtent l="0" t="0" r="889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710" cy="2605405"/>
                      </a:xfrm>
                      <a:prstGeom prst="rect">
                        <a:avLst/>
                      </a:prstGeom>
                      <a:noFill/>
                      <a:ln>
                        <a:noFill/>
                      </a:ln>
                    </pic:spPr>
                  </pic:pic>
                </a:graphicData>
              </a:graphic>
            </wp:inline>
          </w:drawing>
        </w:r>
      </w:ins>
    </w:p>
    <w:p w14:paraId="4D5C494F" w14:textId="1143CE95" w:rsidR="00D858AE" w:rsidRPr="00D858AE" w:rsidRDefault="00D858AE">
      <w:pPr>
        <w:ind w:left="720"/>
        <w:rPr>
          <w:ins w:id="1803" w:author="bmooney" w:date="2011-09-26T11:24:00Z"/>
          <w:sz w:val="20"/>
          <w:rPrChange w:id="1804" w:author="bmooney" w:date="2011-09-26T11:25:00Z">
            <w:rPr>
              <w:ins w:id="1805" w:author="bmooney" w:date="2011-09-26T11:24:00Z"/>
            </w:rPr>
          </w:rPrChange>
        </w:rPr>
        <w:pPrChange w:id="1806" w:author="bmooney" w:date="2011-09-26T11:25:00Z">
          <w:pPr>
            <w:pStyle w:val="Heading3"/>
          </w:pPr>
        </w:pPrChange>
      </w:pPr>
      <w:ins w:id="1807" w:author="bmooney" w:date="2011-09-26T11:24:00Z">
        <w:r w:rsidRPr="00D858AE">
          <w:rPr>
            <w:sz w:val="20"/>
            <w:rPrChange w:id="1808" w:author="bmooney" w:date="2011-09-26T11:25:00Z">
              <w:rPr/>
            </w:rPrChange>
          </w:rPr>
          <w:t xml:space="preserve">See </w:t>
        </w:r>
      </w:ins>
      <w:ins w:id="1809" w:author="bmooney" w:date="2011-09-26T11:25:00Z">
        <w:r>
          <w:rPr>
            <w:sz w:val="20"/>
          </w:rPr>
          <w:t xml:space="preserve">section </w:t>
        </w:r>
        <w:r>
          <w:rPr>
            <w:sz w:val="20"/>
          </w:rPr>
          <w:fldChar w:fldCharType="begin"/>
        </w:r>
        <w:r>
          <w:rPr>
            <w:sz w:val="20"/>
          </w:rPr>
          <w:instrText xml:space="preserve"> REF _Ref304799654 \r \h </w:instrText>
        </w:r>
      </w:ins>
      <w:r>
        <w:rPr>
          <w:sz w:val="20"/>
        </w:rPr>
      </w:r>
      <w:r>
        <w:rPr>
          <w:sz w:val="20"/>
        </w:rPr>
        <w:fldChar w:fldCharType="separate"/>
      </w:r>
      <w:ins w:id="1810" w:author="bmooney" w:date="2011-10-10T09:49:00Z">
        <w:r w:rsidR="00253D36">
          <w:rPr>
            <w:sz w:val="20"/>
          </w:rPr>
          <w:t>2.4</w:t>
        </w:r>
      </w:ins>
      <w:ins w:id="1811" w:author="bmooney" w:date="2011-09-26T11:25:00Z">
        <w:r>
          <w:rPr>
            <w:sz w:val="20"/>
          </w:rPr>
          <w:fldChar w:fldCharType="end"/>
        </w:r>
        <w:r>
          <w:rPr>
            <w:sz w:val="20"/>
          </w:rPr>
          <w:t>,</w:t>
        </w:r>
      </w:ins>
      <w:ins w:id="1812" w:author="bmooney" w:date="2011-09-26T11:24:00Z">
        <w:r w:rsidRPr="00D858AE">
          <w:rPr>
            <w:sz w:val="20"/>
            <w:rPrChange w:id="1813" w:author="bmooney" w:date="2011-09-26T11:25:00Z">
              <w:rPr/>
            </w:rPrChange>
          </w:rPr>
          <w:t xml:space="preserve"> Save Behavior </w:t>
        </w:r>
      </w:ins>
      <w:ins w:id="1814" w:author="bmooney" w:date="2011-09-26T11:28:00Z">
        <w:r w:rsidR="00517025">
          <w:rPr>
            <w:sz w:val="20"/>
          </w:rPr>
          <w:t>for requirements about how information on this tab is persisted into the database.</w:t>
        </w:r>
      </w:ins>
    </w:p>
    <w:p w14:paraId="3F5359A0" w14:textId="15FC2990" w:rsidR="006E41CD" w:rsidRDefault="006E41CD">
      <w:pPr>
        <w:pStyle w:val="Heading4"/>
        <w:rPr>
          <w:ins w:id="1815" w:author="bmooney" w:date="2011-09-26T10:58:00Z"/>
        </w:rPr>
        <w:pPrChange w:id="1816" w:author="bmooney" w:date="2011-09-26T10:58:00Z">
          <w:pPr>
            <w:pStyle w:val="Heading3"/>
          </w:pPr>
        </w:pPrChange>
      </w:pPr>
      <w:ins w:id="1817" w:author="bmooney" w:date="2011-09-26T10:57:00Z">
        <w:r>
          <w:t>Practice Account section</w:t>
        </w:r>
      </w:ins>
    </w:p>
    <w:p w14:paraId="6AA629D8" w14:textId="5E26D548" w:rsidR="006E41CD" w:rsidRDefault="006E41CD">
      <w:pPr>
        <w:pStyle w:val="Body3"/>
        <w:rPr>
          <w:ins w:id="1818" w:author="bmooney" w:date="2011-09-26T11:06:00Z"/>
        </w:rPr>
        <w:pPrChange w:id="1819" w:author="bmooney" w:date="2011-09-26T10:38:00Z">
          <w:pPr>
            <w:pStyle w:val="Heading3"/>
          </w:pPr>
        </w:pPrChange>
      </w:pPr>
      <w:ins w:id="1820" w:author="bmooney" w:date="2011-09-26T10:58:00Z">
        <w:r>
          <w:t xml:space="preserve">The Practice Account section displays information from CRM about the practice account associated with the requisition. </w:t>
        </w:r>
      </w:ins>
    </w:p>
    <w:p w14:paraId="53A73C09" w14:textId="7943339C" w:rsidR="004F05FB" w:rsidRDefault="004F05FB">
      <w:pPr>
        <w:pStyle w:val="Body3"/>
        <w:rPr>
          <w:ins w:id="1821" w:author="bmooney" w:date="2011-09-26T11:06:00Z"/>
        </w:rPr>
        <w:pPrChange w:id="1822" w:author="bmooney" w:date="2011-09-26T10:38:00Z">
          <w:pPr>
            <w:pStyle w:val="Heading3"/>
          </w:pPr>
        </w:pPrChange>
      </w:pPr>
      <w:proofErr w:type="gramStart"/>
      <w:ins w:id="1823" w:author="bmooney" w:date="2011-09-26T11:06:00Z">
        <w:r>
          <w:t>FR-2050.</w:t>
        </w:r>
        <w:proofErr w:type="gramEnd"/>
        <w:r>
          <w:t xml:space="preserve"> When the user enters a practice barcode into the Practice Barcode field, the remaining information in this section is populated.</w:t>
        </w:r>
      </w:ins>
    </w:p>
    <w:p w14:paraId="15690721" w14:textId="39B3D4B7" w:rsidR="004F05FB" w:rsidRDefault="004F05FB">
      <w:pPr>
        <w:pStyle w:val="Body3"/>
        <w:rPr>
          <w:ins w:id="1824" w:author="bmooney" w:date="2011-09-26T11:29:00Z"/>
        </w:rPr>
        <w:pPrChange w:id="1825" w:author="bmooney" w:date="2011-09-26T10:38:00Z">
          <w:pPr>
            <w:pStyle w:val="Heading3"/>
          </w:pPr>
        </w:pPrChange>
      </w:pPr>
      <w:proofErr w:type="gramStart"/>
      <w:ins w:id="1826" w:author="bmooney" w:date="2011-09-26T11:06:00Z">
        <w:r>
          <w:t>FR-2051.</w:t>
        </w:r>
        <w:proofErr w:type="gramEnd"/>
        <w:r>
          <w:t xml:space="preserve"> When the user selects a CRM account as the ordering account using the magnifying glass icon (see FR-1502 to FR-1504), the information in this section is populated from that account.</w:t>
        </w:r>
      </w:ins>
    </w:p>
    <w:p w14:paraId="7158D642" w14:textId="47F2EADE" w:rsidR="00517025" w:rsidRDefault="00517025">
      <w:pPr>
        <w:pStyle w:val="Body3"/>
        <w:rPr>
          <w:ins w:id="1827" w:author="bmooney" w:date="2011-09-26T11:30:00Z"/>
        </w:rPr>
        <w:pPrChange w:id="1828" w:author="bmooney" w:date="2011-09-26T10:38:00Z">
          <w:pPr>
            <w:pStyle w:val="Heading3"/>
          </w:pPr>
        </w:pPrChange>
      </w:pPr>
      <w:proofErr w:type="gramStart"/>
      <w:ins w:id="1829" w:author="bmooney" w:date="2011-09-26T11:29:00Z">
        <w:r>
          <w:t>FR-2052.</w:t>
        </w:r>
        <w:proofErr w:type="gramEnd"/>
        <w:r>
          <w:t xml:space="preserve"> When the user </w:t>
        </w:r>
      </w:ins>
      <w:ins w:id="1830" w:author="bmooney" w:date="2011-09-26T11:30:00Z">
        <w:r>
          <w:t>clicks on the red X next to the practice name, all information in this section is cleared.</w:t>
        </w:r>
      </w:ins>
    </w:p>
    <w:p w14:paraId="76A235B2" w14:textId="68B6791E" w:rsidR="00517025" w:rsidRDefault="00517025">
      <w:pPr>
        <w:pStyle w:val="Body3"/>
        <w:rPr>
          <w:ins w:id="1831" w:author="bmooney" w:date="2011-09-26T11:23:00Z"/>
        </w:rPr>
        <w:pPrChange w:id="1832" w:author="bmooney" w:date="2011-09-26T10:38:00Z">
          <w:pPr>
            <w:pStyle w:val="Heading3"/>
          </w:pPr>
        </w:pPrChange>
      </w:pPr>
      <w:proofErr w:type="gramStart"/>
      <w:ins w:id="1833" w:author="bmooney" w:date="2011-09-26T11:31:00Z">
        <w:r>
          <w:t>FR-2053.</w:t>
        </w:r>
        <w:proofErr w:type="gramEnd"/>
        <w:r>
          <w:t xml:space="preserve"> When the user clicks on the index card icon next to the practice name, the CRM account screen appears in a popup. The user is able to edit the account; if he makes changes, they are automatically reloaded in the requisition when the CRM popup is closed. </w:t>
        </w:r>
      </w:ins>
    </w:p>
    <w:p w14:paraId="0D9D6FDD" w14:textId="4A5890EC" w:rsidR="00D858AE" w:rsidRDefault="00517025">
      <w:pPr>
        <w:pStyle w:val="Body3"/>
        <w:rPr>
          <w:ins w:id="1834" w:author="bmooney" w:date="2011-09-26T11:03:00Z"/>
        </w:rPr>
        <w:pPrChange w:id="1835" w:author="bmooney" w:date="2011-09-26T10:38:00Z">
          <w:pPr>
            <w:pStyle w:val="Heading3"/>
          </w:pPr>
        </w:pPrChange>
      </w:pPr>
      <w:proofErr w:type="gramStart"/>
      <w:ins w:id="1836" w:author="bmooney" w:date="2011-09-26T11:23:00Z">
        <w:r>
          <w:t>FR-2054.</w:t>
        </w:r>
        <w:proofErr w:type="gramEnd"/>
        <w:r>
          <w:t xml:space="preserve"> </w:t>
        </w:r>
        <w:proofErr w:type="gramStart"/>
        <w:r>
          <w:t>Th</w:t>
        </w:r>
      </w:ins>
      <w:ins w:id="1837" w:author="bmooney" w:date="2011-09-26T11:32:00Z">
        <w:r>
          <w:t>i</w:t>
        </w:r>
      </w:ins>
      <w:ins w:id="1838" w:author="bmooney" w:date="2011-09-26T11:23:00Z">
        <w:r>
          <w:t>s requirement number</w:t>
        </w:r>
        <w:r w:rsidR="00D858AE">
          <w:t xml:space="preserve"> unused.</w:t>
        </w:r>
        <w:proofErr w:type="gramEnd"/>
        <w:r w:rsidR="00D858AE">
          <w:t xml:space="preserve"> </w:t>
        </w:r>
      </w:ins>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839" w:author="bmooney" w:date="2011-09-26T11:23:00Z">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67"/>
        <w:gridCol w:w="1707"/>
        <w:gridCol w:w="2743"/>
        <w:gridCol w:w="1889"/>
        <w:gridCol w:w="1342"/>
        <w:tblGridChange w:id="1840">
          <w:tblGrid>
            <w:gridCol w:w="1067"/>
            <w:gridCol w:w="1707"/>
            <w:gridCol w:w="2743"/>
            <w:gridCol w:w="1889"/>
            <w:gridCol w:w="1342"/>
          </w:tblGrid>
        </w:tblGridChange>
      </w:tblGrid>
      <w:tr w:rsidR="004F05FB" w:rsidRPr="00DB267B" w14:paraId="706A7966" w14:textId="77777777" w:rsidTr="00D858AE">
        <w:tc>
          <w:tcPr>
            <w:tcW w:w="1067" w:type="dxa"/>
            <w:tcPrChange w:id="1841" w:author="bmooney" w:date="2011-09-26T11:23:00Z">
              <w:tcPr>
                <w:tcW w:w="1080" w:type="dxa"/>
              </w:tcPr>
            </w:tcPrChange>
          </w:tcPr>
          <w:p w14:paraId="120C6BF6" w14:textId="77777777" w:rsidR="004F05FB" w:rsidRPr="00DB267B" w:rsidRDefault="004F05FB" w:rsidP="004F05FB">
            <w:pPr>
              <w:spacing w:after="120"/>
              <w:rPr>
                <w:b/>
                <w:bCs/>
                <w:sz w:val="20"/>
              </w:rPr>
            </w:pPr>
            <w:moveToRangeStart w:id="1842" w:author="bmooney" w:date="2011-09-26T11:04:00Z" w:name="move304798397"/>
            <w:moveTo w:id="1843" w:author="bmooney" w:date="2011-09-26T11:04:00Z">
              <w:r>
                <w:br w:type="page"/>
              </w:r>
              <w:proofErr w:type="spellStart"/>
              <w:r w:rsidRPr="00DB267B">
                <w:rPr>
                  <w:b/>
                  <w:bCs/>
                  <w:sz w:val="20"/>
                </w:rPr>
                <w:t>Req</w:t>
              </w:r>
              <w:proofErr w:type="spellEnd"/>
              <w:r w:rsidRPr="00DB267B">
                <w:rPr>
                  <w:b/>
                  <w:bCs/>
                  <w:sz w:val="20"/>
                </w:rPr>
                <w:t xml:space="preserve"> #</w:t>
              </w:r>
            </w:moveTo>
          </w:p>
        </w:tc>
        <w:tc>
          <w:tcPr>
            <w:tcW w:w="1707" w:type="dxa"/>
            <w:tcPrChange w:id="1844" w:author="bmooney" w:date="2011-09-26T11:23:00Z">
              <w:tcPr>
                <w:tcW w:w="1710" w:type="dxa"/>
              </w:tcPr>
            </w:tcPrChange>
          </w:tcPr>
          <w:p w14:paraId="01967697" w14:textId="77777777" w:rsidR="004F05FB" w:rsidRPr="00DB267B" w:rsidRDefault="004F05FB" w:rsidP="004F05FB">
            <w:pPr>
              <w:spacing w:after="120"/>
              <w:rPr>
                <w:b/>
                <w:bCs/>
                <w:sz w:val="20"/>
              </w:rPr>
            </w:pPr>
            <w:moveTo w:id="1845" w:author="bmooney" w:date="2011-09-26T11:04:00Z">
              <w:r w:rsidRPr="00DB267B">
                <w:rPr>
                  <w:b/>
                  <w:bCs/>
                  <w:sz w:val="20"/>
                </w:rPr>
                <w:t>Field Name</w:t>
              </w:r>
            </w:moveTo>
          </w:p>
        </w:tc>
        <w:tc>
          <w:tcPr>
            <w:tcW w:w="2743" w:type="dxa"/>
            <w:tcPrChange w:id="1846" w:author="bmooney" w:date="2011-09-26T11:23:00Z">
              <w:tcPr>
                <w:tcW w:w="2790" w:type="dxa"/>
              </w:tcPr>
            </w:tcPrChange>
          </w:tcPr>
          <w:p w14:paraId="04503781" w14:textId="77777777" w:rsidR="004F05FB" w:rsidRPr="00DB267B" w:rsidRDefault="004F05FB" w:rsidP="004F05FB">
            <w:pPr>
              <w:spacing w:after="120"/>
              <w:rPr>
                <w:b/>
                <w:bCs/>
                <w:sz w:val="20"/>
              </w:rPr>
            </w:pPr>
            <w:moveTo w:id="1847" w:author="bmooney" w:date="2011-09-26T11:04:00Z">
              <w:r w:rsidRPr="00DB267B">
                <w:rPr>
                  <w:b/>
                  <w:bCs/>
                  <w:sz w:val="20"/>
                </w:rPr>
                <w:t>Meaning</w:t>
              </w:r>
            </w:moveTo>
          </w:p>
        </w:tc>
        <w:tc>
          <w:tcPr>
            <w:tcW w:w="1889" w:type="dxa"/>
            <w:tcPrChange w:id="1848" w:author="bmooney" w:date="2011-09-26T11:23:00Z">
              <w:tcPr>
                <w:tcW w:w="1710" w:type="dxa"/>
              </w:tcPr>
            </w:tcPrChange>
          </w:tcPr>
          <w:p w14:paraId="146E0FA2" w14:textId="77777777" w:rsidR="004F05FB" w:rsidRPr="00DB267B" w:rsidRDefault="004F05FB" w:rsidP="004F05FB">
            <w:pPr>
              <w:spacing w:after="120"/>
              <w:rPr>
                <w:b/>
                <w:bCs/>
                <w:sz w:val="20"/>
              </w:rPr>
            </w:pPr>
            <w:moveTo w:id="1849" w:author="bmooney" w:date="2011-09-26T11:04:00Z">
              <w:r w:rsidRPr="00DB267B">
                <w:rPr>
                  <w:b/>
                  <w:bCs/>
                  <w:sz w:val="20"/>
                </w:rPr>
                <w:t>Database column</w:t>
              </w:r>
            </w:moveTo>
          </w:p>
        </w:tc>
        <w:tc>
          <w:tcPr>
            <w:tcW w:w="1342" w:type="dxa"/>
            <w:tcPrChange w:id="1850" w:author="bmooney" w:date="2011-09-26T11:23:00Z">
              <w:tcPr>
                <w:tcW w:w="1350" w:type="dxa"/>
              </w:tcPr>
            </w:tcPrChange>
          </w:tcPr>
          <w:p w14:paraId="5D5A6891" w14:textId="77777777" w:rsidR="004F05FB" w:rsidRPr="00DB267B" w:rsidRDefault="004F05FB" w:rsidP="004F05FB">
            <w:pPr>
              <w:spacing w:after="120"/>
              <w:rPr>
                <w:b/>
                <w:bCs/>
                <w:sz w:val="20"/>
              </w:rPr>
            </w:pPr>
            <w:moveTo w:id="1851" w:author="bmooney" w:date="2011-09-26T11:04:00Z">
              <w:r w:rsidRPr="00DB267B">
                <w:rPr>
                  <w:b/>
                  <w:bCs/>
                  <w:sz w:val="20"/>
                </w:rPr>
                <w:t>Data source</w:t>
              </w:r>
            </w:moveTo>
          </w:p>
        </w:tc>
      </w:tr>
      <w:tr w:rsidR="004F05FB" w:rsidRPr="00DB267B" w14:paraId="4DEAAE01" w14:textId="77777777" w:rsidTr="00D858AE">
        <w:tc>
          <w:tcPr>
            <w:tcW w:w="1067" w:type="dxa"/>
            <w:tcPrChange w:id="1852" w:author="bmooney" w:date="2011-09-26T11:23:00Z">
              <w:tcPr>
                <w:tcW w:w="1080" w:type="dxa"/>
              </w:tcPr>
            </w:tcPrChange>
          </w:tcPr>
          <w:p w14:paraId="3FC023CF" w14:textId="42F44E71" w:rsidR="004F05FB" w:rsidRPr="00DB267B" w:rsidRDefault="004F05FB" w:rsidP="004F05FB">
            <w:pPr>
              <w:spacing w:after="120"/>
              <w:rPr>
                <w:sz w:val="20"/>
              </w:rPr>
            </w:pPr>
            <w:ins w:id="1853" w:author="bmooney" w:date="2011-09-26T11:07:00Z">
              <w:r>
                <w:rPr>
                  <w:sz w:val="20"/>
                </w:rPr>
                <w:t>FR-2055</w:t>
              </w:r>
            </w:ins>
          </w:p>
        </w:tc>
        <w:tc>
          <w:tcPr>
            <w:tcW w:w="1707" w:type="dxa"/>
            <w:tcPrChange w:id="1854" w:author="bmooney" w:date="2011-09-26T11:23:00Z">
              <w:tcPr>
                <w:tcW w:w="1710" w:type="dxa"/>
              </w:tcPr>
            </w:tcPrChange>
          </w:tcPr>
          <w:p w14:paraId="492A894D" w14:textId="77777777" w:rsidR="004F05FB" w:rsidRPr="00DB267B" w:rsidRDefault="004F05FB" w:rsidP="004F05FB">
            <w:pPr>
              <w:spacing w:after="120"/>
              <w:rPr>
                <w:sz w:val="20"/>
              </w:rPr>
            </w:pPr>
            <w:moveTo w:id="1855" w:author="bmooney" w:date="2011-09-26T11:04:00Z">
              <w:r w:rsidRPr="00DB267B">
                <w:rPr>
                  <w:sz w:val="20"/>
                </w:rPr>
                <w:t>Practice Barcode</w:t>
              </w:r>
            </w:moveTo>
          </w:p>
        </w:tc>
        <w:tc>
          <w:tcPr>
            <w:tcW w:w="2743" w:type="dxa"/>
            <w:tcPrChange w:id="1856" w:author="bmooney" w:date="2011-09-26T11:23:00Z">
              <w:tcPr>
                <w:tcW w:w="2790" w:type="dxa"/>
              </w:tcPr>
            </w:tcPrChange>
          </w:tcPr>
          <w:p w14:paraId="7FE22549" w14:textId="58AFDE87" w:rsidR="004F05FB" w:rsidRPr="00DB267B" w:rsidRDefault="004F05FB" w:rsidP="004F05FB">
            <w:pPr>
              <w:spacing w:after="120"/>
              <w:rPr>
                <w:sz w:val="20"/>
              </w:rPr>
            </w:pPr>
            <w:ins w:id="1857" w:author="bmooney" w:date="2011-09-26T11:08:00Z">
              <w:r>
                <w:rPr>
                  <w:sz w:val="20"/>
                </w:rPr>
                <w:t>Account barcode for the account from which this requisition originated</w:t>
              </w:r>
            </w:ins>
            <w:ins w:id="1858" w:author="bmooney" w:date="2011-09-26T11:09:00Z">
              <w:r>
                <w:rPr>
                  <w:sz w:val="20"/>
                </w:rPr>
                <w:t>.</w:t>
              </w:r>
            </w:ins>
          </w:p>
        </w:tc>
        <w:tc>
          <w:tcPr>
            <w:tcW w:w="1889" w:type="dxa"/>
            <w:tcPrChange w:id="1859" w:author="bmooney" w:date="2011-09-26T11:23:00Z">
              <w:tcPr>
                <w:tcW w:w="1710" w:type="dxa"/>
              </w:tcPr>
            </w:tcPrChange>
          </w:tcPr>
          <w:p w14:paraId="21BD6B51" w14:textId="4EDF2931" w:rsidR="004F05FB" w:rsidRPr="00DB267B" w:rsidRDefault="004F05FB" w:rsidP="004F05FB">
            <w:pPr>
              <w:spacing w:after="120"/>
              <w:rPr>
                <w:sz w:val="20"/>
              </w:rPr>
            </w:pPr>
            <w:proofErr w:type="spellStart"/>
            <w:proofErr w:type="gramStart"/>
            <w:ins w:id="1860" w:author="bmooney" w:date="2011-09-26T11:08:00Z">
              <w:r>
                <w:rPr>
                  <w:sz w:val="20"/>
                </w:rPr>
                <w:t>tblRequisition</w:t>
              </w:r>
            </w:ins>
            <w:ins w:id="1861" w:author="bmooney" w:date="2011-09-26T11:09:00Z">
              <w:r>
                <w:rPr>
                  <w:sz w:val="20"/>
                </w:rPr>
                <w:t>Entity</w:t>
              </w:r>
              <w:proofErr w:type="spellEnd"/>
              <w:proofErr w:type="gramEnd"/>
              <w:r>
                <w:rPr>
                  <w:sz w:val="20"/>
                </w:rPr>
                <w:t>.</w:t>
              </w:r>
            </w:ins>
            <w:ins w:id="1862" w:author="bmooney" w:date="2011-09-26T11:20:00Z">
              <w:r w:rsidR="00D858AE">
                <w:rPr>
                  <w:sz w:val="20"/>
                </w:rPr>
                <w:t xml:space="preserve"> </w:t>
              </w:r>
            </w:ins>
            <w:proofErr w:type="spellStart"/>
            <w:ins w:id="1863" w:author="bmooney" w:date="2011-09-26T11:09:00Z">
              <w:r>
                <w:rPr>
                  <w:sz w:val="20"/>
                </w:rPr>
                <w:t>EntityReferenceID</w:t>
              </w:r>
            </w:ins>
            <w:proofErr w:type="spellEnd"/>
          </w:p>
        </w:tc>
        <w:tc>
          <w:tcPr>
            <w:tcW w:w="1342" w:type="dxa"/>
            <w:tcPrChange w:id="1864" w:author="bmooney" w:date="2011-09-26T11:23:00Z">
              <w:tcPr>
                <w:tcW w:w="1350" w:type="dxa"/>
              </w:tcPr>
            </w:tcPrChange>
          </w:tcPr>
          <w:p w14:paraId="7ACAB766" w14:textId="4318A380" w:rsidR="004F05FB" w:rsidRPr="00DB267B" w:rsidRDefault="004F05FB" w:rsidP="004F05FB">
            <w:pPr>
              <w:spacing w:after="120"/>
              <w:rPr>
                <w:sz w:val="20"/>
              </w:rPr>
            </w:pPr>
            <w:ins w:id="1865" w:author="bmooney" w:date="2011-09-26T11:09:00Z">
              <w:r>
                <w:rPr>
                  <w:sz w:val="20"/>
                </w:rPr>
                <w:t>SARP (copied from CRM on requisition save)</w:t>
              </w:r>
            </w:ins>
          </w:p>
        </w:tc>
      </w:tr>
      <w:tr w:rsidR="004F05FB" w:rsidRPr="00DB267B" w14:paraId="4A6CE4D1" w14:textId="77777777" w:rsidTr="00D858AE">
        <w:tc>
          <w:tcPr>
            <w:tcW w:w="1067" w:type="dxa"/>
            <w:tcPrChange w:id="1866" w:author="bmooney" w:date="2011-09-26T11:23:00Z">
              <w:tcPr>
                <w:tcW w:w="1080" w:type="dxa"/>
              </w:tcPr>
            </w:tcPrChange>
          </w:tcPr>
          <w:p w14:paraId="3F22300F" w14:textId="31721659" w:rsidR="004F05FB" w:rsidRPr="00DB267B" w:rsidRDefault="004F05FB" w:rsidP="004F05FB">
            <w:pPr>
              <w:spacing w:after="120"/>
              <w:rPr>
                <w:sz w:val="20"/>
              </w:rPr>
            </w:pPr>
            <w:ins w:id="1867" w:author="bmooney" w:date="2011-09-26T11:07:00Z">
              <w:r>
                <w:rPr>
                  <w:sz w:val="20"/>
                </w:rPr>
                <w:t>FR-2056</w:t>
              </w:r>
            </w:ins>
          </w:p>
        </w:tc>
        <w:tc>
          <w:tcPr>
            <w:tcW w:w="1707" w:type="dxa"/>
            <w:tcPrChange w:id="1868" w:author="bmooney" w:date="2011-09-26T11:23:00Z">
              <w:tcPr>
                <w:tcW w:w="1710" w:type="dxa"/>
              </w:tcPr>
            </w:tcPrChange>
          </w:tcPr>
          <w:p w14:paraId="1D9A852B" w14:textId="77777777" w:rsidR="004F05FB" w:rsidRPr="00DB267B" w:rsidRDefault="004F05FB" w:rsidP="004F05FB">
            <w:pPr>
              <w:spacing w:after="120"/>
              <w:rPr>
                <w:sz w:val="20"/>
              </w:rPr>
            </w:pPr>
            <w:moveTo w:id="1869" w:author="bmooney" w:date="2011-09-26T11:04:00Z">
              <w:r w:rsidRPr="00DB267B">
                <w:rPr>
                  <w:sz w:val="20"/>
                </w:rPr>
                <w:t>Practice Name</w:t>
              </w:r>
            </w:moveTo>
          </w:p>
        </w:tc>
        <w:tc>
          <w:tcPr>
            <w:tcW w:w="2743" w:type="dxa"/>
            <w:tcPrChange w:id="1870" w:author="bmooney" w:date="2011-09-26T11:23:00Z">
              <w:tcPr>
                <w:tcW w:w="2790" w:type="dxa"/>
              </w:tcPr>
            </w:tcPrChange>
          </w:tcPr>
          <w:p w14:paraId="4BF394AB" w14:textId="3BBB0AF5" w:rsidR="004F05FB" w:rsidRPr="00DB267B" w:rsidRDefault="004F05FB" w:rsidP="004F05FB">
            <w:pPr>
              <w:spacing w:after="120"/>
              <w:rPr>
                <w:sz w:val="20"/>
              </w:rPr>
            </w:pPr>
            <w:ins w:id="1871" w:author="bmooney" w:date="2011-09-26T11:09:00Z">
              <w:r>
                <w:rPr>
                  <w:sz w:val="20"/>
                </w:rPr>
                <w:t>Account name for the account from which this requisition originated.</w:t>
              </w:r>
            </w:ins>
          </w:p>
        </w:tc>
        <w:tc>
          <w:tcPr>
            <w:tcW w:w="1889" w:type="dxa"/>
            <w:tcPrChange w:id="1872" w:author="bmooney" w:date="2011-09-26T11:23:00Z">
              <w:tcPr>
                <w:tcW w:w="1710" w:type="dxa"/>
              </w:tcPr>
            </w:tcPrChange>
          </w:tcPr>
          <w:p w14:paraId="5A9B39FD" w14:textId="1CB9B333" w:rsidR="004F05FB" w:rsidRPr="00DB267B" w:rsidRDefault="004F05FB" w:rsidP="004F05FB">
            <w:pPr>
              <w:spacing w:after="120"/>
              <w:rPr>
                <w:sz w:val="20"/>
              </w:rPr>
            </w:pPr>
            <w:proofErr w:type="spellStart"/>
            <w:proofErr w:type="gramStart"/>
            <w:ins w:id="1873" w:author="bmooney" w:date="2011-09-26T11:10:00Z">
              <w:r>
                <w:rPr>
                  <w:sz w:val="20"/>
                </w:rPr>
                <w:t>tblRequisitionEntity</w:t>
              </w:r>
              <w:proofErr w:type="spellEnd"/>
              <w:proofErr w:type="gramEnd"/>
              <w:r>
                <w:rPr>
                  <w:sz w:val="20"/>
                </w:rPr>
                <w:t>.</w:t>
              </w:r>
            </w:ins>
            <w:ins w:id="1874" w:author="bmooney" w:date="2011-09-26T11:20:00Z">
              <w:r w:rsidR="00D858AE">
                <w:rPr>
                  <w:sz w:val="20"/>
                </w:rPr>
                <w:t xml:space="preserve"> </w:t>
              </w:r>
            </w:ins>
            <w:proofErr w:type="spellStart"/>
            <w:ins w:id="1875" w:author="bmooney" w:date="2011-09-26T11:10:00Z">
              <w:r>
                <w:rPr>
                  <w:sz w:val="20"/>
                </w:rPr>
                <w:t>EntityName</w:t>
              </w:r>
            </w:ins>
            <w:proofErr w:type="spellEnd"/>
          </w:p>
        </w:tc>
        <w:tc>
          <w:tcPr>
            <w:tcW w:w="1342" w:type="dxa"/>
            <w:tcPrChange w:id="1876" w:author="bmooney" w:date="2011-09-26T11:23:00Z">
              <w:tcPr>
                <w:tcW w:w="1350" w:type="dxa"/>
              </w:tcPr>
            </w:tcPrChange>
          </w:tcPr>
          <w:p w14:paraId="100C7EE6" w14:textId="7B8F7070" w:rsidR="004F05FB" w:rsidRPr="00DB267B" w:rsidRDefault="004F05FB" w:rsidP="004F05FB">
            <w:pPr>
              <w:spacing w:after="120"/>
              <w:rPr>
                <w:sz w:val="20"/>
              </w:rPr>
            </w:pPr>
            <w:ins w:id="1877" w:author="bmooney" w:date="2011-09-26T11:10:00Z">
              <w:r>
                <w:rPr>
                  <w:sz w:val="20"/>
                </w:rPr>
                <w:t>SARP (copied from CRM)</w:t>
              </w:r>
            </w:ins>
          </w:p>
        </w:tc>
      </w:tr>
      <w:tr w:rsidR="004F05FB" w:rsidRPr="00DB267B" w14:paraId="1D8522BE" w14:textId="77777777" w:rsidTr="00D858AE">
        <w:tc>
          <w:tcPr>
            <w:tcW w:w="1067" w:type="dxa"/>
            <w:tcPrChange w:id="1878" w:author="bmooney" w:date="2011-09-26T11:23:00Z">
              <w:tcPr>
                <w:tcW w:w="1080" w:type="dxa"/>
              </w:tcPr>
            </w:tcPrChange>
          </w:tcPr>
          <w:p w14:paraId="4E9306A8" w14:textId="00D0313F" w:rsidR="004F05FB" w:rsidRPr="00DB267B" w:rsidRDefault="004F05FB" w:rsidP="004F05FB">
            <w:pPr>
              <w:spacing w:after="120"/>
              <w:rPr>
                <w:sz w:val="20"/>
              </w:rPr>
            </w:pPr>
            <w:ins w:id="1879" w:author="bmooney" w:date="2011-09-26T11:07:00Z">
              <w:r>
                <w:rPr>
                  <w:sz w:val="20"/>
                </w:rPr>
                <w:t>FR-2057</w:t>
              </w:r>
            </w:ins>
          </w:p>
        </w:tc>
        <w:tc>
          <w:tcPr>
            <w:tcW w:w="1707" w:type="dxa"/>
            <w:tcPrChange w:id="1880" w:author="bmooney" w:date="2011-09-26T11:23:00Z">
              <w:tcPr>
                <w:tcW w:w="1710" w:type="dxa"/>
              </w:tcPr>
            </w:tcPrChange>
          </w:tcPr>
          <w:p w14:paraId="797347F9" w14:textId="2BF0EBBF" w:rsidR="004F05FB" w:rsidRPr="00DB267B" w:rsidRDefault="004F05FB" w:rsidP="004F05FB">
            <w:pPr>
              <w:spacing w:after="120"/>
              <w:rPr>
                <w:sz w:val="20"/>
              </w:rPr>
            </w:pPr>
            <w:ins w:id="1881" w:author="bmooney" w:date="2011-09-26T11:05:00Z">
              <w:r>
                <w:rPr>
                  <w:sz w:val="20"/>
                </w:rPr>
                <w:t>Address</w:t>
              </w:r>
            </w:ins>
            <w:moveTo w:id="1882" w:author="bmooney" w:date="2011-09-26T11:04:00Z">
              <w:del w:id="1883" w:author="bmooney" w:date="2011-09-26T11:04:00Z">
                <w:r w:rsidDel="004F05FB">
                  <w:rPr>
                    <w:sz w:val="20"/>
                  </w:rPr>
                  <w:delText>Ordering</w:delText>
                </w:r>
                <w:r w:rsidRPr="00DB267B" w:rsidDel="004F05FB">
                  <w:rPr>
                    <w:sz w:val="20"/>
                  </w:rPr>
                  <w:delText xml:space="preserve"> Physician Name</w:delText>
                </w:r>
              </w:del>
            </w:moveTo>
          </w:p>
        </w:tc>
        <w:tc>
          <w:tcPr>
            <w:tcW w:w="2743" w:type="dxa"/>
            <w:tcPrChange w:id="1884" w:author="bmooney" w:date="2011-09-26T11:23:00Z">
              <w:tcPr>
                <w:tcW w:w="2790" w:type="dxa"/>
              </w:tcPr>
            </w:tcPrChange>
          </w:tcPr>
          <w:p w14:paraId="0CE9AE5D" w14:textId="77777777" w:rsidR="004F05FB" w:rsidRDefault="00D858AE" w:rsidP="004F05FB">
            <w:pPr>
              <w:spacing w:after="120"/>
              <w:rPr>
                <w:ins w:id="1885" w:author="bmooney" w:date="2011-09-26T11:21:00Z"/>
                <w:sz w:val="20"/>
              </w:rPr>
            </w:pPr>
            <w:ins w:id="1886" w:author="bmooney" w:date="2011-09-26T11:19:00Z">
              <w:r>
                <w:rPr>
                  <w:sz w:val="20"/>
                </w:rPr>
                <w:t>The account address</w:t>
              </w:r>
            </w:ins>
            <w:ins w:id="1887" w:author="bmooney" w:date="2011-09-26T11:20:00Z">
              <w:r>
                <w:rPr>
                  <w:sz w:val="20"/>
                </w:rPr>
                <w:t>, in the format</w:t>
              </w:r>
            </w:ins>
            <w:ins w:id="1888" w:author="bmooney" w:date="2011-09-26T11:21:00Z">
              <w:r>
                <w:rPr>
                  <w:sz w:val="20"/>
                </w:rPr>
                <w:t>:</w:t>
              </w:r>
            </w:ins>
          </w:p>
          <w:p w14:paraId="66246BA2" w14:textId="77777777" w:rsidR="00D858AE" w:rsidRDefault="00D858AE" w:rsidP="004F05FB">
            <w:pPr>
              <w:spacing w:after="120"/>
              <w:rPr>
                <w:ins w:id="1889" w:author="bmooney" w:date="2011-09-26T11:21:00Z"/>
                <w:sz w:val="20"/>
              </w:rPr>
            </w:pPr>
            <w:ins w:id="1890" w:author="bmooney" w:date="2011-09-26T11:21:00Z">
              <w:r>
                <w:rPr>
                  <w:sz w:val="20"/>
                </w:rPr>
                <w:t>Street 1</w:t>
              </w:r>
            </w:ins>
          </w:p>
          <w:p w14:paraId="6A6A3C60" w14:textId="77777777" w:rsidR="00D858AE" w:rsidRDefault="00D858AE" w:rsidP="004F05FB">
            <w:pPr>
              <w:spacing w:after="120"/>
              <w:rPr>
                <w:ins w:id="1891" w:author="bmooney" w:date="2011-09-26T11:21:00Z"/>
                <w:sz w:val="20"/>
              </w:rPr>
            </w:pPr>
            <w:ins w:id="1892" w:author="bmooney" w:date="2011-09-26T11:21:00Z">
              <w:r>
                <w:rPr>
                  <w:sz w:val="20"/>
                </w:rPr>
                <w:t>Street 2 (if exists)</w:t>
              </w:r>
            </w:ins>
          </w:p>
          <w:p w14:paraId="569D1FB4" w14:textId="44642432" w:rsidR="00D858AE" w:rsidRPr="00DB267B" w:rsidRDefault="00D858AE" w:rsidP="004F05FB">
            <w:pPr>
              <w:spacing w:after="120"/>
              <w:rPr>
                <w:sz w:val="20"/>
              </w:rPr>
            </w:pPr>
            <w:ins w:id="1893" w:author="bmooney" w:date="2011-09-26T11:22:00Z">
              <w:r>
                <w:rPr>
                  <w:sz w:val="20"/>
                </w:rPr>
                <w:t>City State Zip Country</w:t>
              </w:r>
            </w:ins>
          </w:p>
        </w:tc>
        <w:tc>
          <w:tcPr>
            <w:tcW w:w="1889" w:type="dxa"/>
            <w:tcPrChange w:id="1894" w:author="bmooney" w:date="2011-09-26T11:23:00Z">
              <w:tcPr>
                <w:tcW w:w="1710" w:type="dxa"/>
              </w:tcPr>
            </w:tcPrChange>
          </w:tcPr>
          <w:p w14:paraId="64D62D28" w14:textId="29430461" w:rsidR="004F05FB" w:rsidRPr="00DB267B" w:rsidRDefault="00D858AE" w:rsidP="004F05FB">
            <w:pPr>
              <w:spacing w:after="120"/>
              <w:rPr>
                <w:sz w:val="20"/>
              </w:rPr>
            </w:pPr>
            <w:ins w:id="1895" w:author="bmooney" w:date="2011-09-26T11:19:00Z">
              <w:r>
                <w:rPr>
                  <w:sz w:val="20"/>
                </w:rPr>
                <w:t>Not copied into SARP; this is display-only information from CRM</w:t>
              </w:r>
            </w:ins>
          </w:p>
        </w:tc>
        <w:tc>
          <w:tcPr>
            <w:tcW w:w="1342" w:type="dxa"/>
            <w:tcPrChange w:id="1896" w:author="bmooney" w:date="2011-09-26T11:23:00Z">
              <w:tcPr>
                <w:tcW w:w="1350" w:type="dxa"/>
              </w:tcPr>
            </w:tcPrChange>
          </w:tcPr>
          <w:p w14:paraId="078F3F89" w14:textId="39414471" w:rsidR="004F05FB" w:rsidRPr="00DB267B" w:rsidRDefault="00D858AE" w:rsidP="004F05FB">
            <w:pPr>
              <w:spacing w:after="120"/>
              <w:rPr>
                <w:sz w:val="20"/>
              </w:rPr>
            </w:pPr>
            <w:ins w:id="1897" w:author="bmooney" w:date="2011-09-26T11:19:00Z">
              <w:r>
                <w:rPr>
                  <w:sz w:val="20"/>
                </w:rPr>
                <w:t>CRM primary address for account</w:t>
              </w:r>
            </w:ins>
          </w:p>
        </w:tc>
      </w:tr>
      <w:tr w:rsidR="004F05FB" w:rsidRPr="00DB267B" w14:paraId="79FE35AA" w14:textId="77777777" w:rsidTr="00D858AE">
        <w:tc>
          <w:tcPr>
            <w:tcW w:w="1067" w:type="dxa"/>
            <w:tcPrChange w:id="1898" w:author="bmooney" w:date="2011-09-26T11:23:00Z">
              <w:tcPr>
                <w:tcW w:w="1080" w:type="dxa"/>
              </w:tcPr>
            </w:tcPrChange>
          </w:tcPr>
          <w:p w14:paraId="1792A0CD" w14:textId="089B2EEE" w:rsidR="004F05FB" w:rsidRPr="00DB267B" w:rsidRDefault="004F05FB" w:rsidP="004F05FB">
            <w:pPr>
              <w:spacing w:after="120"/>
              <w:rPr>
                <w:sz w:val="20"/>
              </w:rPr>
            </w:pPr>
            <w:ins w:id="1899" w:author="bmooney" w:date="2011-09-26T11:08:00Z">
              <w:r>
                <w:rPr>
                  <w:sz w:val="20"/>
                </w:rPr>
                <w:t>FR-2058</w:t>
              </w:r>
            </w:ins>
          </w:p>
        </w:tc>
        <w:tc>
          <w:tcPr>
            <w:tcW w:w="1707" w:type="dxa"/>
            <w:tcPrChange w:id="1900" w:author="bmooney" w:date="2011-09-26T11:23:00Z">
              <w:tcPr>
                <w:tcW w:w="1710" w:type="dxa"/>
              </w:tcPr>
            </w:tcPrChange>
          </w:tcPr>
          <w:p w14:paraId="6F2FA0C7" w14:textId="5490D77A" w:rsidR="004F05FB" w:rsidRPr="00DB267B" w:rsidRDefault="004F05FB" w:rsidP="004F05FB">
            <w:pPr>
              <w:spacing w:after="120"/>
              <w:rPr>
                <w:sz w:val="20"/>
              </w:rPr>
            </w:pPr>
            <w:ins w:id="1901" w:author="bmooney" w:date="2011-09-26T11:06:00Z">
              <w:r>
                <w:rPr>
                  <w:sz w:val="20"/>
                </w:rPr>
                <w:t>Owner</w:t>
              </w:r>
            </w:ins>
            <w:moveTo w:id="1902" w:author="bmooney" w:date="2011-09-26T11:04:00Z">
              <w:del w:id="1903" w:author="bmooney" w:date="2011-09-26T11:04:00Z">
                <w:r w:rsidDel="004F05FB">
                  <w:rPr>
                    <w:sz w:val="20"/>
                  </w:rPr>
                  <w:delText>Ordering</w:delText>
                </w:r>
                <w:r w:rsidRPr="00DB267B" w:rsidDel="004F05FB">
                  <w:rPr>
                    <w:sz w:val="20"/>
                  </w:rPr>
                  <w:delText xml:space="preserve"> Physician Identifier</w:delText>
                </w:r>
              </w:del>
            </w:moveTo>
          </w:p>
        </w:tc>
        <w:tc>
          <w:tcPr>
            <w:tcW w:w="2743" w:type="dxa"/>
            <w:tcPrChange w:id="1904" w:author="bmooney" w:date="2011-09-26T11:23:00Z">
              <w:tcPr>
                <w:tcW w:w="2790" w:type="dxa"/>
              </w:tcPr>
            </w:tcPrChange>
          </w:tcPr>
          <w:p w14:paraId="1137D700" w14:textId="63E2C49C" w:rsidR="004F05FB" w:rsidRPr="00DB267B" w:rsidRDefault="00D858AE" w:rsidP="00D858AE">
            <w:pPr>
              <w:spacing w:after="120"/>
              <w:rPr>
                <w:sz w:val="20"/>
              </w:rPr>
            </w:pPr>
            <w:ins w:id="1905" w:author="bmooney" w:date="2011-09-26T11:19:00Z">
              <w:r>
                <w:rPr>
                  <w:sz w:val="20"/>
                </w:rPr>
                <w:t>The account owner from CRM</w:t>
              </w:r>
            </w:ins>
            <w:ins w:id="1906" w:author="bmooney" w:date="2011-09-26T11:22:00Z">
              <w:r>
                <w:rPr>
                  <w:sz w:val="20"/>
                </w:rPr>
                <w:t xml:space="preserve">. Format is developer’s choice but should include the first and last name. </w:t>
              </w:r>
            </w:ins>
          </w:p>
        </w:tc>
        <w:tc>
          <w:tcPr>
            <w:tcW w:w="1889" w:type="dxa"/>
            <w:tcPrChange w:id="1907" w:author="bmooney" w:date="2011-09-26T11:23:00Z">
              <w:tcPr>
                <w:tcW w:w="1710" w:type="dxa"/>
              </w:tcPr>
            </w:tcPrChange>
          </w:tcPr>
          <w:p w14:paraId="263FD346" w14:textId="6113DE2A" w:rsidR="004F05FB" w:rsidRPr="00DB267B" w:rsidRDefault="00D858AE" w:rsidP="004F05FB">
            <w:pPr>
              <w:spacing w:after="120"/>
              <w:rPr>
                <w:sz w:val="20"/>
              </w:rPr>
            </w:pPr>
            <w:ins w:id="1908" w:author="bmooney" w:date="2011-09-26T11:20:00Z">
              <w:r>
                <w:rPr>
                  <w:sz w:val="20"/>
                </w:rPr>
                <w:t>Not copied into SARP; this is display-only information from CRM</w:t>
              </w:r>
            </w:ins>
          </w:p>
        </w:tc>
        <w:tc>
          <w:tcPr>
            <w:tcW w:w="1342" w:type="dxa"/>
            <w:tcPrChange w:id="1909" w:author="bmooney" w:date="2011-09-26T11:23:00Z">
              <w:tcPr>
                <w:tcW w:w="1350" w:type="dxa"/>
              </w:tcPr>
            </w:tcPrChange>
          </w:tcPr>
          <w:p w14:paraId="7998E7B6" w14:textId="1CDB6F21" w:rsidR="004F05FB" w:rsidRPr="00DB267B" w:rsidRDefault="00D858AE" w:rsidP="004F05FB">
            <w:pPr>
              <w:spacing w:after="120"/>
              <w:rPr>
                <w:sz w:val="20"/>
              </w:rPr>
            </w:pPr>
            <w:ins w:id="1910" w:author="bmooney" w:date="2011-09-26T11:19:00Z">
              <w:r>
                <w:rPr>
                  <w:sz w:val="20"/>
                </w:rPr>
                <w:t>CRM account owner</w:t>
              </w:r>
            </w:ins>
          </w:p>
        </w:tc>
      </w:tr>
      <w:tr w:rsidR="004F05FB" w:rsidRPr="00DB267B" w:rsidDel="00D858AE" w14:paraId="470FFC6F" w14:textId="172FAB24" w:rsidTr="00D858AE">
        <w:trPr>
          <w:del w:id="1911" w:author="bmooney" w:date="2011-09-26T11:23:00Z"/>
        </w:trPr>
        <w:tc>
          <w:tcPr>
            <w:tcW w:w="1067" w:type="dxa"/>
            <w:tcPrChange w:id="1912" w:author="bmooney" w:date="2011-09-26T11:23:00Z">
              <w:tcPr>
                <w:tcW w:w="1080" w:type="dxa"/>
              </w:tcPr>
            </w:tcPrChange>
          </w:tcPr>
          <w:p w14:paraId="285DA109" w14:textId="04B77AC4" w:rsidR="004F05FB" w:rsidRPr="00DB267B" w:rsidDel="00D858AE" w:rsidRDefault="004F05FB" w:rsidP="004F05FB">
            <w:pPr>
              <w:spacing w:after="120"/>
              <w:rPr>
                <w:del w:id="1913" w:author="bmooney" w:date="2011-09-26T11:23:00Z"/>
                <w:sz w:val="20"/>
              </w:rPr>
            </w:pPr>
          </w:p>
        </w:tc>
        <w:tc>
          <w:tcPr>
            <w:tcW w:w="1707" w:type="dxa"/>
            <w:tcPrChange w:id="1914" w:author="bmooney" w:date="2011-09-26T11:23:00Z">
              <w:tcPr>
                <w:tcW w:w="1710" w:type="dxa"/>
              </w:tcPr>
            </w:tcPrChange>
          </w:tcPr>
          <w:p w14:paraId="2AF7ADDD" w14:textId="0DED5FE3" w:rsidR="004F05FB" w:rsidRPr="00DB267B" w:rsidDel="00D858AE" w:rsidRDefault="004F05FB" w:rsidP="004F05FB">
            <w:pPr>
              <w:spacing w:after="120"/>
              <w:rPr>
                <w:del w:id="1915" w:author="bmooney" w:date="2011-09-26T11:23:00Z"/>
                <w:sz w:val="20"/>
              </w:rPr>
            </w:pPr>
            <w:moveTo w:id="1916" w:author="bmooney" w:date="2011-09-26T11:04:00Z">
              <w:del w:id="1917" w:author="bmooney" w:date="2011-09-26T11:04:00Z">
                <w:r w:rsidDel="004F05FB">
                  <w:rPr>
                    <w:sz w:val="20"/>
                  </w:rPr>
                  <w:delText>Ordering</w:delText>
                </w:r>
                <w:r w:rsidRPr="00DB267B" w:rsidDel="004F05FB">
                  <w:rPr>
                    <w:sz w:val="20"/>
                  </w:rPr>
                  <w:delText xml:space="preserve"> Physician Address Phone</w:delText>
                </w:r>
              </w:del>
            </w:moveTo>
          </w:p>
        </w:tc>
        <w:tc>
          <w:tcPr>
            <w:tcW w:w="2743" w:type="dxa"/>
            <w:tcPrChange w:id="1918" w:author="bmooney" w:date="2011-09-26T11:23:00Z">
              <w:tcPr>
                <w:tcW w:w="2790" w:type="dxa"/>
              </w:tcPr>
            </w:tcPrChange>
          </w:tcPr>
          <w:p w14:paraId="7AD5B7B8" w14:textId="66844128" w:rsidR="004F05FB" w:rsidRPr="00DB267B" w:rsidDel="00D858AE" w:rsidRDefault="004F05FB" w:rsidP="004F05FB">
            <w:pPr>
              <w:spacing w:after="120"/>
              <w:rPr>
                <w:del w:id="1919" w:author="bmooney" w:date="2011-09-26T11:23:00Z"/>
                <w:sz w:val="20"/>
              </w:rPr>
            </w:pPr>
          </w:p>
        </w:tc>
        <w:tc>
          <w:tcPr>
            <w:tcW w:w="1889" w:type="dxa"/>
            <w:tcPrChange w:id="1920" w:author="bmooney" w:date="2011-09-26T11:23:00Z">
              <w:tcPr>
                <w:tcW w:w="1710" w:type="dxa"/>
              </w:tcPr>
            </w:tcPrChange>
          </w:tcPr>
          <w:p w14:paraId="73F61623" w14:textId="7AC4967C" w:rsidR="004F05FB" w:rsidRPr="00DB267B" w:rsidDel="00D858AE" w:rsidRDefault="004F05FB" w:rsidP="004F05FB">
            <w:pPr>
              <w:spacing w:after="120"/>
              <w:rPr>
                <w:del w:id="1921" w:author="bmooney" w:date="2011-09-26T11:23:00Z"/>
                <w:sz w:val="20"/>
              </w:rPr>
            </w:pPr>
          </w:p>
        </w:tc>
        <w:tc>
          <w:tcPr>
            <w:tcW w:w="1342" w:type="dxa"/>
            <w:tcPrChange w:id="1922" w:author="bmooney" w:date="2011-09-26T11:23:00Z">
              <w:tcPr>
                <w:tcW w:w="1350" w:type="dxa"/>
              </w:tcPr>
            </w:tcPrChange>
          </w:tcPr>
          <w:p w14:paraId="42BC2624" w14:textId="62CE1605" w:rsidR="004F05FB" w:rsidRPr="00DB267B" w:rsidDel="00D858AE" w:rsidRDefault="004F05FB" w:rsidP="004F05FB">
            <w:pPr>
              <w:spacing w:after="120"/>
              <w:rPr>
                <w:del w:id="1923" w:author="bmooney" w:date="2011-09-26T11:23:00Z"/>
                <w:sz w:val="20"/>
              </w:rPr>
            </w:pPr>
          </w:p>
        </w:tc>
      </w:tr>
      <w:tr w:rsidR="004F05FB" w:rsidRPr="00DB267B" w:rsidDel="00D858AE" w14:paraId="5B251937" w14:textId="460C7FD0" w:rsidTr="00D858AE">
        <w:trPr>
          <w:del w:id="1924" w:author="bmooney" w:date="2011-09-26T11:23:00Z"/>
        </w:trPr>
        <w:tc>
          <w:tcPr>
            <w:tcW w:w="1067" w:type="dxa"/>
            <w:tcPrChange w:id="1925" w:author="bmooney" w:date="2011-09-26T11:23:00Z">
              <w:tcPr>
                <w:tcW w:w="1080" w:type="dxa"/>
              </w:tcPr>
            </w:tcPrChange>
          </w:tcPr>
          <w:p w14:paraId="4B54017F" w14:textId="1AC53815" w:rsidR="004F05FB" w:rsidRPr="00DB267B" w:rsidDel="00D858AE" w:rsidRDefault="004F05FB" w:rsidP="004F05FB">
            <w:pPr>
              <w:spacing w:after="120"/>
              <w:rPr>
                <w:del w:id="1926" w:author="bmooney" w:date="2011-09-26T11:23:00Z"/>
                <w:sz w:val="20"/>
              </w:rPr>
            </w:pPr>
          </w:p>
        </w:tc>
        <w:tc>
          <w:tcPr>
            <w:tcW w:w="1707" w:type="dxa"/>
            <w:tcPrChange w:id="1927" w:author="bmooney" w:date="2011-09-26T11:23:00Z">
              <w:tcPr>
                <w:tcW w:w="1710" w:type="dxa"/>
              </w:tcPr>
            </w:tcPrChange>
          </w:tcPr>
          <w:p w14:paraId="70CA3070" w14:textId="1B05335B" w:rsidR="004F05FB" w:rsidRPr="00DB267B" w:rsidDel="00D858AE" w:rsidRDefault="004F05FB" w:rsidP="004F05FB">
            <w:pPr>
              <w:spacing w:after="120"/>
              <w:rPr>
                <w:del w:id="1928" w:author="bmooney" w:date="2011-09-26T11:23:00Z"/>
                <w:sz w:val="20"/>
              </w:rPr>
            </w:pPr>
            <w:moveTo w:id="1929" w:author="bmooney" w:date="2011-09-26T11:04:00Z">
              <w:del w:id="1930" w:author="bmooney" w:date="2011-09-26T11:04:00Z">
                <w:r w:rsidDel="004F05FB">
                  <w:rPr>
                    <w:sz w:val="20"/>
                  </w:rPr>
                  <w:delText>Ordering</w:delText>
                </w:r>
                <w:r w:rsidRPr="00DB267B" w:rsidDel="004F05FB">
                  <w:rPr>
                    <w:sz w:val="20"/>
                  </w:rPr>
                  <w:delText xml:space="preserve"> Physician Address</w:delText>
                </w:r>
              </w:del>
            </w:moveTo>
          </w:p>
        </w:tc>
        <w:tc>
          <w:tcPr>
            <w:tcW w:w="2743" w:type="dxa"/>
            <w:tcPrChange w:id="1931" w:author="bmooney" w:date="2011-09-26T11:23:00Z">
              <w:tcPr>
                <w:tcW w:w="2790" w:type="dxa"/>
              </w:tcPr>
            </w:tcPrChange>
          </w:tcPr>
          <w:p w14:paraId="17B12796" w14:textId="318FE69A" w:rsidR="004F05FB" w:rsidRPr="00DB267B" w:rsidDel="00D858AE" w:rsidRDefault="004F05FB" w:rsidP="004F05FB">
            <w:pPr>
              <w:spacing w:after="120"/>
              <w:rPr>
                <w:del w:id="1932" w:author="bmooney" w:date="2011-09-26T11:23:00Z"/>
                <w:sz w:val="20"/>
              </w:rPr>
            </w:pPr>
          </w:p>
        </w:tc>
        <w:tc>
          <w:tcPr>
            <w:tcW w:w="1889" w:type="dxa"/>
            <w:tcPrChange w:id="1933" w:author="bmooney" w:date="2011-09-26T11:23:00Z">
              <w:tcPr>
                <w:tcW w:w="1710" w:type="dxa"/>
              </w:tcPr>
            </w:tcPrChange>
          </w:tcPr>
          <w:p w14:paraId="02485261" w14:textId="788E72CA" w:rsidR="004F05FB" w:rsidRPr="00DB267B" w:rsidDel="00D858AE" w:rsidRDefault="004F05FB" w:rsidP="004F05FB">
            <w:pPr>
              <w:spacing w:after="120"/>
              <w:rPr>
                <w:del w:id="1934" w:author="bmooney" w:date="2011-09-26T11:23:00Z"/>
                <w:sz w:val="20"/>
              </w:rPr>
            </w:pPr>
          </w:p>
        </w:tc>
        <w:tc>
          <w:tcPr>
            <w:tcW w:w="1342" w:type="dxa"/>
            <w:tcPrChange w:id="1935" w:author="bmooney" w:date="2011-09-26T11:23:00Z">
              <w:tcPr>
                <w:tcW w:w="1350" w:type="dxa"/>
              </w:tcPr>
            </w:tcPrChange>
          </w:tcPr>
          <w:p w14:paraId="2B8CFF26" w14:textId="0BD6AF37" w:rsidR="004F05FB" w:rsidRPr="00DB267B" w:rsidDel="00D858AE" w:rsidRDefault="004F05FB" w:rsidP="004F05FB">
            <w:pPr>
              <w:spacing w:after="120"/>
              <w:rPr>
                <w:del w:id="1936" w:author="bmooney" w:date="2011-09-26T11:23:00Z"/>
                <w:sz w:val="20"/>
              </w:rPr>
            </w:pPr>
          </w:p>
        </w:tc>
      </w:tr>
      <w:tr w:rsidR="004F05FB" w:rsidRPr="00DB267B" w:rsidDel="00D858AE" w14:paraId="51873676" w14:textId="6C6D7E18" w:rsidTr="00D858AE">
        <w:trPr>
          <w:del w:id="1937" w:author="bmooney" w:date="2011-09-26T11:23:00Z"/>
        </w:trPr>
        <w:tc>
          <w:tcPr>
            <w:tcW w:w="1067" w:type="dxa"/>
            <w:tcPrChange w:id="1938" w:author="bmooney" w:date="2011-09-26T11:23:00Z">
              <w:tcPr>
                <w:tcW w:w="1080" w:type="dxa"/>
              </w:tcPr>
            </w:tcPrChange>
          </w:tcPr>
          <w:p w14:paraId="39453D9B" w14:textId="68901631" w:rsidR="004F05FB" w:rsidRPr="00DB267B" w:rsidDel="00D858AE" w:rsidRDefault="004F05FB" w:rsidP="004F05FB">
            <w:pPr>
              <w:spacing w:after="120"/>
              <w:rPr>
                <w:del w:id="1939" w:author="bmooney" w:date="2011-09-26T11:23:00Z"/>
                <w:sz w:val="20"/>
              </w:rPr>
            </w:pPr>
          </w:p>
        </w:tc>
        <w:tc>
          <w:tcPr>
            <w:tcW w:w="1707" w:type="dxa"/>
            <w:tcPrChange w:id="1940" w:author="bmooney" w:date="2011-09-26T11:23:00Z">
              <w:tcPr>
                <w:tcW w:w="1710" w:type="dxa"/>
              </w:tcPr>
            </w:tcPrChange>
          </w:tcPr>
          <w:p w14:paraId="305928FE" w14:textId="7AB04883" w:rsidR="004F05FB" w:rsidRPr="00DB267B" w:rsidDel="00D858AE" w:rsidRDefault="004F05FB" w:rsidP="004F05FB">
            <w:pPr>
              <w:spacing w:after="120"/>
              <w:rPr>
                <w:del w:id="1941" w:author="bmooney" w:date="2011-09-26T11:23:00Z"/>
                <w:sz w:val="20"/>
              </w:rPr>
            </w:pPr>
            <w:moveTo w:id="1942" w:author="bmooney" w:date="2011-09-26T11:04:00Z">
              <w:del w:id="1943" w:author="bmooney" w:date="2011-09-26T11:04:00Z">
                <w:r w:rsidDel="004F05FB">
                  <w:rPr>
                    <w:sz w:val="20"/>
                  </w:rPr>
                  <w:delText>Ordering</w:delText>
                </w:r>
                <w:r w:rsidRPr="00DB267B" w:rsidDel="004F05FB">
                  <w:rPr>
                    <w:sz w:val="20"/>
                  </w:rPr>
                  <w:delText xml:space="preserve"> Physician Delivery</w:delText>
                </w:r>
              </w:del>
            </w:moveTo>
          </w:p>
        </w:tc>
        <w:tc>
          <w:tcPr>
            <w:tcW w:w="2743" w:type="dxa"/>
            <w:tcPrChange w:id="1944" w:author="bmooney" w:date="2011-09-26T11:23:00Z">
              <w:tcPr>
                <w:tcW w:w="2790" w:type="dxa"/>
              </w:tcPr>
            </w:tcPrChange>
          </w:tcPr>
          <w:p w14:paraId="67866F43" w14:textId="57DACD50" w:rsidR="004F05FB" w:rsidRPr="00DB267B" w:rsidDel="00D858AE" w:rsidRDefault="004F05FB" w:rsidP="004F05FB">
            <w:pPr>
              <w:spacing w:after="120"/>
              <w:rPr>
                <w:del w:id="1945" w:author="bmooney" w:date="2011-09-26T11:23:00Z"/>
                <w:sz w:val="20"/>
              </w:rPr>
            </w:pPr>
          </w:p>
        </w:tc>
        <w:tc>
          <w:tcPr>
            <w:tcW w:w="1889" w:type="dxa"/>
            <w:tcPrChange w:id="1946" w:author="bmooney" w:date="2011-09-26T11:23:00Z">
              <w:tcPr>
                <w:tcW w:w="1710" w:type="dxa"/>
              </w:tcPr>
            </w:tcPrChange>
          </w:tcPr>
          <w:p w14:paraId="2B67591F" w14:textId="00035C58" w:rsidR="004F05FB" w:rsidRPr="00DB267B" w:rsidDel="00D858AE" w:rsidRDefault="004F05FB" w:rsidP="004F05FB">
            <w:pPr>
              <w:spacing w:after="120"/>
              <w:rPr>
                <w:del w:id="1947" w:author="bmooney" w:date="2011-09-26T11:23:00Z"/>
                <w:sz w:val="20"/>
              </w:rPr>
            </w:pPr>
          </w:p>
        </w:tc>
        <w:tc>
          <w:tcPr>
            <w:tcW w:w="1342" w:type="dxa"/>
            <w:tcPrChange w:id="1948" w:author="bmooney" w:date="2011-09-26T11:23:00Z">
              <w:tcPr>
                <w:tcW w:w="1350" w:type="dxa"/>
              </w:tcPr>
            </w:tcPrChange>
          </w:tcPr>
          <w:p w14:paraId="36D2D6CD" w14:textId="1BFA4D20" w:rsidR="004F05FB" w:rsidRPr="00DB267B" w:rsidDel="00D858AE" w:rsidRDefault="004F05FB" w:rsidP="004F05FB">
            <w:pPr>
              <w:spacing w:after="120"/>
              <w:rPr>
                <w:del w:id="1949" w:author="bmooney" w:date="2011-09-26T11:23:00Z"/>
                <w:sz w:val="20"/>
              </w:rPr>
            </w:pPr>
          </w:p>
        </w:tc>
      </w:tr>
      <w:tr w:rsidR="004F05FB" w:rsidRPr="00DB267B" w:rsidDel="00D858AE" w14:paraId="2DE3EAC6" w14:textId="7279BBB1" w:rsidTr="00D858AE">
        <w:trPr>
          <w:del w:id="1950" w:author="bmooney" w:date="2011-09-26T11:23:00Z"/>
        </w:trPr>
        <w:tc>
          <w:tcPr>
            <w:tcW w:w="1067" w:type="dxa"/>
            <w:tcPrChange w:id="1951" w:author="bmooney" w:date="2011-09-26T11:23:00Z">
              <w:tcPr>
                <w:tcW w:w="1080" w:type="dxa"/>
              </w:tcPr>
            </w:tcPrChange>
          </w:tcPr>
          <w:p w14:paraId="4B412B5A" w14:textId="3F8B5298" w:rsidR="004F05FB" w:rsidRPr="00DB267B" w:rsidDel="00D858AE" w:rsidRDefault="004F05FB" w:rsidP="004F05FB">
            <w:pPr>
              <w:spacing w:after="120"/>
              <w:rPr>
                <w:del w:id="1952" w:author="bmooney" w:date="2011-09-26T11:23:00Z"/>
                <w:sz w:val="20"/>
              </w:rPr>
            </w:pPr>
          </w:p>
        </w:tc>
        <w:tc>
          <w:tcPr>
            <w:tcW w:w="1707" w:type="dxa"/>
            <w:tcPrChange w:id="1953" w:author="bmooney" w:date="2011-09-26T11:23:00Z">
              <w:tcPr>
                <w:tcW w:w="1710" w:type="dxa"/>
              </w:tcPr>
            </w:tcPrChange>
          </w:tcPr>
          <w:p w14:paraId="1E28F769" w14:textId="5EEC7AA4" w:rsidR="004F05FB" w:rsidRPr="00DB267B" w:rsidDel="00D858AE" w:rsidRDefault="004F05FB" w:rsidP="004F05FB">
            <w:pPr>
              <w:spacing w:after="120"/>
              <w:rPr>
                <w:del w:id="1954" w:author="bmooney" w:date="2011-09-26T11:23:00Z"/>
                <w:sz w:val="20"/>
              </w:rPr>
            </w:pPr>
            <w:moveTo w:id="1955" w:author="bmooney" w:date="2011-09-26T11:04:00Z">
              <w:del w:id="1956" w:author="bmooney" w:date="2011-09-26T11:04:00Z">
                <w:r w:rsidDel="004F05FB">
                  <w:rPr>
                    <w:sz w:val="20"/>
                  </w:rPr>
                  <w:delText>Ordering</w:delText>
                </w:r>
                <w:r w:rsidRPr="00DB267B" w:rsidDel="004F05FB">
                  <w:rPr>
                    <w:sz w:val="20"/>
                  </w:rPr>
                  <w:delText xml:space="preserve"> Physician Address Fax</w:delText>
                </w:r>
              </w:del>
            </w:moveTo>
          </w:p>
        </w:tc>
        <w:tc>
          <w:tcPr>
            <w:tcW w:w="2743" w:type="dxa"/>
            <w:tcPrChange w:id="1957" w:author="bmooney" w:date="2011-09-26T11:23:00Z">
              <w:tcPr>
                <w:tcW w:w="2790" w:type="dxa"/>
              </w:tcPr>
            </w:tcPrChange>
          </w:tcPr>
          <w:p w14:paraId="24A83736" w14:textId="3129D539" w:rsidR="004F05FB" w:rsidRPr="00DB267B" w:rsidDel="00D858AE" w:rsidRDefault="004F05FB" w:rsidP="004F05FB">
            <w:pPr>
              <w:spacing w:after="120"/>
              <w:rPr>
                <w:del w:id="1958" w:author="bmooney" w:date="2011-09-26T11:23:00Z"/>
                <w:sz w:val="20"/>
              </w:rPr>
            </w:pPr>
          </w:p>
        </w:tc>
        <w:tc>
          <w:tcPr>
            <w:tcW w:w="1889" w:type="dxa"/>
            <w:tcPrChange w:id="1959" w:author="bmooney" w:date="2011-09-26T11:23:00Z">
              <w:tcPr>
                <w:tcW w:w="1710" w:type="dxa"/>
              </w:tcPr>
            </w:tcPrChange>
          </w:tcPr>
          <w:p w14:paraId="645AD1B4" w14:textId="2CE5B7E9" w:rsidR="004F05FB" w:rsidRPr="00DB267B" w:rsidDel="00D858AE" w:rsidRDefault="004F05FB" w:rsidP="004F05FB">
            <w:pPr>
              <w:spacing w:after="120"/>
              <w:rPr>
                <w:del w:id="1960" w:author="bmooney" w:date="2011-09-26T11:23:00Z"/>
                <w:sz w:val="20"/>
              </w:rPr>
            </w:pPr>
          </w:p>
        </w:tc>
        <w:tc>
          <w:tcPr>
            <w:tcW w:w="1342" w:type="dxa"/>
            <w:tcPrChange w:id="1961" w:author="bmooney" w:date="2011-09-26T11:23:00Z">
              <w:tcPr>
                <w:tcW w:w="1350" w:type="dxa"/>
              </w:tcPr>
            </w:tcPrChange>
          </w:tcPr>
          <w:p w14:paraId="0B2BE459" w14:textId="03CD3513" w:rsidR="004F05FB" w:rsidRPr="00DB267B" w:rsidDel="00D858AE" w:rsidRDefault="004F05FB" w:rsidP="004F05FB">
            <w:pPr>
              <w:spacing w:after="120"/>
              <w:rPr>
                <w:del w:id="1962" w:author="bmooney" w:date="2011-09-26T11:23:00Z"/>
                <w:sz w:val="20"/>
              </w:rPr>
            </w:pPr>
          </w:p>
        </w:tc>
      </w:tr>
      <w:tr w:rsidR="004F05FB" w:rsidRPr="00DB267B" w:rsidDel="00D858AE" w14:paraId="28DCC7A6" w14:textId="58DAC244" w:rsidTr="00D858AE">
        <w:trPr>
          <w:del w:id="1963" w:author="bmooney" w:date="2011-09-26T11:23:00Z"/>
        </w:trPr>
        <w:tc>
          <w:tcPr>
            <w:tcW w:w="1067" w:type="dxa"/>
            <w:tcPrChange w:id="1964" w:author="bmooney" w:date="2011-09-26T11:23:00Z">
              <w:tcPr>
                <w:tcW w:w="1080" w:type="dxa"/>
              </w:tcPr>
            </w:tcPrChange>
          </w:tcPr>
          <w:p w14:paraId="1BB26980" w14:textId="4322726E" w:rsidR="004F05FB" w:rsidRPr="00DB267B" w:rsidDel="00D858AE" w:rsidRDefault="004F05FB" w:rsidP="004F05FB">
            <w:pPr>
              <w:spacing w:after="120"/>
              <w:rPr>
                <w:del w:id="1965" w:author="bmooney" w:date="2011-09-26T11:23:00Z"/>
                <w:sz w:val="20"/>
              </w:rPr>
            </w:pPr>
          </w:p>
        </w:tc>
        <w:tc>
          <w:tcPr>
            <w:tcW w:w="1707" w:type="dxa"/>
            <w:tcPrChange w:id="1966" w:author="bmooney" w:date="2011-09-26T11:23:00Z">
              <w:tcPr>
                <w:tcW w:w="1710" w:type="dxa"/>
              </w:tcPr>
            </w:tcPrChange>
          </w:tcPr>
          <w:p w14:paraId="2686167D" w14:textId="1B8CCCD7" w:rsidR="004F05FB" w:rsidRPr="00DB267B" w:rsidDel="00D858AE" w:rsidRDefault="004F05FB" w:rsidP="004F05FB">
            <w:pPr>
              <w:spacing w:after="120"/>
              <w:rPr>
                <w:del w:id="1967" w:author="bmooney" w:date="2011-09-26T11:23:00Z"/>
                <w:sz w:val="20"/>
              </w:rPr>
            </w:pPr>
            <w:moveTo w:id="1968" w:author="bmooney" w:date="2011-09-26T11:04:00Z">
              <w:del w:id="1969" w:author="bmooney" w:date="2011-09-26T11:04:00Z">
                <w:r w:rsidDel="004F05FB">
                  <w:rPr>
                    <w:sz w:val="20"/>
                  </w:rPr>
                  <w:delText>Ordering</w:delText>
                </w:r>
                <w:r w:rsidRPr="00DB267B" w:rsidDel="004F05FB">
                  <w:rPr>
                    <w:sz w:val="20"/>
                  </w:rPr>
                  <w:delText xml:space="preserve"> Physician Email</w:delText>
                </w:r>
              </w:del>
            </w:moveTo>
          </w:p>
        </w:tc>
        <w:tc>
          <w:tcPr>
            <w:tcW w:w="2743" w:type="dxa"/>
            <w:tcPrChange w:id="1970" w:author="bmooney" w:date="2011-09-26T11:23:00Z">
              <w:tcPr>
                <w:tcW w:w="2790" w:type="dxa"/>
              </w:tcPr>
            </w:tcPrChange>
          </w:tcPr>
          <w:p w14:paraId="01197BBA" w14:textId="039B16A5" w:rsidR="004F05FB" w:rsidRPr="00DB267B" w:rsidDel="00D858AE" w:rsidRDefault="004F05FB" w:rsidP="004F05FB">
            <w:pPr>
              <w:spacing w:after="120"/>
              <w:rPr>
                <w:del w:id="1971" w:author="bmooney" w:date="2011-09-26T11:23:00Z"/>
                <w:sz w:val="20"/>
              </w:rPr>
            </w:pPr>
          </w:p>
        </w:tc>
        <w:tc>
          <w:tcPr>
            <w:tcW w:w="1889" w:type="dxa"/>
            <w:tcPrChange w:id="1972" w:author="bmooney" w:date="2011-09-26T11:23:00Z">
              <w:tcPr>
                <w:tcW w:w="1710" w:type="dxa"/>
              </w:tcPr>
            </w:tcPrChange>
          </w:tcPr>
          <w:p w14:paraId="49AC3888" w14:textId="6FC076CE" w:rsidR="004F05FB" w:rsidRPr="00DB267B" w:rsidDel="00D858AE" w:rsidRDefault="004F05FB" w:rsidP="004F05FB">
            <w:pPr>
              <w:spacing w:after="120"/>
              <w:rPr>
                <w:del w:id="1973" w:author="bmooney" w:date="2011-09-26T11:23:00Z"/>
                <w:sz w:val="20"/>
              </w:rPr>
            </w:pPr>
          </w:p>
        </w:tc>
        <w:tc>
          <w:tcPr>
            <w:tcW w:w="1342" w:type="dxa"/>
            <w:tcPrChange w:id="1974" w:author="bmooney" w:date="2011-09-26T11:23:00Z">
              <w:tcPr>
                <w:tcW w:w="1350" w:type="dxa"/>
              </w:tcPr>
            </w:tcPrChange>
          </w:tcPr>
          <w:p w14:paraId="6F018874" w14:textId="459AA5E3" w:rsidR="004F05FB" w:rsidRPr="00DB267B" w:rsidDel="00D858AE" w:rsidRDefault="004F05FB" w:rsidP="004F05FB">
            <w:pPr>
              <w:spacing w:after="120"/>
              <w:rPr>
                <w:del w:id="1975" w:author="bmooney" w:date="2011-09-26T11:23:00Z"/>
                <w:sz w:val="20"/>
              </w:rPr>
            </w:pPr>
          </w:p>
        </w:tc>
      </w:tr>
      <w:tr w:rsidR="004F05FB" w:rsidRPr="00DB267B" w:rsidDel="00D858AE" w14:paraId="46FD882F" w14:textId="550C0BFC" w:rsidTr="00D858AE">
        <w:trPr>
          <w:del w:id="1976" w:author="bmooney" w:date="2011-09-26T11:23:00Z"/>
        </w:trPr>
        <w:tc>
          <w:tcPr>
            <w:tcW w:w="1067" w:type="dxa"/>
            <w:tcPrChange w:id="1977" w:author="bmooney" w:date="2011-09-26T11:23:00Z">
              <w:tcPr>
                <w:tcW w:w="1080" w:type="dxa"/>
              </w:tcPr>
            </w:tcPrChange>
          </w:tcPr>
          <w:p w14:paraId="38E3E85F" w14:textId="5B5B8B82" w:rsidR="004F05FB" w:rsidRPr="00DB267B" w:rsidDel="00D858AE" w:rsidRDefault="004F05FB" w:rsidP="004F05FB">
            <w:pPr>
              <w:spacing w:after="120"/>
              <w:rPr>
                <w:del w:id="1978" w:author="bmooney" w:date="2011-09-26T11:23:00Z"/>
                <w:sz w:val="20"/>
              </w:rPr>
            </w:pPr>
          </w:p>
        </w:tc>
        <w:tc>
          <w:tcPr>
            <w:tcW w:w="1707" w:type="dxa"/>
            <w:tcPrChange w:id="1979" w:author="bmooney" w:date="2011-09-26T11:23:00Z">
              <w:tcPr>
                <w:tcW w:w="1710" w:type="dxa"/>
              </w:tcPr>
            </w:tcPrChange>
          </w:tcPr>
          <w:p w14:paraId="1A565FC7" w14:textId="6203EE24" w:rsidR="004F05FB" w:rsidRPr="00DB267B" w:rsidDel="00D858AE" w:rsidRDefault="004F05FB" w:rsidP="004F05FB">
            <w:pPr>
              <w:spacing w:after="120"/>
              <w:rPr>
                <w:del w:id="1980" w:author="bmooney" w:date="2011-09-26T11:23:00Z"/>
                <w:sz w:val="20"/>
              </w:rPr>
            </w:pPr>
            <w:moveTo w:id="1981" w:author="bmooney" w:date="2011-09-26T11:04:00Z">
              <w:del w:id="1982" w:author="bmooney" w:date="2011-09-26T11:04:00Z">
                <w:r w:rsidDel="004F05FB">
                  <w:rPr>
                    <w:sz w:val="20"/>
                  </w:rPr>
                  <w:delText>Ordering</w:delText>
                </w:r>
                <w:r w:rsidRPr="00DB267B" w:rsidDel="004F05FB">
                  <w:rPr>
                    <w:sz w:val="20"/>
                  </w:rPr>
                  <w:delText xml:space="preserve"> Physician Contact Name</w:delText>
                </w:r>
              </w:del>
            </w:moveTo>
          </w:p>
        </w:tc>
        <w:tc>
          <w:tcPr>
            <w:tcW w:w="2743" w:type="dxa"/>
            <w:tcPrChange w:id="1983" w:author="bmooney" w:date="2011-09-26T11:23:00Z">
              <w:tcPr>
                <w:tcW w:w="2790" w:type="dxa"/>
              </w:tcPr>
            </w:tcPrChange>
          </w:tcPr>
          <w:p w14:paraId="7EA511E8" w14:textId="4BD3B4D8" w:rsidR="004F05FB" w:rsidRPr="00DB267B" w:rsidDel="00D858AE" w:rsidRDefault="004F05FB" w:rsidP="004F05FB">
            <w:pPr>
              <w:spacing w:after="120"/>
              <w:rPr>
                <w:del w:id="1984" w:author="bmooney" w:date="2011-09-26T11:23:00Z"/>
                <w:sz w:val="20"/>
              </w:rPr>
            </w:pPr>
          </w:p>
        </w:tc>
        <w:tc>
          <w:tcPr>
            <w:tcW w:w="1889" w:type="dxa"/>
            <w:tcPrChange w:id="1985" w:author="bmooney" w:date="2011-09-26T11:23:00Z">
              <w:tcPr>
                <w:tcW w:w="1710" w:type="dxa"/>
              </w:tcPr>
            </w:tcPrChange>
          </w:tcPr>
          <w:p w14:paraId="1DACEF77" w14:textId="13CD8D2D" w:rsidR="004F05FB" w:rsidRPr="00DB267B" w:rsidDel="00D858AE" w:rsidRDefault="004F05FB" w:rsidP="004F05FB">
            <w:pPr>
              <w:spacing w:after="120"/>
              <w:rPr>
                <w:del w:id="1986" w:author="bmooney" w:date="2011-09-26T11:23:00Z"/>
                <w:sz w:val="20"/>
              </w:rPr>
            </w:pPr>
          </w:p>
        </w:tc>
        <w:tc>
          <w:tcPr>
            <w:tcW w:w="1342" w:type="dxa"/>
            <w:tcPrChange w:id="1987" w:author="bmooney" w:date="2011-09-26T11:23:00Z">
              <w:tcPr>
                <w:tcW w:w="1350" w:type="dxa"/>
              </w:tcPr>
            </w:tcPrChange>
          </w:tcPr>
          <w:p w14:paraId="0E6B5737" w14:textId="4FADAE7F" w:rsidR="004F05FB" w:rsidRPr="00DB267B" w:rsidDel="00D858AE" w:rsidRDefault="004F05FB" w:rsidP="004F05FB">
            <w:pPr>
              <w:spacing w:after="120"/>
              <w:rPr>
                <w:del w:id="1988" w:author="bmooney" w:date="2011-09-26T11:23:00Z"/>
                <w:sz w:val="20"/>
              </w:rPr>
            </w:pPr>
          </w:p>
        </w:tc>
      </w:tr>
      <w:tr w:rsidR="004F05FB" w:rsidRPr="00DB267B" w:rsidDel="00D858AE" w14:paraId="69DF06DD" w14:textId="0D6666F3" w:rsidTr="00D858AE">
        <w:trPr>
          <w:del w:id="1989" w:author="bmooney" w:date="2011-09-26T11:23:00Z"/>
        </w:trPr>
        <w:tc>
          <w:tcPr>
            <w:tcW w:w="1067" w:type="dxa"/>
            <w:tcPrChange w:id="1990" w:author="bmooney" w:date="2011-09-26T11:23:00Z">
              <w:tcPr>
                <w:tcW w:w="1080" w:type="dxa"/>
              </w:tcPr>
            </w:tcPrChange>
          </w:tcPr>
          <w:p w14:paraId="075E5D8D" w14:textId="4A34B82F" w:rsidR="004F05FB" w:rsidRPr="00DB267B" w:rsidDel="00D858AE" w:rsidRDefault="004F05FB" w:rsidP="004F05FB">
            <w:pPr>
              <w:spacing w:after="120"/>
              <w:rPr>
                <w:del w:id="1991" w:author="bmooney" w:date="2011-09-26T11:23:00Z"/>
                <w:sz w:val="20"/>
              </w:rPr>
            </w:pPr>
          </w:p>
        </w:tc>
        <w:tc>
          <w:tcPr>
            <w:tcW w:w="1707" w:type="dxa"/>
            <w:tcPrChange w:id="1992" w:author="bmooney" w:date="2011-09-26T11:23:00Z">
              <w:tcPr>
                <w:tcW w:w="1710" w:type="dxa"/>
              </w:tcPr>
            </w:tcPrChange>
          </w:tcPr>
          <w:p w14:paraId="4A37A1F8" w14:textId="638AC3A8" w:rsidR="004F05FB" w:rsidRPr="00DB267B" w:rsidDel="00D858AE" w:rsidRDefault="004F05FB" w:rsidP="004F05FB">
            <w:pPr>
              <w:spacing w:after="120"/>
              <w:rPr>
                <w:del w:id="1993" w:author="bmooney" w:date="2011-09-26T11:23:00Z"/>
                <w:sz w:val="20"/>
              </w:rPr>
            </w:pPr>
            <w:moveTo w:id="1994" w:author="bmooney" w:date="2011-09-26T11:04:00Z">
              <w:del w:id="1995" w:author="bmooney" w:date="2011-09-26T11:04:00Z">
                <w:r w:rsidRPr="00DB267B" w:rsidDel="004F05FB">
                  <w:rPr>
                    <w:sz w:val="20"/>
                  </w:rPr>
                  <w:delText>Additional Physician Name</w:delText>
                </w:r>
              </w:del>
            </w:moveTo>
          </w:p>
        </w:tc>
        <w:tc>
          <w:tcPr>
            <w:tcW w:w="2743" w:type="dxa"/>
            <w:tcPrChange w:id="1996" w:author="bmooney" w:date="2011-09-26T11:23:00Z">
              <w:tcPr>
                <w:tcW w:w="2790" w:type="dxa"/>
              </w:tcPr>
            </w:tcPrChange>
          </w:tcPr>
          <w:p w14:paraId="534D8654" w14:textId="5D80E30A" w:rsidR="004F05FB" w:rsidRPr="00DB267B" w:rsidDel="00D858AE" w:rsidRDefault="004F05FB" w:rsidP="004F05FB">
            <w:pPr>
              <w:spacing w:after="120"/>
              <w:rPr>
                <w:del w:id="1997" w:author="bmooney" w:date="2011-09-26T11:23:00Z"/>
                <w:sz w:val="20"/>
              </w:rPr>
            </w:pPr>
          </w:p>
        </w:tc>
        <w:tc>
          <w:tcPr>
            <w:tcW w:w="1889" w:type="dxa"/>
            <w:tcPrChange w:id="1998" w:author="bmooney" w:date="2011-09-26T11:23:00Z">
              <w:tcPr>
                <w:tcW w:w="1710" w:type="dxa"/>
              </w:tcPr>
            </w:tcPrChange>
          </w:tcPr>
          <w:p w14:paraId="6027192F" w14:textId="3492DCC3" w:rsidR="004F05FB" w:rsidRPr="00DB267B" w:rsidDel="00D858AE" w:rsidRDefault="004F05FB" w:rsidP="004F05FB">
            <w:pPr>
              <w:spacing w:after="120"/>
              <w:rPr>
                <w:del w:id="1999" w:author="bmooney" w:date="2011-09-26T11:23:00Z"/>
                <w:sz w:val="20"/>
              </w:rPr>
            </w:pPr>
          </w:p>
        </w:tc>
        <w:tc>
          <w:tcPr>
            <w:tcW w:w="1342" w:type="dxa"/>
            <w:tcPrChange w:id="2000" w:author="bmooney" w:date="2011-09-26T11:23:00Z">
              <w:tcPr>
                <w:tcW w:w="1350" w:type="dxa"/>
              </w:tcPr>
            </w:tcPrChange>
          </w:tcPr>
          <w:p w14:paraId="56FE03A7" w14:textId="012BEE6C" w:rsidR="004F05FB" w:rsidRPr="00DB267B" w:rsidDel="00D858AE" w:rsidRDefault="004F05FB" w:rsidP="004F05FB">
            <w:pPr>
              <w:spacing w:after="120"/>
              <w:rPr>
                <w:del w:id="2001" w:author="bmooney" w:date="2011-09-26T11:23:00Z"/>
                <w:sz w:val="20"/>
              </w:rPr>
            </w:pPr>
          </w:p>
        </w:tc>
      </w:tr>
      <w:tr w:rsidR="004F05FB" w:rsidRPr="00DB267B" w:rsidDel="00D858AE" w14:paraId="69DAB3AD" w14:textId="16048EA8" w:rsidTr="00D858AE">
        <w:trPr>
          <w:del w:id="2002" w:author="bmooney" w:date="2011-09-26T11:23:00Z"/>
        </w:trPr>
        <w:tc>
          <w:tcPr>
            <w:tcW w:w="1067" w:type="dxa"/>
            <w:tcPrChange w:id="2003" w:author="bmooney" w:date="2011-09-26T11:23:00Z">
              <w:tcPr>
                <w:tcW w:w="1080" w:type="dxa"/>
              </w:tcPr>
            </w:tcPrChange>
          </w:tcPr>
          <w:p w14:paraId="2C174D63" w14:textId="2C883738" w:rsidR="004F05FB" w:rsidRPr="00DB267B" w:rsidDel="00D858AE" w:rsidRDefault="004F05FB" w:rsidP="004F05FB">
            <w:pPr>
              <w:spacing w:after="120"/>
              <w:rPr>
                <w:del w:id="2004" w:author="bmooney" w:date="2011-09-26T11:23:00Z"/>
                <w:sz w:val="20"/>
              </w:rPr>
            </w:pPr>
          </w:p>
        </w:tc>
        <w:tc>
          <w:tcPr>
            <w:tcW w:w="1707" w:type="dxa"/>
            <w:tcPrChange w:id="2005" w:author="bmooney" w:date="2011-09-26T11:23:00Z">
              <w:tcPr>
                <w:tcW w:w="1710" w:type="dxa"/>
              </w:tcPr>
            </w:tcPrChange>
          </w:tcPr>
          <w:p w14:paraId="1500A788" w14:textId="00BB3481" w:rsidR="004F05FB" w:rsidRPr="00DB267B" w:rsidDel="00D858AE" w:rsidRDefault="004F05FB" w:rsidP="004F05FB">
            <w:pPr>
              <w:spacing w:after="120"/>
              <w:rPr>
                <w:del w:id="2006" w:author="bmooney" w:date="2011-09-26T11:23:00Z"/>
                <w:sz w:val="20"/>
              </w:rPr>
            </w:pPr>
            <w:moveTo w:id="2007" w:author="bmooney" w:date="2011-09-26T11:04:00Z">
              <w:del w:id="2008" w:author="bmooney" w:date="2011-09-26T11:04:00Z">
                <w:r w:rsidRPr="00DB267B" w:rsidDel="004F05FB">
                  <w:rPr>
                    <w:sz w:val="20"/>
                  </w:rPr>
                  <w:delText>Additional Physician Identifier</w:delText>
                </w:r>
              </w:del>
            </w:moveTo>
          </w:p>
        </w:tc>
        <w:tc>
          <w:tcPr>
            <w:tcW w:w="2743" w:type="dxa"/>
            <w:tcPrChange w:id="2009" w:author="bmooney" w:date="2011-09-26T11:23:00Z">
              <w:tcPr>
                <w:tcW w:w="2790" w:type="dxa"/>
              </w:tcPr>
            </w:tcPrChange>
          </w:tcPr>
          <w:p w14:paraId="5527DAB5" w14:textId="28D9E9D5" w:rsidR="004F05FB" w:rsidRPr="00DB267B" w:rsidDel="00D858AE" w:rsidRDefault="004F05FB" w:rsidP="004F05FB">
            <w:pPr>
              <w:spacing w:after="120"/>
              <w:rPr>
                <w:del w:id="2010" w:author="bmooney" w:date="2011-09-26T11:23:00Z"/>
                <w:sz w:val="20"/>
              </w:rPr>
            </w:pPr>
          </w:p>
        </w:tc>
        <w:tc>
          <w:tcPr>
            <w:tcW w:w="1889" w:type="dxa"/>
            <w:tcPrChange w:id="2011" w:author="bmooney" w:date="2011-09-26T11:23:00Z">
              <w:tcPr>
                <w:tcW w:w="1710" w:type="dxa"/>
              </w:tcPr>
            </w:tcPrChange>
          </w:tcPr>
          <w:p w14:paraId="74FE2479" w14:textId="4AEC4B9C" w:rsidR="004F05FB" w:rsidRPr="00DB267B" w:rsidDel="00D858AE" w:rsidRDefault="004F05FB" w:rsidP="004F05FB">
            <w:pPr>
              <w:spacing w:after="120"/>
              <w:rPr>
                <w:del w:id="2012" w:author="bmooney" w:date="2011-09-26T11:23:00Z"/>
                <w:sz w:val="20"/>
              </w:rPr>
            </w:pPr>
          </w:p>
        </w:tc>
        <w:tc>
          <w:tcPr>
            <w:tcW w:w="1342" w:type="dxa"/>
            <w:tcPrChange w:id="2013" w:author="bmooney" w:date="2011-09-26T11:23:00Z">
              <w:tcPr>
                <w:tcW w:w="1350" w:type="dxa"/>
              </w:tcPr>
            </w:tcPrChange>
          </w:tcPr>
          <w:p w14:paraId="54CA242D" w14:textId="661D8858" w:rsidR="004F05FB" w:rsidRPr="00DB267B" w:rsidDel="00D858AE" w:rsidRDefault="004F05FB" w:rsidP="004F05FB">
            <w:pPr>
              <w:spacing w:after="120"/>
              <w:rPr>
                <w:del w:id="2014" w:author="bmooney" w:date="2011-09-26T11:23:00Z"/>
                <w:sz w:val="20"/>
              </w:rPr>
            </w:pPr>
          </w:p>
        </w:tc>
      </w:tr>
      <w:tr w:rsidR="004F05FB" w:rsidRPr="00DB267B" w:rsidDel="00D858AE" w14:paraId="771FE860" w14:textId="1D7A50EE" w:rsidTr="00D858AE">
        <w:trPr>
          <w:del w:id="2015" w:author="bmooney" w:date="2011-09-26T11:23:00Z"/>
        </w:trPr>
        <w:tc>
          <w:tcPr>
            <w:tcW w:w="1067" w:type="dxa"/>
            <w:tcPrChange w:id="2016" w:author="bmooney" w:date="2011-09-26T11:23:00Z">
              <w:tcPr>
                <w:tcW w:w="1080" w:type="dxa"/>
              </w:tcPr>
            </w:tcPrChange>
          </w:tcPr>
          <w:p w14:paraId="062BF22E" w14:textId="47E19215" w:rsidR="004F05FB" w:rsidRPr="00DB267B" w:rsidDel="00D858AE" w:rsidRDefault="004F05FB" w:rsidP="004F05FB">
            <w:pPr>
              <w:spacing w:after="120"/>
              <w:rPr>
                <w:del w:id="2017" w:author="bmooney" w:date="2011-09-26T11:23:00Z"/>
                <w:sz w:val="20"/>
              </w:rPr>
            </w:pPr>
          </w:p>
        </w:tc>
        <w:tc>
          <w:tcPr>
            <w:tcW w:w="1707" w:type="dxa"/>
            <w:tcPrChange w:id="2018" w:author="bmooney" w:date="2011-09-26T11:23:00Z">
              <w:tcPr>
                <w:tcW w:w="1710" w:type="dxa"/>
              </w:tcPr>
            </w:tcPrChange>
          </w:tcPr>
          <w:p w14:paraId="5EF68BA0" w14:textId="33ADFB4F" w:rsidR="004F05FB" w:rsidRPr="00DB267B" w:rsidDel="00D858AE" w:rsidRDefault="004F05FB" w:rsidP="004F05FB">
            <w:pPr>
              <w:spacing w:after="120"/>
              <w:rPr>
                <w:del w:id="2019" w:author="bmooney" w:date="2011-09-26T11:23:00Z"/>
                <w:sz w:val="20"/>
              </w:rPr>
            </w:pPr>
            <w:moveTo w:id="2020" w:author="bmooney" w:date="2011-09-26T11:04:00Z">
              <w:del w:id="2021" w:author="bmooney" w:date="2011-09-26T11:04:00Z">
                <w:r w:rsidRPr="00DB267B" w:rsidDel="004F05FB">
                  <w:rPr>
                    <w:sz w:val="20"/>
                  </w:rPr>
                  <w:delText>Additional Physician Address Phone</w:delText>
                </w:r>
              </w:del>
            </w:moveTo>
          </w:p>
        </w:tc>
        <w:tc>
          <w:tcPr>
            <w:tcW w:w="2743" w:type="dxa"/>
            <w:tcPrChange w:id="2022" w:author="bmooney" w:date="2011-09-26T11:23:00Z">
              <w:tcPr>
                <w:tcW w:w="2790" w:type="dxa"/>
              </w:tcPr>
            </w:tcPrChange>
          </w:tcPr>
          <w:p w14:paraId="33576CD1" w14:textId="348ECAB6" w:rsidR="004F05FB" w:rsidRPr="00DB267B" w:rsidDel="00D858AE" w:rsidRDefault="004F05FB" w:rsidP="004F05FB">
            <w:pPr>
              <w:spacing w:after="120"/>
              <w:rPr>
                <w:del w:id="2023" w:author="bmooney" w:date="2011-09-26T11:23:00Z"/>
                <w:sz w:val="20"/>
              </w:rPr>
            </w:pPr>
          </w:p>
        </w:tc>
        <w:tc>
          <w:tcPr>
            <w:tcW w:w="1889" w:type="dxa"/>
            <w:tcPrChange w:id="2024" w:author="bmooney" w:date="2011-09-26T11:23:00Z">
              <w:tcPr>
                <w:tcW w:w="1710" w:type="dxa"/>
              </w:tcPr>
            </w:tcPrChange>
          </w:tcPr>
          <w:p w14:paraId="3BF652C9" w14:textId="650366C1" w:rsidR="004F05FB" w:rsidRPr="00DB267B" w:rsidDel="00D858AE" w:rsidRDefault="004F05FB" w:rsidP="004F05FB">
            <w:pPr>
              <w:spacing w:after="120"/>
              <w:rPr>
                <w:del w:id="2025" w:author="bmooney" w:date="2011-09-26T11:23:00Z"/>
                <w:sz w:val="20"/>
              </w:rPr>
            </w:pPr>
          </w:p>
        </w:tc>
        <w:tc>
          <w:tcPr>
            <w:tcW w:w="1342" w:type="dxa"/>
            <w:tcPrChange w:id="2026" w:author="bmooney" w:date="2011-09-26T11:23:00Z">
              <w:tcPr>
                <w:tcW w:w="1350" w:type="dxa"/>
              </w:tcPr>
            </w:tcPrChange>
          </w:tcPr>
          <w:p w14:paraId="73D2C015" w14:textId="4E89F49F" w:rsidR="004F05FB" w:rsidRPr="00DB267B" w:rsidDel="00D858AE" w:rsidRDefault="004F05FB" w:rsidP="004F05FB">
            <w:pPr>
              <w:spacing w:after="120"/>
              <w:rPr>
                <w:del w:id="2027" w:author="bmooney" w:date="2011-09-26T11:23:00Z"/>
                <w:sz w:val="20"/>
              </w:rPr>
            </w:pPr>
          </w:p>
        </w:tc>
      </w:tr>
      <w:tr w:rsidR="004F05FB" w:rsidRPr="00DB267B" w:rsidDel="00D858AE" w14:paraId="041F2994" w14:textId="38595EE5" w:rsidTr="00D858AE">
        <w:trPr>
          <w:del w:id="2028" w:author="bmooney" w:date="2011-09-26T11:23:00Z"/>
        </w:trPr>
        <w:tc>
          <w:tcPr>
            <w:tcW w:w="1067" w:type="dxa"/>
            <w:tcPrChange w:id="2029" w:author="bmooney" w:date="2011-09-26T11:23:00Z">
              <w:tcPr>
                <w:tcW w:w="1080" w:type="dxa"/>
              </w:tcPr>
            </w:tcPrChange>
          </w:tcPr>
          <w:p w14:paraId="1E22A9BB" w14:textId="787F73C7" w:rsidR="004F05FB" w:rsidRPr="00DB267B" w:rsidDel="00D858AE" w:rsidRDefault="004F05FB" w:rsidP="004F05FB">
            <w:pPr>
              <w:spacing w:after="120"/>
              <w:rPr>
                <w:del w:id="2030" w:author="bmooney" w:date="2011-09-26T11:23:00Z"/>
                <w:sz w:val="20"/>
              </w:rPr>
            </w:pPr>
          </w:p>
        </w:tc>
        <w:tc>
          <w:tcPr>
            <w:tcW w:w="1707" w:type="dxa"/>
            <w:tcPrChange w:id="2031" w:author="bmooney" w:date="2011-09-26T11:23:00Z">
              <w:tcPr>
                <w:tcW w:w="1710" w:type="dxa"/>
              </w:tcPr>
            </w:tcPrChange>
          </w:tcPr>
          <w:p w14:paraId="32D63257" w14:textId="4C8997C5" w:rsidR="004F05FB" w:rsidRPr="00DB267B" w:rsidDel="00D858AE" w:rsidRDefault="004F05FB" w:rsidP="004F05FB">
            <w:pPr>
              <w:spacing w:after="120"/>
              <w:rPr>
                <w:del w:id="2032" w:author="bmooney" w:date="2011-09-26T11:23:00Z"/>
                <w:sz w:val="20"/>
              </w:rPr>
            </w:pPr>
            <w:moveTo w:id="2033" w:author="bmooney" w:date="2011-09-26T11:04:00Z">
              <w:del w:id="2034" w:author="bmooney" w:date="2011-09-26T11:04:00Z">
                <w:r w:rsidRPr="00DB267B" w:rsidDel="004F05FB">
                  <w:rPr>
                    <w:sz w:val="20"/>
                  </w:rPr>
                  <w:delText>Additional Physician Address</w:delText>
                </w:r>
              </w:del>
            </w:moveTo>
          </w:p>
        </w:tc>
        <w:tc>
          <w:tcPr>
            <w:tcW w:w="2743" w:type="dxa"/>
            <w:tcPrChange w:id="2035" w:author="bmooney" w:date="2011-09-26T11:23:00Z">
              <w:tcPr>
                <w:tcW w:w="2790" w:type="dxa"/>
              </w:tcPr>
            </w:tcPrChange>
          </w:tcPr>
          <w:p w14:paraId="5E56116A" w14:textId="559051C8" w:rsidR="004F05FB" w:rsidRPr="00DB267B" w:rsidDel="00D858AE" w:rsidRDefault="004F05FB" w:rsidP="004F05FB">
            <w:pPr>
              <w:spacing w:after="120"/>
              <w:rPr>
                <w:del w:id="2036" w:author="bmooney" w:date="2011-09-26T11:23:00Z"/>
                <w:sz w:val="20"/>
              </w:rPr>
            </w:pPr>
          </w:p>
        </w:tc>
        <w:tc>
          <w:tcPr>
            <w:tcW w:w="1889" w:type="dxa"/>
            <w:tcPrChange w:id="2037" w:author="bmooney" w:date="2011-09-26T11:23:00Z">
              <w:tcPr>
                <w:tcW w:w="1710" w:type="dxa"/>
              </w:tcPr>
            </w:tcPrChange>
          </w:tcPr>
          <w:p w14:paraId="26E6F93C" w14:textId="1C9E511B" w:rsidR="004F05FB" w:rsidRPr="00DB267B" w:rsidDel="00D858AE" w:rsidRDefault="004F05FB" w:rsidP="004F05FB">
            <w:pPr>
              <w:spacing w:after="120"/>
              <w:rPr>
                <w:del w:id="2038" w:author="bmooney" w:date="2011-09-26T11:23:00Z"/>
                <w:sz w:val="20"/>
              </w:rPr>
            </w:pPr>
          </w:p>
        </w:tc>
        <w:tc>
          <w:tcPr>
            <w:tcW w:w="1342" w:type="dxa"/>
            <w:tcPrChange w:id="2039" w:author="bmooney" w:date="2011-09-26T11:23:00Z">
              <w:tcPr>
                <w:tcW w:w="1350" w:type="dxa"/>
              </w:tcPr>
            </w:tcPrChange>
          </w:tcPr>
          <w:p w14:paraId="05F43197" w14:textId="009A3E6C" w:rsidR="004F05FB" w:rsidRPr="00DB267B" w:rsidDel="00D858AE" w:rsidRDefault="004F05FB" w:rsidP="004F05FB">
            <w:pPr>
              <w:spacing w:after="120"/>
              <w:rPr>
                <w:del w:id="2040" w:author="bmooney" w:date="2011-09-26T11:23:00Z"/>
                <w:sz w:val="20"/>
              </w:rPr>
            </w:pPr>
          </w:p>
        </w:tc>
      </w:tr>
      <w:tr w:rsidR="004F05FB" w:rsidRPr="00DB267B" w:rsidDel="00D858AE" w14:paraId="4E05EA89" w14:textId="3AB5651D" w:rsidTr="00D858AE">
        <w:trPr>
          <w:del w:id="2041" w:author="bmooney" w:date="2011-09-26T11:23:00Z"/>
        </w:trPr>
        <w:tc>
          <w:tcPr>
            <w:tcW w:w="1067" w:type="dxa"/>
            <w:tcPrChange w:id="2042" w:author="bmooney" w:date="2011-09-26T11:23:00Z">
              <w:tcPr>
                <w:tcW w:w="1080" w:type="dxa"/>
              </w:tcPr>
            </w:tcPrChange>
          </w:tcPr>
          <w:p w14:paraId="3A8ABD53" w14:textId="579A50BB" w:rsidR="004F05FB" w:rsidRPr="00DB267B" w:rsidDel="00D858AE" w:rsidRDefault="004F05FB" w:rsidP="004F05FB">
            <w:pPr>
              <w:spacing w:after="120"/>
              <w:rPr>
                <w:del w:id="2043" w:author="bmooney" w:date="2011-09-26T11:23:00Z"/>
                <w:sz w:val="20"/>
              </w:rPr>
            </w:pPr>
          </w:p>
        </w:tc>
        <w:tc>
          <w:tcPr>
            <w:tcW w:w="1707" w:type="dxa"/>
            <w:tcPrChange w:id="2044" w:author="bmooney" w:date="2011-09-26T11:23:00Z">
              <w:tcPr>
                <w:tcW w:w="1710" w:type="dxa"/>
              </w:tcPr>
            </w:tcPrChange>
          </w:tcPr>
          <w:p w14:paraId="778DF995" w14:textId="5617FD8F" w:rsidR="004F05FB" w:rsidRPr="00DB267B" w:rsidDel="00D858AE" w:rsidRDefault="004F05FB" w:rsidP="004F05FB">
            <w:pPr>
              <w:spacing w:after="120"/>
              <w:rPr>
                <w:del w:id="2045" w:author="bmooney" w:date="2011-09-26T11:23:00Z"/>
                <w:sz w:val="20"/>
              </w:rPr>
            </w:pPr>
            <w:moveTo w:id="2046" w:author="bmooney" w:date="2011-09-26T11:04:00Z">
              <w:del w:id="2047" w:author="bmooney" w:date="2011-09-26T11:04:00Z">
                <w:r w:rsidRPr="00DB267B" w:rsidDel="004F05FB">
                  <w:rPr>
                    <w:sz w:val="20"/>
                  </w:rPr>
                  <w:delText>Additional Physician Delivery</w:delText>
                </w:r>
              </w:del>
            </w:moveTo>
          </w:p>
        </w:tc>
        <w:tc>
          <w:tcPr>
            <w:tcW w:w="2743" w:type="dxa"/>
            <w:tcPrChange w:id="2048" w:author="bmooney" w:date="2011-09-26T11:23:00Z">
              <w:tcPr>
                <w:tcW w:w="2790" w:type="dxa"/>
              </w:tcPr>
            </w:tcPrChange>
          </w:tcPr>
          <w:p w14:paraId="1CACC091" w14:textId="716738CE" w:rsidR="004F05FB" w:rsidRPr="00DB267B" w:rsidDel="00D858AE" w:rsidRDefault="004F05FB" w:rsidP="004F05FB">
            <w:pPr>
              <w:spacing w:after="120"/>
              <w:rPr>
                <w:del w:id="2049" w:author="bmooney" w:date="2011-09-26T11:23:00Z"/>
                <w:sz w:val="20"/>
              </w:rPr>
            </w:pPr>
          </w:p>
        </w:tc>
        <w:tc>
          <w:tcPr>
            <w:tcW w:w="1889" w:type="dxa"/>
            <w:tcPrChange w:id="2050" w:author="bmooney" w:date="2011-09-26T11:23:00Z">
              <w:tcPr>
                <w:tcW w:w="1710" w:type="dxa"/>
              </w:tcPr>
            </w:tcPrChange>
          </w:tcPr>
          <w:p w14:paraId="2A6442AF" w14:textId="1FFB1938" w:rsidR="004F05FB" w:rsidRPr="00DB267B" w:rsidDel="00D858AE" w:rsidRDefault="004F05FB" w:rsidP="004F05FB">
            <w:pPr>
              <w:spacing w:after="120"/>
              <w:rPr>
                <w:del w:id="2051" w:author="bmooney" w:date="2011-09-26T11:23:00Z"/>
                <w:sz w:val="20"/>
              </w:rPr>
            </w:pPr>
          </w:p>
        </w:tc>
        <w:tc>
          <w:tcPr>
            <w:tcW w:w="1342" w:type="dxa"/>
            <w:tcPrChange w:id="2052" w:author="bmooney" w:date="2011-09-26T11:23:00Z">
              <w:tcPr>
                <w:tcW w:w="1350" w:type="dxa"/>
              </w:tcPr>
            </w:tcPrChange>
          </w:tcPr>
          <w:p w14:paraId="635EFC67" w14:textId="7F033FD9" w:rsidR="004F05FB" w:rsidRPr="00DB267B" w:rsidDel="00D858AE" w:rsidRDefault="004F05FB" w:rsidP="004F05FB">
            <w:pPr>
              <w:spacing w:after="120"/>
              <w:rPr>
                <w:del w:id="2053" w:author="bmooney" w:date="2011-09-26T11:23:00Z"/>
                <w:sz w:val="20"/>
              </w:rPr>
            </w:pPr>
          </w:p>
        </w:tc>
      </w:tr>
      <w:tr w:rsidR="004F05FB" w:rsidRPr="00DB267B" w:rsidDel="004F05FB" w14:paraId="75FC8780" w14:textId="365DBC08" w:rsidTr="00D858AE">
        <w:trPr>
          <w:del w:id="2054" w:author="bmooney" w:date="2011-09-26T11:05:00Z"/>
        </w:trPr>
        <w:tc>
          <w:tcPr>
            <w:tcW w:w="1067" w:type="dxa"/>
            <w:tcPrChange w:id="2055" w:author="bmooney" w:date="2011-09-26T11:23:00Z">
              <w:tcPr>
                <w:tcW w:w="1080" w:type="dxa"/>
              </w:tcPr>
            </w:tcPrChange>
          </w:tcPr>
          <w:p w14:paraId="540371EB" w14:textId="191D449A" w:rsidR="004F05FB" w:rsidRPr="00DB267B" w:rsidDel="004F05FB" w:rsidRDefault="004F05FB" w:rsidP="004F05FB">
            <w:pPr>
              <w:spacing w:after="120"/>
              <w:rPr>
                <w:del w:id="2056" w:author="bmooney" w:date="2011-09-26T11:05:00Z"/>
                <w:sz w:val="20"/>
              </w:rPr>
            </w:pPr>
          </w:p>
        </w:tc>
        <w:tc>
          <w:tcPr>
            <w:tcW w:w="1707" w:type="dxa"/>
            <w:tcPrChange w:id="2057" w:author="bmooney" w:date="2011-09-26T11:23:00Z">
              <w:tcPr>
                <w:tcW w:w="1710" w:type="dxa"/>
              </w:tcPr>
            </w:tcPrChange>
          </w:tcPr>
          <w:p w14:paraId="233630A5" w14:textId="5783DC82" w:rsidR="004F05FB" w:rsidRPr="00DB267B" w:rsidDel="004F05FB" w:rsidRDefault="004F05FB" w:rsidP="004F05FB">
            <w:pPr>
              <w:spacing w:after="120"/>
              <w:rPr>
                <w:del w:id="2058" w:author="bmooney" w:date="2011-09-26T11:05:00Z"/>
                <w:sz w:val="20"/>
              </w:rPr>
            </w:pPr>
            <w:moveTo w:id="2059" w:author="bmooney" w:date="2011-09-26T11:04:00Z">
              <w:del w:id="2060" w:author="bmooney" w:date="2011-09-26T11:05:00Z">
                <w:r w:rsidRPr="00DB267B" w:rsidDel="004F05FB">
                  <w:rPr>
                    <w:sz w:val="20"/>
                  </w:rPr>
                  <w:delText>Additional Physician Address Fax</w:delText>
                </w:r>
              </w:del>
            </w:moveTo>
          </w:p>
        </w:tc>
        <w:tc>
          <w:tcPr>
            <w:tcW w:w="2743" w:type="dxa"/>
            <w:tcPrChange w:id="2061" w:author="bmooney" w:date="2011-09-26T11:23:00Z">
              <w:tcPr>
                <w:tcW w:w="2790" w:type="dxa"/>
              </w:tcPr>
            </w:tcPrChange>
          </w:tcPr>
          <w:p w14:paraId="70F4EF79" w14:textId="78AF3C44" w:rsidR="004F05FB" w:rsidRPr="00DB267B" w:rsidDel="004F05FB" w:rsidRDefault="004F05FB" w:rsidP="004F05FB">
            <w:pPr>
              <w:spacing w:after="120"/>
              <w:rPr>
                <w:del w:id="2062" w:author="bmooney" w:date="2011-09-26T11:05:00Z"/>
                <w:sz w:val="20"/>
              </w:rPr>
            </w:pPr>
          </w:p>
        </w:tc>
        <w:tc>
          <w:tcPr>
            <w:tcW w:w="1889" w:type="dxa"/>
            <w:tcPrChange w:id="2063" w:author="bmooney" w:date="2011-09-26T11:23:00Z">
              <w:tcPr>
                <w:tcW w:w="1710" w:type="dxa"/>
              </w:tcPr>
            </w:tcPrChange>
          </w:tcPr>
          <w:p w14:paraId="7F93E45F" w14:textId="75A8031F" w:rsidR="004F05FB" w:rsidRPr="00DB267B" w:rsidDel="004F05FB" w:rsidRDefault="004F05FB" w:rsidP="004F05FB">
            <w:pPr>
              <w:spacing w:after="120"/>
              <w:rPr>
                <w:del w:id="2064" w:author="bmooney" w:date="2011-09-26T11:05:00Z"/>
                <w:sz w:val="20"/>
              </w:rPr>
            </w:pPr>
          </w:p>
        </w:tc>
        <w:tc>
          <w:tcPr>
            <w:tcW w:w="1342" w:type="dxa"/>
            <w:tcPrChange w:id="2065" w:author="bmooney" w:date="2011-09-26T11:23:00Z">
              <w:tcPr>
                <w:tcW w:w="1350" w:type="dxa"/>
              </w:tcPr>
            </w:tcPrChange>
          </w:tcPr>
          <w:p w14:paraId="67AD149C" w14:textId="498CB738" w:rsidR="004F05FB" w:rsidRPr="00DB267B" w:rsidDel="004F05FB" w:rsidRDefault="004F05FB" w:rsidP="004F05FB">
            <w:pPr>
              <w:spacing w:after="120"/>
              <w:rPr>
                <w:del w:id="2066" w:author="bmooney" w:date="2011-09-26T11:05:00Z"/>
                <w:sz w:val="20"/>
              </w:rPr>
            </w:pPr>
          </w:p>
        </w:tc>
      </w:tr>
      <w:tr w:rsidR="004F05FB" w:rsidRPr="00DB267B" w:rsidDel="004F05FB" w14:paraId="2B5B35DA" w14:textId="0FF2B394" w:rsidTr="00D858AE">
        <w:trPr>
          <w:del w:id="2067" w:author="bmooney" w:date="2011-09-26T11:05:00Z"/>
        </w:trPr>
        <w:tc>
          <w:tcPr>
            <w:tcW w:w="1067" w:type="dxa"/>
            <w:tcPrChange w:id="2068" w:author="bmooney" w:date="2011-09-26T11:23:00Z">
              <w:tcPr>
                <w:tcW w:w="1080" w:type="dxa"/>
              </w:tcPr>
            </w:tcPrChange>
          </w:tcPr>
          <w:p w14:paraId="73E729BD" w14:textId="45034CD5" w:rsidR="004F05FB" w:rsidRPr="00DB267B" w:rsidDel="004F05FB" w:rsidRDefault="004F05FB" w:rsidP="004F05FB">
            <w:pPr>
              <w:spacing w:after="120"/>
              <w:rPr>
                <w:del w:id="2069" w:author="bmooney" w:date="2011-09-26T11:05:00Z"/>
                <w:sz w:val="20"/>
              </w:rPr>
            </w:pPr>
          </w:p>
        </w:tc>
        <w:tc>
          <w:tcPr>
            <w:tcW w:w="1707" w:type="dxa"/>
            <w:tcPrChange w:id="2070" w:author="bmooney" w:date="2011-09-26T11:23:00Z">
              <w:tcPr>
                <w:tcW w:w="1710" w:type="dxa"/>
              </w:tcPr>
            </w:tcPrChange>
          </w:tcPr>
          <w:p w14:paraId="06393B9D" w14:textId="2AA75D9F" w:rsidR="004F05FB" w:rsidRPr="00DB267B" w:rsidDel="004F05FB" w:rsidRDefault="004F05FB" w:rsidP="004F05FB">
            <w:pPr>
              <w:spacing w:after="120"/>
              <w:rPr>
                <w:del w:id="2071" w:author="bmooney" w:date="2011-09-26T11:05:00Z"/>
                <w:sz w:val="20"/>
              </w:rPr>
            </w:pPr>
            <w:moveTo w:id="2072" w:author="bmooney" w:date="2011-09-26T11:04:00Z">
              <w:del w:id="2073" w:author="bmooney" w:date="2011-09-26T11:05:00Z">
                <w:r w:rsidRPr="00DB267B" w:rsidDel="004F05FB">
                  <w:rPr>
                    <w:sz w:val="20"/>
                  </w:rPr>
                  <w:delText>Additional Physician Email</w:delText>
                </w:r>
              </w:del>
            </w:moveTo>
          </w:p>
        </w:tc>
        <w:tc>
          <w:tcPr>
            <w:tcW w:w="2743" w:type="dxa"/>
            <w:tcPrChange w:id="2074" w:author="bmooney" w:date="2011-09-26T11:23:00Z">
              <w:tcPr>
                <w:tcW w:w="2790" w:type="dxa"/>
              </w:tcPr>
            </w:tcPrChange>
          </w:tcPr>
          <w:p w14:paraId="5CB0A490" w14:textId="71BF7938" w:rsidR="004F05FB" w:rsidRPr="00DB267B" w:rsidDel="004F05FB" w:rsidRDefault="004F05FB" w:rsidP="004F05FB">
            <w:pPr>
              <w:spacing w:after="120"/>
              <w:rPr>
                <w:del w:id="2075" w:author="bmooney" w:date="2011-09-26T11:05:00Z"/>
                <w:sz w:val="20"/>
              </w:rPr>
            </w:pPr>
          </w:p>
        </w:tc>
        <w:tc>
          <w:tcPr>
            <w:tcW w:w="1889" w:type="dxa"/>
            <w:tcPrChange w:id="2076" w:author="bmooney" w:date="2011-09-26T11:23:00Z">
              <w:tcPr>
                <w:tcW w:w="1710" w:type="dxa"/>
              </w:tcPr>
            </w:tcPrChange>
          </w:tcPr>
          <w:p w14:paraId="7FA620CB" w14:textId="599A5F17" w:rsidR="004F05FB" w:rsidRPr="00DB267B" w:rsidDel="004F05FB" w:rsidRDefault="004F05FB" w:rsidP="004F05FB">
            <w:pPr>
              <w:spacing w:after="120"/>
              <w:rPr>
                <w:del w:id="2077" w:author="bmooney" w:date="2011-09-26T11:05:00Z"/>
                <w:sz w:val="20"/>
              </w:rPr>
            </w:pPr>
          </w:p>
        </w:tc>
        <w:tc>
          <w:tcPr>
            <w:tcW w:w="1342" w:type="dxa"/>
            <w:tcPrChange w:id="2078" w:author="bmooney" w:date="2011-09-26T11:23:00Z">
              <w:tcPr>
                <w:tcW w:w="1350" w:type="dxa"/>
              </w:tcPr>
            </w:tcPrChange>
          </w:tcPr>
          <w:p w14:paraId="23450EF3" w14:textId="123ED80A" w:rsidR="004F05FB" w:rsidRPr="00DB267B" w:rsidDel="004F05FB" w:rsidRDefault="004F05FB" w:rsidP="004F05FB">
            <w:pPr>
              <w:spacing w:after="120"/>
              <w:rPr>
                <w:del w:id="2079" w:author="bmooney" w:date="2011-09-26T11:05:00Z"/>
                <w:sz w:val="20"/>
              </w:rPr>
            </w:pPr>
          </w:p>
        </w:tc>
      </w:tr>
      <w:moveToRangeEnd w:id="1842"/>
    </w:tbl>
    <w:p w14:paraId="0D7323D0" w14:textId="77777777" w:rsidR="004F05FB" w:rsidRDefault="004F05FB">
      <w:pPr>
        <w:pStyle w:val="Body3"/>
        <w:rPr>
          <w:ins w:id="2080" w:author="bmooney" w:date="2011-09-26T10:58:00Z"/>
        </w:rPr>
        <w:pPrChange w:id="2081" w:author="bmooney" w:date="2011-09-26T10:38:00Z">
          <w:pPr>
            <w:pStyle w:val="Heading3"/>
          </w:pPr>
        </w:pPrChange>
      </w:pPr>
    </w:p>
    <w:p w14:paraId="670FA481" w14:textId="77777777" w:rsidR="006E41CD" w:rsidRDefault="006E41CD">
      <w:pPr>
        <w:pStyle w:val="Body3"/>
        <w:rPr>
          <w:ins w:id="2082" w:author="bmooney" w:date="2011-09-26T10:57:00Z"/>
        </w:rPr>
        <w:pPrChange w:id="2083" w:author="bmooney" w:date="2011-09-26T10:38:00Z">
          <w:pPr>
            <w:pStyle w:val="Heading3"/>
          </w:pPr>
        </w:pPrChange>
      </w:pPr>
    </w:p>
    <w:p w14:paraId="7BA221EB" w14:textId="11E88D5E" w:rsidR="006E41CD" w:rsidRDefault="006E41CD">
      <w:pPr>
        <w:pStyle w:val="Heading4"/>
        <w:rPr>
          <w:ins w:id="2084" w:author="bmooney" w:date="2011-09-26T11:24:00Z"/>
        </w:rPr>
        <w:pPrChange w:id="2085" w:author="bmooney" w:date="2011-09-26T10:58:00Z">
          <w:pPr>
            <w:pStyle w:val="Heading3"/>
          </w:pPr>
        </w:pPrChange>
      </w:pPr>
      <w:ins w:id="2086" w:author="bmooney" w:date="2011-09-26T10:57:00Z">
        <w:r>
          <w:t>Ordering Physician section</w:t>
        </w:r>
      </w:ins>
    </w:p>
    <w:p w14:paraId="69D51011" w14:textId="2DD641B4" w:rsidR="00D858AE" w:rsidRPr="00D858AE" w:rsidRDefault="00D858AE">
      <w:pPr>
        <w:pStyle w:val="Body4"/>
        <w:rPr>
          <w:ins w:id="2087" w:author="bmooney" w:date="2011-09-26T11:04:00Z"/>
        </w:rPr>
        <w:pPrChange w:id="2088" w:author="bmooney" w:date="2011-09-26T11:24:00Z">
          <w:pPr>
            <w:pStyle w:val="Heading3"/>
          </w:pPr>
        </w:pPrChange>
      </w:pPr>
      <w:ins w:id="2089" w:author="bmooney" w:date="2011-09-26T11:24:00Z">
        <w:r>
          <w:t>This section not completely documented</w:t>
        </w:r>
      </w:ins>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0"/>
        <w:gridCol w:w="3240"/>
        <w:gridCol w:w="1260"/>
        <w:gridCol w:w="1710"/>
        <w:gridCol w:w="1350"/>
      </w:tblGrid>
      <w:tr w:rsidR="00D858AE" w:rsidRPr="00DB267B" w14:paraId="681FA26B" w14:textId="77777777" w:rsidTr="004F05FB">
        <w:trPr>
          <w:ins w:id="2090" w:author="bmooney" w:date="2011-09-26T11:23:00Z"/>
        </w:trPr>
        <w:tc>
          <w:tcPr>
            <w:tcW w:w="1080" w:type="dxa"/>
          </w:tcPr>
          <w:p w14:paraId="796037E7" w14:textId="30CC707D" w:rsidR="00D858AE" w:rsidRPr="00DB267B" w:rsidRDefault="00D858AE" w:rsidP="004F05FB">
            <w:pPr>
              <w:spacing w:after="120"/>
              <w:rPr>
                <w:ins w:id="2091" w:author="bmooney" w:date="2011-09-26T11:23:00Z"/>
                <w:sz w:val="20"/>
              </w:rPr>
            </w:pPr>
            <w:ins w:id="2092" w:author="bmooney" w:date="2011-09-26T11:23:00Z">
              <w:r>
                <w:br w:type="page"/>
              </w:r>
              <w:proofErr w:type="spellStart"/>
              <w:r w:rsidRPr="00DB267B">
                <w:rPr>
                  <w:b/>
                  <w:bCs/>
                  <w:sz w:val="20"/>
                </w:rPr>
                <w:t>Req</w:t>
              </w:r>
              <w:proofErr w:type="spellEnd"/>
              <w:r w:rsidRPr="00DB267B">
                <w:rPr>
                  <w:b/>
                  <w:bCs/>
                  <w:sz w:val="20"/>
                </w:rPr>
                <w:t xml:space="preserve"> #</w:t>
              </w:r>
            </w:ins>
          </w:p>
        </w:tc>
        <w:tc>
          <w:tcPr>
            <w:tcW w:w="3240" w:type="dxa"/>
          </w:tcPr>
          <w:p w14:paraId="7B4D9FEF" w14:textId="2E043930" w:rsidR="00D858AE" w:rsidRDefault="00D858AE" w:rsidP="004F05FB">
            <w:pPr>
              <w:spacing w:after="120"/>
              <w:rPr>
                <w:ins w:id="2093" w:author="bmooney" w:date="2011-09-26T11:23:00Z"/>
                <w:sz w:val="20"/>
              </w:rPr>
            </w:pPr>
            <w:ins w:id="2094" w:author="bmooney" w:date="2011-09-26T11:23:00Z">
              <w:r w:rsidRPr="00DB267B">
                <w:rPr>
                  <w:b/>
                  <w:bCs/>
                  <w:sz w:val="20"/>
                </w:rPr>
                <w:t>Field Name</w:t>
              </w:r>
            </w:ins>
          </w:p>
        </w:tc>
        <w:tc>
          <w:tcPr>
            <w:tcW w:w="1260" w:type="dxa"/>
          </w:tcPr>
          <w:p w14:paraId="6BFDA02A" w14:textId="7312AEBE" w:rsidR="00D858AE" w:rsidRPr="00DB267B" w:rsidRDefault="00D858AE" w:rsidP="004F05FB">
            <w:pPr>
              <w:spacing w:after="120"/>
              <w:rPr>
                <w:ins w:id="2095" w:author="bmooney" w:date="2011-09-26T11:23:00Z"/>
                <w:sz w:val="20"/>
              </w:rPr>
            </w:pPr>
            <w:ins w:id="2096" w:author="bmooney" w:date="2011-09-26T11:23:00Z">
              <w:r w:rsidRPr="00DB267B">
                <w:rPr>
                  <w:b/>
                  <w:bCs/>
                  <w:sz w:val="20"/>
                </w:rPr>
                <w:t>Meaning</w:t>
              </w:r>
            </w:ins>
          </w:p>
        </w:tc>
        <w:tc>
          <w:tcPr>
            <w:tcW w:w="1710" w:type="dxa"/>
          </w:tcPr>
          <w:p w14:paraId="7BF64D56" w14:textId="2EC693BA" w:rsidR="00D858AE" w:rsidRPr="00DB267B" w:rsidRDefault="00D858AE" w:rsidP="004F05FB">
            <w:pPr>
              <w:spacing w:after="120"/>
              <w:rPr>
                <w:ins w:id="2097" w:author="bmooney" w:date="2011-09-26T11:23:00Z"/>
                <w:sz w:val="20"/>
              </w:rPr>
            </w:pPr>
            <w:ins w:id="2098" w:author="bmooney" w:date="2011-09-26T11:23:00Z">
              <w:r w:rsidRPr="00DB267B">
                <w:rPr>
                  <w:b/>
                  <w:bCs/>
                  <w:sz w:val="20"/>
                </w:rPr>
                <w:t>Database column</w:t>
              </w:r>
            </w:ins>
          </w:p>
        </w:tc>
        <w:tc>
          <w:tcPr>
            <w:tcW w:w="1350" w:type="dxa"/>
          </w:tcPr>
          <w:p w14:paraId="3301D39B" w14:textId="131E2535" w:rsidR="00D858AE" w:rsidRPr="00DB267B" w:rsidRDefault="00D858AE" w:rsidP="004F05FB">
            <w:pPr>
              <w:spacing w:after="120"/>
              <w:rPr>
                <w:ins w:id="2099" w:author="bmooney" w:date="2011-09-26T11:23:00Z"/>
                <w:sz w:val="20"/>
              </w:rPr>
            </w:pPr>
            <w:ins w:id="2100" w:author="bmooney" w:date="2011-09-26T11:23:00Z">
              <w:r w:rsidRPr="00DB267B">
                <w:rPr>
                  <w:b/>
                  <w:bCs/>
                  <w:sz w:val="20"/>
                </w:rPr>
                <w:t>Data source</w:t>
              </w:r>
            </w:ins>
          </w:p>
        </w:tc>
      </w:tr>
      <w:tr w:rsidR="004F05FB" w:rsidRPr="00DB267B" w14:paraId="1A62BC24" w14:textId="77777777" w:rsidTr="004F05FB">
        <w:trPr>
          <w:ins w:id="2101" w:author="bmooney" w:date="2011-09-26T11:04:00Z"/>
        </w:trPr>
        <w:tc>
          <w:tcPr>
            <w:tcW w:w="1080" w:type="dxa"/>
          </w:tcPr>
          <w:p w14:paraId="4AB703C6" w14:textId="77777777" w:rsidR="004F05FB" w:rsidRPr="00DB267B" w:rsidRDefault="004F05FB" w:rsidP="004F05FB">
            <w:pPr>
              <w:spacing w:after="120"/>
              <w:rPr>
                <w:ins w:id="2102" w:author="bmooney" w:date="2011-09-26T11:04:00Z"/>
                <w:sz w:val="20"/>
              </w:rPr>
            </w:pPr>
          </w:p>
        </w:tc>
        <w:tc>
          <w:tcPr>
            <w:tcW w:w="3240" w:type="dxa"/>
          </w:tcPr>
          <w:p w14:paraId="6A18AE26" w14:textId="635AFD51" w:rsidR="004F05FB" w:rsidRPr="00DB267B" w:rsidRDefault="004F05FB" w:rsidP="004F05FB">
            <w:pPr>
              <w:spacing w:after="120"/>
              <w:rPr>
                <w:ins w:id="2103" w:author="bmooney" w:date="2011-09-26T11:04:00Z"/>
                <w:sz w:val="20"/>
              </w:rPr>
            </w:pPr>
            <w:ins w:id="2104" w:author="bmooney" w:date="2011-09-26T11:04:00Z">
              <w:r w:rsidRPr="00DB267B">
                <w:rPr>
                  <w:sz w:val="20"/>
                </w:rPr>
                <w:t>Physician Name</w:t>
              </w:r>
            </w:ins>
          </w:p>
        </w:tc>
        <w:tc>
          <w:tcPr>
            <w:tcW w:w="1260" w:type="dxa"/>
          </w:tcPr>
          <w:p w14:paraId="4FDDE53C" w14:textId="77777777" w:rsidR="004F05FB" w:rsidRPr="00DB267B" w:rsidRDefault="004F05FB" w:rsidP="004F05FB">
            <w:pPr>
              <w:spacing w:after="120"/>
              <w:rPr>
                <w:ins w:id="2105" w:author="bmooney" w:date="2011-09-26T11:04:00Z"/>
                <w:sz w:val="20"/>
              </w:rPr>
            </w:pPr>
          </w:p>
        </w:tc>
        <w:tc>
          <w:tcPr>
            <w:tcW w:w="1710" w:type="dxa"/>
          </w:tcPr>
          <w:p w14:paraId="0EB00B30" w14:textId="77777777" w:rsidR="004F05FB" w:rsidRPr="00DB267B" w:rsidRDefault="004F05FB" w:rsidP="004F05FB">
            <w:pPr>
              <w:spacing w:after="120"/>
              <w:rPr>
                <w:ins w:id="2106" w:author="bmooney" w:date="2011-09-26T11:04:00Z"/>
                <w:sz w:val="20"/>
              </w:rPr>
            </w:pPr>
          </w:p>
        </w:tc>
        <w:tc>
          <w:tcPr>
            <w:tcW w:w="1350" w:type="dxa"/>
          </w:tcPr>
          <w:p w14:paraId="12A9E27E" w14:textId="77777777" w:rsidR="004F05FB" w:rsidRPr="00DB267B" w:rsidRDefault="004F05FB" w:rsidP="004F05FB">
            <w:pPr>
              <w:spacing w:after="120"/>
              <w:rPr>
                <w:ins w:id="2107" w:author="bmooney" w:date="2011-09-26T11:04:00Z"/>
                <w:sz w:val="20"/>
              </w:rPr>
            </w:pPr>
          </w:p>
        </w:tc>
      </w:tr>
      <w:tr w:rsidR="004F05FB" w:rsidRPr="00DB267B" w14:paraId="2DC47C40" w14:textId="77777777" w:rsidTr="004F05FB">
        <w:trPr>
          <w:ins w:id="2108" w:author="bmooney" w:date="2011-09-26T11:04:00Z"/>
        </w:trPr>
        <w:tc>
          <w:tcPr>
            <w:tcW w:w="1080" w:type="dxa"/>
          </w:tcPr>
          <w:p w14:paraId="58D865AD" w14:textId="77777777" w:rsidR="004F05FB" w:rsidRPr="00DB267B" w:rsidRDefault="004F05FB" w:rsidP="004F05FB">
            <w:pPr>
              <w:spacing w:after="120"/>
              <w:rPr>
                <w:ins w:id="2109" w:author="bmooney" w:date="2011-09-26T11:04:00Z"/>
                <w:sz w:val="20"/>
              </w:rPr>
            </w:pPr>
          </w:p>
        </w:tc>
        <w:tc>
          <w:tcPr>
            <w:tcW w:w="3240" w:type="dxa"/>
          </w:tcPr>
          <w:p w14:paraId="00C18B52" w14:textId="1CCCDB0A" w:rsidR="004F05FB" w:rsidRPr="00DB267B" w:rsidRDefault="004F05FB" w:rsidP="004F05FB">
            <w:pPr>
              <w:spacing w:after="120"/>
              <w:rPr>
                <w:ins w:id="2110" w:author="bmooney" w:date="2011-09-26T11:04:00Z"/>
                <w:sz w:val="20"/>
              </w:rPr>
            </w:pPr>
            <w:ins w:id="2111" w:author="bmooney" w:date="2011-09-26T11:04:00Z">
              <w:r w:rsidRPr="00DB267B">
                <w:rPr>
                  <w:sz w:val="20"/>
                </w:rPr>
                <w:t>Physician Identifier</w:t>
              </w:r>
            </w:ins>
          </w:p>
        </w:tc>
        <w:tc>
          <w:tcPr>
            <w:tcW w:w="1260" w:type="dxa"/>
          </w:tcPr>
          <w:p w14:paraId="1C0A8ABA" w14:textId="77777777" w:rsidR="004F05FB" w:rsidRPr="00DB267B" w:rsidRDefault="004F05FB" w:rsidP="004F05FB">
            <w:pPr>
              <w:spacing w:after="120"/>
              <w:rPr>
                <w:ins w:id="2112" w:author="bmooney" w:date="2011-09-26T11:04:00Z"/>
                <w:sz w:val="20"/>
              </w:rPr>
            </w:pPr>
          </w:p>
        </w:tc>
        <w:tc>
          <w:tcPr>
            <w:tcW w:w="1710" w:type="dxa"/>
          </w:tcPr>
          <w:p w14:paraId="5B78D56A" w14:textId="77777777" w:rsidR="004F05FB" w:rsidRPr="00DB267B" w:rsidRDefault="004F05FB" w:rsidP="004F05FB">
            <w:pPr>
              <w:spacing w:after="120"/>
              <w:rPr>
                <w:ins w:id="2113" w:author="bmooney" w:date="2011-09-26T11:04:00Z"/>
                <w:sz w:val="20"/>
              </w:rPr>
            </w:pPr>
          </w:p>
        </w:tc>
        <w:tc>
          <w:tcPr>
            <w:tcW w:w="1350" w:type="dxa"/>
          </w:tcPr>
          <w:p w14:paraId="45A032AA" w14:textId="77777777" w:rsidR="004F05FB" w:rsidRPr="00DB267B" w:rsidRDefault="004F05FB" w:rsidP="004F05FB">
            <w:pPr>
              <w:spacing w:after="120"/>
              <w:rPr>
                <w:ins w:id="2114" w:author="bmooney" w:date="2011-09-26T11:04:00Z"/>
                <w:sz w:val="20"/>
              </w:rPr>
            </w:pPr>
          </w:p>
        </w:tc>
      </w:tr>
      <w:tr w:rsidR="004F05FB" w:rsidRPr="00DB267B" w14:paraId="4F171968" w14:textId="77777777" w:rsidTr="004F05FB">
        <w:trPr>
          <w:ins w:id="2115" w:author="bmooney" w:date="2011-09-26T11:04:00Z"/>
        </w:trPr>
        <w:tc>
          <w:tcPr>
            <w:tcW w:w="1080" w:type="dxa"/>
          </w:tcPr>
          <w:p w14:paraId="65DF6A94" w14:textId="77777777" w:rsidR="004F05FB" w:rsidRPr="00DB267B" w:rsidRDefault="004F05FB" w:rsidP="004F05FB">
            <w:pPr>
              <w:spacing w:after="120"/>
              <w:rPr>
                <w:ins w:id="2116" w:author="bmooney" w:date="2011-09-26T11:04:00Z"/>
                <w:sz w:val="20"/>
              </w:rPr>
            </w:pPr>
          </w:p>
        </w:tc>
        <w:tc>
          <w:tcPr>
            <w:tcW w:w="3240" w:type="dxa"/>
          </w:tcPr>
          <w:p w14:paraId="4708ACF8" w14:textId="4BD68C62" w:rsidR="004F05FB" w:rsidRPr="00DB267B" w:rsidRDefault="004F05FB" w:rsidP="004F05FB">
            <w:pPr>
              <w:spacing w:after="120"/>
              <w:rPr>
                <w:ins w:id="2117" w:author="bmooney" w:date="2011-09-26T11:04:00Z"/>
                <w:sz w:val="20"/>
              </w:rPr>
            </w:pPr>
            <w:ins w:id="2118" w:author="bmooney" w:date="2011-09-26T11:04:00Z">
              <w:r w:rsidRPr="00DB267B">
                <w:rPr>
                  <w:sz w:val="20"/>
                </w:rPr>
                <w:t>Physician Address Phone</w:t>
              </w:r>
            </w:ins>
          </w:p>
        </w:tc>
        <w:tc>
          <w:tcPr>
            <w:tcW w:w="1260" w:type="dxa"/>
          </w:tcPr>
          <w:p w14:paraId="32E093F1" w14:textId="77777777" w:rsidR="004F05FB" w:rsidRPr="00DB267B" w:rsidRDefault="004F05FB" w:rsidP="004F05FB">
            <w:pPr>
              <w:spacing w:after="120"/>
              <w:rPr>
                <w:ins w:id="2119" w:author="bmooney" w:date="2011-09-26T11:04:00Z"/>
                <w:sz w:val="20"/>
              </w:rPr>
            </w:pPr>
          </w:p>
        </w:tc>
        <w:tc>
          <w:tcPr>
            <w:tcW w:w="1710" w:type="dxa"/>
          </w:tcPr>
          <w:p w14:paraId="6C9842F7" w14:textId="77777777" w:rsidR="004F05FB" w:rsidRPr="00DB267B" w:rsidRDefault="004F05FB" w:rsidP="004F05FB">
            <w:pPr>
              <w:spacing w:after="120"/>
              <w:rPr>
                <w:ins w:id="2120" w:author="bmooney" w:date="2011-09-26T11:04:00Z"/>
                <w:sz w:val="20"/>
              </w:rPr>
            </w:pPr>
          </w:p>
        </w:tc>
        <w:tc>
          <w:tcPr>
            <w:tcW w:w="1350" w:type="dxa"/>
          </w:tcPr>
          <w:p w14:paraId="284DE356" w14:textId="77777777" w:rsidR="004F05FB" w:rsidRPr="00DB267B" w:rsidRDefault="004F05FB" w:rsidP="004F05FB">
            <w:pPr>
              <w:spacing w:after="120"/>
              <w:rPr>
                <w:ins w:id="2121" w:author="bmooney" w:date="2011-09-26T11:04:00Z"/>
                <w:sz w:val="20"/>
              </w:rPr>
            </w:pPr>
          </w:p>
        </w:tc>
      </w:tr>
      <w:tr w:rsidR="004F05FB" w:rsidRPr="00DB267B" w14:paraId="6175F74F" w14:textId="77777777" w:rsidTr="004F05FB">
        <w:trPr>
          <w:ins w:id="2122" w:author="bmooney" w:date="2011-09-26T11:04:00Z"/>
        </w:trPr>
        <w:tc>
          <w:tcPr>
            <w:tcW w:w="1080" w:type="dxa"/>
          </w:tcPr>
          <w:p w14:paraId="44368957" w14:textId="77777777" w:rsidR="004F05FB" w:rsidRPr="00DB267B" w:rsidRDefault="004F05FB" w:rsidP="004F05FB">
            <w:pPr>
              <w:spacing w:after="120"/>
              <w:rPr>
                <w:ins w:id="2123" w:author="bmooney" w:date="2011-09-26T11:04:00Z"/>
                <w:sz w:val="20"/>
              </w:rPr>
            </w:pPr>
          </w:p>
        </w:tc>
        <w:tc>
          <w:tcPr>
            <w:tcW w:w="3240" w:type="dxa"/>
          </w:tcPr>
          <w:p w14:paraId="7B3FB148" w14:textId="72131163" w:rsidR="004F05FB" w:rsidRPr="00DB267B" w:rsidRDefault="004F05FB" w:rsidP="004F05FB">
            <w:pPr>
              <w:spacing w:after="120"/>
              <w:rPr>
                <w:ins w:id="2124" w:author="bmooney" w:date="2011-09-26T11:04:00Z"/>
                <w:sz w:val="20"/>
              </w:rPr>
            </w:pPr>
            <w:ins w:id="2125" w:author="bmooney" w:date="2011-09-26T11:04:00Z">
              <w:r w:rsidRPr="00DB267B">
                <w:rPr>
                  <w:sz w:val="20"/>
                </w:rPr>
                <w:t>Physician Address</w:t>
              </w:r>
            </w:ins>
          </w:p>
        </w:tc>
        <w:tc>
          <w:tcPr>
            <w:tcW w:w="1260" w:type="dxa"/>
          </w:tcPr>
          <w:p w14:paraId="55811FD3" w14:textId="77777777" w:rsidR="004F05FB" w:rsidRPr="00DB267B" w:rsidRDefault="004F05FB" w:rsidP="004F05FB">
            <w:pPr>
              <w:spacing w:after="120"/>
              <w:rPr>
                <w:ins w:id="2126" w:author="bmooney" w:date="2011-09-26T11:04:00Z"/>
                <w:sz w:val="20"/>
              </w:rPr>
            </w:pPr>
          </w:p>
        </w:tc>
        <w:tc>
          <w:tcPr>
            <w:tcW w:w="1710" w:type="dxa"/>
          </w:tcPr>
          <w:p w14:paraId="55AEC77B" w14:textId="77777777" w:rsidR="004F05FB" w:rsidRPr="00DB267B" w:rsidRDefault="004F05FB" w:rsidP="004F05FB">
            <w:pPr>
              <w:spacing w:after="120"/>
              <w:rPr>
                <w:ins w:id="2127" w:author="bmooney" w:date="2011-09-26T11:04:00Z"/>
                <w:sz w:val="20"/>
              </w:rPr>
            </w:pPr>
          </w:p>
        </w:tc>
        <w:tc>
          <w:tcPr>
            <w:tcW w:w="1350" w:type="dxa"/>
          </w:tcPr>
          <w:p w14:paraId="2D278DC1" w14:textId="77777777" w:rsidR="004F05FB" w:rsidRPr="00DB267B" w:rsidRDefault="004F05FB" w:rsidP="004F05FB">
            <w:pPr>
              <w:spacing w:after="120"/>
              <w:rPr>
                <w:ins w:id="2128" w:author="bmooney" w:date="2011-09-26T11:04:00Z"/>
                <w:sz w:val="20"/>
              </w:rPr>
            </w:pPr>
          </w:p>
        </w:tc>
      </w:tr>
      <w:tr w:rsidR="004F05FB" w:rsidRPr="00DB267B" w14:paraId="69FE9E51" w14:textId="77777777" w:rsidTr="004F05FB">
        <w:trPr>
          <w:ins w:id="2129" w:author="bmooney" w:date="2011-09-26T11:04:00Z"/>
        </w:trPr>
        <w:tc>
          <w:tcPr>
            <w:tcW w:w="1080" w:type="dxa"/>
          </w:tcPr>
          <w:p w14:paraId="059D7582" w14:textId="77777777" w:rsidR="004F05FB" w:rsidRPr="00DB267B" w:rsidRDefault="004F05FB" w:rsidP="004F05FB">
            <w:pPr>
              <w:spacing w:after="120"/>
              <w:rPr>
                <w:ins w:id="2130" w:author="bmooney" w:date="2011-09-26T11:04:00Z"/>
                <w:sz w:val="20"/>
              </w:rPr>
            </w:pPr>
          </w:p>
        </w:tc>
        <w:tc>
          <w:tcPr>
            <w:tcW w:w="3240" w:type="dxa"/>
          </w:tcPr>
          <w:p w14:paraId="04B1AD9C" w14:textId="6A3CDCF6" w:rsidR="004F05FB" w:rsidRPr="00DB267B" w:rsidRDefault="004F05FB" w:rsidP="004F05FB">
            <w:pPr>
              <w:spacing w:after="120"/>
              <w:rPr>
                <w:ins w:id="2131" w:author="bmooney" w:date="2011-09-26T11:04:00Z"/>
                <w:sz w:val="20"/>
              </w:rPr>
            </w:pPr>
            <w:ins w:id="2132" w:author="bmooney" w:date="2011-09-26T11:04:00Z">
              <w:r w:rsidRPr="00DB267B">
                <w:rPr>
                  <w:sz w:val="20"/>
                </w:rPr>
                <w:t>Physician Delivery</w:t>
              </w:r>
            </w:ins>
          </w:p>
        </w:tc>
        <w:tc>
          <w:tcPr>
            <w:tcW w:w="1260" w:type="dxa"/>
          </w:tcPr>
          <w:p w14:paraId="2F5DE1AF" w14:textId="77777777" w:rsidR="004F05FB" w:rsidRPr="00DB267B" w:rsidRDefault="004F05FB" w:rsidP="004F05FB">
            <w:pPr>
              <w:spacing w:after="120"/>
              <w:rPr>
                <w:ins w:id="2133" w:author="bmooney" w:date="2011-09-26T11:04:00Z"/>
                <w:sz w:val="20"/>
              </w:rPr>
            </w:pPr>
          </w:p>
        </w:tc>
        <w:tc>
          <w:tcPr>
            <w:tcW w:w="1710" w:type="dxa"/>
          </w:tcPr>
          <w:p w14:paraId="3FA7D044" w14:textId="77777777" w:rsidR="004F05FB" w:rsidRPr="00DB267B" w:rsidRDefault="004F05FB" w:rsidP="004F05FB">
            <w:pPr>
              <w:spacing w:after="120"/>
              <w:rPr>
                <w:ins w:id="2134" w:author="bmooney" w:date="2011-09-26T11:04:00Z"/>
                <w:sz w:val="20"/>
              </w:rPr>
            </w:pPr>
          </w:p>
        </w:tc>
        <w:tc>
          <w:tcPr>
            <w:tcW w:w="1350" w:type="dxa"/>
          </w:tcPr>
          <w:p w14:paraId="23ED8471" w14:textId="77777777" w:rsidR="004F05FB" w:rsidRPr="00DB267B" w:rsidRDefault="004F05FB" w:rsidP="004F05FB">
            <w:pPr>
              <w:spacing w:after="120"/>
              <w:rPr>
                <w:ins w:id="2135" w:author="bmooney" w:date="2011-09-26T11:04:00Z"/>
                <w:sz w:val="20"/>
              </w:rPr>
            </w:pPr>
          </w:p>
        </w:tc>
      </w:tr>
      <w:tr w:rsidR="004F05FB" w:rsidRPr="00DB267B" w14:paraId="288E7B7F" w14:textId="77777777" w:rsidTr="004F05FB">
        <w:trPr>
          <w:ins w:id="2136" w:author="bmooney" w:date="2011-09-26T11:04:00Z"/>
        </w:trPr>
        <w:tc>
          <w:tcPr>
            <w:tcW w:w="1080" w:type="dxa"/>
          </w:tcPr>
          <w:p w14:paraId="680C7D43" w14:textId="77777777" w:rsidR="004F05FB" w:rsidRPr="00DB267B" w:rsidRDefault="004F05FB" w:rsidP="004F05FB">
            <w:pPr>
              <w:spacing w:after="120"/>
              <w:rPr>
                <w:ins w:id="2137" w:author="bmooney" w:date="2011-09-26T11:04:00Z"/>
                <w:sz w:val="20"/>
              </w:rPr>
            </w:pPr>
          </w:p>
        </w:tc>
        <w:tc>
          <w:tcPr>
            <w:tcW w:w="3240" w:type="dxa"/>
          </w:tcPr>
          <w:p w14:paraId="422E6C80" w14:textId="3D9155EB" w:rsidR="004F05FB" w:rsidRPr="00DB267B" w:rsidRDefault="004F05FB" w:rsidP="00D858AE">
            <w:pPr>
              <w:spacing w:after="120"/>
              <w:rPr>
                <w:ins w:id="2138" w:author="bmooney" w:date="2011-09-26T11:04:00Z"/>
                <w:sz w:val="20"/>
              </w:rPr>
            </w:pPr>
            <w:ins w:id="2139" w:author="bmooney" w:date="2011-09-26T11:04:00Z">
              <w:r w:rsidRPr="00DB267B">
                <w:rPr>
                  <w:sz w:val="20"/>
                </w:rPr>
                <w:t>Physician Address Fax</w:t>
              </w:r>
            </w:ins>
          </w:p>
        </w:tc>
        <w:tc>
          <w:tcPr>
            <w:tcW w:w="1260" w:type="dxa"/>
          </w:tcPr>
          <w:p w14:paraId="0A053954" w14:textId="77777777" w:rsidR="004F05FB" w:rsidRPr="00DB267B" w:rsidRDefault="004F05FB" w:rsidP="004F05FB">
            <w:pPr>
              <w:spacing w:after="120"/>
              <w:rPr>
                <w:ins w:id="2140" w:author="bmooney" w:date="2011-09-26T11:04:00Z"/>
                <w:sz w:val="20"/>
              </w:rPr>
            </w:pPr>
          </w:p>
        </w:tc>
        <w:tc>
          <w:tcPr>
            <w:tcW w:w="1710" w:type="dxa"/>
          </w:tcPr>
          <w:p w14:paraId="0575024B" w14:textId="77777777" w:rsidR="004F05FB" w:rsidRPr="00DB267B" w:rsidRDefault="004F05FB" w:rsidP="004F05FB">
            <w:pPr>
              <w:spacing w:after="120"/>
              <w:rPr>
                <w:ins w:id="2141" w:author="bmooney" w:date="2011-09-26T11:04:00Z"/>
                <w:sz w:val="20"/>
              </w:rPr>
            </w:pPr>
          </w:p>
        </w:tc>
        <w:tc>
          <w:tcPr>
            <w:tcW w:w="1350" w:type="dxa"/>
          </w:tcPr>
          <w:p w14:paraId="74E5A241" w14:textId="77777777" w:rsidR="004F05FB" w:rsidRPr="00DB267B" w:rsidRDefault="004F05FB" w:rsidP="004F05FB">
            <w:pPr>
              <w:spacing w:after="120"/>
              <w:rPr>
                <w:ins w:id="2142" w:author="bmooney" w:date="2011-09-26T11:04:00Z"/>
                <w:sz w:val="20"/>
              </w:rPr>
            </w:pPr>
          </w:p>
        </w:tc>
      </w:tr>
      <w:tr w:rsidR="004F05FB" w:rsidRPr="00DB267B" w14:paraId="62B79E11" w14:textId="77777777" w:rsidTr="004F05FB">
        <w:trPr>
          <w:ins w:id="2143" w:author="bmooney" w:date="2011-09-26T11:04:00Z"/>
        </w:trPr>
        <w:tc>
          <w:tcPr>
            <w:tcW w:w="1080" w:type="dxa"/>
          </w:tcPr>
          <w:p w14:paraId="7D246F8E" w14:textId="77777777" w:rsidR="004F05FB" w:rsidRPr="00DB267B" w:rsidRDefault="004F05FB" w:rsidP="004F05FB">
            <w:pPr>
              <w:spacing w:after="120"/>
              <w:rPr>
                <w:ins w:id="2144" w:author="bmooney" w:date="2011-09-26T11:04:00Z"/>
                <w:sz w:val="20"/>
              </w:rPr>
            </w:pPr>
          </w:p>
        </w:tc>
        <w:tc>
          <w:tcPr>
            <w:tcW w:w="3240" w:type="dxa"/>
          </w:tcPr>
          <w:p w14:paraId="79D8922B" w14:textId="2C554EA3" w:rsidR="004F05FB" w:rsidRPr="00DB267B" w:rsidRDefault="004F05FB" w:rsidP="004F05FB">
            <w:pPr>
              <w:spacing w:after="120"/>
              <w:rPr>
                <w:ins w:id="2145" w:author="bmooney" w:date="2011-09-26T11:04:00Z"/>
                <w:sz w:val="20"/>
              </w:rPr>
            </w:pPr>
            <w:ins w:id="2146" w:author="bmooney" w:date="2011-09-26T11:04:00Z">
              <w:r w:rsidRPr="00DB267B">
                <w:rPr>
                  <w:sz w:val="20"/>
                </w:rPr>
                <w:t>Physician Email</w:t>
              </w:r>
            </w:ins>
          </w:p>
        </w:tc>
        <w:tc>
          <w:tcPr>
            <w:tcW w:w="1260" w:type="dxa"/>
          </w:tcPr>
          <w:p w14:paraId="046C77EE" w14:textId="77777777" w:rsidR="004F05FB" w:rsidRPr="00DB267B" w:rsidRDefault="004F05FB" w:rsidP="004F05FB">
            <w:pPr>
              <w:spacing w:after="120"/>
              <w:rPr>
                <w:ins w:id="2147" w:author="bmooney" w:date="2011-09-26T11:04:00Z"/>
                <w:sz w:val="20"/>
              </w:rPr>
            </w:pPr>
          </w:p>
        </w:tc>
        <w:tc>
          <w:tcPr>
            <w:tcW w:w="1710" w:type="dxa"/>
          </w:tcPr>
          <w:p w14:paraId="5041A620" w14:textId="77777777" w:rsidR="004F05FB" w:rsidRPr="00DB267B" w:rsidRDefault="004F05FB" w:rsidP="004F05FB">
            <w:pPr>
              <w:spacing w:after="120"/>
              <w:rPr>
                <w:ins w:id="2148" w:author="bmooney" w:date="2011-09-26T11:04:00Z"/>
                <w:sz w:val="20"/>
              </w:rPr>
            </w:pPr>
          </w:p>
        </w:tc>
        <w:tc>
          <w:tcPr>
            <w:tcW w:w="1350" w:type="dxa"/>
          </w:tcPr>
          <w:p w14:paraId="018EEA1A" w14:textId="77777777" w:rsidR="004F05FB" w:rsidRPr="00DB267B" w:rsidRDefault="004F05FB" w:rsidP="004F05FB">
            <w:pPr>
              <w:spacing w:after="120"/>
              <w:rPr>
                <w:ins w:id="2149" w:author="bmooney" w:date="2011-09-26T11:04:00Z"/>
                <w:sz w:val="20"/>
              </w:rPr>
            </w:pPr>
          </w:p>
        </w:tc>
      </w:tr>
      <w:tr w:rsidR="004F05FB" w:rsidRPr="00DB267B" w14:paraId="31C532BD" w14:textId="77777777" w:rsidTr="004F05FB">
        <w:trPr>
          <w:ins w:id="2150" w:author="bmooney" w:date="2011-09-26T11:04:00Z"/>
        </w:trPr>
        <w:tc>
          <w:tcPr>
            <w:tcW w:w="1080" w:type="dxa"/>
          </w:tcPr>
          <w:p w14:paraId="3937DBFA" w14:textId="77777777" w:rsidR="004F05FB" w:rsidRPr="00DB267B" w:rsidRDefault="004F05FB" w:rsidP="004F05FB">
            <w:pPr>
              <w:spacing w:after="120"/>
              <w:rPr>
                <w:ins w:id="2151" w:author="bmooney" w:date="2011-09-26T11:04:00Z"/>
                <w:sz w:val="20"/>
              </w:rPr>
            </w:pPr>
          </w:p>
        </w:tc>
        <w:tc>
          <w:tcPr>
            <w:tcW w:w="3240" w:type="dxa"/>
          </w:tcPr>
          <w:p w14:paraId="2EFED70B" w14:textId="76A66DF4" w:rsidR="004F05FB" w:rsidRPr="00DB267B" w:rsidRDefault="004F05FB" w:rsidP="004F05FB">
            <w:pPr>
              <w:spacing w:after="120"/>
              <w:rPr>
                <w:ins w:id="2152" w:author="bmooney" w:date="2011-09-26T11:04:00Z"/>
                <w:sz w:val="20"/>
              </w:rPr>
            </w:pPr>
            <w:ins w:id="2153" w:author="bmooney" w:date="2011-09-26T11:04:00Z">
              <w:r w:rsidRPr="00DB267B">
                <w:rPr>
                  <w:sz w:val="20"/>
                </w:rPr>
                <w:t>Physician Contact Name</w:t>
              </w:r>
            </w:ins>
          </w:p>
        </w:tc>
        <w:tc>
          <w:tcPr>
            <w:tcW w:w="1260" w:type="dxa"/>
          </w:tcPr>
          <w:p w14:paraId="018C96F1" w14:textId="77777777" w:rsidR="004F05FB" w:rsidRPr="00DB267B" w:rsidRDefault="004F05FB" w:rsidP="004F05FB">
            <w:pPr>
              <w:spacing w:after="120"/>
              <w:rPr>
                <w:ins w:id="2154" w:author="bmooney" w:date="2011-09-26T11:04:00Z"/>
                <w:sz w:val="20"/>
              </w:rPr>
            </w:pPr>
          </w:p>
        </w:tc>
        <w:tc>
          <w:tcPr>
            <w:tcW w:w="1710" w:type="dxa"/>
          </w:tcPr>
          <w:p w14:paraId="09875C25" w14:textId="77777777" w:rsidR="004F05FB" w:rsidRPr="00DB267B" w:rsidRDefault="004F05FB" w:rsidP="004F05FB">
            <w:pPr>
              <w:spacing w:after="120"/>
              <w:rPr>
                <w:ins w:id="2155" w:author="bmooney" w:date="2011-09-26T11:04:00Z"/>
                <w:sz w:val="20"/>
              </w:rPr>
            </w:pPr>
          </w:p>
        </w:tc>
        <w:tc>
          <w:tcPr>
            <w:tcW w:w="1350" w:type="dxa"/>
          </w:tcPr>
          <w:p w14:paraId="28E69A96" w14:textId="77777777" w:rsidR="004F05FB" w:rsidRPr="00DB267B" w:rsidRDefault="004F05FB" w:rsidP="004F05FB">
            <w:pPr>
              <w:spacing w:after="120"/>
              <w:rPr>
                <w:ins w:id="2156" w:author="bmooney" w:date="2011-09-26T11:04:00Z"/>
                <w:sz w:val="20"/>
              </w:rPr>
            </w:pPr>
          </w:p>
        </w:tc>
      </w:tr>
    </w:tbl>
    <w:p w14:paraId="32FA630F" w14:textId="77777777" w:rsidR="004F05FB" w:rsidRPr="004F05FB" w:rsidRDefault="004F05FB">
      <w:pPr>
        <w:pStyle w:val="Body4"/>
        <w:rPr>
          <w:ins w:id="2157" w:author="bmooney" w:date="2011-09-26T10:57:00Z"/>
        </w:rPr>
        <w:pPrChange w:id="2158" w:author="bmooney" w:date="2011-09-26T11:04:00Z">
          <w:pPr>
            <w:pStyle w:val="Heading3"/>
          </w:pPr>
        </w:pPrChange>
      </w:pPr>
    </w:p>
    <w:p w14:paraId="05D33017" w14:textId="61E6B477" w:rsidR="006E41CD" w:rsidRDefault="006E41CD">
      <w:pPr>
        <w:pStyle w:val="Heading4"/>
        <w:rPr>
          <w:ins w:id="2159" w:author="bmooney" w:date="2011-09-26T11:24:00Z"/>
        </w:rPr>
        <w:pPrChange w:id="2160" w:author="bmooney" w:date="2011-09-26T10:58:00Z">
          <w:pPr>
            <w:pStyle w:val="Heading3"/>
          </w:pPr>
        </w:pPrChange>
      </w:pPr>
      <w:ins w:id="2161" w:author="bmooney" w:date="2011-09-26T10:57:00Z">
        <w:r>
          <w:t>Additional Physician / Recipient section</w:t>
        </w:r>
      </w:ins>
    </w:p>
    <w:p w14:paraId="0FA374F4" w14:textId="0CCA70F6" w:rsidR="00D858AE" w:rsidRPr="00D858AE" w:rsidRDefault="00D858AE">
      <w:pPr>
        <w:pStyle w:val="Body4"/>
        <w:rPr>
          <w:ins w:id="2162" w:author="bmooney" w:date="2011-09-26T11:04:00Z"/>
        </w:rPr>
        <w:pPrChange w:id="2163" w:author="bmooney" w:date="2011-09-26T11:24:00Z">
          <w:pPr>
            <w:pStyle w:val="Heading3"/>
          </w:pPr>
        </w:pPrChange>
      </w:pPr>
      <w:ins w:id="2164" w:author="bmooney" w:date="2011-09-26T11:24:00Z">
        <w:r>
          <w:t>This section not completely documented</w:t>
        </w:r>
      </w:ins>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0"/>
        <w:gridCol w:w="3240"/>
        <w:gridCol w:w="1260"/>
        <w:gridCol w:w="1710"/>
        <w:gridCol w:w="1350"/>
      </w:tblGrid>
      <w:tr w:rsidR="00D858AE" w:rsidRPr="00DB267B" w14:paraId="60C10EC2" w14:textId="77777777" w:rsidTr="004F05FB">
        <w:trPr>
          <w:ins w:id="2165" w:author="bmooney" w:date="2011-09-26T11:28:00Z"/>
        </w:trPr>
        <w:tc>
          <w:tcPr>
            <w:tcW w:w="1080" w:type="dxa"/>
          </w:tcPr>
          <w:p w14:paraId="4E97822D" w14:textId="21539EB0" w:rsidR="00D858AE" w:rsidRPr="00DB267B" w:rsidRDefault="00D858AE" w:rsidP="004F05FB">
            <w:pPr>
              <w:spacing w:after="120"/>
              <w:rPr>
                <w:ins w:id="2166" w:author="bmooney" w:date="2011-09-26T11:28:00Z"/>
                <w:sz w:val="20"/>
              </w:rPr>
            </w:pPr>
            <w:ins w:id="2167" w:author="bmooney" w:date="2011-09-26T11:28:00Z">
              <w:r>
                <w:br w:type="page"/>
              </w:r>
              <w:proofErr w:type="spellStart"/>
              <w:r w:rsidRPr="00DB267B">
                <w:rPr>
                  <w:b/>
                  <w:bCs/>
                  <w:sz w:val="20"/>
                </w:rPr>
                <w:t>Req</w:t>
              </w:r>
              <w:proofErr w:type="spellEnd"/>
              <w:r w:rsidRPr="00DB267B">
                <w:rPr>
                  <w:b/>
                  <w:bCs/>
                  <w:sz w:val="20"/>
                </w:rPr>
                <w:t xml:space="preserve"> #</w:t>
              </w:r>
            </w:ins>
          </w:p>
        </w:tc>
        <w:tc>
          <w:tcPr>
            <w:tcW w:w="3240" w:type="dxa"/>
          </w:tcPr>
          <w:p w14:paraId="2569C8D3" w14:textId="1FFB9AC2" w:rsidR="00D858AE" w:rsidRPr="00DB267B" w:rsidRDefault="00D858AE" w:rsidP="004F05FB">
            <w:pPr>
              <w:spacing w:after="120"/>
              <w:rPr>
                <w:ins w:id="2168" w:author="bmooney" w:date="2011-09-26T11:28:00Z"/>
                <w:sz w:val="20"/>
              </w:rPr>
            </w:pPr>
            <w:ins w:id="2169" w:author="bmooney" w:date="2011-09-26T11:28:00Z">
              <w:r w:rsidRPr="00DB267B">
                <w:rPr>
                  <w:b/>
                  <w:bCs/>
                  <w:sz w:val="20"/>
                </w:rPr>
                <w:t>Field Name</w:t>
              </w:r>
            </w:ins>
          </w:p>
        </w:tc>
        <w:tc>
          <w:tcPr>
            <w:tcW w:w="1260" w:type="dxa"/>
          </w:tcPr>
          <w:p w14:paraId="6649FD46" w14:textId="126CCFA2" w:rsidR="00D858AE" w:rsidRPr="00DB267B" w:rsidRDefault="00D858AE" w:rsidP="004F05FB">
            <w:pPr>
              <w:spacing w:after="120"/>
              <w:rPr>
                <w:ins w:id="2170" w:author="bmooney" w:date="2011-09-26T11:28:00Z"/>
                <w:sz w:val="20"/>
              </w:rPr>
            </w:pPr>
            <w:ins w:id="2171" w:author="bmooney" w:date="2011-09-26T11:28:00Z">
              <w:r w:rsidRPr="00DB267B">
                <w:rPr>
                  <w:b/>
                  <w:bCs/>
                  <w:sz w:val="20"/>
                </w:rPr>
                <w:t>Meaning</w:t>
              </w:r>
            </w:ins>
          </w:p>
        </w:tc>
        <w:tc>
          <w:tcPr>
            <w:tcW w:w="1710" w:type="dxa"/>
          </w:tcPr>
          <w:p w14:paraId="3F86503B" w14:textId="73663471" w:rsidR="00D858AE" w:rsidRPr="00DB267B" w:rsidRDefault="00D858AE" w:rsidP="004F05FB">
            <w:pPr>
              <w:spacing w:after="120"/>
              <w:rPr>
                <w:ins w:id="2172" w:author="bmooney" w:date="2011-09-26T11:28:00Z"/>
                <w:sz w:val="20"/>
              </w:rPr>
            </w:pPr>
            <w:ins w:id="2173" w:author="bmooney" w:date="2011-09-26T11:28:00Z">
              <w:r w:rsidRPr="00DB267B">
                <w:rPr>
                  <w:b/>
                  <w:bCs/>
                  <w:sz w:val="20"/>
                </w:rPr>
                <w:t>Database column</w:t>
              </w:r>
            </w:ins>
          </w:p>
        </w:tc>
        <w:tc>
          <w:tcPr>
            <w:tcW w:w="1350" w:type="dxa"/>
          </w:tcPr>
          <w:p w14:paraId="1EC0AD32" w14:textId="32F6D4E7" w:rsidR="00D858AE" w:rsidRPr="00DB267B" w:rsidRDefault="00D858AE" w:rsidP="004F05FB">
            <w:pPr>
              <w:spacing w:after="120"/>
              <w:rPr>
                <w:ins w:id="2174" w:author="bmooney" w:date="2011-09-26T11:28:00Z"/>
                <w:sz w:val="20"/>
              </w:rPr>
            </w:pPr>
            <w:ins w:id="2175" w:author="bmooney" w:date="2011-09-26T11:28:00Z">
              <w:r w:rsidRPr="00DB267B">
                <w:rPr>
                  <w:b/>
                  <w:bCs/>
                  <w:sz w:val="20"/>
                </w:rPr>
                <w:t>Data source</w:t>
              </w:r>
            </w:ins>
          </w:p>
        </w:tc>
      </w:tr>
      <w:tr w:rsidR="00D858AE" w:rsidRPr="00DB267B" w14:paraId="0ADD872C" w14:textId="77777777" w:rsidTr="004F05FB">
        <w:trPr>
          <w:ins w:id="2176" w:author="bmooney" w:date="2011-09-26T11:04:00Z"/>
        </w:trPr>
        <w:tc>
          <w:tcPr>
            <w:tcW w:w="1080" w:type="dxa"/>
          </w:tcPr>
          <w:p w14:paraId="27645FAF" w14:textId="77777777" w:rsidR="00D858AE" w:rsidRPr="00DB267B" w:rsidRDefault="00D858AE" w:rsidP="004F05FB">
            <w:pPr>
              <w:spacing w:after="120"/>
              <w:rPr>
                <w:ins w:id="2177" w:author="bmooney" w:date="2011-09-26T11:04:00Z"/>
                <w:sz w:val="20"/>
              </w:rPr>
            </w:pPr>
          </w:p>
        </w:tc>
        <w:tc>
          <w:tcPr>
            <w:tcW w:w="3240" w:type="dxa"/>
          </w:tcPr>
          <w:p w14:paraId="50B77FDC" w14:textId="6D9F3989" w:rsidR="00D858AE" w:rsidRPr="00DB267B" w:rsidRDefault="00D858AE" w:rsidP="004F05FB">
            <w:pPr>
              <w:spacing w:after="120"/>
              <w:rPr>
                <w:ins w:id="2178" w:author="bmooney" w:date="2011-09-26T11:04:00Z"/>
                <w:sz w:val="20"/>
              </w:rPr>
            </w:pPr>
            <w:ins w:id="2179" w:author="bmooney" w:date="2011-09-26T11:04:00Z">
              <w:r w:rsidRPr="00DB267B">
                <w:rPr>
                  <w:sz w:val="20"/>
                </w:rPr>
                <w:t>Physician Name</w:t>
              </w:r>
            </w:ins>
          </w:p>
        </w:tc>
        <w:tc>
          <w:tcPr>
            <w:tcW w:w="1260" w:type="dxa"/>
          </w:tcPr>
          <w:p w14:paraId="2AB0F91C" w14:textId="77777777" w:rsidR="00D858AE" w:rsidRPr="00DB267B" w:rsidRDefault="00D858AE" w:rsidP="004F05FB">
            <w:pPr>
              <w:spacing w:after="120"/>
              <w:rPr>
                <w:ins w:id="2180" w:author="bmooney" w:date="2011-09-26T11:04:00Z"/>
                <w:sz w:val="20"/>
              </w:rPr>
            </w:pPr>
          </w:p>
        </w:tc>
        <w:tc>
          <w:tcPr>
            <w:tcW w:w="1710" w:type="dxa"/>
          </w:tcPr>
          <w:p w14:paraId="62516702" w14:textId="77777777" w:rsidR="00D858AE" w:rsidRPr="00DB267B" w:rsidRDefault="00D858AE" w:rsidP="004F05FB">
            <w:pPr>
              <w:spacing w:after="120"/>
              <w:rPr>
                <w:ins w:id="2181" w:author="bmooney" w:date="2011-09-26T11:04:00Z"/>
                <w:sz w:val="20"/>
              </w:rPr>
            </w:pPr>
          </w:p>
        </w:tc>
        <w:tc>
          <w:tcPr>
            <w:tcW w:w="1350" w:type="dxa"/>
          </w:tcPr>
          <w:p w14:paraId="67E9AEA3" w14:textId="77777777" w:rsidR="00D858AE" w:rsidRPr="00DB267B" w:rsidRDefault="00D858AE" w:rsidP="004F05FB">
            <w:pPr>
              <w:spacing w:after="120"/>
              <w:rPr>
                <w:ins w:id="2182" w:author="bmooney" w:date="2011-09-26T11:04:00Z"/>
                <w:sz w:val="20"/>
              </w:rPr>
            </w:pPr>
          </w:p>
        </w:tc>
      </w:tr>
      <w:tr w:rsidR="00D858AE" w:rsidRPr="00DB267B" w14:paraId="3946F377" w14:textId="77777777" w:rsidTr="004F05FB">
        <w:trPr>
          <w:ins w:id="2183" w:author="bmooney" w:date="2011-09-26T11:04:00Z"/>
        </w:trPr>
        <w:tc>
          <w:tcPr>
            <w:tcW w:w="1080" w:type="dxa"/>
          </w:tcPr>
          <w:p w14:paraId="6F97624C" w14:textId="77777777" w:rsidR="00D858AE" w:rsidRPr="00DB267B" w:rsidRDefault="00D858AE" w:rsidP="004F05FB">
            <w:pPr>
              <w:spacing w:after="120"/>
              <w:rPr>
                <w:ins w:id="2184" w:author="bmooney" w:date="2011-09-26T11:04:00Z"/>
                <w:sz w:val="20"/>
              </w:rPr>
            </w:pPr>
          </w:p>
        </w:tc>
        <w:tc>
          <w:tcPr>
            <w:tcW w:w="3240" w:type="dxa"/>
          </w:tcPr>
          <w:p w14:paraId="1DA2EA1C" w14:textId="106F25D2" w:rsidR="00D858AE" w:rsidRPr="00DB267B" w:rsidRDefault="00D858AE" w:rsidP="004F05FB">
            <w:pPr>
              <w:spacing w:after="120"/>
              <w:rPr>
                <w:ins w:id="2185" w:author="bmooney" w:date="2011-09-26T11:04:00Z"/>
                <w:sz w:val="20"/>
              </w:rPr>
            </w:pPr>
            <w:ins w:id="2186" w:author="bmooney" w:date="2011-09-26T11:04:00Z">
              <w:r w:rsidRPr="00DB267B">
                <w:rPr>
                  <w:sz w:val="20"/>
                </w:rPr>
                <w:t>Physician Identifier</w:t>
              </w:r>
            </w:ins>
          </w:p>
        </w:tc>
        <w:tc>
          <w:tcPr>
            <w:tcW w:w="1260" w:type="dxa"/>
          </w:tcPr>
          <w:p w14:paraId="0DFBE840" w14:textId="77777777" w:rsidR="00D858AE" w:rsidRPr="00DB267B" w:rsidRDefault="00D858AE" w:rsidP="004F05FB">
            <w:pPr>
              <w:spacing w:after="120"/>
              <w:rPr>
                <w:ins w:id="2187" w:author="bmooney" w:date="2011-09-26T11:04:00Z"/>
                <w:sz w:val="20"/>
              </w:rPr>
            </w:pPr>
          </w:p>
        </w:tc>
        <w:tc>
          <w:tcPr>
            <w:tcW w:w="1710" w:type="dxa"/>
          </w:tcPr>
          <w:p w14:paraId="14099BF2" w14:textId="77777777" w:rsidR="00D858AE" w:rsidRPr="00DB267B" w:rsidRDefault="00D858AE" w:rsidP="004F05FB">
            <w:pPr>
              <w:spacing w:after="120"/>
              <w:rPr>
                <w:ins w:id="2188" w:author="bmooney" w:date="2011-09-26T11:04:00Z"/>
                <w:sz w:val="20"/>
              </w:rPr>
            </w:pPr>
          </w:p>
        </w:tc>
        <w:tc>
          <w:tcPr>
            <w:tcW w:w="1350" w:type="dxa"/>
          </w:tcPr>
          <w:p w14:paraId="4FB04B56" w14:textId="77777777" w:rsidR="00D858AE" w:rsidRPr="00DB267B" w:rsidRDefault="00D858AE" w:rsidP="004F05FB">
            <w:pPr>
              <w:spacing w:after="120"/>
              <w:rPr>
                <w:ins w:id="2189" w:author="bmooney" w:date="2011-09-26T11:04:00Z"/>
                <w:sz w:val="20"/>
              </w:rPr>
            </w:pPr>
          </w:p>
        </w:tc>
      </w:tr>
      <w:tr w:rsidR="00D858AE" w:rsidRPr="00DB267B" w14:paraId="5929649C" w14:textId="77777777" w:rsidTr="004F05FB">
        <w:trPr>
          <w:ins w:id="2190" w:author="bmooney" w:date="2011-09-26T11:04:00Z"/>
        </w:trPr>
        <w:tc>
          <w:tcPr>
            <w:tcW w:w="1080" w:type="dxa"/>
          </w:tcPr>
          <w:p w14:paraId="71F6F22C" w14:textId="77777777" w:rsidR="00D858AE" w:rsidRPr="00DB267B" w:rsidRDefault="00D858AE" w:rsidP="004F05FB">
            <w:pPr>
              <w:spacing w:after="120"/>
              <w:rPr>
                <w:ins w:id="2191" w:author="bmooney" w:date="2011-09-26T11:04:00Z"/>
                <w:sz w:val="20"/>
              </w:rPr>
            </w:pPr>
          </w:p>
        </w:tc>
        <w:tc>
          <w:tcPr>
            <w:tcW w:w="3240" w:type="dxa"/>
          </w:tcPr>
          <w:p w14:paraId="29B568F0" w14:textId="130AB618" w:rsidR="00D858AE" w:rsidRPr="00DB267B" w:rsidRDefault="00D858AE" w:rsidP="004F05FB">
            <w:pPr>
              <w:spacing w:after="120"/>
              <w:rPr>
                <w:ins w:id="2192" w:author="bmooney" w:date="2011-09-26T11:04:00Z"/>
                <w:sz w:val="20"/>
              </w:rPr>
            </w:pPr>
            <w:ins w:id="2193" w:author="bmooney" w:date="2011-09-26T11:04:00Z">
              <w:r w:rsidRPr="00DB267B">
                <w:rPr>
                  <w:sz w:val="20"/>
                </w:rPr>
                <w:t>Physician Address Phone</w:t>
              </w:r>
            </w:ins>
          </w:p>
        </w:tc>
        <w:tc>
          <w:tcPr>
            <w:tcW w:w="1260" w:type="dxa"/>
          </w:tcPr>
          <w:p w14:paraId="2F8788B2" w14:textId="77777777" w:rsidR="00D858AE" w:rsidRPr="00DB267B" w:rsidRDefault="00D858AE" w:rsidP="004F05FB">
            <w:pPr>
              <w:spacing w:after="120"/>
              <w:rPr>
                <w:ins w:id="2194" w:author="bmooney" w:date="2011-09-26T11:04:00Z"/>
                <w:sz w:val="20"/>
              </w:rPr>
            </w:pPr>
          </w:p>
        </w:tc>
        <w:tc>
          <w:tcPr>
            <w:tcW w:w="1710" w:type="dxa"/>
          </w:tcPr>
          <w:p w14:paraId="7D93CF68" w14:textId="77777777" w:rsidR="00D858AE" w:rsidRPr="00DB267B" w:rsidRDefault="00D858AE" w:rsidP="004F05FB">
            <w:pPr>
              <w:spacing w:after="120"/>
              <w:rPr>
                <w:ins w:id="2195" w:author="bmooney" w:date="2011-09-26T11:04:00Z"/>
                <w:sz w:val="20"/>
              </w:rPr>
            </w:pPr>
          </w:p>
        </w:tc>
        <w:tc>
          <w:tcPr>
            <w:tcW w:w="1350" w:type="dxa"/>
          </w:tcPr>
          <w:p w14:paraId="2A88B235" w14:textId="77777777" w:rsidR="00D858AE" w:rsidRPr="00DB267B" w:rsidRDefault="00D858AE" w:rsidP="004F05FB">
            <w:pPr>
              <w:spacing w:after="120"/>
              <w:rPr>
                <w:ins w:id="2196" w:author="bmooney" w:date="2011-09-26T11:04:00Z"/>
                <w:sz w:val="20"/>
              </w:rPr>
            </w:pPr>
          </w:p>
        </w:tc>
      </w:tr>
      <w:tr w:rsidR="00D858AE" w:rsidRPr="00DB267B" w14:paraId="43184DE8" w14:textId="77777777" w:rsidTr="004F05FB">
        <w:trPr>
          <w:ins w:id="2197" w:author="bmooney" w:date="2011-09-26T11:04:00Z"/>
        </w:trPr>
        <w:tc>
          <w:tcPr>
            <w:tcW w:w="1080" w:type="dxa"/>
          </w:tcPr>
          <w:p w14:paraId="240587D8" w14:textId="77777777" w:rsidR="00D858AE" w:rsidRPr="00DB267B" w:rsidRDefault="00D858AE" w:rsidP="004F05FB">
            <w:pPr>
              <w:spacing w:after="120"/>
              <w:rPr>
                <w:ins w:id="2198" w:author="bmooney" w:date="2011-09-26T11:04:00Z"/>
                <w:sz w:val="20"/>
              </w:rPr>
            </w:pPr>
          </w:p>
        </w:tc>
        <w:tc>
          <w:tcPr>
            <w:tcW w:w="3240" w:type="dxa"/>
          </w:tcPr>
          <w:p w14:paraId="033934C7" w14:textId="1CF8712A" w:rsidR="00D858AE" w:rsidRPr="00DB267B" w:rsidRDefault="00D858AE" w:rsidP="004F05FB">
            <w:pPr>
              <w:spacing w:after="120"/>
              <w:rPr>
                <w:ins w:id="2199" w:author="bmooney" w:date="2011-09-26T11:04:00Z"/>
                <w:sz w:val="20"/>
              </w:rPr>
            </w:pPr>
            <w:ins w:id="2200" w:author="bmooney" w:date="2011-09-26T11:04:00Z">
              <w:r w:rsidRPr="00DB267B">
                <w:rPr>
                  <w:sz w:val="20"/>
                </w:rPr>
                <w:t>Physician Address</w:t>
              </w:r>
            </w:ins>
          </w:p>
        </w:tc>
        <w:tc>
          <w:tcPr>
            <w:tcW w:w="1260" w:type="dxa"/>
          </w:tcPr>
          <w:p w14:paraId="44AA5876" w14:textId="77777777" w:rsidR="00D858AE" w:rsidRPr="00DB267B" w:rsidRDefault="00D858AE" w:rsidP="004F05FB">
            <w:pPr>
              <w:spacing w:after="120"/>
              <w:rPr>
                <w:ins w:id="2201" w:author="bmooney" w:date="2011-09-26T11:04:00Z"/>
                <w:sz w:val="20"/>
              </w:rPr>
            </w:pPr>
          </w:p>
        </w:tc>
        <w:tc>
          <w:tcPr>
            <w:tcW w:w="1710" w:type="dxa"/>
          </w:tcPr>
          <w:p w14:paraId="56107A1D" w14:textId="77777777" w:rsidR="00D858AE" w:rsidRPr="00DB267B" w:rsidRDefault="00D858AE" w:rsidP="004F05FB">
            <w:pPr>
              <w:spacing w:after="120"/>
              <w:rPr>
                <w:ins w:id="2202" w:author="bmooney" w:date="2011-09-26T11:04:00Z"/>
                <w:sz w:val="20"/>
              </w:rPr>
            </w:pPr>
          </w:p>
        </w:tc>
        <w:tc>
          <w:tcPr>
            <w:tcW w:w="1350" w:type="dxa"/>
          </w:tcPr>
          <w:p w14:paraId="512993CF" w14:textId="77777777" w:rsidR="00D858AE" w:rsidRPr="00DB267B" w:rsidRDefault="00D858AE" w:rsidP="004F05FB">
            <w:pPr>
              <w:spacing w:after="120"/>
              <w:rPr>
                <w:ins w:id="2203" w:author="bmooney" w:date="2011-09-26T11:04:00Z"/>
                <w:sz w:val="20"/>
              </w:rPr>
            </w:pPr>
          </w:p>
        </w:tc>
      </w:tr>
      <w:tr w:rsidR="00D858AE" w:rsidRPr="00DB267B" w14:paraId="48CECF71" w14:textId="77777777" w:rsidTr="004F05FB">
        <w:trPr>
          <w:ins w:id="2204" w:author="bmooney" w:date="2011-09-26T11:04:00Z"/>
        </w:trPr>
        <w:tc>
          <w:tcPr>
            <w:tcW w:w="1080" w:type="dxa"/>
          </w:tcPr>
          <w:p w14:paraId="167191BA" w14:textId="77777777" w:rsidR="00D858AE" w:rsidRPr="00DB267B" w:rsidRDefault="00D858AE" w:rsidP="004F05FB">
            <w:pPr>
              <w:spacing w:after="120"/>
              <w:rPr>
                <w:ins w:id="2205" w:author="bmooney" w:date="2011-09-26T11:04:00Z"/>
                <w:sz w:val="20"/>
              </w:rPr>
            </w:pPr>
          </w:p>
        </w:tc>
        <w:tc>
          <w:tcPr>
            <w:tcW w:w="3240" w:type="dxa"/>
          </w:tcPr>
          <w:p w14:paraId="1DF05B3F" w14:textId="021A25D0" w:rsidR="00D858AE" w:rsidRPr="00DB267B" w:rsidRDefault="00D858AE" w:rsidP="004F05FB">
            <w:pPr>
              <w:spacing w:after="120"/>
              <w:rPr>
                <w:ins w:id="2206" w:author="bmooney" w:date="2011-09-26T11:04:00Z"/>
                <w:sz w:val="20"/>
              </w:rPr>
            </w:pPr>
            <w:ins w:id="2207" w:author="bmooney" w:date="2011-09-26T11:04:00Z">
              <w:r w:rsidRPr="00DB267B">
                <w:rPr>
                  <w:sz w:val="20"/>
                </w:rPr>
                <w:t>Physician Delivery</w:t>
              </w:r>
            </w:ins>
          </w:p>
        </w:tc>
        <w:tc>
          <w:tcPr>
            <w:tcW w:w="1260" w:type="dxa"/>
          </w:tcPr>
          <w:p w14:paraId="28E94F16" w14:textId="77777777" w:rsidR="00D858AE" w:rsidRPr="00DB267B" w:rsidRDefault="00D858AE" w:rsidP="004F05FB">
            <w:pPr>
              <w:spacing w:after="120"/>
              <w:rPr>
                <w:ins w:id="2208" w:author="bmooney" w:date="2011-09-26T11:04:00Z"/>
                <w:sz w:val="20"/>
              </w:rPr>
            </w:pPr>
          </w:p>
        </w:tc>
        <w:tc>
          <w:tcPr>
            <w:tcW w:w="1710" w:type="dxa"/>
          </w:tcPr>
          <w:p w14:paraId="198BD89C" w14:textId="77777777" w:rsidR="00D858AE" w:rsidRPr="00DB267B" w:rsidRDefault="00D858AE" w:rsidP="004F05FB">
            <w:pPr>
              <w:spacing w:after="120"/>
              <w:rPr>
                <w:ins w:id="2209" w:author="bmooney" w:date="2011-09-26T11:04:00Z"/>
                <w:sz w:val="20"/>
              </w:rPr>
            </w:pPr>
          </w:p>
        </w:tc>
        <w:tc>
          <w:tcPr>
            <w:tcW w:w="1350" w:type="dxa"/>
          </w:tcPr>
          <w:p w14:paraId="25019571" w14:textId="77777777" w:rsidR="00D858AE" w:rsidRPr="00DB267B" w:rsidRDefault="00D858AE" w:rsidP="004F05FB">
            <w:pPr>
              <w:spacing w:after="120"/>
              <w:rPr>
                <w:ins w:id="2210" w:author="bmooney" w:date="2011-09-26T11:04:00Z"/>
                <w:sz w:val="20"/>
              </w:rPr>
            </w:pPr>
          </w:p>
        </w:tc>
      </w:tr>
      <w:tr w:rsidR="00D858AE" w:rsidRPr="00DB267B" w14:paraId="22EA6278" w14:textId="77777777" w:rsidTr="004F05FB">
        <w:trPr>
          <w:ins w:id="2211" w:author="bmooney" w:date="2011-09-26T11:05:00Z"/>
        </w:trPr>
        <w:tc>
          <w:tcPr>
            <w:tcW w:w="1080" w:type="dxa"/>
          </w:tcPr>
          <w:p w14:paraId="08880A21" w14:textId="77777777" w:rsidR="00D858AE" w:rsidRPr="00DB267B" w:rsidRDefault="00D858AE" w:rsidP="004F05FB">
            <w:pPr>
              <w:spacing w:after="120"/>
              <w:rPr>
                <w:ins w:id="2212" w:author="bmooney" w:date="2011-09-26T11:05:00Z"/>
                <w:sz w:val="20"/>
              </w:rPr>
            </w:pPr>
          </w:p>
        </w:tc>
        <w:tc>
          <w:tcPr>
            <w:tcW w:w="3240" w:type="dxa"/>
          </w:tcPr>
          <w:p w14:paraId="65F937F4" w14:textId="40294FF7" w:rsidR="00D858AE" w:rsidRPr="00DB267B" w:rsidRDefault="00D858AE" w:rsidP="004F05FB">
            <w:pPr>
              <w:spacing w:after="120"/>
              <w:rPr>
                <w:ins w:id="2213" w:author="bmooney" w:date="2011-09-26T11:05:00Z"/>
                <w:sz w:val="20"/>
              </w:rPr>
            </w:pPr>
            <w:ins w:id="2214" w:author="bmooney" w:date="2011-09-26T11:05:00Z">
              <w:r w:rsidRPr="00DB267B">
                <w:rPr>
                  <w:sz w:val="20"/>
                </w:rPr>
                <w:t>Physician Address Fax</w:t>
              </w:r>
            </w:ins>
          </w:p>
        </w:tc>
        <w:tc>
          <w:tcPr>
            <w:tcW w:w="1260" w:type="dxa"/>
          </w:tcPr>
          <w:p w14:paraId="24E46CAD" w14:textId="77777777" w:rsidR="00D858AE" w:rsidRPr="00DB267B" w:rsidRDefault="00D858AE" w:rsidP="004F05FB">
            <w:pPr>
              <w:spacing w:after="120"/>
              <w:rPr>
                <w:ins w:id="2215" w:author="bmooney" w:date="2011-09-26T11:05:00Z"/>
                <w:sz w:val="20"/>
              </w:rPr>
            </w:pPr>
          </w:p>
        </w:tc>
        <w:tc>
          <w:tcPr>
            <w:tcW w:w="1710" w:type="dxa"/>
          </w:tcPr>
          <w:p w14:paraId="6A29E4F0" w14:textId="77777777" w:rsidR="00D858AE" w:rsidRPr="00DB267B" w:rsidRDefault="00D858AE" w:rsidP="004F05FB">
            <w:pPr>
              <w:spacing w:after="120"/>
              <w:rPr>
                <w:ins w:id="2216" w:author="bmooney" w:date="2011-09-26T11:05:00Z"/>
                <w:sz w:val="20"/>
              </w:rPr>
            </w:pPr>
          </w:p>
        </w:tc>
        <w:tc>
          <w:tcPr>
            <w:tcW w:w="1350" w:type="dxa"/>
          </w:tcPr>
          <w:p w14:paraId="6440BEF3" w14:textId="77777777" w:rsidR="00D858AE" w:rsidRPr="00DB267B" w:rsidRDefault="00D858AE" w:rsidP="004F05FB">
            <w:pPr>
              <w:spacing w:after="120"/>
              <w:rPr>
                <w:ins w:id="2217" w:author="bmooney" w:date="2011-09-26T11:05:00Z"/>
                <w:sz w:val="20"/>
              </w:rPr>
            </w:pPr>
          </w:p>
        </w:tc>
      </w:tr>
      <w:tr w:rsidR="00D858AE" w:rsidRPr="00DB267B" w14:paraId="1BDA9774" w14:textId="77777777" w:rsidTr="004F05FB">
        <w:trPr>
          <w:ins w:id="2218" w:author="bmooney" w:date="2011-09-26T11:05:00Z"/>
        </w:trPr>
        <w:tc>
          <w:tcPr>
            <w:tcW w:w="1080" w:type="dxa"/>
          </w:tcPr>
          <w:p w14:paraId="14D0688B" w14:textId="77777777" w:rsidR="00D858AE" w:rsidRPr="00DB267B" w:rsidRDefault="00D858AE" w:rsidP="004F05FB">
            <w:pPr>
              <w:spacing w:after="120"/>
              <w:rPr>
                <w:ins w:id="2219" w:author="bmooney" w:date="2011-09-26T11:05:00Z"/>
                <w:sz w:val="20"/>
              </w:rPr>
            </w:pPr>
          </w:p>
        </w:tc>
        <w:tc>
          <w:tcPr>
            <w:tcW w:w="3240" w:type="dxa"/>
          </w:tcPr>
          <w:p w14:paraId="1A4752E6" w14:textId="0BED8171" w:rsidR="00D858AE" w:rsidRPr="00DB267B" w:rsidRDefault="00D858AE" w:rsidP="004F05FB">
            <w:pPr>
              <w:spacing w:after="120"/>
              <w:rPr>
                <w:ins w:id="2220" w:author="bmooney" w:date="2011-09-26T11:05:00Z"/>
                <w:sz w:val="20"/>
              </w:rPr>
            </w:pPr>
            <w:ins w:id="2221" w:author="bmooney" w:date="2011-09-26T11:05:00Z">
              <w:r w:rsidRPr="00DB267B">
                <w:rPr>
                  <w:sz w:val="20"/>
                </w:rPr>
                <w:t>Physician Email</w:t>
              </w:r>
            </w:ins>
          </w:p>
        </w:tc>
        <w:tc>
          <w:tcPr>
            <w:tcW w:w="1260" w:type="dxa"/>
          </w:tcPr>
          <w:p w14:paraId="3D43F016" w14:textId="77777777" w:rsidR="00D858AE" w:rsidRPr="00DB267B" w:rsidRDefault="00D858AE" w:rsidP="004F05FB">
            <w:pPr>
              <w:spacing w:after="120"/>
              <w:rPr>
                <w:ins w:id="2222" w:author="bmooney" w:date="2011-09-26T11:05:00Z"/>
                <w:sz w:val="20"/>
              </w:rPr>
            </w:pPr>
          </w:p>
        </w:tc>
        <w:tc>
          <w:tcPr>
            <w:tcW w:w="1710" w:type="dxa"/>
          </w:tcPr>
          <w:p w14:paraId="725E4E1C" w14:textId="77777777" w:rsidR="00D858AE" w:rsidRPr="00DB267B" w:rsidRDefault="00D858AE" w:rsidP="004F05FB">
            <w:pPr>
              <w:spacing w:after="120"/>
              <w:rPr>
                <w:ins w:id="2223" w:author="bmooney" w:date="2011-09-26T11:05:00Z"/>
                <w:sz w:val="20"/>
              </w:rPr>
            </w:pPr>
          </w:p>
        </w:tc>
        <w:tc>
          <w:tcPr>
            <w:tcW w:w="1350" w:type="dxa"/>
          </w:tcPr>
          <w:p w14:paraId="26E78B60" w14:textId="77777777" w:rsidR="00D858AE" w:rsidRPr="00DB267B" w:rsidRDefault="00D858AE" w:rsidP="004F05FB">
            <w:pPr>
              <w:spacing w:after="120"/>
              <w:rPr>
                <w:ins w:id="2224" w:author="bmooney" w:date="2011-09-26T11:05:00Z"/>
                <w:sz w:val="20"/>
              </w:rPr>
            </w:pPr>
          </w:p>
        </w:tc>
      </w:tr>
    </w:tbl>
    <w:p w14:paraId="29B1DC7D" w14:textId="77777777" w:rsidR="004F05FB" w:rsidRPr="004F05FB" w:rsidRDefault="004F05FB">
      <w:pPr>
        <w:pStyle w:val="Body4"/>
        <w:rPr>
          <w:ins w:id="2225" w:author="bmooney" w:date="2011-09-26T10:57:00Z"/>
        </w:rPr>
        <w:pPrChange w:id="2226" w:author="bmooney" w:date="2011-09-26T11:04:00Z">
          <w:pPr>
            <w:pStyle w:val="Heading3"/>
          </w:pPr>
        </w:pPrChange>
      </w:pPr>
    </w:p>
    <w:p w14:paraId="21840CAB" w14:textId="77777777" w:rsidR="006E41CD" w:rsidRPr="008C0D16" w:rsidRDefault="006E41CD">
      <w:pPr>
        <w:pStyle w:val="Body3"/>
        <w:rPr>
          <w:ins w:id="2227" w:author="bmooney" w:date="2011-09-26T10:37:00Z"/>
        </w:rPr>
        <w:pPrChange w:id="2228" w:author="bmooney" w:date="2011-09-26T10:38:00Z">
          <w:pPr>
            <w:pStyle w:val="Heading3"/>
          </w:pPr>
        </w:pPrChange>
      </w:pPr>
    </w:p>
    <w:p w14:paraId="16E4A2BF" w14:textId="77777777" w:rsidR="00684432" w:rsidRDefault="00537805" w:rsidP="009446BF">
      <w:pPr>
        <w:pStyle w:val="Heading3"/>
        <w:rPr>
          <w:ins w:id="2229" w:author="bmooney" w:date="2011-06-30T16:48:00Z"/>
        </w:rPr>
      </w:pPr>
      <w:r w:rsidRPr="00FB06D0">
        <w:t>Patient tab</w:t>
      </w:r>
      <w:bookmarkEnd w:id="1784"/>
      <w:bookmarkEnd w:id="1785"/>
      <w:bookmarkEnd w:id="1786"/>
      <w:bookmarkEnd w:id="1787"/>
    </w:p>
    <w:p w14:paraId="3A4DE2F0" w14:textId="1BB44242" w:rsidR="00F65DCA" w:rsidRPr="00F65DCA" w:rsidDel="00F65DCA" w:rsidRDefault="00F65DCA">
      <w:pPr>
        <w:pStyle w:val="Body3"/>
        <w:rPr>
          <w:del w:id="2230" w:author="bmooney" w:date="2011-06-30T16:49:00Z"/>
        </w:rPr>
        <w:pPrChange w:id="2231" w:author="bmooney" w:date="2011-06-30T16:48:00Z">
          <w:pPr>
            <w:pStyle w:val="Heading3"/>
          </w:pPr>
        </w:pPrChange>
      </w:pPr>
      <w:ins w:id="2232" w:author="bmooney" w:date="2011-06-30T16:48:00Z">
        <w:del w:id="2233" w:author="Nishu Gupta" w:date="2011-09-20T09:04:00Z">
          <w:r w:rsidRPr="004E7F51" w:rsidDel="00076751">
            <w:rPr>
              <w:noProof/>
            </w:rPr>
            <w:drawing>
              <wp:inline distT="0" distB="0" distL="0" distR="0" wp14:anchorId="073D1ECF" wp14:editId="6D5EA72E">
                <wp:extent cx="5943600" cy="3831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831590"/>
                        </a:xfrm>
                        <a:prstGeom prst="rect">
                          <a:avLst/>
                        </a:prstGeom>
                      </pic:spPr>
                    </pic:pic>
                  </a:graphicData>
                </a:graphic>
              </wp:inline>
            </w:drawing>
          </w:r>
        </w:del>
      </w:ins>
    </w:p>
    <w:p w14:paraId="16E4A2C0" w14:textId="29922068" w:rsidR="00684432" w:rsidDel="00076751" w:rsidRDefault="004D3ADC" w:rsidP="00F65DCA">
      <w:pPr>
        <w:pStyle w:val="Body3"/>
        <w:rPr>
          <w:del w:id="2234" w:author="bmooney" w:date="2011-06-30T16:49:00Z"/>
        </w:rPr>
      </w:pPr>
      <w:del w:id="2235" w:author="bmooney" w:date="2011-06-14T08:46:00Z">
        <w:r w:rsidDel="00880512">
          <w:delText>This screen not fully documented.</w:delText>
        </w:r>
      </w:del>
    </w:p>
    <w:p w14:paraId="63407B4E" w14:textId="69B78DAA" w:rsidR="00076751" w:rsidRDefault="00076751" w:rsidP="00076751">
      <w:pPr>
        <w:pStyle w:val="Body3"/>
        <w:ind w:left="90"/>
        <w:rPr>
          <w:ins w:id="2236" w:author="Nishu Gupta" w:date="2011-09-20T09:05:00Z"/>
        </w:rPr>
      </w:pPr>
      <w:ins w:id="2237" w:author="Nishu Gupta" w:date="2011-09-20T09:05:00Z">
        <w:r>
          <w:rPr>
            <w:noProof/>
            <w:rPrChange w:id="2238" w:author="Unknown">
              <w:rPr>
                <w:rFonts w:ascii="Arial" w:hAnsi="Arial"/>
                <w:b/>
                <w:noProof/>
                <w:sz w:val="24"/>
              </w:rPr>
            </w:rPrChange>
          </w:rPr>
          <w:drawing>
            <wp:inline distT="0" distB="0" distL="0" distR="0" wp14:anchorId="41C2B369" wp14:editId="5756CB9F">
              <wp:extent cx="5943600" cy="49123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E Screen - w Patient Label - Mockup.gif"/>
                      <pic:cNvPicPr/>
                    </pic:nvPicPr>
                    <pic:blipFill>
                      <a:blip r:embed="rId46">
                        <a:extLst>
                          <a:ext uri="{28A0092B-C50C-407E-A947-70E740481C1C}">
                            <a14:useLocalDpi xmlns:a14="http://schemas.microsoft.com/office/drawing/2010/main" val="0"/>
                          </a:ext>
                        </a:extLst>
                      </a:blip>
                      <a:stretch>
                        <a:fillRect/>
                      </a:stretch>
                    </pic:blipFill>
                    <pic:spPr>
                      <a:xfrm>
                        <a:off x="0" y="0"/>
                        <a:ext cx="5943600" cy="4912360"/>
                      </a:xfrm>
                      <a:prstGeom prst="rect">
                        <a:avLst/>
                      </a:prstGeom>
                    </pic:spPr>
                  </pic:pic>
                </a:graphicData>
              </a:graphic>
            </wp:inline>
          </w:drawing>
        </w:r>
      </w:ins>
    </w:p>
    <w:p w14:paraId="16E4A2C1" w14:textId="4420D6E7" w:rsidR="00684432" w:rsidRDefault="00B37D2E" w:rsidP="00F65DCA">
      <w:pPr>
        <w:pStyle w:val="Body3"/>
      </w:pPr>
      <w:del w:id="2239" w:author="Nishu Gupta" w:date="2011-09-20T09:15:00Z">
        <w:r w:rsidRPr="00572095" w:rsidDel="00404A47">
          <w:rPr>
            <w:noProof/>
            <w:rPrChange w:id="2240" w:author="Unknown">
              <w:rPr>
                <w:rFonts w:ascii="Arial" w:hAnsi="Arial"/>
                <w:b/>
                <w:noProof/>
                <w:sz w:val="24"/>
              </w:rPr>
            </w:rPrChange>
          </w:rPr>
          <w:drawing>
            <wp:inline distT="0" distB="0" distL="0" distR="0" wp14:anchorId="16E4AFF0" wp14:editId="3AE141BF">
              <wp:extent cx="3981069" cy="3288887"/>
              <wp:effectExtent l="19050" t="0" r="381"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3981069" cy="3288887"/>
                      </a:xfrm>
                      <a:prstGeom prst="rect">
                        <a:avLst/>
                      </a:prstGeom>
                      <a:noFill/>
                      <a:ln w="9525">
                        <a:noFill/>
                        <a:miter lim="800000"/>
                        <a:headEnd/>
                        <a:tailEnd/>
                      </a:ln>
                    </pic:spPr>
                  </pic:pic>
                </a:graphicData>
              </a:graphic>
            </wp:inline>
          </w:drawing>
        </w:r>
      </w:del>
    </w:p>
    <w:p w14:paraId="16E4A2C2" w14:textId="77777777" w:rsidR="00EC2B18" w:rsidRDefault="00EC2B18"/>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2241" w:author="bmooney" w:date="2011-04-22T11:56:00Z">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990"/>
        <w:gridCol w:w="1563"/>
        <w:gridCol w:w="1767"/>
        <w:gridCol w:w="1379"/>
        <w:gridCol w:w="1550"/>
        <w:gridCol w:w="1499"/>
        <w:tblGridChange w:id="2242">
          <w:tblGrid>
            <w:gridCol w:w="818"/>
            <w:gridCol w:w="1735"/>
            <w:gridCol w:w="1180"/>
            <w:gridCol w:w="1966"/>
            <w:gridCol w:w="1550"/>
            <w:gridCol w:w="1499"/>
          </w:tblGrid>
        </w:tblGridChange>
      </w:tblGrid>
      <w:tr w:rsidR="00D00B61" w:rsidRPr="00DB267B" w14:paraId="16E4A2C8" w14:textId="77777777" w:rsidTr="00D00B61">
        <w:tc>
          <w:tcPr>
            <w:tcW w:w="990" w:type="dxa"/>
            <w:tcPrChange w:id="2243" w:author="bmooney" w:date="2011-04-22T11:56:00Z">
              <w:tcPr>
                <w:tcW w:w="856" w:type="dxa"/>
              </w:tcPr>
            </w:tcPrChange>
          </w:tcPr>
          <w:p w14:paraId="16E4A2C3" w14:textId="77777777" w:rsidR="00D00B61" w:rsidRPr="00DB267B" w:rsidRDefault="00D00B61" w:rsidP="00DB267B">
            <w:pPr>
              <w:spacing w:after="120"/>
              <w:rPr>
                <w:b/>
                <w:sz w:val="20"/>
              </w:rPr>
            </w:pPr>
            <w:proofErr w:type="spellStart"/>
            <w:r w:rsidRPr="00DB267B">
              <w:rPr>
                <w:b/>
                <w:sz w:val="20"/>
              </w:rPr>
              <w:t>Req</w:t>
            </w:r>
            <w:proofErr w:type="spellEnd"/>
            <w:r w:rsidRPr="00DB267B">
              <w:rPr>
                <w:b/>
                <w:sz w:val="20"/>
              </w:rPr>
              <w:t xml:space="preserve"> #</w:t>
            </w:r>
          </w:p>
        </w:tc>
        <w:tc>
          <w:tcPr>
            <w:tcW w:w="1563" w:type="dxa"/>
            <w:tcPrChange w:id="2244" w:author="bmooney" w:date="2011-04-22T11:56:00Z">
              <w:tcPr>
                <w:tcW w:w="1887" w:type="dxa"/>
              </w:tcPr>
            </w:tcPrChange>
          </w:tcPr>
          <w:p w14:paraId="16E4A2C4" w14:textId="77777777" w:rsidR="00D00B61" w:rsidRPr="00DB267B" w:rsidRDefault="00D00B61" w:rsidP="00DB267B">
            <w:pPr>
              <w:spacing w:after="120"/>
              <w:rPr>
                <w:b/>
                <w:sz w:val="20"/>
              </w:rPr>
            </w:pPr>
            <w:r w:rsidRPr="00DB267B">
              <w:rPr>
                <w:b/>
                <w:sz w:val="20"/>
              </w:rPr>
              <w:t>Field Name</w:t>
            </w:r>
          </w:p>
        </w:tc>
        <w:tc>
          <w:tcPr>
            <w:tcW w:w="1767" w:type="dxa"/>
            <w:tcPrChange w:id="2245" w:author="bmooney" w:date="2011-04-22T11:56:00Z">
              <w:tcPr>
                <w:tcW w:w="1217" w:type="dxa"/>
              </w:tcPr>
            </w:tcPrChange>
          </w:tcPr>
          <w:p w14:paraId="16E4A2C5" w14:textId="77777777" w:rsidR="00D00B61" w:rsidRPr="00DB267B" w:rsidRDefault="00D00B61" w:rsidP="00DB267B">
            <w:pPr>
              <w:spacing w:after="120"/>
              <w:rPr>
                <w:b/>
                <w:sz w:val="20"/>
              </w:rPr>
            </w:pPr>
            <w:r w:rsidRPr="00DB267B">
              <w:rPr>
                <w:b/>
                <w:sz w:val="20"/>
              </w:rPr>
              <w:t>Meaning</w:t>
            </w:r>
          </w:p>
        </w:tc>
        <w:tc>
          <w:tcPr>
            <w:tcW w:w="1379" w:type="dxa"/>
            <w:tcPrChange w:id="2246" w:author="bmooney" w:date="2011-04-22T11:56:00Z">
              <w:tcPr>
                <w:tcW w:w="1987" w:type="dxa"/>
              </w:tcPr>
            </w:tcPrChange>
          </w:tcPr>
          <w:p w14:paraId="16E4A2C6" w14:textId="77777777" w:rsidR="00D00B61" w:rsidRPr="00DB267B" w:rsidRDefault="00D00B61" w:rsidP="00DB267B">
            <w:pPr>
              <w:spacing w:after="120"/>
              <w:rPr>
                <w:b/>
                <w:sz w:val="20"/>
              </w:rPr>
            </w:pPr>
            <w:r w:rsidRPr="00DB267B">
              <w:rPr>
                <w:b/>
                <w:sz w:val="20"/>
              </w:rPr>
              <w:t>Database column</w:t>
            </w:r>
          </w:p>
        </w:tc>
        <w:tc>
          <w:tcPr>
            <w:tcW w:w="1550" w:type="dxa"/>
            <w:tcPrChange w:id="2247" w:author="bmooney" w:date="2011-04-22T11:56:00Z">
              <w:tcPr>
                <w:tcW w:w="1235" w:type="dxa"/>
              </w:tcPr>
            </w:tcPrChange>
          </w:tcPr>
          <w:p w14:paraId="1553C8BF" w14:textId="2DDD99D8" w:rsidR="00D00B61" w:rsidRPr="00DB267B" w:rsidRDefault="00D00B61" w:rsidP="00DB267B">
            <w:pPr>
              <w:spacing w:after="120"/>
              <w:rPr>
                <w:b/>
                <w:sz w:val="20"/>
              </w:rPr>
            </w:pPr>
            <w:ins w:id="2248" w:author="bmooney" w:date="2011-04-22T11:55:00Z">
              <w:r>
                <w:rPr>
                  <w:b/>
                  <w:sz w:val="20"/>
                </w:rPr>
                <w:t>Data format</w:t>
              </w:r>
            </w:ins>
            <w:ins w:id="2249" w:author="bmooney" w:date="2011-04-22T12:01:00Z">
              <w:r>
                <w:rPr>
                  <w:b/>
                  <w:sz w:val="20"/>
                </w:rPr>
                <w:t xml:space="preserve"> enforced by UI</w:t>
              </w:r>
            </w:ins>
          </w:p>
        </w:tc>
        <w:tc>
          <w:tcPr>
            <w:tcW w:w="1499" w:type="dxa"/>
            <w:tcPrChange w:id="2250" w:author="bmooney" w:date="2011-04-22T11:56:00Z">
              <w:tcPr>
                <w:tcW w:w="1566" w:type="dxa"/>
              </w:tcPr>
            </w:tcPrChange>
          </w:tcPr>
          <w:p w14:paraId="16E4A2C7" w14:textId="095ECFBA" w:rsidR="00D00B61" w:rsidRPr="00DB267B" w:rsidRDefault="00D00B61" w:rsidP="00DB267B">
            <w:pPr>
              <w:spacing w:after="120"/>
              <w:rPr>
                <w:b/>
                <w:sz w:val="20"/>
              </w:rPr>
            </w:pPr>
            <w:r w:rsidRPr="00DB267B">
              <w:rPr>
                <w:b/>
                <w:sz w:val="20"/>
              </w:rPr>
              <w:t>Data source</w:t>
            </w:r>
          </w:p>
        </w:tc>
      </w:tr>
      <w:tr w:rsidR="00D00B61" w:rsidRPr="00FB06D0" w14:paraId="16E4A2CE" w14:textId="77777777" w:rsidTr="00D00B61">
        <w:tc>
          <w:tcPr>
            <w:tcW w:w="990" w:type="dxa"/>
            <w:tcPrChange w:id="2251" w:author="bmooney" w:date="2011-04-22T11:56:00Z">
              <w:tcPr>
                <w:tcW w:w="856" w:type="dxa"/>
              </w:tcPr>
            </w:tcPrChange>
          </w:tcPr>
          <w:p w14:paraId="16E4A2C9" w14:textId="4C5CC270" w:rsidR="00D00B61" w:rsidRPr="00DB267B" w:rsidRDefault="00D00B61" w:rsidP="00DB267B">
            <w:pPr>
              <w:spacing w:after="120"/>
              <w:rPr>
                <w:sz w:val="20"/>
              </w:rPr>
            </w:pPr>
            <w:ins w:id="2252" w:author="bmooney" w:date="2011-04-22T11:51:00Z">
              <w:r>
                <w:rPr>
                  <w:sz w:val="20"/>
                </w:rPr>
                <w:t>FR-3001</w:t>
              </w:r>
            </w:ins>
          </w:p>
        </w:tc>
        <w:tc>
          <w:tcPr>
            <w:tcW w:w="1563" w:type="dxa"/>
            <w:tcPrChange w:id="2253" w:author="bmooney" w:date="2011-04-22T11:56:00Z">
              <w:tcPr>
                <w:tcW w:w="1887" w:type="dxa"/>
              </w:tcPr>
            </w:tcPrChange>
          </w:tcPr>
          <w:p w14:paraId="16E4A2CA" w14:textId="5DD5EE36" w:rsidR="00D00B61" w:rsidRPr="00DB267B" w:rsidRDefault="00D00B61" w:rsidP="00DB267B">
            <w:pPr>
              <w:spacing w:after="120"/>
              <w:rPr>
                <w:sz w:val="20"/>
              </w:rPr>
            </w:pPr>
            <w:r w:rsidRPr="00DB267B">
              <w:rPr>
                <w:sz w:val="20"/>
              </w:rPr>
              <w:t>Last Name</w:t>
            </w:r>
            <w:r>
              <w:rPr>
                <w:sz w:val="20"/>
              </w:rPr>
              <w:t xml:space="preserve"> / </w:t>
            </w:r>
            <w:ins w:id="2254" w:author="bmooney" w:date="2011-04-22T11:52:00Z">
              <w:r>
                <w:rPr>
                  <w:sz w:val="20"/>
                </w:rPr>
                <w:t xml:space="preserve">Unique </w:t>
              </w:r>
            </w:ins>
            <w:r>
              <w:rPr>
                <w:sz w:val="20"/>
              </w:rPr>
              <w:t>ID</w:t>
            </w:r>
          </w:p>
        </w:tc>
        <w:tc>
          <w:tcPr>
            <w:tcW w:w="1767" w:type="dxa"/>
            <w:tcPrChange w:id="2255" w:author="bmooney" w:date="2011-04-22T11:56:00Z">
              <w:tcPr>
                <w:tcW w:w="1217" w:type="dxa"/>
              </w:tcPr>
            </w:tcPrChange>
          </w:tcPr>
          <w:p w14:paraId="16E4A2CB" w14:textId="5357B9D6" w:rsidR="00D00B61" w:rsidRPr="00DB267B" w:rsidRDefault="00D00B61" w:rsidP="00DB267B">
            <w:pPr>
              <w:spacing w:after="120"/>
              <w:rPr>
                <w:sz w:val="20"/>
              </w:rPr>
            </w:pPr>
            <w:ins w:id="2256" w:author="bmooney" w:date="2011-04-22T11:52:00Z">
              <w:r>
                <w:rPr>
                  <w:sz w:val="20"/>
                </w:rPr>
                <w:t xml:space="preserve">Patient’s last name. If the </w:t>
              </w:r>
              <w:proofErr w:type="spellStart"/>
              <w:r>
                <w:rPr>
                  <w:sz w:val="20"/>
                </w:rPr>
                <w:t>submittor</w:t>
              </w:r>
              <w:proofErr w:type="spellEnd"/>
              <w:r>
                <w:rPr>
                  <w:sz w:val="20"/>
                </w:rPr>
                <w:t xml:space="preserve"> provides</w:t>
              </w:r>
            </w:ins>
            <w:ins w:id="2257" w:author="bmooney" w:date="2011-04-22T11:54:00Z">
              <w:r>
                <w:rPr>
                  <w:sz w:val="20"/>
                </w:rPr>
                <w:t xml:space="preserve"> only a unique ID for the patient, it is entered here</w:t>
              </w:r>
            </w:ins>
          </w:p>
        </w:tc>
        <w:tc>
          <w:tcPr>
            <w:tcW w:w="1379" w:type="dxa"/>
            <w:tcPrChange w:id="2258" w:author="bmooney" w:date="2011-04-22T11:56:00Z">
              <w:tcPr>
                <w:tcW w:w="1987" w:type="dxa"/>
              </w:tcPr>
            </w:tcPrChange>
          </w:tcPr>
          <w:p w14:paraId="16E4A2CC" w14:textId="78071411" w:rsidR="00D00B61" w:rsidRPr="00DB267B" w:rsidRDefault="00D00B61" w:rsidP="00DB267B">
            <w:pPr>
              <w:spacing w:after="120"/>
              <w:rPr>
                <w:sz w:val="20"/>
              </w:rPr>
            </w:pPr>
            <w:proofErr w:type="spellStart"/>
            <w:proofErr w:type="gramStart"/>
            <w:ins w:id="2259" w:author="bmooney" w:date="2011-04-22T11:54:00Z">
              <w:r>
                <w:rPr>
                  <w:sz w:val="20"/>
                </w:rPr>
                <w:t>tblPatient</w:t>
              </w:r>
              <w:proofErr w:type="spellEnd"/>
              <w:proofErr w:type="gramEnd"/>
              <w:r>
                <w:rPr>
                  <w:sz w:val="20"/>
                </w:rPr>
                <w:t>.</w:t>
              </w:r>
            </w:ins>
            <w:ins w:id="2260" w:author="bmooney" w:date="2011-04-22T11:56:00Z">
              <w:r>
                <w:rPr>
                  <w:sz w:val="20"/>
                </w:rPr>
                <w:t xml:space="preserve"> </w:t>
              </w:r>
            </w:ins>
            <w:proofErr w:type="spellStart"/>
            <w:ins w:id="2261" w:author="bmooney" w:date="2011-04-22T11:54:00Z">
              <w:r>
                <w:rPr>
                  <w:sz w:val="20"/>
                </w:rPr>
                <w:t>LastName</w:t>
              </w:r>
            </w:ins>
            <w:proofErr w:type="spellEnd"/>
          </w:p>
        </w:tc>
        <w:tc>
          <w:tcPr>
            <w:tcW w:w="1550" w:type="dxa"/>
            <w:tcPrChange w:id="2262" w:author="bmooney" w:date="2011-04-22T11:56:00Z">
              <w:tcPr>
                <w:tcW w:w="1235" w:type="dxa"/>
              </w:tcPr>
            </w:tcPrChange>
          </w:tcPr>
          <w:p w14:paraId="6EACCC5B" w14:textId="77777777" w:rsidR="00D00B61" w:rsidRDefault="00D00B61" w:rsidP="00DB267B">
            <w:pPr>
              <w:spacing w:after="120"/>
              <w:rPr>
                <w:sz w:val="20"/>
              </w:rPr>
            </w:pPr>
          </w:p>
        </w:tc>
        <w:tc>
          <w:tcPr>
            <w:tcW w:w="1499" w:type="dxa"/>
            <w:tcPrChange w:id="2263" w:author="bmooney" w:date="2011-04-22T11:56:00Z">
              <w:tcPr>
                <w:tcW w:w="1566" w:type="dxa"/>
              </w:tcPr>
            </w:tcPrChange>
          </w:tcPr>
          <w:p w14:paraId="16E4A2CD" w14:textId="4A490760" w:rsidR="00D00B61" w:rsidRPr="00DB267B" w:rsidRDefault="00D00B61" w:rsidP="00DB267B">
            <w:pPr>
              <w:spacing w:after="120"/>
              <w:rPr>
                <w:sz w:val="20"/>
              </w:rPr>
            </w:pPr>
            <w:ins w:id="2264" w:author="bmooney" w:date="2011-04-22T11:54:00Z">
              <w:r>
                <w:rPr>
                  <w:sz w:val="20"/>
                </w:rPr>
                <w:t>Requisition form</w:t>
              </w:r>
            </w:ins>
          </w:p>
        </w:tc>
      </w:tr>
      <w:tr w:rsidR="00D00B61" w:rsidRPr="00FB06D0" w14:paraId="16E4A2D4" w14:textId="77777777" w:rsidTr="00D00B61">
        <w:tc>
          <w:tcPr>
            <w:tcW w:w="990" w:type="dxa"/>
            <w:tcPrChange w:id="2265" w:author="bmooney" w:date="2011-04-22T11:56:00Z">
              <w:tcPr>
                <w:tcW w:w="856" w:type="dxa"/>
              </w:tcPr>
            </w:tcPrChange>
          </w:tcPr>
          <w:p w14:paraId="16E4A2CF" w14:textId="0EBAB2D3" w:rsidR="00D00B61" w:rsidRPr="00DB267B" w:rsidRDefault="00D00B61" w:rsidP="00DB267B">
            <w:pPr>
              <w:spacing w:after="120"/>
              <w:rPr>
                <w:sz w:val="20"/>
              </w:rPr>
            </w:pPr>
            <w:ins w:id="2266" w:author="bmooney" w:date="2011-04-22T11:54:00Z">
              <w:r>
                <w:rPr>
                  <w:sz w:val="20"/>
                </w:rPr>
                <w:t>FR-3002</w:t>
              </w:r>
            </w:ins>
          </w:p>
        </w:tc>
        <w:tc>
          <w:tcPr>
            <w:tcW w:w="1563" w:type="dxa"/>
            <w:tcPrChange w:id="2267" w:author="bmooney" w:date="2011-04-22T11:56:00Z">
              <w:tcPr>
                <w:tcW w:w="1887" w:type="dxa"/>
              </w:tcPr>
            </w:tcPrChange>
          </w:tcPr>
          <w:p w14:paraId="16E4A2D0" w14:textId="77777777" w:rsidR="00D00B61" w:rsidRPr="00DB267B" w:rsidRDefault="00D00B61" w:rsidP="00DB267B">
            <w:pPr>
              <w:spacing w:after="120"/>
              <w:rPr>
                <w:sz w:val="20"/>
              </w:rPr>
            </w:pPr>
            <w:r w:rsidRPr="00DB267B">
              <w:rPr>
                <w:sz w:val="20"/>
              </w:rPr>
              <w:t>DOB</w:t>
            </w:r>
          </w:p>
        </w:tc>
        <w:tc>
          <w:tcPr>
            <w:tcW w:w="1767" w:type="dxa"/>
            <w:tcPrChange w:id="2268" w:author="bmooney" w:date="2011-04-22T11:56:00Z">
              <w:tcPr>
                <w:tcW w:w="1217" w:type="dxa"/>
              </w:tcPr>
            </w:tcPrChange>
          </w:tcPr>
          <w:p w14:paraId="16E4A2D1" w14:textId="0121E684" w:rsidR="00D00B61" w:rsidRPr="00DB267B" w:rsidRDefault="00D00B61" w:rsidP="00DB267B">
            <w:pPr>
              <w:spacing w:after="120"/>
              <w:rPr>
                <w:sz w:val="20"/>
              </w:rPr>
            </w:pPr>
            <w:ins w:id="2269" w:author="bmooney" w:date="2011-04-22T11:54:00Z">
              <w:r>
                <w:rPr>
                  <w:sz w:val="20"/>
                </w:rPr>
                <w:t>Patient’s date of birth</w:t>
              </w:r>
            </w:ins>
          </w:p>
        </w:tc>
        <w:tc>
          <w:tcPr>
            <w:tcW w:w="1379" w:type="dxa"/>
            <w:tcPrChange w:id="2270" w:author="bmooney" w:date="2011-04-22T11:56:00Z">
              <w:tcPr>
                <w:tcW w:w="1987" w:type="dxa"/>
              </w:tcPr>
            </w:tcPrChange>
          </w:tcPr>
          <w:p w14:paraId="16E4A2D2" w14:textId="4299BA93" w:rsidR="00D00B61" w:rsidRPr="00DB267B" w:rsidRDefault="00D00B61" w:rsidP="00DB267B">
            <w:pPr>
              <w:spacing w:after="120"/>
              <w:rPr>
                <w:sz w:val="20"/>
              </w:rPr>
            </w:pPr>
            <w:proofErr w:type="spellStart"/>
            <w:proofErr w:type="gramStart"/>
            <w:ins w:id="2271" w:author="bmooney" w:date="2011-04-22T11:54:00Z">
              <w:r>
                <w:rPr>
                  <w:sz w:val="20"/>
                </w:rPr>
                <w:t>tblPatient</w:t>
              </w:r>
              <w:proofErr w:type="spellEnd"/>
              <w:proofErr w:type="gramEnd"/>
              <w:r>
                <w:rPr>
                  <w:sz w:val="20"/>
                </w:rPr>
                <w:t>.</w:t>
              </w:r>
            </w:ins>
            <w:ins w:id="2272" w:author="bmooney" w:date="2011-04-22T11:56:00Z">
              <w:r>
                <w:rPr>
                  <w:sz w:val="20"/>
                </w:rPr>
                <w:t xml:space="preserve"> </w:t>
              </w:r>
            </w:ins>
            <w:ins w:id="2273" w:author="bmooney" w:date="2011-04-22T11:54:00Z">
              <w:r>
                <w:rPr>
                  <w:sz w:val="20"/>
                </w:rPr>
                <w:t>DOB</w:t>
              </w:r>
            </w:ins>
          </w:p>
        </w:tc>
        <w:tc>
          <w:tcPr>
            <w:tcW w:w="1550" w:type="dxa"/>
            <w:tcPrChange w:id="2274" w:author="bmooney" w:date="2011-04-22T11:56:00Z">
              <w:tcPr>
                <w:tcW w:w="1235" w:type="dxa"/>
              </w:tcPr>
            </w:tcPrChange>
          </w:tcPr>
          <w:p w14:paraId="14861BC8" w14:textId="62B4D7D1" w:rsidR="00D00B61" w:rsidRDefault="00D00B61" w:rsidP="00DB267B">
            <w:pPr>
              <w:spacing w:after="120"/>
              <w:rPr>
                <w:sz w:val="20"/>
              </w:rPr>
            </w:pPr>
            <w:ins w:id="2275" w:author="bmooney" w:date="2011-04-22T11:56:00Z">
              <w:r>
                <w:rPr>
                  <w:sz w:val="20"/>
                </w:rPr>
                <w:t>MM/DD/YYYY</w:t>
              </w:r>
            </w:ins>
            <w:ins w:id="2276" w:author="bmooney" w:date="2011-04-22T11:55:00Z">
              <w:r>
                <w:rPr>
                  <w:sz w:val="20"/>
                </w:rPr>
                <w:t xml:space="preserve"> </w:t>
              </w:r>
            </w:ins>
          </w:p>
        </w:tc>
        <w:tc>
          <w:tcPr>
            <w:tcW w:w="1499" w:type="dxa"/>
            <w:tcPrChange w:id="2277" w:author="bmooney" w:date="2011-04-22T11:56:00Z">
              <w:tcPr>
                <w:tcW w:w="1566" w:type="dxa"/>
              </w:tcPr>
            </w:tcPrChange>
          </w:tcPr>
          <w:p w14:paraId="16E4A2D3" w14:textId="4BF5C4C5" w:rsidR="00D00B61" w:rsidRPr="00DB267B" w:rsidRDefault="00D00B61" w:rsidP="00DB267B">
            <w:pPr>
              <w:spacing w:after="120"/>
              <w:rPr>
                <w:sz w:val="20"/>
              </w:rPr>
            </w:pPr>
            <w:ins w:id="2278" w:author="bmooney" w:date="2011-04-22T11:55:00Z">
              <w:r>
                <w:rPr>
                  <w:sz w:val="20"/>
                </w:rPr>
                <w:t>Requisition form</w:t>
              </w:r>
            </w:ins>
          </w:p>
        </w:tc>
      </w:tr>
      <w:tr w:rsidR="00D00B61" w:rsidRPr="00FB06D0" w14:paraId="16E4A2DA" w14:textId="77777777" w:rsidTr="00D00B61">
        <w:tc>
          <w:tcPr>
            <w:tcW w:w="990" w:type="dxa"/>
            <w:tcPrChange w:id="2279" w:author="bmooney" w:date="2011-04-22T11:56:00Z">
              <w:tcPr>
                <w:tcW w:w="856" w:type="dxa"/>
              </w:tcPr>
            </w:tcPrChange>
          </w:tcPr>
          <w:p w14:paraId="16E4A2D5" w14:textId="4EC85F91" w:rsidR="00D00B61" w:rsidRPr="00DB267B" w:rsidRDefault="00D00B61" w:rsidP="00DB267B">
            <w:pPr>
              <w:spacing w:after="120"/>
              <w:rPr>
                <w:sz w:val="20"/>
              </w:rPr>
            </w:pPr>
            <w:ins w:id="2280" w:author="bmooney" w:date="2011-04-22T11:56:00Z">
              <w:r>
                <w:rPr>
                  <w:sz w:val="20"/>
                </w:rPr>
                <w:t>FR-3003</w:t>
              </w:r>
            </w:ins>
          </w:p>
        </w:tc>
        <w:tc>
          <w:tcPr>
            <w:tcW w:w="1563" w:type="dxa"/>
            <w:tcPrChange w:id="2281" w:author="bmooney" w:date="2011-04-22T11:56:00Z">
              <w:tcPr>
                <w:tcW w:w="1887" w:type="dxa"/>
              </w:tcPr>
            </w:tcPrChange>
          </w:tcPr>
          <w:p w14:paraId="16E4A2D6" w14:textId="77777777" w:rsidR="00D00B61" w:rsidRPr="00DB267B" w:rsidRDefault="00D00B61" w:rsidP="00DB267B">
            <w:pPr>
              <w:spacing w:after="120"/>
              <w:rPr>
                <w:sz w:val="20"/>
              </w:rPr>
            </w:pPr>
            <w:r w:rsidRPr="00DB267B">
              <w:rPr>
                <w:sz w:val="20"/>
              </w:rPr>
              <w:t>First Name</w:t>
            </w:r>
          </w:p>
        </w:tc>
        <w:tc>
          <w:tcPr>
            <w:tcW w:w="1767" w:type="dxa"/>
            <w:tcPrChange w:id="2282" w:author="bmooney" w:date="2011-04-22T11:56:00Z">
              <w:tcPr>
                <w:tcW w:w="1217" w:type="dxa"/>
              </w:tcPr>
            </w:tcPrChange>
          </w:tcPr>
          <w:p w14:paraId="16E4A2D7" w14:textId="2E89A483" w:rsidR="00D00B61" w:rsidRPr="00DB267B" w:rsidRDefault="00D00B61" w:rsidP="00DB267B">
            <w:pPr>
              <w:spacing w:after="120"/>
              <w:rPr>
                <w:sz w:val="20"/>
              </w:rPr>
            </w:pPr>
            <w:ins w:id="2283" w:author="bmooney" w:date="2011-04-22T11:57:00Z">
              <w:r>
                <w:rPr>
                  <w:sz w:val="20"/>
                </w:rPr>
                <w:t>Patient’s first name</w:t>
              </w:r>
            </w:ins>
          </w:p>
        </w:tc>
        <w:tc>
          <w:tcPr>
            <w:tcW w:w="1379" w:type="dxa"/>
            <w:tcPrChange w:id="2284" w:author="bmooney" w:date="2011-04-22T11:56:00Z">
              <w:tcPr>
                <w:tcW w:w="1987" w:type="dxa"/>
              </w:tcPr>
            </w:tcPrChange>
          </w:tcPr>
          <w:p w14:paraId="16E4A2D8" w14:textId="71790D07" w:rsidR="00D00B61" w:rsidRPr="00DB267B" w:rsidRDefault="00D00B61" w:rsidP="00DB267B">
            <w:pPr>
              <w:spacing w:after="120"/>
              <w:rPr>
                <w:sz w:val="20"/>
              </w:rPr>
            </w:pPr>
            <w:proofErr w:type="spellStart"/>
            <w:proofErr w:type="gramStart"/>
            <w:ins w:id="2285" w:author="bmooney" w:date="2011-04-22T11:57:00Z">
              <w:r>
                <w:rPr>
                  <w:sz w:val="20"/>
                </w:rPr>
                <w:t>tblPatient</w:t>
              </w:r>
              <w:proofErr w:type="spellEnd"/>
              <w:proofErr w:type="gramEnd"/>
              <w:r>
                <w:rPr>
                  <w:sz w:val="20"/>
                </w:rPr>
                <w:t xml:space="preserve">. </w:t>
              </w:r>
              <w:proofErr w:type="spellStart"/>
              <w:r>
                <w:rPr>
                  <w:sz w:val="20"/>
                </w:rPr>
                <w:t>FirstName</w:t>
              </w:r>
            </w:ins>
            <w:proofErr w:type="spellEnd"/>
          </w:p>
        </w:tc>
        <w:tc>
          <w:tcPr>
            <w:tcW w:w="1550" w:type="dxa"/>
            <w:tcPrChange w:id="2286" w:author="bmooney" w:date="2011-04-22T11:56:00Z">
              <w:tcPr>
                <w:tcW w:w="1235" w:type="dxa"/>
              </w:tcPr>
            </w:tcPrChange>
          </w:tcPr>
          <w:p w14:paraId="151504DA" w14:textId="77777777" w:rsidR="00D00B61" w:rsidRPr="00DB267B" w:rsidRDefault="00D00B61" w:rsidP="00DB267B">
            <w:pPr>
              <w:spacing w:after="120"/>
              <w:rPr>
                <w:sz w:val="20"/>
              </w:rPr>
            </w:pPr>
          </w:p>
        </w:tc>
        <w:tc>
          <w:tcPr>
            <w:tcW w:w="1499" w:type="dxa"/>
            <w:tcPrChange w:id="2287" w:author="bmooney" w:date="2011-04-22T11:56:00Z">
              <w:tcPr>
                <w:tcW w:w="1566" w:type="dxa"/>
              </w:tcPr>
            </w:tcPrChange>
          </w:tcPr>
          <w:p w14:paraId="16E4A2D9" w14:textId="2E8AA3E4" w:rsidR="00D00B61" w:rsidRPr="00DB267B" w:rsidRDefault="00D00B61" w:rsidP="00DB267B">
            <w:pPr>
              <w:spacing w:after="120"/>
              <w:rPr>
                <w:sz w:val="20"/>
              </w:rPr>
            </w:pPr>
            <w:ins w:id="2288" w:author="bmooney" w:date="2011-04-22T11:57:00Z">
              <w:r>
                <w:rPr>
                  <w:sz w:val="20"/>
                </w:rPr>
                <w:t>Requisition form</w:t>
              </w:r>
            </w:ins>
          </w:p>
        </w:tc>
      </w:tr>
      <w:tr w:rsidR="00D00B61" w:rsidRPr="00FB06D0" w14:paraId="16E4A2E0" w14:textId="77777777" w:rsidTr="00D00B61">
        <w:tc>
          <w:tcPr>
            <w:tcW w:w="990" w:type="dxa"/>
            <w:tcPrChange w:id="2289" w:author="bmooney" w:date="2011-04-22T11:56:00Z">
              <w:tcPr>
                <w:tcW w:w="856" w:type="dxa"/>
              </w:tcPr>
            </w:tcPrChange>
          </w:tcPr>
          <w:p w14:paraId="16E4A2DB" w14:textId="17BE3201" w:rsidR="00D00B61" w:rsidRPr="00DB267B" w:rsidRDefault="00D00B61" w:rsidP="00DB267B">
            <w:pPr>
              <w:spacing w:after="120"/>
              <w:rPr>
                <w:sz w:val="20"/>
              </w:rPr>
            </w:pPr>
            <w:ins w:id="2290" w:author="bmooney" w:date="2011-04-22T11:57:00Z">
              <w:r>
                <w:rPr>
                  <w:sz w:val="20"/>
                </w:rPr>
                <w:t>FR-3004</w:t>
              </w:r>
            </w:ins>
          </w:p>
        </w:tc>
        <w:tc>
          <w:tcPr>
            <w:tcW w:w="1563" w:type="dxa"/>
            <w:tcPrChange w:id="2291" w:author="bmooney" w:date="2011-04-22T11:56:00Z">
              <w:tcPr>
                <w:tcW w:w="1887" w:type="dxa"/>
              </w:tcPr>
            </w:tcPrChange>
          </w:tcPr>
          <w:p w14:paraId="16E4A2DC" w14:textId="77777777" w:rsidR="00D00B61" w:rsidRPr="00DB267B" w:rsidRDefault="00D00B61" w:rsidP="00DB267B">
            <w:pPr>
              <w:spacing w:after="120"/>
              <w:rPr>
                <w:sz w:val="20"/>
              </w:rPr>
            </w:pPr>
            <w:r w:rsidRPr="00DB267B">
              <w:rPr>
                <w:sz w:val="20"/>
              </w:rPr>
              <w:t>Gender</w:t>
            </w:r>
          </w:p>
        </w:tc>
        <w:tc>
          <w:tcPr>
            <w:tcW w:w="1767" w:type="dxa"/>
            <w:tcPrChange w:id="2292" w:author="bmooney" w:date="2011-04-22T11:56:00Z">
              <w:tcPr>
                <w:tcW w:w="1217" w:type="dxa"/>
              </w:tcPr>
            </w:tcPrChange>
          </w:tcPr>
          <w:p w14:paraId="16E4A2DD" w14:textId="08784BB5" w:rsidR="00D00B61" w:rsidRPr="00DB267B" w:rsidRDefault="00D00B61" w:rsidP="00DB267B">
            <w:pPr>
              <w:spacing w:after="120"/>
              <w:rPr>
                <w:sz w:val="20"/>
              </w:rPr>
            </w:pPr>
            <w:ins w:id="2293" w:author="bmooney" w:date="2011-04-22T11:57:00Z">
              <w:r>
                <w:rPr>
                  <w:sz w:val="20"/>
                </w:rPr>
                <w:t>Patient’s sex</w:t>
              </w:r>
            </w:ins>
          </w:p>
        </w:tc>
        <w:tc>
          <w:tcPr>
            <w:tcW w:w="1379" w:type="dxa"/>
            <w:tcPrChange w:id="2294" w:author="bmooney" w:date="2011-04-22T11:56:00Z">
              <w:tcPr>
                <w:tcW w:w="1987" w:type="dxa"/>
              </w:tcPr>
            </w:tcPrChange>
          </w:tcPr>
          <w:p w14:paraId="16E4A2DE" w14:textId="4C49B7C3" w:rsidR="00D00B61" w:rsidRPr="00DB267B" w:rsidRDefault="00D00B61" w:rsidP="00DB267B">
            <w:pPr>
              <w:spacing w:after="120"/>
              <w:rPr>
                <w:sz w:val="20"/>
              </w:rPr>
            </w:pPr>
            <w:proofErr w:type="spellStart"/>
            <w:proofErr w:type="gramStart"/>
            <w:ins w:id="2295" w:author="bmooney" w:date="2011-04-22T11:57:00Z">
              <w:r>
                <w:rPr>
                  <w:sz w:val="20"/>
                </w:rPr>
                <w:t>tblPatient</w:t>
              </w:r>
              <w:proofErr w:type="spellEnd"/>
              <w:proofErr w:type="gramEnd"/>
              <w:r>
                <w:rPr>
                  <w:sz w:val="20"/>
                </w:rPr>
                <w:t>. Gender</w:t>
              </w:r>
            </w:ins>
          </w:p>
        </w:tc>
        <w:tc>
          <w:tcPr>
            <w:tcW w:w="1550" w:type="dxa"/>
            <w:tcPrChange w:id="2296" w:author="bmooney" w:date="2011-04-22T11:56:00Z">
              <w:tcPr>
                <w:tcW w:w="1235" w:type="dxa"/>
              </w:tcPr>
            </w:tcPrChange>
          </w:tcPr>
          <w:p w14:paraId="4562D2A3" w14:textId="040F5606" w:rsidR="00D00B61" w:rsidRPr="00DB267B" w:rsidRDefault="00D00B61" w:rsidP="00DB267B">
            <w:pPr>
              <w:spacing w:after="120"/>
              <w:rPr>
                <w:sz w:val="20"/>
              </w:rPr>
            </w:pPr>
            <w:ins w:id="2297" w:author="bmooney" w:date="2011-04-22T11:57:00Z">
              <w:r>
                <w:rPr>
                  <w:sz w:val="20"/>
                </w:rPr>
                <w:t>“Male” or “Female”</w:t>
              </w:r>
            </w:ins>
          </w:p>
        </w:tc>
        <w:tc>
          <w:tcPr>
            <w:tcW w:w="1499" w:type="dxa"/>
            <w:tcPrChange w:id="2298" w:author="bmooney" w:date="2011-04-22T11:56:00Z">
              <w:tcPr>
                <w:tcW w:w="1566" w:type="dxa"/>
              </w:tcPr>
            </w:tcPrChange>
          </w:tcPr>
          <w:p w14:paraId="16E4A2DF" w14:textId="5B63E896" w:rsidR="00D00B61" w:rsidRPr="00DB267B" w:rsidRDefault="00D00B61" w:rsidP="00DB267B">
            <w:pPr>
              <w:spacing w:after="120"/>
              <w:rPr>
                <w:sz w:val="20"/>
              </w:rPr>
            </w:pPr>
            <w:ins w:id="2299" w:author="bmooney" w:date="2011-04-22T11:57:00Z">
              <w:r>
                <w:rPr>
                  <w:sz w:val="20"/>
                </w:rPr>
                <w:t>Requisition form</w:t>
              </w:r>
            </w:ins>
          </w:p>
        </w:tc>
      </w:tr>
      <w:tr w:rsidR="00D00B61" w:rsidRPr="00FB06D0" w14:paraId="16E4A2E6" w14:textId="77777777" w:rsidTr="00D00B61">
        <w:tc>
          <w:tcPr>
            <w:tcW w:w="990" w:type="dxa"/>
            <w:tcPrChange w:id="2300" w:author="bmooney" w:date="2011-04-22T11:56:00Z">
              <w:tcPr>
                <w:tcW w:w="856" w:type="dxa"/>
              </w:tcPr>
            </w:tcPrChange>
          </w:tcPr>
          <w:p w14:paraId="16E4A2E1" w14:textId="22DEBC7A" w:rsidR="00D00B61" w:rsidRPr="00DB267B" w:rsidRDefault="00D00B61" w:rsidP="00DB267B">
            <w:pPr>
              <w:spacing w:after="120"/>
              <w:rPr>
                <w:sz w:val="20"/>
              </w:rPr>
            </w:pPr>
            <w:ins w:id="2301" w:author="bmooney" w:date="2011-04-22T11:58:00Z">
              <w:r>
                <w:rPr>
                  <w:sz w:val="20"/>
                </w:rPr>
                <w:t>FR-3005</w:t>
              </w:r>
            </w:ins>
          </w:p>
        </w:tc>
        <w:tc>
          <w:tcPr>
            <w:tcW w:w="1563" w:type="dxa"/>
            <w:tcPrChange w:id="2302" w:author="bmooney" w:date="2011-04-22T11:56:00Z">
              <w:tcPr>
                <w:tcW w:w="1887" w:type="dxa"/>
              </w:tcPr>
            </w:tcPrChange>
          </w:tcPr>
          <w:p w14:paraId="16E4A2E2" w14:textId="77777777" w:rsidR="00D00B61" w:rsidRPr="00DB267B" w:rsidRDefault="00D00B61" w:rsidP="00DB267B">
            <w:pPr>
              <w:spacing w:after="120"/>
              <w:rPr>
                <w:sz w:val="20"/>
              </w:rPr>
            </w:pPr>
            <w:r w:rsidRPr="00DB267B">
              <w:rPr>
                <w:sz w:val="20"/>
              </w:rPr>
              <w:t>Middle Name</w:t>
            </w:r>
          </w:p>
        </w:tc>
        <w:tc>
          <w:tcPr>
            <w:tcW w:w="1767" w:type="dxa"/>
            <w:tcPrChange w:id="2303" w:author="bmooney" w:date="2011-04-22T11:56:00Z">
              <w:tcPr>
                <w:tcW w:w="1217" w:type="dxa"/>
              </w:tcPr>
            </w:tcPrChange>
          </w:tcPr>
          <w:p w14:paraId="16E4A2E3" w14:textId="60AC1A68" w:rsidR="00D00B61" w:rsidRPr="00DB267B" w:rsidRDefault="00D00B61" w:rsidP="00DB267B">
            <w:pPr>
              <w:spacing w:after="120"/>
              <w:rPr>
                <w:sz w:val="20"/>
              </w:rPr>
            </w:pPr>
            <w:ins w:id="2304" w:author="bmooney" w:date="2011-04-22T11:58:00Z">
              <w:r>
                <w:rPr>
                  <w:sz w:val="20"/>
                </w:rPr>
                <w:t>Patient’s middle name</w:t>
              </w:r>
            </w:ins>
          </w:p>
        </w:tc>
        <w:tc>
          <w:tcPr>
            <w:tcW w:w="1379" w:type="dxa"/>
            <w:tcPrChange w:id="2305" w:author="bmooney" w:date="2011-04-22T11:56:00Z">
              <w:tcPr>
                <w:tcW w:w="1987" w:type="dxa"/>
              </w:tcPr>
            </w:tcPrChange>
          </w:tcPr>
          <w:p w14:paraId="16E4A2E4" w14:textId="4650E85D" w:rsidR="00D00B61" w:rsidRPr="00DB267B" w:rsidRDefault="00D00B61" w:rsidP="00DB267B">
            <w:pPr>
              <w:spacing w:after="120"/>
              <w:rPr>
                <w:sz w:val="20"/>
              </w:rPr>
            </w:pPr>
            <w:proofErr w:type="spellStart"/>
            <w:proofErr w:type="gramStart"/>
            <w:ins w:id="2306" w:author="bmooney" w:date="2011-04-22T11:58:00Z">
              <w:r>
                <w:rPr>
                  <w:sz w:val="20"/>
                </w:rPr>
                <w:t>tblPatient</w:t>
              </w:r>
              <w:proofErr w:type="spellEnd"/>
              <w:proofErr w:type="gramEnd"/>
              <w:r>
                <w:rPr>
                  <w:sz w:val="20"/>
                </w:rPr>
                <w:t>.</w:t>
              </w:r>
            </w:ins>
            <w:ins w:id="2307" w:author="bmooney" w:date="2011-04-22T11:59:00Z">
              <w:r>
                <w:rPr>
                  <w:sz w:val="20"/>
                </w:rPr>
                <w:t xml:space="preserve"> </w:t>
              </w:r>
            </w:ins>
            <w:proofErr w:type="spellStart"/>
            <w:ins w:id="2308" w:author="bmooney" w:date="2011-04-22T11:58:00Z">
              <w:r>
                <w:rPr>
                  <w:sz w:val="20"/>
                </w:rPr>
                <w:t>MiddleName</w:t>
              </w:r>
            </w:ins>
            <w:proofErr w:type="spellEnd"/>
          </w:p>
        </w:tc>
        <w:tc>
          <w:tcPr>
            <w:tcW w:w="1550" w:type="dxa"/>
            <w:tcPrChange w:id="2309" w:author="bmooney" w:date="2011-04-22T11:56:00Z">
              <w:tcPr>
                <w:tcW w:w="1235" w:type="dxa"/>
              </w:tcPr>
            </w:tcPrChange>
          </w:tcPr>
          <w:p w14:paraId="1E54514B" w14:textId="77777777" w:rsidR="00D00B61" w:rsidRPr="00DB267B" w:rsidRDefault="00D00B61" w:rsidP="00DB267B">
            <w:pPr>
              <w:spacing w:after="120"/>
              <w:rPr>
                <w:sz w:val="20"/>
              </w:rPr>
            </w:pPr>
          </w:p>
        </w:tc>
        <w:tc>
          <w:tcPr>
            <w:tcW w:w="1499" w:type="dxa"/>
            <w:tcPrChange w:id="2310" w:author="bmooney" w:date="2011-04-22T11:56:00Z">
              <w:tcPr>
                <w:tcW w:w="1566" w:type="dxa"/>
              </w:tcPr>
            </w:tcPrChange>
          </w:tcPr>
          <w:p w14:paraId="16E4A2E5" w14:textId="751097EB" w:rsidR="00D00B61" w:rsidRPr="00DB267B" w:rsidRDefault="00D00B61">
            <w:pPr>
              <w:spacing w:after="120"/>
              <w:rPr>
                <w:sz w:val="20"/>
              </w:rPr>
            </w:pPr>
            <w:ins w:id="2311" w:author="bmooney" w:date="2011-04-22T11:58:00Z">
              <w:r>
                <w:rPr>
                  <w:sz w:val="20"/>
                </w:rPr>
                <w:t>Requisition form. Note that we ask only for middle initial</w:t>
              </w:r>
            </w:ins>
            <w:ins w:id="2312" w:author="bmooney" w:date="2011-04-22T11:59:00Z">
              <w:r>
                <w:rPr>
                  <w:sz w:val="20"/>
                </w:rPr>
                <w:t xml:space="preserve"> on the form.</w:t>
              </w:r>
            </w:ins>
          </w:p>
        </w:tc>
      </w:tr>
      <w:tr w:rsidR="00D00B61" w:rsidRPr="00FB06D0" w14:paraId="16E4A2EC" w14:textId="77777777" w:rsidTr="00D00B61">
        <w:tc>
          <w:tcPr>
            <w:tcW w:w="990" w:type="dxa"/>
            <w:tcPrChange w:id="2313" w:author="bmooney" w:date="2011-04-22T11:56:00Z">
              <w:tcPr>
                <w:tcW w:w="856" w:type="dxa"/>
              </w:tcPr>
            </w:tcPrChange>
          </w:tcPr>
          <w:p w14:paraId="16E4A2E7" w14:textId="18A0FB20" w:rsidR="00D00B61" w:rsidRPr="00DB267B" w:rsidRDefault="00D00B61" w:rsidP="00DB267B">
            <w:pPr>
              <w:spacing w:after="120"/>
              <w:rPr>
                <w:sz w:val="20"/>
              </w:rPr>
            </w:pPr>
            <w:ins w:id="2314" w:author="bmooney" w:date="2011-04-22T11:59:00Z">
              <w:r>
                <w:rPr>
                  <w:sz w:val="20"/>
                </w:rPr>
                <w:t>FR-3006</w:t>
              </w:r>
            </w:ins>
          </w:p>
        </w:tc>
        <w:tc>
          <w:tcPr>
            <w:tcW w:w="1563" w:type="dxa"/>
            <w:tcPrChange w:id="2315" w:author="bmooney" w:date="2011-04-22T11:56:00Z">
              <w:tcPr>
                <w:tcW w:w="1887" w:type="dxa"/>
              </w:tcPr>
            </w:tcPrChange>
          </w:tcPr>
          <w:p w14:paraId="16E4A2E8" w14:textId="77777777" w:rsidR="00D00B61" w:rsidRPr="00DB267B" w:rsidRDefault="00D00B61" w:rsidP="00DB267B">
            <w:pPr>
              <w:spacing w:after="120"/>
              <w:rPr>
                <w:sz w:val="20"/>
              </w:rPr>
            </w:pPr>
            <w:r w:rsidRPr="00DB267B">
              <w:rPr>
                <w:sz w:val="20"/>
              </w:rPr>
              <w:t>Medical Record / Patient #</w:t>
            </w:r>
          </w:p>
        </w:tc>
        <w:tc>
          <w:tcPr>
            <w:tcW w:w="1767" w:type="dxa"/>
            <w:tcPrChange w:id="2316" w:author="bmooney" w:date="2011-04-22T11:56:00Z">
              <w:tcPr>
                <w:tcW w:w="1217" w:type="dxa"/>
              </w:tcPr>
            </w:tcPrChange>
          </w:tcPr>
          <w:p w14:paraId="16E4A2E9" w14:textId="26A0D807" w:rsidR="00D00B61" w:rsidRPr="00DB267B" w:rsidRDefault="00D00B61" w:rsidP="00451A6E">
            <w:pPr>
              <w:spacing w:after="120"/>
              <w:rPr>
                <w:sz w:val="20"/>
              </w:rPr>
            </w:pPr>
            <w:ins w:id="2317" w:author="bmooney" w:date="2011-04-22T11:59:00Z">
              <w:r>
                <w:rPr>
                  <w:sz w:val="20"/>
                </w:rPr>
                <w:t>A value</w:t>
              </w:r>
            </w:ins>
            <w:ins w:id="2318" w:author="bmooney" w:date="2011-04-29T08:43:00Z">
              <w:r w:rsidR="00451A6E">
                <w:rPr>
                  <w:sz w:val="20"/>
                </w:rPr>
                <w:t xml:space="preserve"> (often numeric)</w:t>
              </w:r>
            </w:ins>
            <w:ins w:id="2319" w:author="bmooney" w:date="2011-04-22T11:59:00Z">
              <w:r>
                <w:rPr>
                  <w:sz w:val="20"/>
                </w:rPr>
                <w:t xml:space="preserve"> that will identify the patient in the submitting physician’s medical record systems. </w:t>
              </w:r>
            </w:ins>
          </w:p>
        </w:tc>
        <w:tc>
          <w:tcPr>
            <w:tcW w:w="1379" w:type="dxa"/>
            <w:tcPrChange w:id="2320" w:author="bmooney" w:date="2011-04-22T11:56:00Z">
              <w:tcPr>
                <w:tcW w:w="1987" w:type="dxa"/>
              </w:tcPr>
            </w:tcPrChange>
          </w:tcPr>
          <w:p w14:paraId="16E4A2EA" w14:textId="28EF22C9" w:rsidR="00D00B61" w:rsidRPr="00DB267B" w:rsidRDefault="00D00B61" w:rsidP="00DB267B">
            <w:pPr>
              <w:spacing w:after="120"/>
              <w:rPr>
                <w:sz w:val="20"/>
              </w:rPr>
            </w:pPr>
            <w:proofErr w:type="spellStart"/>
            <w:proofErr w:type="gramStart"/>
            <w:ins w:id="2321" w:author="bmooney" w:date="2011-04-22T11:59:00Z">
              <w:r>
                <w:rPr>
                  <w:sz w:val="20"/>
                </w:rPr>
                <w:t>tblPatient</w:t>
              </w:r>
              <w:proofErr w:type="spellEnd"/>
              <w:proofErr w:type="gramEnd"/>
              <w:r>
                <w:rPr>
                  <w:sz w:val="20"/>
                </w:rPr>
                <w:t xml:space="preserve">. </w:t>
              </w:r>
              <w:proofErr w:type="spellStart"/>
              <w:r>
                <w:rPr>
                  <w:sz w:val="20"/>
                </w:rPr>
                <w:t>MedicalRecordNumber</w:t>
              </w:r>
            </w:ins>
            <w:proofErr w:type="spellEnd"/>
          </w:p>
        </w:tc>
        <w:tc>
          <w:tcPr>
            <w:tcW w:w="1550" w:type="dxa"/>
            <w:tcPrChange w:id="2322" w:author="bmooney" w:date="2011-04-22T11:56:00Z">
              <w:tcPr>
                <w:tcW w:w="1235" w:type="dxa"/>
              </w:tcPr>
            </w:tcPrChange>
          </w:tcPr>
          <w:p w14:paraId="0307AB04" w14:textId="77777777" w:rsidR="00D00B61" w:rsidRPr="00DB267B" w:rsidRDefault="00D00B61" w:rsidP="00DB267B">
            <w:pPr>
              <w:spacing w:after="120"/>
              <w:rPr>
                <w:sz w:val="20"/>
              </w:rPr>
            </w:pPr>
          </w:p>
        </w:tc>
        <w:tc>
          <w:tcPr>
            <w:tcW w:w="1499" w:type="dxa"/>
            <w:tcPrChange w:id="2323" w:author="bmooney" w:date="2011-04-22T11:56:00Z">
              <w:tcPr>
                <w:tcW w:w="1566" w:type="dxa"/>
              </w:tcPr>
            </w:tcPrChange>
          </w:tcPr>
          <w:p w14:paraId="16E4A2EB" w14:textId="75BA8D4F" w:rsidR="00D00B61" w:rsidRPr="00DB267B" w:rsidRDefault="00D00B61" w:rsidP="00DB267B">
            <w:pPr>
              <w:spacing w:after="120"/>
              <w:rPr>
                <w:sz w:val="20"/>
              </w:rPr>
            </w:pPr>
            <w:ins w:id="2324" w:author="bmooney" w:date="2011-04-22T12:00:00Z">
              <w:r>
                <w:rPr>
                  <w:sz w:val="20"/>
                </w:rPr>
                <w:t>Requisition form</w:t>
              </w:r>
            </w:ins>
          </w:p>
        </w:tc>
      </w:tr>
      <w:tr w:rsidR="00D00B61" w:rsidRPr="00FB06D0" w14:paraId="16E4A2F2" w14:textId="77777777" w:rsidTr="00D00B61">
        <w:tc>
          <w:tcPr>
            <w:tcW w:w="990" w:type="dxa"/>
            <w:tcPrChange w:id="2325" w:author="bmooney" w:date="2011-04-22T11:56:00Z">
              <w:tcPr>
                <w:tcW w:w="856" w:type="dxa"/>
              </w:tcPr>
            </w:tcPrChange>
          </w:tcPr>
          <w:p w14:paraId="16E4A2ED" w14:textId="64E93C75" w:rsidR="00D00B61" w:rsidRPr="00DB267B" w:rsidRDefault="00D00B61" w:rsidP="00DB267B">
            <w:pPr>
              <w:spacing w:after="120"/>
              <w:rPr>
                <w:sz w:val="20"/>
              </w:rPr>
            </w:pPr>
            <w:ins w:id="2326" w:author="bmooney" w:date="2011-04-22T12:00:00Z">
              <w:r>
                <w:rPr>
                  <w:sz w:val="20"/>
                </w:rPr>
                <w:t>FR-3007</w:t>
              </w:r>
            </w:ins>
          </w:p>
        </w:tc>
        <w:tc>
          <w:tcPr>
            <w:tcW w:w="1563" w:type="dxa"/>
            <w:tcPrChange w:id="2327" w:author="bmooney" w:date="2011-04-22T11:56:00Z">
              <w:tcPr>
                <w:tcW w:w="1887" w:type="dxa"/>
              </w:tcPr>
            </w:tcPrChange>
          </w:tcPr>
          <w:p w14:paraId="16E4A2EE" w14:textId="77777777" w:rsidR="00D00B61" w:rsidRPr="00DB267B" w:rsidRDefault="00D00B61" w:rsidP="00DB267B">
            <w:pPr>
              <w:spacing w:after="120"/>
              <w:rPr>
                <w:sz w:val="20"/>
              </w:rPr>
            </w:pPr>
            <w:r w:rsidRPr="00DB267B">
              <w:rPr>
                <w:sz w:val="20"/>
              </w:rPr>
              <w:t>SSN</w:t>
            </w:r>
          </w:p>
        </w:tc>
        <w:tc>
          <w:tcPr>
            <w:tcW w:w="1767" w:type="dxa"/>
            <w:tcPrChange w:id="2328" w:author="bmooney" w:date="2011-04-22T11:56:00Z">
              <w:tcPr>
                <w:tcW w:w="1217" w:type="dxa"/>
              </w:tcPr>
            </w:tcPrChange>
          </w:tcPr>
          <w:p w14:paraId="16E4A2EF" w14:textId="31C644A6" w:rsidR="00D00B61" w:rsidRPr="00DB267B" w:rsidRDefault="00D00B61" w:rsidP="00DB267B">
            <w:pPr>
              <w:spacing w:after="120"/>
              <w:rPr>
                <w:sz w:val="20"/>
              </w:rPr>
            </w:pPr>
            <w:ins w:id="2329" w:author="bmooney" w:date="2011-04-22T12:00:00Z">
              <w:r>
                <w:rPr>
                  <w:sz w:val="20"/>
                </w:rPr>
                <w:t>Patient’s social security number</w:t>
              </w:r>
            </w:ins>
          </w:p>
        </w:tc>
        <w:tc>
          <w:tcPr>
            <w:tcW w:w="1379" w:type="dxa"/>
            <w:tcPrChange w:id="2330" w:author="bmooney" w:date="2011-04-22T11:56:00Z">
              <w:tcPr>
                <w:tcW w:w="1987" w:type="dxa"/>
              </w:tcPr>
            </w:tcPrChange>
          </w:tcPr>
          <w:p w14:paraId="16E4A2F0" w14:textId="1E445DA9" w:rsidR="00D00B61" w:rsidRPr="00DB267B" w:rsidRDefault="00D00B61" w:rsidP="00DB267B">
            <w:pPr>
              <w:spacing w:after="120"/>
              <w:rPr>
                <w:sz w:val="20"/>
              </w:rPr>
            </w:pPr>
            <w:proofErr w:type="spellStart"/>
            <w:proofErr w:type="gramStart"/>
            <w:ins w:id="2331" w:author="bmooney" w:date="2011-04-22T12:00:00Z">
              <w:r>
                <w:rPr>
                  <w:sz w:val="20"/>
                </w:rPr>
                <w:t>tblPatient</w:t>
              </w:r>
              <w:proofErr w:type="spellEnd"/>
              <w:proofErr w:type="gramEnd"/>
              <w:r>
                <w:rPr>
                  <w:sz w:val="20"/>
                </w:rPr>
                <w:t>. SSN</w:t>
              </w:r>
            </w:ins>
          </w:p>
        </w:tc>
        <w:tc>
          <w:tcPr>
            <w:tcW w:w="1550" w:type="dxa"/>
            <w:tcPrChange w:id="2332" w:author="bmooney" w:date="2011-04-22T11:56:00Z">
              <w:tcPr>
                <w:tcW w:w="1235" w:type="dxa"/>
              </w:tcPr>
            </w:tcPrChange>
          </w:tcPr>
          <w:p w14:paraId="07D0984B" w14:textId="5031D118" w:rsidR="00D00B61" w:rsidRPr="00DB267B" w:rsidRDefault="00D00B61">
            <w:pPr>
              <w:spacing w:after="120"/>
              <w:rPr>
                <w:sz w:val="20"/>
              </w:rPr>
            </w:pPr>
            <w:ins w:id="2333" w:author="bmooney" w:date="2011-04-22T12:00:00Z">
              <w:r>
                <w:rPr>
                  <w:sz w:val="20"/>
                </w:rPr>
                <w:t>xxx-xx-</w:t>
              </w:r>
              <w:proofErr w:type="spellStart"/>
              <w:r>
                <w:rPr>
                  <w:sz w:val="20"/>
                </w:rPr>
                <w:t>xxxx</w:t>
              </w:r>
            </w:ins>
            <w:proofErr w:type="spellEnd"/>
          </w:p>
        </w:tc>
        <w:tc>
          <w:tcPr>
            <w:tcW w:w="1499" w:type="dxa"/>
            <w:tcPrChange w:id="2334" w:author="bmooney" w:date="2011-04-22T11:56:00Z">
              <w:tcPr>
                <w:tcW w:w="1566" w:type="dxa"/>
              </w:tcPr>
            </w:tcPrChange>
          </w:tcPr>
          <w:p w14:paraId="16E4A2F1" w14:textId="50E82AB0" w:rsidR="00D00B61" w:rsidRPr="00DB267B" w:rsidRDefault="00D00B61" w:rsidP="00DB267B">
            <w:pPr>
              <w:spacing w:after="120"/>
              <w:rPr>
                <w:sz w:val="20"/>
              </w:rPr>
            </w:pPr>
            <w:ins w:id="2335" w:author="bmooney" w:date="2011-04-22T12:01:00Z">
              <w:r>
                <w:rPr>
                  <w:sz w:val="20"/>
                </w:rPr>
                <w:t>Requisition form</w:t>
              </w:r>
            </w:ins>
          </w:p>
        </w:tc>
      </w:tr>
      <w:tr w:rsidR="003B4C1D" w:rsidRPr="00FB06D0" w14:paraId="16E4A2F8" w14:textId="77777777" w:rsidTr="00D00B61">
        <w:tc>
          <w:tcPr>
            <w:tcW w:w="990" w:type="dxa"/>
            <w:tcPrChange w:id="2336" w:author="bmooney" w:date="2011-04-22T11:56:00Z">
              <w:tcPr>
                <w:tcW w:w="856" w:type="dxa"/>
              </w:tcPr>
            </w:tcPrChange>
          </w:tcPr>
          <w:p w14:paraId="16E4A2F3" w14:textId="40EFB597" w:rsidR="003B4C1D" w:rsidRPr="00DB267B" w:rsidRDefault="003B4C1D" w:rsidP="00DB267B">
            <w:pPr>
              <w:spacing w:after="120"/>
              <w:rPr>
                <w:sz w:val="20"/>
              </w:rPr>
            </w:pPr>
            <w:ins w:id="2337" w:author="bmooney" w:date="2011-04-22T12:01:00Z">
              <w:r>
                <w:rPr>
                  <w:sz w:val="20"/>
                </w:rPr>
                <w:t>FR-3008</w:t>
              </w:r>
            </w:ins>
          </w:p>
        </w:tc>
        <w:tc>
          <w:tcPr>
            <w:tcW w:w="1563" w:type="dxa"/>
            <w:tcPrChange w:id="2338" w:author="bmooney" w:date="2011-04-22T11:56:00Z">
              <w:tcPr>
                <w:tcW w:w="1887" w:type="dxa"/>
              </w:tcPr>
            </w:tcPrChange>
          </w:tcPr>
          <w:p w14:paraId="16E4A2F4" w14:textId="77777777" w:rsidR="003B4C1D" w:rsidRPr="00DB267B" w:rsidRDefault="003B4C1D" w:rsidP="00DB267B">
            <w:pPr>
              <w:spacing w:after="120"/>
              <w:rPr>
                <w:sz w:val="20"/>
              </w:rPr>
            </w:pPr>
            <w:r w:rsidRPr="00DB267B">
              <w:rPr>
                <w:sz w:val="20"/>
              </w:rPr>
              <w:t>Address 1</w:t>
            </w:r>
          </w:p>
        </w:tc>
        <w:tc>
          <w:tcPr>
            <w:tcW w:w="1767" w:type="dxa"/>
            <w:tcPrChange w:id="2339" w:author="bmooney" w:date="2011-04-22T11:56:00Z">
              <w:tcPr>
                <w:tcW w:w="1217" w:type="dxa"/>
              </w:tcPr>
            </w:tcPrChange>
          </w:tcPr>
          <w:p w14:paraId="16E4A2F5" w14:textId="08274BFB" w:rsidR="003B4C1D" w:rsidRPr="00DB267B" w:rsidRDefault="003B4C1D" w:rsidP="00DB267B">
            <w:pPr>
              <w:spacing w:after="120"/>
              <w:rPr>
                <w:sz w:val="20"/>
              </w:rPr>
            </w:pPr>
            <w:ins w:id="2340" w:author="bmooney" w:date="2011-04-22T12:01:00Z">
              <w:r>
                <w:rPr>
                  <w:sz w:val="20"/>
                </w:rPr>
                <w:t>Patient’s street address</w:t>
              </w:r>
            </w:ins>
          </w:p>
        </w:tc>
        <w:tc>
          <w:tcPr>
            <w:tcW w:w="1379" w:type="dxa"/>
            <w:tcPrChange w:id="2341" w:author="bmooney" w:date="2011-04-22T11:56:00Z">
              <w:tcPr>
                <w:tcW w:w="1987" w:type="dxa"/>
              </w:tcPr>
            </w:tcPrChange>
          </w:tcPr>
          <w:p w14:paraId="16E4A2F6" w14:textId="669A84DE" w:rsidR="003B4C1D" w:rsidRPr="00DB267B" w:rsidRDefault="003B4C1D" w:rsidP="00DB267B">
            <w:pPr>
              <w:spacing w:after="120"/>
              <w:rPr>
                <w:sz w:val="20"/>
              </w:rPr>
            </w:pPr>
            <w:proofErr w:type="spellStart"/>
            <w:proofErr w:type="gramStart"/>
            <w:ins w:id="2342" w:author="bmooney" w:date="2011-04-22T12:01:00Z">
              <w:r>
                <w:rPr>
                  <w:sz w:val="20"/>
                </w:rPr>
                <w:t>tblPatient</w:t>
              </w:r>
              <w:proofErr w:type="spellEnd"/>
              <w:proofErr w:type="gramEnd"/>
              <w:r>
                <w:rPr>
                  <w:sz w:val="20"/>
                </w:rPr>
                <w:t>. Address1</w:t>
              </w:r>
            </w:ins>
          </w:p>
        </w:tc>
        <w:tc>
          <w:tcPr>
            <w:tcW w:w="1550" w:type="dxa"/>
            <w:tcPrChange w:id="2343" w:author="bmooney" w:date="2011-04-22T11:56:00Z">
              <w:tcPr>
                <w:tcW w:w="1235" w:type="dxa"/>
              </w:tcPr>
            </w:tcPrChange>
          </w:tcPr>
          <w:p w14:paraId="0CC4A403" w14:textId="77777777" w:rsidR="003B4C1D" w:rsidRPr="00DB267B" w:rsidRDefault="003B4C1D" w:rsidP="00DB267B">
            <w:pPr>
              <w:spacing w:after="120"/>
              <w:rPr>
                <w:sz w:val="20"/>
              </w:rPr>
            </w:pPr>
          </w:p>
        </w:tc>
        <w:tc>
          <w:tcPr>
            <w:tcW w:w="1499" w:type="dxa"/>
            <w:tcPrChange w:id="2344" w:author="bmooney" w:date="2011-04-22T11:56:00Z">
              <w:tcPr>
                <w:tcW w:w="1566" w:type="dxa"/>
              </w:tcPr>
            </w:tcPrChange>
          </w:tcPr>
          <w:p w14:paraId="16E4A2F7" w14:textId="312D59FB" w:rsidR="003B4C1D" w:rsidRPr="00DB267B" w:rsidRDefault="003B4C1D" w:rsidP="00DB267B">
            <w:pPr>
              <w:spacing w:after="120"/>
              <w:rPr>
                <w:sz w:val="20"/>
              </w:rPr>
            </w:pPr>
            <w:ins w:id="2345" w:author="bmooney" w:date="2011-04-22T12:02:00Z">
              <w:r>
                <w:rPr>
                  <w:sz w:val="20"/>
                </w:rPr>
                <w:t>Requisition form</w:t>
              </w:r>
            </w:ins>
          </w:p>
        </w:tc>
      </w:tr>
      <w:tr w:rsidR="003B4C1D" w:rsidRPr="00FB06D0" w14:paraId="16E4A2FE" w14:textId="77777777" w:rsidTr="00D00B61">
        <w:tc>
          <w:tcPr>
            <w:tcW w:w="990" w:type="dxa"/>
            <w:tcPrChange w:id="2346" w:author="bmooney" w:date="2011-04-22T11:56:00Z">
              <w:tcPr>
                <w:tcW w:w="856" w:type="dxa"/>
              </w:tcPr>
            </w:tcPrChange>
          </w:tcPr>
          <w:p w14:paraId="16E4A2F9" w14:textId="40287D09" w:rsidR="003B4C1D" w:rsidRPr="00DB267B" w:rsidRDefault="009F63BB" w:rsidP="00DB267B">
            <w:pPr>
              <w:spacing w:after="120"/>
              <w:rPr>
                <w:sz w:val="20"/>
              </w:rPr>
            </w:pPr>
            <w:ins w:id="2347" w:author="bmooney" w:date="2011-04-22T12:02:00Z">
              <w:r>
                <w:rPr>
                  <w:sz w:val="20"/>
                </w:rPr>
                <w:t>FR-3009</w:t>
              </w:r>
            </w:ins>
          </w:p>
        </w:tc>
        <w:tc>
          <w:tcPr>
            <w:tcW w:w="1563" w:type="dxa"/>
            <w:tcPrChange w:id="2348" w:author="bmooney" w:date="2011-04-22T11:56:00Z">
              <w:tcPr>
                <w:tcW w:w="1887" w:type="dxa"/>
              </w:tcPr>
            </w:tcPrChange>
          </w:tcPr>
          <w:p w14:paraId="16E4A2FA" w14:textId="77777777" w:rsidR="003B4C1D" w:rsidRPr="00DB267B" w:rsidRDefault="003B4C1D" w:rsidP="00DB267B">
            <w:pPr>
              <w:spacing w:after="120"/>
              <w:rPr>
                <w:sz w:val="20"/>
              </w:rPr>
            </w:pPr>
            <w:r w:rsidRPr="00DB267B">
              <w:rPr>
                <w:sz w:val="20"/>
              </w:rPr>
              <w:t>Address 2</w:t>
            </w:r>
          </w:p>
        </w:tc>
        <w:tc>
          <w:tcPr>
            <w:tcW w:w="1767" w:type="dxa"/>
            <w:tcPrChange w:id="2349" w:author="bmooney" w:date="2011-04-22T11:56:00Z">
              <w:tcPr>
                <w:tcW w:w="1217" w:type="dxa"/>
              </w:tcPr>
            </w:tcPrChange>
          </w:tcPr>
          <w:p w14:paraId="16E4A2FB" w14:textId="6C51A253" w:rsidR="003B4C1D" w:rsidRPr="00DB267B" w:rsidRDefault="009F63BB" w:rsidP="00DB267B">
            <w:pPr>
              <w:spacing w:after="120"/>
              <w:rPr>
                <w:sz w:val="20"/>
              </w:rPr>
            </w:pPr>
            <w:ins w:id="2350" w:author="bmooney" w:date="2011-04-22T12:02:00Z">
              <w:r>
                <w:rPr>
                  <w:sz w:val="20"/>
                </w:rPr>
                <w:t>Second line of patient street address information. An apartment number might go here.</w:t>
              </w:r>
            </w:ins>
          </w:p>
        </w:tc>
        <w:tc>
          <w:tcPr>
            <w:tcW w:w="1379" w:type="dxa"/>
            <w:tcPrChange w:id="2351" w:author="bmooney" w:date="2011-04-22T11:56:00Z">
              <w:tcPr>
                <w:tcW w:w="1987" w:type="dxa"/>
              </w:tcPr>
            </w:tcPrChange>
          </w:tcPr>
          <w:p w14:paraId="16E4A2FC" w14:textId="12CD451D" w:rsidR="003B4C1D" w:rsidRPr="00DB267B" w:rsidRDefault="009F63BB" w:rsidP="00DB267B">
            <w:pPr>
              <w:spacing w:after="120"/>
              <w:rPr>
                <w:sz w:val="20"/>
              </w:rPr>
            </w:pPr>
            <w:proofErr w:type="spellStart"/>
            <w:proofErr w:type="gramStart"/>
            <w:ins w:id="2352" w:author="bmooney" w:date="2011-04-22T12:02:00Z">
              <w:r>
                <w:rPr>
                  <w:sz w:val="20"/>
                </w:rPr>
                <w:t>tblPatient</w:t>
              </w:r>
              <w:proofErr w:type="spellEnd"/>
              <w:proofErr w:type="gramEnd"/>
              <w:r>
                <w:rPr>
                  <w:sz w:val="20"/>
                </w:rPr>
                <w:t>. Address2</w:t>
              </w:r>
            </w:ins>
          </w:p>
        </w:tc>
        <w:tc>
          <w:tcPr>
            <w:tcW w:w="1550" w:type="dxa"/>
            <w:tcPrChange w:id="2353" w:author="bmooney" w:date="2011-04-22T11:56:00Z">
              <w:tcPr>
                <w:tcW w:w="1235" w:type="dxa"/>
              </w:tcPr>
            </w:tcPrChange>
          </w:tcPr>
          <w:p w14:paraId="6FEC9687" w14:textId="77777777" w:rsidR="003B4C1D" w:rsidRPr="00DB267B" w:rsidRDefault="003B4C1D" w:rsidP="00DB267B">
            <w:pPr>
              <w:spacing w:after="120"/>
              <w:rPr>
                <w:sz w:val="20"/>
              </w:rPr>
            </w:pPr>
          </w:p>
        </w:tc>
        <w:tc>
          <w:tcPr>
            <w:tcW w:w="1499" w:type="dxa"/>
            <w:tcPrChange w:id="2354" w:author="bmooney" w:date="2011-04-22T11:56:00Z">
              <w:tcPr>
                <w:tcW w:w="1566" w:type="dxa"/>
              </w:tcPr>
            </w:tcPrChange>
          </w:tcPr>
          <w:p w14:paraId="16E4A2FD" w14:textId="67E11FDB" w:rsidR="003B4C1D" w:rsidRPr="00DB267B" w:rsidRDefault="009F63BB" w:rsidP="00DB267B">
            <w:pPr>
              <w:spacing w:after="120"/>
              <w:rPr>
                <w:sz w:val="20"/>
              </w:rPr>
            </w:pPr>
            <w:ins w:id="2355" w:author="bmooney" w:date="2011-04-22T12:02:00Z">
              <w:r>
                <w:rPr>
                  <w:sz w:val="20"/>
                </w:rPr>
                <w:t>Requisition form</w:t>
              </w:r>
            </w:ins>
          </w:p>
        </w:tc>
      </w:tr>
      <w:tr w:rsidR="003B4C1D" w:rsidRPr="00FB06D0" w14:paraId="16E4A304" w14:textId="77777777" w:rsidTr="00D00B61">
        <w:trPr>
          <w:trHeight w:val="80"/>
          <w:trPrChange w:id="2356" w:author="bmooney" w:date="2011-04-22T11:56:00Z">
            <w:trPr>
              <w:trHeight w:val="80"/>
            </w:trPr>
          </w:trPrChange>
        </w:trPr>
        <w:tc>
          <w:tcPr>
            <w:tcW w:w="990" w:type="dxa"/>
            <w:tcPrChange w:id="2357" w:author="bmooney" w:date="2011-04-22T11:56:00Z">
              <w:tcPr>
                <w:tcW w:w="856" w:type="dxa"/>
              </w:tcPr>
            </w:tcPrChange>
          </w:tcPr>
          <w:p w14:paraId="16E4A2FF" w14:textId="429008D9" w:rsidR="003B4C1D" w:rsidRPr="00DB267B" w:rsidRDefault="009F63BB" w:rsidP="00DB267B">
            <w:pPr>
              <w:spacing w:after="120"/>
              <w:rPr>
                <w:sz w:val="20"/>
              </w:rPr>
            </w:pPr>
            <w:ins w:id="2358" w:author="bmooney" w:date="2011-04-22T12:03:00Z">
              <w:r>
                <w:rPr>
                  <w:sz w:val="20"/>
                </w:rPr>
                <w:t>FR-3010</w:t>
              </w:r>
            </w:ins>
          </w:p>
        </w:tc>
        <w:tc>
          <w:tcPr>
            <w:tcW w:w="1563" w:type="dxa"/>
            <w:tcPrChange w:id="2359" w:author="bmooney" w:date="2011-04-22T11:56:00Z">
              <w:tcPr>
                <w:tcW w:w="1887" w:type="dxa"/>
              </w:tcPr>
            </w:tcPrChange>
          </w:tcPr>
          <w:p w14:paraId="16E4A300" w14:textId="77777777" w:rsidR="003B4C1D" w:rsidRPr="00DB267B" w:rsidRDefault="003B4C1D" w:rsidP="00DB267B">
            <w:pPr>
              <w:spacing w:after="120"/>
              <w:rPr>
                <w:sz w:val="20"/>
              </w:rPr>
            </w:pPr>
            <w:r w:rsidRPr="00DB267B">
              <w:rPr>
                <w:sz w:val="20"/>
              </w:rPr>
              <w:t>City</w:t>
            </w:r>
          </w:p>
        </w:tc>
        <w:tc>
          <w:tcPr>
            <w:tcW w:w="1767" w:type="dxa"/>
            <w:tcPrChange w:id="2360" w:author="bmooney" w:date="2011-04-22T11:56:00Z">
              <w:tcPr>
                <w:tcW w:w="1217" w:type="dxa"/>
              </w:tcPr>
            </w:tcPrChange>
          </w:tcPr>
          <w:p w14:paraId="16E4A301" w14:textId="1449F33B" w:rsidR="003B4C1D" w:rsidRPr="00DB267B" w:rsidRDefault="009F63BB" w:rsidP="00DB267B">
            <w:pPr>
              <w:spacing w:after="120"/>
              <w:rPr>
                <w:sz w:val="20"/>
              </w:rPr>
            </w:pPr>
            <w:ins w:id="2361" w:author="bmooney" w:date="2011-04-22T12:03:00Z">
              <w:r>
                <w:rPr>
                  <w:sz w:val="20"/>
                </w:rPr>
                <w:t>The city component of the patient’s address</w:t>
              </w:r>
            </w:ins>
          </w:p>
        </w:tc>
        <w:tc>
          <w:tcPr>
            <w:tcW w:w="1379" w:type="dxa"/>
            <w:tcPrChange w:id="2362" w:author="bmooney" w:date="2011-04-22T11:56:00Z">
              <w:tcPr>
                <w:tcW w:w="1987" w:type="dxa"/>
              </w:tcPr>
            </w:tcPrChange>
          </w:tcPr>
          <w:p w14:paraId="16E4A302" w14:textId="7404D368" w:rsidR="003B4C1D" w:rsidRPr="00DB267B" w:rsidRDefault="009F63BB" w:rsidP="00DB267B">
            <w:pPr>
              <w:spacing w:after="120"/>
              <w:rPr>
                <w:sz w:val="20"/>
              </w:rPr>
            </w:pPr>
            <w:proofErr w:type="spellStart"/>
            <w:proofErr w:type="gramStart"/>
            <w:ins w:id="2363" w:author="bmooney" w:date="2011-04-22T12:03:00Z">
              <w:r>
                <w:rPr>
                  <w:sz w:val="20"/>
                </w:rPr>
                <w:t>tblPatient</w:t>
              </w:r>
              <w:proofErr w:type="spellEnd"/>
              <w:proofErr w:type="gramEnd"/>
              <w:r>
                <w:rPr>
                  <w:sz w:val="20"/>
                </w:rPr>
                <w:t>. City</w:t>
              </w:r>
            </w:ins>
          </w:p>
        </w:tc>
        <w:tc>
          <w:tcPr>
            <w:tcW w:w="1550" w:type="dxa"/>
            <w:tcPrChange w:id="2364" w:author="bmooney" w:date="2011-04-22T11:56:00Z">
              <w:tcPr>
                <w:tcW w:w="1235" w:type="dxa"/>
              </w:tcPr>
            </w:tcPrChange>
          </w:tcPr>
          <w:p w14:paraId="5ADD7276" w14:textId="77777777" w:rsidR="003B4C1D" w:rsidRPr="00DB267B" w:rsidRDefault="003B4C1D" w:rsidP="00DB267B">
            <w:pPr>
              <w:spacing w:after="120"/>
              <w:rPr>
                <w:sz w:val="20"/>
              </w:rPr>
            </w:pPr>
          </w:p>
        </w:tc>
        <w:tc>
          <w:tcPr>
            <w:tcW w:w="1499" w:type="dxa"/>
            <w:tcPrChange w:id="2365" w:author="bmooney" w:date="2011-04-22T11:56:00Z">
              <w:tcPr>
                <w:tcW w:w="1566" w:type="dxa"/>
              </w:tcPr>
            </w:tcPrChange>
          </w:tcPr>
          <w:p w14:paraId="16E4A303" w14:textId="782F26BA" w:rsidR="003B4C1D" w:rsidRPr="00DB267B" w:rsidRDefault="009F63BB" w:rsidP="00DB267B">
            <w:pPr>
              <w:spacing w:after="120"/>
              <w:rPr>
                <w:sz w:val="20"/>
              </w:rPr>
            </w:pPr>
            <w:ins w:id="2366" w:author="bmooney" w:date="2011-04-22T12:03:00Z">
              <w:r>
                <w:rPr>
                  <w:sz w:val="20"/>
                </w:rPr>
                <w:t>Requisition form</w:t>
              </w:r>
            </w:ins>
          </w:p>
        </w:tc>
      </w:tr>
      <w:tr w:rsidR="003B4C1D" w:rsidRPr="00FB06D0" w14:paraId="16E4A30A" w14:textId="77777777" w:rsidTr="00D00B61">
        <w:tc>
          <w:tcPr>
            <w:tcW w:w="990" w:type="dxa"/>
            <w:tcPrChange w:id="2367" w:author="bmooney" w:date="2011-04-22T11:56:00Z">
              <w:tcPr>
                <w:tcW w:w="856" w:type="dxa"/>
              </w:tcPr>
            </w:tcPrChange>
          </w:tcPr>
          <w:p w14:paraId="16E4A305" w14:textId="4233AA23" w:rsidR="003B4C1D" w:rsidRPr="00DB267B" w:rsidRDefault="009F63BB" w:rsidP="00DB267B">
            <w:pPr>
              <w:spacing w:after="120"/>
              <w:rPr>
                <w:sz w:val="20"/>
              </w:rPr>
            </w:pPr>
            <w:ins w:id="2368" w:author="bmooney" w:date="2011-04-22T12:03:00Z">
              <w:r>
                <w:rPr>
                  <w:sz w:val="20"/>
                </w:rPr>
                <w:t>FR-3011</w:t>
              </w:r>
            </w:ins>
          </w:p>
        </w:tc>
        <w:tc>
          <w:tcPr>
            <w:tcW w:w="1563" w:type="dxa"/>
            <w:tcPrChange w:id="2369" w:author="bmooney" w:date="2011-04-22T11:56:00Z">
              <w:tcPr>
                <w:tcW w:w="1887" w:type="dxa"/>
              </w:tcPr>
            </w:tcPrChange>
          </w:tcPr>
          <w:p w14:paraId="16E4A306" w14:textId="77777777" w:rsidR="003B4C1D" w:rsidRPr="00DB267B" w:rsidRDefault="003B4C1D" w:rsidP="00DB267B">
            <w:pPr>
              <w:spacing w:after="120"/>
              <w:rPr>
                <w:sz w:val="20"/>
              </w:rPr>
            </w:pPr>
            <w:r w:rsidRPr="00DB267B">
              <w:rPr>
                <w:sz w:val="20"/>
              </w:rPr>
              <w:t>State / Province</w:t>
            </w:r>
          </w:p>
        </w:tc>
        <w:tc>
          <w:tcPr>
            <w:tcW w:w="1767" w:type="dxa"/>
            <w:tcPrChange w:id="2370" w:author="bmooney" w:date="2011-04-22T11:56:00Z">
              <w:tcPr>
                <w:tcW w:w="1217" w:type="dxa"/>
              </w:tcPr>
            </w:tcPrChange>
          </w:tcPr>
          <w:p w14:paraId="16E4A307" w14:textId="643E3EF4" w:rsidR="003B4C1D" w:rsidRPr="00DB267B" w:rsidRDefault="009F63BB" w:rsidP="00DB267B">
            <w:pPr>
              <w:spacing w:after="120"/>
              <w:rPr>
                <w:sz w:val="20"/>
              </w:rPr>
            </w:pPr>
            <w:ins w:id="2371" w:author="bmooney" w:date="2011-04-22T12:03:00Z">
              <w:r>
                <w:rPr>
                  <w:sz w:val="20"/>
                </w:rPr>
                <w:t>The state or province component of the patient’s address</w:t>
              </w:r>
            </w:ins>
          </w:p>
        </w:tc>
        <w:tc>
          <w:tcPr>
            <w:tcW w:w="1379" w:type="dxa"/>
            <w:tcPrChange w:id="2372" w:author="bmooney" w:date="2011-04-22T11:56:00Z">
              <w:tcPr>
                <w:tcW w:w="1987" w:type="dxa"/>
              </w:tcPr>
            </w:tcPrChange>
          </w:tcPr>
          <w:p w14:paraId="16E4A308" w14:textId="3E08BE1F" w:rsidR="003B4C1D" w:rsidRPr="00DB267B" w:rsidRDefault="009F63BB" w:rsidP="00DB267B">
            <w:pPr>
              <w:spacing w:after="120"/>
              <w:rPr>
                <w:sz w:val="20"/>
              </w:rPr>
            </w:pPr>
            <w:proofErr w:type="spellStart"/>
            <w:proofErr w:type="gramStart"/>
            <w:ins w:id="2373" w:author="bmooney" w:date="2011-04-22T12:03:00Z">
              <w:r>
                <w:rPr>
                  <w:sz w:val="20"/>
                </w:rPr>
                <w:t>tblPatient</w:t>
              </w:r>
              <w:proofErr w:type="spellEnd"/>
              <w:proofErr w:type="gramEnd"/>
              <w:r>
                <w:rPr>
                  <w:sz w:val="20"/>
                </w:rPr>
                <w:t>. State</w:t>
              </w:r>
            </w:ins>
          </w:p>
        </w:tc>
        <w:tc>
          <w:tcPr>
            <w:tcW w:w="1550" w:type="dxa"/>
            <w:tcPrChange w:id="2374" w:author="bmooney" w:date="2011-04-22T11:56:00Z">
              <w:tcPr>
                <w:tcW w:w="1235" w:type="dxa"/>
              </w:tcPr>
            </w:tcPrChange>
          </w:tcPr>
          <w:p w14:paraId="5FBD03D5" w14:textId="77777777" w:rsidR="003B4C1D" w:rsidRPr="00DB267B" w:rsidRDefault="003B4C1D" w:rsidP="00DB267B">
            <w:pPr>
              <w:spacing w:after="120"/>
              <w:rPr>
                <w:sz w:val="20"/>
              </w:rPr>
            </w:pPr>
          </w:p>
        </w:tc>
        <w:tc>
          <w:tcPr>
            <w:tcW w:w="1499" w:type="dxa"/>
            <w:tcPrChange w:id="2375" w:author="bmooney" w:date="2011-04-22T11:56:00Z">
              <w:tcPr>
                <w:tcW w:w="1566" w:type="dxa"/>
              </w:tcPr>
            </w:tcPrChange>
          </w:tcPr>
          <w:p w14:paraId="16E4A309" w14:textId="73803297" w:rsidR="003B4C1D" w:rsidRPr="00DB267B" w:rsidRDefault="009F63BB" w:rsidP="00DB267B">
            <w:pPr>
              <w:spacing w:after="120"/>
              <w:rPr>
                <w:sz w:val="20"/>
              </w:rPr>
            </w:pPr>
            <w:ins w:id="2376" w:author="bmooney" w:date="2011-04-22T12:03:00Z">
              <w:r>
                <w:rPr>
                  <w:sz w:val="20"/>
                </w:rPr>
                <w:t>Requisition form</w:t>
              </w:r>
            </w:ins>
          </w:p>
        </w:tc>
      </w:tr>
      <w:tr w:rsidR="003B4C1D" w:rsidRPr="00FB06D0" w14:paraId="16E4A310" w14:textId="77777777" w:rsidTr="00D00B61">
        <w:tc>
          <w:tcPr>
            <w:tcW w:w="990" w:type="dxa"/>
            <w:tcPrChange w:id="2377" w:author="bmooney" w:date="2011-04-22T11:56:00Z">
              <w:tcPr>
                <w:tcW w:w="856" w:type="dxa"/>
              </w:tcPr>
            </w:tcPrChange>
          </w:tcPr>
          <w:p w14:paraId="16E4A30B" w14:textId="1821BF39" w:rsidR="003B4C1D" w:rsidRPr="00DB267B" w:rsidRDefault="009F63BB" w:rsidP="00DB267B">
            <w:pPr>
              <w:spacing w:after="120"/>
              <w:rPr>
                <w:sz w:val="20"/>
              </w:rPr>
            </w:pPr>
            <w:ins w:id="2378" w:author="bmooney" w:date="2011-04-22T12:03:00Z">
              <w:r>
                <w:rPr>
                  <w:sz w:val="20"/>
                </w:rPr>
                <w:t>FR-3012</w:t>
              </w:r>
            </w:ins>
          </w:p>
        </w:tc>
        <w:tc>
          <w:tcPr>
            <w:tcW w:w="1563" w:type="dxa"/>
            <w:tcPrChange w:id="2379" w:author="bmooney" w:date="2011-04-22T11:56:00Z">
              <w:tcPr>
                <w:tcW w:w="1887" w:type="dxa"/>
              </w:tcPr>
            </w:tcPrChange>
          </w:tcPr>
          <w:p w14:paraId="16E4A30C" w14:textId="77777777" w:rsidR="003B4C1D" w:rsidRPr="00DB267B" w:rsidRDefault="003B4C1D" w:rsidP="00DB267B">
            <w:pPr>
              <w:spacing w:after="120"/>
              <w:rPr>
                <w:sz w:val="20"/>
              </w:rPr>
            </w:pPr>
            <w:r w:rsidRPr="00DB267B">
              <w:rPr>
                <w:sz w:val="20"/>
              </w:rPr>
              <w:t>ZIP / Postal Code</w:t>
            </w:r>
          </w:p>
        </w:tc>
        <w:tc>
          <w:tcPr>
            <w:tcW w:w="1767" w:type="dxa"/>
            <w:tcPrChange w:id="2380" w:author="bmooney" w:date="2011-04-22T11:56:00Z">
              <w:tcPr>
                <w:tcW w:w="1217" w:type="dxa"/>
              </w:tcPr>
            </w:tcPrChange>
          </w:tcPr>
          <w:p w14:paraId="16E4A30D" w14:textId="2A0582EC" w:rsidR="003B4C1D" w:rsidRPr="00DB267B" w:rsidRDefault="009F63BB" w:rsidP="00DB267B">
            <w:pPr>
              <w:spacing w:after="120"/>
              <w:rPr>
                <w:sz w:val="20"/>
              </w:rPr>
            </w:pPr>
            <w:ins w:id="2381" w:author="bmooney" w:date="2011-04-22T12:03:00Z">
              <w:r>
                <w:rPr>
                  <w:sz w:val="20"/>
                </w:rPr>
                <w:t>The postal code component of the patient’s address</w:t>
              </w:r>
            </w:ins>
          </w:p>
        </w:tc>
        <w:tc>
          <w:tcPr>
            <w:tcW w:w="1379" w:type="dxa"/>
            <w:tcPrChange w:id="2382" w:author="bmooney" w:date="2011-04-22T11:56:00Z">
              <w:tcPr>
                <w:tcW w:w="1987" w:type="dxa"/>
              </w:tcPr>
            </w:tcPrChange>
          </w:tcPr>
          <w:p w14:paraId="16E4A30E" w14:textId="307C61EA" w:rsidR="003B4C1D" w:rsidRPr="00DB267B" w:rsidRDefault="009F63BB" w:rsidP="00DB267B">
            <w:pPr>
              <w:spacing w:after="120"/>
              <w:rPr>
                <w:sz w:val="20"/>
              </w:rPr>
            </w:pPr>
            <w:proofErr w:type="spellStart"/>
            <w:proofErr w:type="gramStart"/>
            <w:ins w:id="2383" w:author="bmooney" w:date="2011-04-22T12:04:00Z">
              <w:r>
                <w:rPr>
                  <w:sz w:val="20"/>
                </w:rPr>
                <w:t>tblPatient</w:t>
              </w:r>
              <w:proofErr w:type="spellEnd"/>
              <w:proofErr w:type="gramEnd"/>
              <w:r>
                <w:rPr>
                  <w:sz w:val="20"/>
                </w:rPr>
                <w:t>. ZIP</w:t>
              </w:r>
            </w:ins>
          </w:p>
        </w:tc>
        <w:tc>
          <w:tcPr>
            <w:tcW w:w="1550" w:type="dxa"/>
            <w:tcPrChange w:id="2384" w:author="bmooney" w:date="2011-04-22T11:56:00Z">
              <w:tcPr>
                <w:tcW w:w="1235" w:type="dxa"/>
              </w:tcPr>
            </w:tcPrChange>
          </w:tcPr>
          <w:p w14:paraId="130CE3D4" w14:textId="77777777" w:rsidR="003B4C1D" w:rsidRPr="00DB267B" w:rsidRDefault="003B4C1D" w:rsidP="00DB267B">
            <w:pPr>
              <w:spacing w:after="120"/>
              <w:rPr>
                <w:sz w:val="20"/>
              </w:rPr>
            </w:pPr>
          </w:p>
        </w:tc>
        <w:tc>
          <w:tcPr>
            <w:tcW w:w="1499" w:type="dxa"/>
            <w:tcPrChange w:id="2385" w:author="bmooney" w:date="2011-04-22T11:56:00Z">
              <w:tcPr>
                <w:tcW w:w="1566" w:type="dxa"/>
              </w:tcPr>
            </w:tcPrChange>
          </w:tcPr>
          <w:p w14:paraId="16E4A30F" w14:textId="222F5897" w:rsidR="003B4C1D" w:rsidRPr="00DB267B" w:rsidRDefault="009F63BB" w:rsidP="00DB267B">
            <w:pPr>
              <w:spacing w:after="120"/>
              <w:rPr>
                <w:sz w:val="20"/>
              </w:rPr>
            </w:pPr>
            <w:ins w:id="2386" w:author="bmooney" w:date="2011-04-22T12:04:00Z">
              <w:r>
                <w:rPr>
                  <w:sz w:val="20"/>
                </w:rPr>
                <w:t>Requisition form</w:t>
              </w:r>
            </w:ins>
          </w:p>
        </w:tc>
      </w:tr>
      <w:tr w:rsidR="003B4C1D" w:rsidRPr="00FB06D0" w14:paraId="16E4A316" w14:textId="77777777" w:rsidTr="00D00B61">
        <w:tc>
          <w:tcPr>
            <w:tcW w:w="990" w:type="dxa"/>
            <w:tcPrChange w:id="2387" w:author="bmooney" w:date="2011-04-22T11:56:00Z">
              <w:tcPr>
                <w:tcW w:w="856" w:type="dxa"/>
              </w:tcPr>
            </w:tcPrChange>
          </w:tcPr>
          <w:p w14:paraId="16E4A311" w14:textId="0D666EA7" w:rsidR="003B4C1D" w:rsidRPr="00DB267B" w:rsidRDefault="009F63BB" w:rsidP="00DB267B">
            <w:pPr>
              <w:spacing w:after="120"/>
              <w:rPr>
                <w:sz w:val="20"/>
              </w:rPr>
            </w:pPr>
            <w:ins w:id="2388" w:author="bmooney" w:date="2011-04-22T12:04:00Z">
              <w:r>
                <w:rPr>
                  <w:sz w:val="20"/>
                </w:rPr>
                <w:t>FR-3013</w:t>
              </w:r>
            </w:ins>
          </w:p>
        </w:tc>
        <w:tc>
          <w:tcPr>
            <w:tcW w:w="1563" w:type="dxa"/>
            <w:tcPrChange w:id="2389" w:author="bmooney" w:date="2011-04-22T11:56:00Z">
              <w:tcPr>
                <w:tcW w:w="1887" w:type="dxa"/>
              </w:tcPr>
            </w:tcPrChange>
          </w:tcPr>
          <w:p w14:paraId="16E4A312" w14:textId="77777777" w:rsidR="003B4C1D" w:rsidRPr="00DB267B" w:rsidRDefault="003B4C1D" w:rsidP="00DB267B">
            <w:pPr>
              <w:spacing w:after="120"/>
              <w:rPr>
                <w:sz w:val="20"/>
              </w:rPr>
            </w:pPr>
            <w:r w:rsidRPr="00DB267B">
              <w:rPr>
                <w:sz w:val="20"/>
              </w:rPr>
              <w:t>Country / Region</w:t>
            </w:r>
          </w:p>
        </w:tc>
        <w:tc>
          <w:tcPr>
            <w:tcW w:w="1767" w:type="dxa"/>
            <w:tcPrChange w:id="2390" w:author="bmooney" w:date="2011-04-22T11:56:00Z">
              <w:tcPr>
                <w:tcW w:w="1217" w:type="dxa"/>
              </w:tcPr>
            </w:tcPrChange>
          </w:tcPr>
          <w:p w14:paraId="16E4A313" w14:textId="42702218" w:rsidR="003B4C1D" w:rsidRPr="00DB267B" w:rsidRDefault="009F63BB" w:rsidP="00DB267B">
            <w:pPr>
              <w:spacing w:after="120"/>
              <w:rPr>
                <w:sz w:val="20"/>
              </w:rPr>
            </w:pPr>
            <w:ins w:id="2391" w:author="bmooney" w:date="2011-04-22T12:04:00Z">
              <w:r>
                <w:rPr>
                  <w:sz w:val="20"/>
                </w:rPr>
                <w:t>The country component of the patient’s address</w:t>
              </w:r>
            </w:ins>
          </w:p>
        </w:tc>
        <w:tc>
          <w:tcPr>
            <w:tcW w:w="1379" w:type="dxa"/>
            <w:tcPrChange w:id="2392" w:author="bmooney" w:date="2011-04-22T11:56:00Z">
              <w:tcPr>
                <w:tcW w:w="1987" w:type="dxa"/>
              </w:tcPr>
            </w:tcPrChange>
          </w:tcPr>
          <w:p w14:paraId="16E4A314" w14:textId="7727AC44" w:rsidR="003B4C1D" w:rsidRPr="00DB267B" w:rsidRDefault="009F63BB" w:rsidP="00DB267B">
            <w:pPr>
              <w:spacing w:after="120"/>
              <w:rPr>
                <w:sz w:val="20"/>
              </w:rPr>
            </w:pPr>
            <w:proofErr w:type="spellStart"/>
            <w:proofErr w:type="gramStart"/>
            <w:ins w:id="2393" w:author="bmooney" w:date="2011-04-22T12:04:00Z">
              <w:r>
                <w:rPr>
                  <w:sz w:val="20"/>
                </w:rPr>
                <w:t>tblPatient</w:t>
              </w:r>
              <w:proofErr w:type="spellEnd"/>
              <w:proofErr w:type="gramEnd"/>
              <w:r>
                <w:rPr>
                  <w:sz w:val="20"/>
                </w:rPr>
                <w:t>.</w:t>
              </w:r>
            </w:ins>
            <w:ins w:id="2394" w:author="bmooney" w:date="2011-04-22T13:25:00Z">
              <w:r w:rsidR="00A71C6B">
                <w:rPr>
                  <w:sz w:val="20"/>
                </w:rPr>
                <w:t xml:space="preserve"> </w:t>
              </w:r>
            </w:ins>
            <w:ins w:id="2395" w:author="bmooney" w:date="2011-04-22T12:04:00Z">
              <w:r>
                <w:rPr>
                  <w:sz w:val="20"/>
                </w:rPr>
                <w:t>Country</w:t>
              </w:r>
            </w:ins>
          </w:p>
        </w:tc>
        <w:tc>
          <w:tcPr>
            <w:tcW w:w="1550" w:type="dxa"/>
            <w:tcPrChange w:id="2396" w:author="bmooney" w:date="2011-04-22T11:56:00Z">
              <w:tcPr>
                <w:tcW w:w="1235" w:type="dxa"/>
              </w:tcPr>
            </w:tcPrChange>
          </w:tcPr>
          <w:p w14:paraId="6CA0E5DA" w14:textId="72BB05CA" w:rsidR="006D1688" w:rsidRPr="00DB267B" w:rsidRDefault="009F63BB">
            <w:pPr>
              <w:spacing w:after="120"/>
              <w:rPr>
                <w:sz w:val="20"/>
              </w:rPr>
            </w:pPr>
            <w:ins w:id="2397" w:author="bmooney" w:date="2011-04-22T12:04:00Z">
              <w:r>
                <w:rPr>
                  <w:sz w:val="20"/>
                </w:rPr>
                <w:t>Refer to FRM-OP-PA-03-001-F for a list of</w:t>
              </w:r>
              <w:r w:rsidR="006D1688">
                <w:rPr>
                  <w:sz w:val="20"/>
                </w:rPr>
                <w:t xml:space="preserve"> </w:t>
              </w:r>
            </w:ins>
            <w:ins w:id="2398" w:author="bmooney" w:date="2011-06-14T08:47:00Z">
              <w:r w:rsidR="00880512">
                <w:rPr>
                  <w:sz w:val="20"/>
                </w:rPr>
                <w:t xml:space="preserve">the </w:t>
              </w:r>
            </w:ins>
            <w:ins w:id="2399" w:author="bmooney" w:date="2011-06-14T08:48:00Z">
              <w:r w:rsidR="00880512">
                <w:rPr>
                  <w:sz w:val="20"/>
                </w:rPr>
                <w:t>standard country names used</w:t>
              </w:r>
            </w:ins>
            <w:ins w:id="2400" w:author="bmooney" w:date="2011-04-22T12:04:00Z">
              <w:r w:rsidR="006D1688">
                <w:rPr>
                  <w:sz w:val="20"/>
                </w:rPr>
                <w:t xml:space="preserve"> by </w:t>
              </w:r>
            </w:ins>
            <w:ins w:id="2401" w:author="bmooney" w:date="2011-04-22T12:05:00Z">
              <w:r w:rsidR="006D1688" w:rsidRPr="006D1688">
                <w:rPr>
                  <w:sz w:val="20"/>
                </w:rPr>
                <w:t>Genomic Health Inc.</w:t>
              </w:r>
            </w:ins>
          </w:p>
        </w:tc>
        <w:tc>
          <w:tcPr>
            <w:tcW w:w="1499" w:type="dxa"/>
            <w:tcPrChange w:id="2402" w:author="bmooney" w:date="2011-04-22T11:56:00Z">
              <w:tcPr>
                <w:tcW w:w="1566" w:type="dxa"/>
              </w:tcPr>
            </w:tcPrChange>
          </w:tcPr>
          <w:p w14:paraId="16E4A315" w14:textId="2DD9B29B" w:rsidR="003B4C1D" w:rsidRPr="00DB267B" w:rsidRDefault="006D1688" w:rsidP="00DB267B">
            <w:pPr>
              <w:spacing w:after="120"/>
              <w:rPr>
                <w:sz w:val="20"/>
              </w:rPr>
            </w:pPr>
            <w:ins w:id="2403" w:author="bmooney" w:date="2011-04-22T12:05:00Z">
              <w:r>
                <w:rPr>
                  <w:sz w:val="20"/>
                </w:rPr>
                <w:t>Requisition form</w:t>
              </w:r>
            </w:ins>
          </w:p>
        </w:tc>
      </w:tr>
      <w:tr w:rsidR="003B4C1D" w:rsidRPr="00FB06D0" w14:paraId="16E4A31C" w14:textId="77777777" w:rsidTr="00D00B61">
        <w:tc>
          <w:tcPr>
            <w:tcW w:w="990" w:type="dxa"/>
            <w:tcPrChange w:id="2404" w:author="bmooney" w:date="2011-04-22T11:56:00Z">
              <w:tcPr>
                <w:tcW w:w="856" w:type="dxa"/>
              </w:tcPr>
            </w:tcPrChange>
          </w:tcPr>
          <w:p w14:paraId="16E4A317" w14:textId="0FACC08C" w:rsidR="003B4C1D" w:rsidRPr="00DB267B" w:rsidRDefault="002E60B3" w:rsidP="00DB267B">
            <w:pPr>
              <w:spacing w:after="120"/>
              <w:rPr>
                <w:sz w:val="20"/>
              </w:rPr>
            </w:pPr>
            <w:ins w:id="2405" w:author="bmooney" w:date="2011-04-22T12:05:00Z">
              <w:r>
                <w:rPr>
                  <w:sz w:val="20"/>
                </w:rPr>
                <w:t>FR-3014</w:t>
              </w:r>
            </w:ins>
          </w:p>
        </w:tc>
        <w:tc>
          <w:tcPr>
            <w:tcW w:w="1563" w:type="dxa"/>
            <w:tcPrChange w:id="2406" w:author="bmooney" w:date="2011-04-22T11:56:00Z">
              <w:tcPr>
                <w:tcW w:w="1887" w:type="dxa"/>
              </w:tcPr>
            </w:tcPrChange>
          </w:tcPr>
          <w:p w14:paraId="16E4A318" w14:textId="46FFCF15" w:rsidR="003B4C1D" w:rsidRPr="00DB267B" w:rsidRDefault="003B4C1D" w:rsidP="00DB267B">
            <w:pPr>
              <w:spacing w:after="120"/>
              <w:rPr>
                <w:sz w:val="20"/>
              </w:rPr>
            </w:pPr>
            <w:del w:id="2407" w:author="bmooney" w:date="2011-04-22T12:05:00Z">
              <w:r w:rsidRPr="00DB267B" w:rsidDel="002E60B3">
                <w:rPr>
                  <w:sz w:val="20"/>
                </w:rPr>
                <w:delText xml:space="preserve">Home </w:delText>
              </w:r>
            </w:del>
            <w:ins w:id="2408" w:author="bmooney" w:date="2011-04-22T12:05:00Z">
              <w:r w:rsidR="002E60B3">
                <w:rPr>
                  <w:sz w:val="20"/>
                </w:rPr>
                <w:t>Primary</w:t>
              </w:r>
              <w:r w:rsidR="002E60B3" w:rsidRPr="00DB267B">
                <w:rPr>
                  <w:sz w:val="20"/>
                </w:rPr>
                <w:t xml:space="preserve"> </w:t>
              </w:r>
            </w:ins>
            <w:r w:rsidRPr="00DB267B">
              <w:rPr>
                <w:sz w:val="20"/>
              </w:rPr>
              <w:t>Phone</w:t>
            </w:r>
          </w:p>
        </w:tc>
        <w:tc>
          <w:tcPr>
            <w:tcW w:w="1767" w:type="dxa"/>
            <w:tcPrChange w:id="2409" w:author="bmooney" w:date="2011-04-22T11:56:00Z">
              <w:tcPr>
                <w:tcW w:w="1217" w:type="dxa"/>
              </w:tcPr>
            </w:tcPrChange>
          </w:tcPr>
          <w:p w14:paraId="16E4A319" w14:textId="0EC3EB73" w:rsidR="003B4C1D" w:rsidRPr="00DB267B" w:rsidRDefault="00A71C6B" w:rsidP="00DB267B">
            <w:pPr>
              <w:spacing w:after="120"/>
              <w:rPr>
                <w:sz w:val="20"/>
              </w:rPr>
            </w:pPr>
            <w:ins w:id="2410" w:author="bmooney" w:date="2011-04-22T13:25:00Z">
              <w:r>
                <w:rPr>
                  <w:sz w:val="20"/>
                </w:rPr>
                <w:t>The phone at which the patient would like to be contacted</w:t>
              </w:r>
            </w:ins>
          </w:p>
        </w:tc>
        <w:tc>
          <w:tcPr>
            <w:tcW w:w="1379" w:type="dxa"/>
            <w:tcPrChange w:id="2411" w:author="bmooney" w:date="2011-04-22T11:56:00Z">
              <w:tcPr>
                <w:tcW w:w="1987" w:type="dxa"/>
              </w:tcPr>
            </w:tcPrChange>
          </w:tcPr>
          <w:p w14:paraId="16E4A31A" w14:textId="176D553C" w:rsidR="003B4C1D" w:rsidRPr="00DB267B" w:rsidRDefault="00A71C6B" w:rsidP="00DB267B">
            <w:pPr>
              <w:spacing w:after="120"/>
              <w:rPr>
                <w:sz w:val="20"/>
              </w:rPr>
            </w:pPr>
            <w:proofErr w:type="spellStart"/>
            <w:proofErr w:type="gramStart"/>
            <w:ins w:id="2412" w:author="bmooney" w:date="2011-04-22T13:25:00Z">
              <w:r>
                <w:rPr>
                  <w:sz w:val="20"/>
                </w:rPr>
                <w:t>tblPatient</w:t>
              </w:r>
              <w:proofErr w:type="spellEnd"/>
              <w:proofErr w:type="gramEnd"/>
              <w:r>
                <w:rPr>
                  <w:sz w:val="20"/>
                </w:rPr>
                <w:t>. Phone</w:t>
              </w:r>
            </w:ins>
          </w:p>
        </w:tc>
        <w:tc>
          <w:tcPr>
            <w:tcW w:w="1550" w:type="dxa"/>
            <w:tcPrChange w:id="2413" w:author="bmooney" w:date="2011-04-22T11:56:00Z">
              <w:tcPr>
                <w:tcW w:w="1235" w:type="dxa"/>
              </w:tcPr>
            </w:tcPrChange>
          </w:tcPr>
          <w:p w14:paraId="30070BFA" w14:textId="3D08E9E2" w:rsidR="003B4C1D" w:rsidRPr="00DB267B" w:rsidRDefault="00A71C6B" w:rsidP="00DB267B">
            <w:pPr>
              <w:spacing w:after="120"/>
              <w:rPr>
                <w:sz w:val="20"/>
              </w:rPr>
            </w:pPr>
            <w:ins w:id="2414" w:author="bmooney" w:date="2011-04-22T13:27:00Z">
              <w:r>
                <w:rPr>
                  <w:sz w:val="20"/>
                </w:rPr>
                <w:t>xxx-xxx-</w:t>
              </w:r>
              <w:proofErr w:type="spellStart"/>
              <w:r>
                <w:rPr>
                  <w:sz w:val="20"/>
                </w:rPr>
                <w:t>xxxx</w:t>
              </w:r>
              <w:proofErr w:type="spellEnd"/>
              <w:r>
                <w:rPr>
                  <w:sz w:val="20"/>
                </w:rPr>
                <w:t xml:space="preserve"> for US addresses only</w:t>
              </w:r>
            </w:ins>
          </w:p>
        </w:tc>
        <w:tc>
          <w:tcPr>
            <w:tcW w:w="1499" w:type="dxa"/>
            <w:tcPrChange w:id="2415" w:author="bmooney" w:date="2011-04-22T11:56:00Z">
              <w:tcPr>
                <w:tcW w:w="1566" w:type="dxa"/>
              </w:tcPr>
            </w:tcPrChange>
          </w:tcPr>
          <w:p w14:paraId="16E4A31B" w14:textId="1820AF9A" w:rsidR="003B4C1D" w:rsidRPr="00DB267B" w:rsidRDefault="00A71C6B" w:rsidP="00DB267B">
            <w:pPr>
              <w:spacing w:after="120"/>
              <w:rPr>
                <w:sz w:val="20"/>
              </w:rPr>
            </w:pPr>
            <w:ins w:id="2416" w:author="bmooney" w:date="2011-04-22T13:27:00Z">
              <w:r>
                <w:rPr>
                  <w:sz w:val="20"/>
                </w:rPr>
                <w:t>Requisition form</w:t>
              </w:r>
            </w:ins>
          </w:p>
        </w:tc>
      </w:tr>
      <w:tr w:rsidR="003B4C1D" w:rsidRPr="00FB06D0" w14:paraId="16E4A322" w14:textId="77777777" w:rsidTr="00D00B61">
        <w:tc>
          <w:tcPr>
            <w:tcW w:w="990" w:type="dxa"/>
            <w:tcPrChange w:id="2417" w:author="bmooney" w:date="2011-04-22T11:56:00Z">
              <w:tcPr>
                <w:tcW w:w="856" w:type="dxa"/>
              </w:tcPr>
            </w:tcPrChange>
          </w:tcPr>
          <w:p w14:paraId="16E4A31D" w14:textId="3FEB749D" w:rsidR="003B4C1D" w:rsidRPr="00DB267B" w:rsidRDefault="00A71C6B" w:rsidP="00DB267B">
            <w:pPr>
              <w:spacing w:after="120"/>
              <w:rPr>
                <w:sz w:val="20"/>
              </w:rPr>
            </w:pPr>
            <w:ins w:id="2418" w:author="bmooney" w:date="2011-04-22T13:27:00Z">
              <w:r>
                <w:rPr>
                  <w:sz w:val="20"/>
                </w:rPr>
                <w:t>FR-3015</w:t>
              </w:r>
            </w:ins>
          </w:p>
        </w:tc>
        <w:tc>
          <w:tcPr>
            <w:tcW w:w="1563" w:type="dxa"/>
            <w:tcPrChange w:id="2419" w:author="bmooney" w:date="2011-04-22T11:56:00Z">
              <w:tcPr>
                <w:tcW w:w="1887" w:type="dxa"/>
              </w:tcPr>
            </w:tcPrChange>
          </w:tcPr>
          <w:p w14:paraId="16E4A31E" w14:textId="434E7161" w:rsidR="003B4C1D" w:rsidRPr="00DB267B" w:rsidRDefault="003B4C1D" w:rsidP="00DB267B">
            <w:pPr>
              <w:spacing w:after="120"/>
              <w:rPr>
                <w:sz w:val="20"/>
              </w:rPr>
            </w:pPr>
            <w:del w:id="2420" w:author="bmooney" w:date="2011-04-22T13:27:00Z">
              <w:r w:rsidRPr="00DB267B" w:rsidDel="00A71C6B">
                <w:rPr>
                  <w:sz w:val="20"/>
                </w:rPr>
                <w:delText xml:space="preserve">Work </w:delText>
              </w:r>
            </w:del>
            <w:ins w:id="2421" w:author="bmooney" w:date="2011-04-22T13:27:00Z">
              <w:r w:rsidR="00A71C6B">
                <w:rPr>
                  <w:sz w:val="20"/>
                </w:rPr>
                <w:t>Alternate</w:t>
              </w:r>
              <w:r w:rsidR="00A71C6B" w:rsidRPr="00DB267B">
                <w:rPr>
                  <w:sz w:val="20"/>
                </w:rPr>
                <w:t xml:space="preserve"> </w:t>
              </w:r>
            </w:ins>
            <w:r w:rsidRPr="00DB267B">
              <w:rPr>
                <w:sz w:val="20"/>
              </w:rPr>
              <w:t>Phone</w:t>
            </w:r>
          </w:p>
        </w:tc>
        <w:tc>
          <w:tcPr>
            <w:tcW w:w="1767" w:type="dxa"/>
            <w:tcPrChange w:id="2422" w:author="bmooney" w:date="2011-04-22T11:56:00Z">
              <w:tcPr>
                <w:tcW w:w="1217" w:type="dxa"/>
              </w:tcPr>
            </w:tcPrChange>
          </w:tcPr>
          <w:p w14:paraId="16E4A31F" w14:textId="7B39F74B" w:rsidR="003B4C1D" w:rsidRPr="00DB267B" w:rsidRDefault="000D3EFE">
            <w:pPr>
              <w:spacing w:after="120"/>
              <w:rPr>
                <w:sz w:val="20"/>
              </w:rPr>
            </w:pPr>
            <w:ins w:id="2423" w:author="bmooney" w:date="2011-04-22T13:28:00Z">
              <w:r>
                <w:rPr>
                  <w:sz w:val="20"/>
                </w:rPr>
                <w:t>An alternate phone at which the patient can be contacted</w:t>
              </w:r>
            </w:ins>
          </w:p>
        </w:tc>
        <w:tc>
          <w:tcPr>
            <w:tcW w:w="1379" w:type="dxa"/>
            <w:tcPrChange w:id="2424" w:author="bmooney" w:date="2011-04-22T11:56:00Z">
              <w:tcPr>
                <w:tcW w:w="1987" w:type="dxa"/>
              </w:tcPr>
            </w:tcPrChange>
          </w:tcPr>
          <w:p w14:paraId="16E4A320" w14:textId="06F5C22A" w:rsidR="003B4C1D" w:rsidRPr="00DB267B" w:rsidRDefault="00A71C6B" w:rsidP="00DB267B">
            <w:pPr>
              <w:spacing w:after="120"/>
              <w:rPr>
                <w:sz w:val="20"/>
              </w:rPr>
            </w:pPr>
            <w:proofErr w:type="spellStart"/>
            <w:proofErr w:type="gramStart"/>
            <w:ins w:id="2425" w:author="bmooney" w:date="2011-04-22T13:27:00Z">
              <w:r>
                <w:rPr>
                  <w:sz w:val="20"/>
                </w:rPr>
                <w:t>tblPatient</w:t>
              </w:r>
              <w:proofErr w:type="spellEnd"/>
              <w:proofErr w:type="gramEnd"/>
              <w:r>
                <w:rPr>
                  <w:sz w:val="20"/>
                </w:rPr>
                <w:t>. Phone2</w:t>
              </w:r>
            </w:ins>
          </w:p>
        </w:tc>
        <w:tc>
          <w:tcPr>
            <w:tcW w:w="1550" w:type="dxa"/>
            <w:tcPrChange w:id="2426" w:author="bmooney" w:date="2011-04-22T11:56:00Z">
              <w:tcPr>
                <w:tcW w:w="1235" w:type="dxa"/>
              </w:tcPr>
            </w:tcPrChange>
          </w:tcPr>
          <w:p w14:paraId="0EE5FB3F" w14:textId="1A015F57" w:rsidR="003B4C1D" w:rsidRPr="00DB267B" w:rsidRDefault="00A71C6B" w:rsidP="00DB267B">
            <w:pPr>
              <w:spacing w:after="120"/>
              <w:rPr>
                <w:sz w:val="20"/>
              </w:rPr>
            </w:pPr>
            <w:ins w:id="2427" w:author="bmooney" w:date="2011-04-22T13:27:00Z">
              <w:r>
                <w:rPr>
                  <w:sz w:val="20"/>
                </w:rPr>
                <w:t>xxx-xxx-</w:t>
              </w:r>
              <w:proofErr w:type="spellStart"/>
              <w:r>
                <w:rPr>
                  <w:sz w:val="20"/>
                </w:rPr>
                <w:t>xxxx</w:t>
              </w:r>
              <w:proofErr w:type="spellEnd"/>
              <w:r>
                <w:rPr>
                  <w:sz w:val="20"/>
                </w:rPr>
                <w:t xml:space="preserve"> for US addresses only</w:t>
              </w:r>
            </w:ins>
          </w:p>
        </w:tc>
        <w:tc>
          <w:tcPr>
            <w:tcW w:w="1499" w:type="dxa"/>
            <w:tcPrChange w:id="2428" w:author="bmooney" w:date="2011-04-22T11:56:00Z">
              <w:tcPr>
                <w:tcW w:w="1566" w:type="dxa"/>
              </w:tcPr>
            </w:tcPrChange>
          </w:tcPr>
          <w:p w14:paraId="16E4A321" w14:textId="5A76591F" w:rsidR="003B4C1D" w:rsidRPr="00DB267B" w:rsidRDefault="00A71C6B" w:rsidP="00DB267B">
            <w:pPr>
              <w:spacing w:after="120"/>
              <w:rPr>
                <w:sz w:val="20"/>
              </w:rPr>
            </w:pPr>
            <w:ins w:id="2429" w:author="bmooney" w:date="2011-04-22T13:27:00Z">
              <w:r>
                <w:rPr>
                  <w:sz w:val="20"/>
                </w:rPr>
                <w:t>Requisition form</w:t>
              </w:r>
            </w:ins>
          </w:p>
        </w:tc>
      </w:tr>
      <w:tr w:rsidR="003B4C1D" w:rsidRPr="00FB06D0" w14:paraId="16E4A328" w14:textId="77777777" w:rsidTr="00D00B61">
        <w:tc>
          <w:tcPr>
            <w:tcW w:w="990" w:type="dxa"/>
            <w:tcPrChange w:id="2430" w:author="bmooney" w:date="2011-04-22T11:56:00Z">
              <w:tcPr>
                <w:tcW w:w="856" w:type="dxa"/>
              </w:tcPr>
            </w:tcPrChange>
          </w:tcPr>
          <w:p w14:paraId="16E4A323" w14:textId="1123014E" w:rsidR="003B4C1D" w:rsidRPr="00DB267B" w:rsidRDefault="00A71C6B" w:rsidP="00DB267B">
            <w:pPr>
              <w:spacing w:after="120"/>
              <w:rPr>
                <w:sz w:val="20"/>
              </w:rPr>
            </w:pPr>
            <w:ins w:id="2431" w:author="bmooney" w:date="2011-04-22T13:27:00Z">
              <w:r>
                <w:rPr>
                  <w:sz w:val="20"/>
                </w:rPr>
                <w:t>FR-3016</w:t>
              </w:r>
            </w:ins>
          </w:p>
        </w:tc>
        <w:tc>
          <w:tcPr>
            <w:tcW w:w="1563" w:type="dxa"/>
            <w:tcPrChange w:id="2432" w:author="bmooney" w:date="2011-04-22T11:56:00Z">
              <w:tcPr>
                <w:tcW w:w="1887" w:type="dxa"/>
              </w:tcPr>
            </w:tcPrChange>
          </w:tcPr>
          <w:p w14:paraId="16E4A324" w14:textId="05C9287D" w:rsidR="003B4C1D" w:rsidRPr="00DB267B" w:rsidRDefault="003B4C1D" w:rsidP="00DB267B">
            <w:pPr>
              <w:spacing w:after="120"/>
              <w:rPr>
                <w:sz w:val="20"/>
              </w:rPr>
            </w:pPr>
            <w:del w:id="2433" w:author="bmooney" w:date="2011-04-22T13:27:00Z">
              <w:r w:rsidRPr="00DB267B" w:rsidDel="00A71C6B">
                <w:rPr>
                  <w:sz w:val="20"/>
                </w:rPr>
                <w:delText xml:space="preserve">Cell </w:delText>
              </w:r>
            </w:del>
            <w:ins w:id="2434" w:author="bmooney" w:date="2011-04-22T13:27:00Z">
              <w:r w:rsidR="00A71C6B">
                <w:rPr>
                  <w:sz w:val="20"/>
                </w:rPr>
                <w:t>Alternate</w:t>
              </w:r>
              <w:r w:rsidR="00A71C6B" w:rsidRPr="00DB267B">
                <w:rPr>
                  <w:sz w:val="20"/>
                </w:rPr>
                <w:t xml:space="preserve"> </w:t>
              </w:r>
            </w:ins>
            <w:r w:rsidRPr="00DB267B">
              <w:rPr>
                <w:sz w:val="20"/>
              </w:rPr>
              <w:t>Phone</w:t>
            </w:r>
            <w:ins w:id="2435" w:author="bmooney" w:date="2011-04-22T13:27:00Z">
              <w:r w:rsidR="00A71C6B">
                <w:rPr>
                  <w:sz w:val="20"/>
                </w:rPr>
                <w:t xml:space="preserve"> 2</w:t>
              </w:r>
            </w:ins>
          </w:p>
        </w:tc>
        <w:tc>
          <w:tcPr>
            <w:tcW w:w="1767" w:type="dxa"/>
            <w:tcPrChange w:id="2436" w:author="bmooney" w:date="2011-04-22T11:56:00Z">
              <w:tcPr>
                <w:tcW w:w="1217" w:type="dxa"/>
              </w:tcPr>
            </w:tcPrChange>
          </w:tcPr>
          <w:p w14:paraId="16E4A325" w14:textId="1AA223E1" w:rsidR="003B4C1D" w:rsidRPr="00DB267B" w:rsidRDefault="000D3EFE">
            <w:pPr>
              <w:spacing w:after="120"/>
              <w:rPr>
                <w:sz w:val="20"/>
              </w:rPr>
            </w:pPr>
            <w:ins w:id="2437" w:author="bmooney" w:date="2011-04-22T13:28:00Z">
              <w:r>
                <w:rPr>
                  <w:sz w:val="20"/>
                </w:rPr>
                <w:t>A second alternate phone at which the patient can be contacted</w:t>
              </w:r>
            </w:ins>
          </w:p>
        </w:tc>
        <w:tc>
          <w:tcPr>
            <w:tcW w:w="1379" w:type="dxa"/>
            <w:tcPrChange w:id="2438" w:author="bmooney" w:date="2011-04-22T11:56:00Z">
              <w:tcPr>
                <w:tcW w:w="1987" w:type="dxa"/>
              </w:tcPr>
            </w:tcPrChange>
          </w:tcPr>
          <w:p w14:paraId="16E4A326" w14:textId="79B74985" w:rsidR="003B4C1D" w:rsidRPr="00DB267B" w:rsidRDefault="00A71C6B" w:rsidP="00DB267B">
            <w:pPr>
              <w:spacing w:after="120"/>
              <w:rPr>
                <w:sz w:val="20"/>
              </w:rPr>
            </w:pPr>
            <w:proofErr w:type="spellStart"/>
            <w:proofErr w:type="gramStart"/>
            <w:ins w:id="2439" w:author="bmooney" w:date="2011-04-22T13:28:00Z">
              <w:r>
                <w:rPr>
                  <w:sz w:val="20"/>
                </w:rPr>
                <w:t>tblPatient</w:t>
              </w:r>
              <w:proofErr w:type="spellEnd"/>
              <w:proofErr w:type="gramEnd"/>
              <w:r>
                <w:rPr>
                  <w:sz w:val="20"/>
                </w:rPr>
                <w:t>. Phone3</w:t>
              </w:r>
            </w:ins>
          </w:p>
        </w:tc>
        <w:tc>
          <w:tcPr>
            <w:tcW w:w="1550" w:type="dxa"/>
            <w:tcPrChange w:id="2440" w:author="bmooney" w:date="2011-04-22T11:56:00Z">
              <w:tcPr>
                <w:tcW w:w="1235" w:type="dxa"/>
              </w:tcPr>
            </w:tcPrChange>
          </w:tcPr>
          <w:p w14:paraId="7E8F9ABF" w14:textId="41B35716" w:rsidR="003B4C1D" w:rsidRPr="00DB267B" w:rsidRDefault="00A71C6B" w:rsidP="00DB267B">
            <w:pPr>
              <w:spacing w:after="120"/>
              <w:rPr>
                <w:sz w:val="20"/>
              </w:rPr>
            </w:pPr>
            <w:ins w:id="2441" w:author="bmooney" w:date="2011-04-22T13:27:00Z">
              <w:r>
                <w:rPr>
                  <w:sz w:val="20"/>
                </w:rPr>
                <w:t>xxx-xxx-</w:t>
              </w:r>
              <w:proofErr w:type="spellStart"/>
              <w:r>
                <w:rPr>
                  <w:sz w:val="20"/>
                </w:rPr>
                <w:t>xxxx</w:t>
              </w:r>
              <w:proofErr w:type="spellEnd"/>
              <w:r>
                <w:rPr>
                  <w:sz w:val="20"/>
                </w:rPr>
                <w:t xml:space="preserve"> for US addresses only</w:t>
              </w:r>
            </w:ins>
          </w:p>
        </w:tc>
        <w:tc>
          <w:tcPr>
            <w:tcW w:w="1499" w:type="dxa"/>
            <w:tcPrChange w:id="2442" w:author="bmooney" w:date="2011-04-22T11:56:00Z">
              <w:tcPr>
                <w:tcW w:w="1566" w:type="dxa"/>
              </w:tcPr>
            </w:tcPrChange>
          </w:tcPr>
          <w:p w14:paraId="16E4A327" w14:textId="5B30C9B7" w:rsidR="003B4C1D" w:rsidRPr="00DB267B" w:rsidRDefault="00A71C6B" w:rsidP="00DB267B">
            <w:pPr>
              <w:spacing w:after="120"/>
              <w:rPr>
                <w:sz w:val="20"/>
              </w:rPr>
            </w:pPr>
            <w:ins w:id="2443" w:author="bmooney" w:date="2011-04-22T13:27:00Z">
              <w:r>
                <w:rPr>
                  <w:sz w:val="20"/>
                </w:rPr>
                <w:t>Requisition form (note that this is not on v14+)</w:t>
              </w:r>
            </w:ins>
          </w:p>
        </w:tc>
      </w:tr>
    </w:tbl>
    <w:p w14:paraId="16E4A329" w14:textId="77777777" w:rsidR="0011545D" w:rsidRPr="0011545D" w:rsidRDefault="0011545D" w:rsidP="0011545D">
      <w:bookmarkStart w:id="2444" w:name="_Toc248042325"/>
      <w:bookmarkStart w:id="2445" w:name="_Toc270946260"/>
      <w:bookmarkStart w:id="2446" w:name="_Toc278358729"/>
    </w:p>
    <w:p w14:paraId="2C6AFE42" w14:textId="77777777" w:rsidR="00404A47" w:rsidRDefault="00404A47" w:rsidP="00404A47">
      <w:pPr>
        <w:pStyle w:val="Body3"/>
        <w:ind w:left="90"/>
        <w:rPr>
          <w:ins w:id="2447" w:author="Nishu Gupta" w:date="2011-09-20T09:15:00Z"/>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2250"/>
        <w:gridCol w:w="6318"/>
      </w:tblGrid>
      <w:tr w:rsidR="00404A47" w:rsidRPr="00DB267B" w14:paraId="2FB8FBDD" w14:textId="77777777" w:rsidTr="008C0D16">
        <w:trPr>
          <w:ins w:id="2448" w:author="Nishu Gupta" w:date="2011-09-20T09:15:00Z"/>
        </w:trPr>
        <w:tc>
          <w:tcPr>
            <w:tcW w:w="900" w:type="dxa"/>
          </w:tcPr>
          <w:p w14:paraId="1FA8E82B" w14:textId="77777777" w:rsidR="00404A47" w:rsidRPr="00DB267B" w:rsidRDefault="00404A47" w:rsidP="008C0D16">
            <w:pPr>
              <w:spacing w:after="120"/>
              <w:rPr>
                <w:ins w:id="2449" w:author="Nishu Gupta" w:date="2011-09-20T09:15:00Z"/>
                <w:sz w:val="20"/>
              </w:rPr>
            </w:pPr>
            <w:ins w:id="2450" w:author="Nishu Gupta" w:date="2011-09-20T09:15:00Z">
              <w:r w:rsidRPr="00DB267B">
                <w:rPr>
                  <w:sz w:val="20"/>
                </w:rPr>
                <w:t>FR-#</w:t>
              </w:r>
            </w:ins>
          </w:p>
        </w:tc>
        <w:tc>
          <w:tcPr>
            <w:tcW w:w="2250" w:type="dxa"/>
          </w:tcPr>
          <w:p w14:paraId="2DDF8A52" w14:textId="77777777" w:rsidR="00404A47" w:rsidRPr="00DB267B" w:rsidRDefault="00404A47" w:rsidP="008C0D16">
            <w:pPr>
              <w:spacing w:after="120"/>
              <w:rPr>
                <w:ins w:id="2451" w:author="Nishu Gupta" w:date="2011-09-20T09:15:00Z"/>
                <w:sz w:val="20"/>
              </w:rPr>
            </w:pPr>
            <w:ins w:id="2452" w:author="Nishu Gupta" w:date="2011-09-20T09:15:00Z">
              <w:r w:rsidRPr="00DB267B">
                <w:rPr>
                  <w:sz w:val="20"/>
                </w:rPr>
                <w:t>Icon</w:t>
              </w:r>
            </w:ins>
          </w:p>
        </w:tc>
        <w:tc>
          <w:tcPr>
            <w:tcW w:w="6318" w:type="dxa"/>
          </w:tcPr>
          <w:p w14:paraId="73CA3750" w14:textId="77777777" w:rsidR="00404A47" w:rsidRPr="00DB267B" w:rsidRDefault="00404A47" w:rsidP="008C0D16">
            <w:pPr>
              <w:spacing w:after="120"/>
              <w:rPr>
                <w:ins w:id="2453" w:author="Nishu Gupta" w:date="2011-09-20T09:15:00Z"/>
                <w:sz w:val="20"/>
              </w:rPr>
            </w:pPr>
            <w:ins w:id="2454" w:author="Nishu Gupta" w:date="2011-09-20T09:15:00Z">
              <w:r w:rsidRPr="00DB267B">
                <w:rPr>
                  <w:sz w:val="20"/>
                </w:rPr>
                <w:t>Action</w:t>
              </w:r>
            </w:ins>
          </w:p>
        </w:tc>
      </w:tr>
      <w:tr w:rsidR="00404A47" w:rsidRPr="00DB267B" w14:paraId="4E2F0C21" w14:textId="77777777" w:rsidTr="008C0D16">
        <w:trPr>
          <w:ins w:id="2455" w:author="Nishu Gupta" w:date="2011-09-20T09:15:00Z"/>
        </w:trPr>
        <w:tc>
          <w:tcPr>
            <w:tcW w:w="900" w:type="dxa"/>
          </w:tcPr>
          <w:p w14:paraId="66A3143D" w14:textId="31EEAC91" w:rsidR="00404A47" w:rsidRPr="00DB267B" w:rsidRDefault="00404A47" w:rsidP="00404A47">
            <w:pPr>
              <w:spacing w:after="120"/>
              <w:rPr>
                <w:ins w:id="2456" w:author="Nishu Gupta" w:date="2011-09-20T09:15:00Z"/>
                <w:sz w:val="20"/>
              </w:rPr>
            </w:pPr>
            <w:ins w:id="2457" w:author="Nishu Gupta" w:date="2011-09-20T09:15:00Z">
              <w:r w:rsidRPr="00DB267B">
                <w:rPr>
                  <w:sz w:val="20"/>
                </w:rPr>
                <w:t>FR-</w:t>
              </w:r>
              <w:r>
                <w:rPr>
                  <w:sz w:val="20"/>
                </w:rPr>
                <w:t>3017</w:t>
              </w:r>
            </w:ins>
          </w:p>
        </w:tc>
        <w:tc>
          <w:tcPr>
            <w:tcW w:w="2250" w:type="dxa"/>
          </w:tcPr>
          <w:p w14:paraId="194C68E4" w14:textId="77777777" w:rsidR="00404A47" w:rsidRPr="00DB267B" w:rsidRDefault="00404A47" w:rsidP="008C0D16">
            <w:pPr>
              <w:spacing w:after="120"/>
              <w:rPr>
                <w:ins w:id="2458" w:author="Nishu Gupta" w:date="2011-09-20T09:15:00Z"/>
                <w:sz w:val="20"/>
              </w:rPr>
            </w:pPr>
            <w:ins w:id="2459" w:author="Nishu Gupta" w:date="2011-09-20T09:15:00Z">
              <w:r>
                <w:rPr>
                  <w:noProof/>
                  <w:sz w:val="20"/>
                  <w:rPrChange w:id="2460" w:author="Unknown">
                    <w:rPr>
                      <w:rFonts w:ascii="Arial" w:hAnsi="Arial"/>
                      <w:b/>
                      <w:noProof/>
                    </w:rPr>
                  </w:rPrChange>
                </w:rPr>
                <w:drawing>
                  <wp:inline distT="0" distB="0" distL="0" distR="0" wp14:anchorId="36F038EA" wp14:editId="38C44937">
                    <wp:extent cx="171450" cy="209550"/>
                    <wp:effectExtent l="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ins>
          </w:p>
        </w:tc>
        <w:tc>
          <w:tcPr>
            <w:tcW w:w="6318" w:type="dxa"/>
          </w:tcPr>
          <w:p w14:paraId="2360A88E" w14:textId="77777777" w:rsidR="00404A47" w:rsidRPr="00DB267B" w:rsidRDefault="00404A47" w:rsidP="008C0D16">
            <w:pPr>
              <w:spacing w:after="120"/>
              <w:rPr>
                <w:ins w:id="2461" w:author="Nishu Gupta" w:date="2011-09-20T09:15:00Z"/>
                <w:sz w:val="20"/>
              </w:rPr>
            </w:pPr>
            <w:ins w:id="2462" w:author="Nishu Gupta" w:date="2011-09-20T09:15:00Z">
              <w:r w:rsidRPr="00DB267B">
                <w:rPr>
                  <w:sz w:val="20"/>
                </w:rPr>
                <w:t xml:space="preserve">Prints a </w:t>
              </w:r>
              <w:r>
                <w:rPr>
                  <w:sz w:val="20"/>
                </w:rPr>
                <w:t>patient label</w:t>
              </w:r>
            </w:ins>
          </w:p>
        </w:tc>
      </w:tr>
    </w:tbl>
    <w:p w14:paraId="7DF11ED5" w14:textId="77777777" w:rsidR="00404A47" w:rsidRDefault="00404A47" w:rsidP="00404A47">
      <w:pPr>
        <w:pStyle w:val="Body3"/>
        <w:ind w:left="90"/>
        <w:rPr>
          <w:ins w:id="2463" w:author="Nishu Gupta" w:date="2011-09-20T09:15:00Z"/>
        </w:rPr>
      </w:pPr>
    </w:p>
    <w:p w14:paraId="2638D135" w14:textId="471447AF" w:rsidR="00404A47" w:rsidRDefault="00404A47" w:rsidP="00404A47">
      <w:pPr>
        <w:pStyle w:val="Body3"/>
        <w:rPr>
          <w:ins w:id="2464" w:author="Nishu Gupta" w:date="2011-09-20T09:15:00Z"/>
        </w:rPr>
      </w:pPr>
      <w:proofErr w:type="gramStart"/>
      <w:ins w:id="2465" w:author="Nishu Gupta" w:date="2011-09-20T09:15:00Z">
        <w:r w:rsidRPr="00FB06D0">
          <w:t>FR-</w:t>
        </w:r>
      </w:ins>
      <w:ins w:id="2466" w:author="Nishu Gupta" w:date="2011-09-20T09:16:00Z">
        <w:r>
          <w:t>3017</w:t>
        </w:r>
      </w:ins>
      <w:ins w:id="2467" w:author="Nishu Gupta" w:date="2011-09-20T09:15:00Z">
        <w:r w:rsidRPr="00FB06D0">
          <w:t>.</w:t>
        </w:r>
        <w:proofErr w:type="gramEnd"/>
        <w:r>
          <w:t xml:space="preserve"> </w:t>
        </w:r>
        <w:r w:rsidRPr="00FB06D0">
          <w:t xml:space="preserve"> The </w:t>
        </w:r>
        <w:r>
          <w:t>patient</w:t>
        </w:r>
        <w:r w:rsidRPr="00FB06D0">
          <w:t xml:space="preserve"> label has this appearance:</w:t>
        </w:r>
      </w:ins>
    </w:p>
    <w:p w14:paraId="6CBEB372" w14:textId="77777777" w:rsidR="00404A47" w:rsidRPr="00FB06D0" w:rsidRDefault="00404A47" w:rsidP="00404A47">
      <w:pPr>
        <w:jc w:val="center"/>
        <w:rPr>
          <w:ins w:id="2468" w:author="Nishu Gupta" w:date="2011-09-20T09:15:00Z"/>
        </w:rPr>
      </w:pPr>
      <w:ins w:id="2469" w:author="Nishu Gupta" w:date="2011-09-20T09:15:00Z">
        <w:r>
          <w:rPr>
            <w:noProof/>
            <w:rPrChange w:id="2470" w:author="Unknown">
              <w:rPr>
                <w:rFonts w:ascii="Arial" w:hAnsi="Arial"/>
                <w:b/>
                <w:noProof/>
              </w:rPr>
            </w:rPrChange>
          </w:rPr>
          <w:drawing>
            <wp:inline distT="0" distB="0" distL="0" distR="0" wp14:anchorId="5D39A582" wp14:editId="078F66F6">
              <wp:extent cx="1943100" cy="99984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abel.jpg"/>
                      <pic:cNvPicPr/>
                    </pic:nvPicPr>
                    <pic:blipFill>
                      <a:blip r:embed="rId48">
                        <a:extLst>
                          <a:ext uri="{28A0092B-C50C-407E-A947-70E740481C1C}">
                            <a14:useLocalDpi xmlns:a14="http://schemas.microsoft.com/office/drawing/2010/main" val="0"/>
                          </a:ext>
                        </a:extLst>
                      </a:blip>
                      <a:stretch>
                        <a:fillRect/>
                      </a:stretch>
                    </pic:blipFill>
                    <pic:spPr>
                      <a:xfrm>
                        <a:off x="0" y="0"/>
                        <a:ext cx="1943100" cy="999848"/>
                      </a:xfrm>
                      <a:prstGeom prst="rect">
                        <a:avLst/>
                      </a:prstGeom>
                    </pic:spPr>
                  </pic:pic>
                </a:graphicData>
              </a:graphic>
            </wp:inline>
          </w:drawing>
        </w:r>
      </w:ins>
    </w:p>
    <w:p w14:paraId="6AF70A68" w14:textId="2F13396D" w:rsidR="00404A47" w:rsidRPr="00B514CE" w:rsidRDefault="00404A47" w:rsidP="00404A47">
      <w:pPr>
        <w:pStyle w:val="Body3"/>
        <w:rPr>
          <w:ins w:id="2471" w:author="Nishu Gupta" w:date="2011-09-20T09:15:00Z"/>
        </w:rPr>
      </w:pPr>
      <w:proofErr w:type="gramStart"/>
      <w:ins w:id="2472" w:author="Nishu Gupta" w:date="2011-09-20T09:15:00Z">
        <w:r w:rsidRPr="00FB06D0">
          <w:t>FR-</w:t>
        </w:r>
      </w:ins>
      <w:ins w:id="2473" w:author="Nishu Gupta" w:date="2011-09-20T09:16:00Z">
        <w:r>
          <w:t>301</w:t>
        </w:r>
      </w:ins>
      <w:ins w:id="2474" w:author="Nishu Gupta" w:date="2011-09-20T09:25:00Z">
        <w:r w:rsidR="0096359F">
          <w:t>8</w:t>
        </w:r>
      </w:ins>
      <w:ins w:id="2475" w:author="Nishu Gupta" w:date="2011-09-20T09:15:00Z">
        <w:r w:rsidRPr="00FB06D0">
          <w:t>.</w:t>
        </w:r>
        <w:proofErr w:type="gramEnd"/>
        <w:r>
          <w:t xml:space="preserve"> </w:t>
        </w:r>
        <w:r w:rsidRPr="00FB06D0">
          <w:t xml:space="preserve"> </w:t>
        </w:r>
        <w:r w:rsidRPr="00B514CE">
          <w:t>The first and second lines below the barcode will show the requisition number and patient last name respectively</w:t>
        </w:r>
        <w:r>
          <w:t>.</w:t>
        </w:r>
        <w:r w:rsidRPr="00B514CE">
          <w:t xml:space="preserve"> </w:t>
        </w:r>
        <w:r>
          <w:t>(</w:t>
        </w:r>
        <w:r w:rsidRPr="00B514CE">
          <w:t>Note that long last names run the risk of being cut off whic</w:t>
        </w:r>
        <w:r>
          <w:t>h is acceptable to the business).</w:t>
        </w:r>
      </w:ins>
    </w:p>
    <w:p w14:paraId="22572A80" w14:textId="7651C034" w:rsidR="00404A47" w:rsidRPr="00B514CE" w:rsidRDefault="00404A47" w:rsidP="00404A47">
      <w:pPr>
        <w:pStyle w:val="Body3"/>
        <w:rPr>
          <w:ins w:id="2476" w:author="Nishu Gupta" w:date="2011-09-20T09:15:00Z"/>
        </w:rPr>
      </w:pPr>
      <w:proofErr w:type="gramStart"/>
      <w:ins w:id="2477" w:author="Nishu Gupta" w:date="2011-09-20T09:15:00Z">
        <w:r w:rsidRPr="00FB06D0">
          <w:t>FR-</w:t>
        </w:r>
      </w:ins>
      <w:ins w:id="2478" w:author="Nishu Gupta" w:date="2011-09-20T09:16:00Z">
        <w:r>
          <w:t>301</w:t>
        </w:r>
      </w:ins>
      <w:ins w:id="2479" w:author="Nishu Gupta" w:date="2011-09-20T09:25:00Z">
        <w:r w:rsidR="0096359F">
          <w:t>9</w:t>
        </w:r>
      </w:ins>
      <w:ins w:id="2480" w:author="Nishu Gupta" w:date="2011-09-20T09:15:00Z">
        <w:r w:rsidRPr="00FB06D0">
          <w:t>.</w:t>
        </w:r>
        <w:proofErr w:type="gramEnd"/>
        <w:r>
          <w:t xml:space="preserve"> </w:t>
        </w:r>
        <w:r w:rsidRPr="00FB06D0">
          <w:t xml:space="preserve"> </w:t>
        </w:r>
        <w:r w:rsidRPr="00B514CE">
          <w:t>The last line on the label will show the patient first name followed the patient middle name (conc</w:t>
        </w:r>
        <w:r>
          <w:t>atenated by a space).</w:t>
        </w:r>
      </w:ins>
    </w:p>
    <w:p w14:paraId="05062794" w14:textId="691F3FCC" w:rsidR="00404A47" w:rsidRPr="00B514CE" w:rsidRDefault="00404A47" w:rsidP="00404A47">
      <w:pPr>
        <w:pStyle w:val="Body3"/>
        <w:rPr>
          <w:ins w:id="2481" w:author="Nishu Gupta" w:date="2011-09-20T09:15:00Z"/>
        </w:rPr>
      </w:pPr>
      <w:proofErr w:type="gramStart"/>
      <w:ins w:id="2482" w:author="Nishu Gupta" w:date="2011-09-20T09:15:00Z">
        <w:r w:rsidRPr="00FB06D0">
          <w:t>FR-</w:t>
        </w:r>
      </w:ins>
      <w:ins w:id="2483" w:author="Nishu Gupta" w:date="2011-09-20T09:16:00Z">
        <w:r>
          <w:t>30</w:t>
        </w:r>
      </w:ins>
      <w:ins w:id="2484" w:author="Nishu Gupta" w:date="2011-09-20T09:25:00Z">
        <w:r w:rsidR="0096359F">
          <w:t>20</w:t>
        </w:r>
      </w:ins>
      <w:ins w:id="2485" w:author="Nishu Gupta" w:date="2011-09-20T09:15:00Z">
        <w:r w:rsidRPr="00FB06D0">
          <w:t>.</w:t>
        </w:r>
        <w:proofErr w:type="gramEnd"/>
        <w:r>
          <w:t xml:space="preserve"> </w:t>
        </w:r>
        <w:r w:rsidRPr="00FB06D0">
          <w:t xml:space="preserve"> </w:t>
        </w:r>
        <w:r w:rsidRPr="00B514CE">
          <w:t xml:space="preserve">First name should be trimmed to </w:t>
        </w:r>
      </w:ins>
      <w:ins w:id="2486" w:author="Nishu Gupta" w:date="2011-09-27T14:27:00Z">
        <w:r w:rsidR="007A685A">
          <w:t>15 characters</w:t>
        </w:r>
      </w:ins>
      <w:ins w:id="2487" w:author="Nishu Gupta" w:date="2011-09-27T14:28:00Z">
        <w:r w:rsidR="007A685A">
          <w:t xml:space="preserve">; </w:t>
        </w:r>
      </w:ins>
      <w:ins w:id="2488" w:author="Nishu Gupta" w:date="2011-09-20T09:15:00Z">
        <w:r w:rsidRPr="00B514CE">
          <w:t xml:space="preserve">Middle name should be </w:t>
        </w:r>
        <w:r w:rsidR="007A685A">
          <w:t>printed in the remaining space</w:t>
        </w:r>
      </w:ins>
      <w:ins w:id="2489" w:author="Nishu Gupta" w:date="2011-09-27T14:28:00Z">
        <w:r w:rsidR="007A685A">
          <w:t xml:space="preserve"> and can trail off.</w:t>
        </w:r>
      </w:ins>
    </w:p>
    <w:p w14:paraId="5828F949" w14:textId="71551A92" w:rsidR="00404A47" w:rsidRDefault="00404A47" w:rsidP="00404A47">
      <w:pPr>
        <w:pStyle w:val="Body3"/>
        <w:rPr>
          <w:ins w:id="2490" w:author="Nishu Gupta" w:date="2011-09-20T09:16:00Z"/>
        </w:rPr>
      </w:pPr>
      <w:proofErr w:type="gramStart"/>
      <w:ins w:id="2491" w:author="Nishu Gupta" w:date="2011-09-20T09:15:00Z">
        <w:r w:rsidRPr="00FB06D0">
          <w:t>FR-</w:t>
        </w:r>
      </w:ins>
      <w:ins w:id="2492" w:author="Nishu Gupta" w:date="2011-09-20T09:16:00Z">
        <w:r>
          <w:t>30</w:t>
        </w:r>
      </w:ins>
      <w:ins w:id="2493" w:author="Nishu Gupta" w:date="2011-09-20T09:25:00Z">
        <w:r w:rsidR="0096359F">
          <w:t>21</w:t>
        </w:r>
      </w:ins>
      <w:ins w:id="2494" w:author="Nishu Gupta" w:date="2011-09-20T09:15:00Z">
        <w:r w:rsidRPr="00FB06D0">
          <w:t>.</w:t>
        </w:r>
        <w:proofErr w:type="gramEnd"/>
        <w:r>
          <w:t xml:space="preserve"> </w:t>
        </w:r>
        <w:r w:rsidRPr="00FB06D0">
          <w:t xml:space="preserve"> </w:t>
        </w:r>
        <w:r w:rsidRPr="00B514CE">
          <w:t xml:space="preserve">Label will be printed with as much information as available in SARP (fields: Last Name/Unique ID, First Name and Middle Name). There will be no exception handling for, for example, missing data </w:t>
        </w:r>
      </w:ins>
    </w:p>
    <w:p w14:paraId="04A52E49" w14:textId="3CF6FEDA" w:rsidR="004318E6" w:rsidRPr="004318E6" w:rsidRDefault="00572095" w:rsidP="004318E6">
      <w:pPr>
        <w:pStyle w:val="Body3"/>
        <w:rPr>
          <w:ins w:id="2495" w:author="Nishu Gupta" w:date="2011-09-20T09:16:00Z"/>
        </w:rPr>
      </w:pPr>
      <w:proofErr w:type="gramStart"/>
      <w:ins w:id="2496" w:author="Nishu Gupta" w:date="2011-09-20T09:19:00Z">
        <w:r w:rsidRPr="00FB06D0">
          <w:t>FR-</w:t>
        </w:r>
        <w:r>
          <w:t>30</w:t>
        </w:r>
      </w:ins>
      <w:ins w:id="2497" w:author="Nishu Gupta" w:date="2011-09-20T09:25:00Z">
        <w:r w:rsidR="0096359F">
          <w:t>22</w:t>
        </w:r>
      </w:ins>
      <w:ins w:id="2498" w:author="Nishu Gupta" w:date="2011-09-20T09:19:00Z">
        <w:r w:rsidRPr="00FB06D0">
          <w:t>.</w:t>
        </w:r>
        <w:proofErr w:type="gramEnd"/>
        <w:r>
          <w:t xml:space="preserve"> </w:t>
        </w:r>
        <w:r w:rsidRPr="00FB06D0">
          <w:t xml:space="preserve"> </w:t>
        </w:r>
      </w:ins>
      <w:ins w:id="2499" w:author="Nishu Gupta" w:date="2011-09-20T09:18:00Z">
        <w:r>
          <w:t xml:space="preserve">The print icon will </w:t>
        </w:r>
      </w:ins>
      <w:ins w:id="2500" w:author="Nishu Gupta" w:date="2011-09-20T09:16:00Z">
        <w:r w:rsidR="004318E6" w:rsidRPr="004318E6">
          <w:t xml:space="preserve">be </w:t>
        </w:r>
      </w:ins>
      <w:ins w:id="2501" w:author="Nishu Gupta" w:date="2011-09-20T09:19:00Z">
        <w:r>
          <w:t xml:space="preserve">always </w:t>
        </w:r>
        <w:proofErr w:type="spellStart"/>
        <w:r>
          <w:t>visiable</w:t>
        </w:r>
        <w:proofErr w:type="spellEnd"/>
        <w:r>
          <w:t xml:space="preserve"> and available to</w:t>
        </w:r>
      </w:ins>
      <w:ins w:id="2502" w:author="Nishu Gupta" w:date="2011-09-20T09:16:00Z">
        <w:r w:rsidR="004318E6" w:rsidRPr="004318E6">
          <w:t xml:space="preserve"> all users (as per the existing sec</w:t>
        </w:r>
        <w:r>
          <w:t>urity and access control rules)</w:t>
        </w:r>
      </w:ins>
      <w:ins w:id="2503" w:author="Nishu Gupta" w:date="2011-09-20T09:19:00Z">
        <w:r>
          <w:t>.</w:t>
        </w:r>
      </w:ins>
    </w:p>
    <w:p w14:paraId="4FED4816" w14:textId="3840105E" w:rsidR="004318E6" w:rsidRPr="004318E6" w:rsidRDefault="00572095" w:rsidP="004318E6">
      <w:pPr>
        <w:pStyle w:val="Body3"/>
        <w:rPr>
          <w:ins w:id="2504" w:author="Nishu Gupta" w:date="2011-09-20T09:16:00Z"/>
        </w:rPr>
      </w:pPr>
      <w:proofErr w:type="gramStart"/>
      <w:ins w:id="2505" w:author="Nishu Gupta" w:date="2011-09-20T09:19:00Z">
        <w:r w:rsidRPr="00FB06D0">
          <w:t>FR-</w:t>
        </w:r>
        <w:r>
          <w:t>30</w:t>
        </w:r>
      </w:ins>
      <w:ins w:id="2506" w:author="Nishu Gupta" w:date="2011-09-20T09:25:00Z">
        <w:r w:rsidR="0096359F">
          <w:t>23</w:t>
        </w:r>
      </w:ins>
      <w:ins w:id="2507" w:author="Nishu Gupta" w:date="2011-09-20T09:19:00Z">
        <w:r w:rsidRPr="00FB06D0">
          <w:t>.</w:t>
        </w:r>
        <w:proofErr w:type="gramEnd"/>
        <w:r>
          <w:t xml:space="preserve"> </w:t>
        </w:r>
        <w:r w:rsidRPr="00FB06D0">
          <w:t xml:space="preserve"> </w:t>
        </w:r>
      </w:ins>
      <w:ins w:id="2508" w:author="Nishu Gupta" w:date="2011-09-20T09:16:00Z">
        <w:r w:rsidR="004318E6" w:rsidRPr="004318E6">
          <w:t xml:space="preserve">The tooltip text </w:t>
        </w:r>
        <w:r>
          <w:t>will be "Print a patient label"</w:t>
        </w:r>
      </w:ins>
      <w:ins w:id="2509" w:author="Nishu Gupta" w:date="2011-09-20T09:19:00Z">
        <w:r>
          <w:t>.</w:t>
        </w:r>
      </w:ins>
    </w:p>
    <w:p w14:paraId="5CF35C37" w14:textId="2839FE8E" w:rsidR="004318E6" w:rsidRPr="004318E6" w:rsidRDefault="00572095" w:rsidP="004318E6">
      <w:pPr>
        <w:pStyle w:val="Body3"/>
        <w:rPr>
          <w:ins w:id="2510" w:author="Nishu Gupta" w:date="2011-09-20T09:16:00Z"/>
        </w:rPr>
      </w:pPr>
      <w:proofErr w:type="gramStart"/>
      <w:ins w:id="2511" w:author="Nishu Gupta" w:date="2011-09-20T09:20:00Z">
        <w:r w:rsidRPr="00FB06D0">
          <w:t>FR-</w:t>
        </w:r>
        <w:r>
          <w:t>30</w:t>
        </w:r>
      </w:ins>
      <w:ins w:id="2512" w:author="Nishu Gupta" w:date="2011-09-20T09:26:00Z">
        <w:r w:rsidR="0096359F">
          <w:t>24</w:t>
        </w:r>
      </w:ins>
      <w:ins w:id="2513" w:author="Nishu Gupta" w:date="2011-09-20T09:20:00Z">
        <w:r w:rsidRPr="00FB06D0">
          <w:t>.</w:t>
        </w:r>
        <w:proofErr w:type="gramEnd"/>
        <w:r>
          <w:t xml:space="preserve"> </w:t>
        </w:r>
        <w:r w:rsidRPr="00FB06D0">
          <w:t xml:space="preserve"> </w:t>
        </w:r>
      </w:ins>
      <w:ins w:id="2514" w:author="Nishu Gupta" w:date="2011-09-20T09:16:00Z">
        <w:r w:rsidR="004318E6" w:rsidRPr="004318E6">
          <w:t xml:space="preserve">Clicking on the print button prior to IC or DEC will auto-save </w:t>
        </w:r>
      </w:ins>
      <w:ins w:id="2515" w:author="Nishu Gupta" w:date="2011-09-20T09:21:00Z">
        <w:r>
          <w:t xml:space="preserve">the </w:t>
        </w:r>
      </w:ins>
      <w:ins w:id="2516" w:author="Nishu Gupta" w:date="2011-09-20T09:16:00Z">
        <w:r w:rsidR="004318E6" w:rsidRPr="004318E6">
          <w:t>requisition d</w:t>
        </w:r>
        <w:r>
          <w:t>ata entered up until that point</w:t>
        </w:r>
      </w:ins>
      <w:ins w:id="2517" w:author="Nishu Gupta" w:date="2011-09-20T09:21:00Z">
        <w:r>
          <w:t>.</w:t>
        </w:r>
      </w:ins>
    </w:p>
    <w:p w14:paraId="7F259D37" w14:textId="2482EC8F" w:rsidR="004318E6" w:rsidRPr="004318E6" w:rsidRDefault="00572095" w:rsidP="004318E6">
      <w:pPr>
        <w:pStyle w:val="Body3"/>
        <w:rPr>
          <w:ins w:id="2518" w:author="Nishu Gupta" w:date="2011-09-20T09:16:00Z"/>
        </w:rPr>
      </w:pPr>
      <w:proofErr w:type="gramStart"/>
      <w:ins w:id="2519" w:author="Nishu Gupta" w:date="2011-09-20T09:20:00Z">
        <w:r w:rsidRPr="00FB06D0">
          <w:t>FR-</w:t>
        </w:r>
        <w:r>
          <w:t>30</w:t>
        </w:r>
      </w:ins>
      <w:ins w:id="2520" w:author="Nishu Gupta" w:date="2011-09-20T09:26:00Z">
        <w:r w:rsidR="0096359F">
          <w:t>25</w:t>
        </w:r>
      </w:ins>
      <w:ins w:id="2521" w:author="Nishu Gupta" w:date="2011-09-20T09:20:00Z">
        <w:r w:rsidRPr="00FB06D0">
          <w:t>.</w:t>
        </w:r>
        <w:proofErr w:type="gramEnd"/>
        <w:r>
          <w:t xml:space="preserve"> </w:t>
        </w:r>
        <w:r w:rsidRPr="00FB06D0">
          <w:t xml:space="preserve"> </w:t>
        </w:r>
      </w:ins>
      <w:ins w:id="2522" w:author="Nishu Gupta" w:date="2011-09-20T09:16:00Z">
        <w:r w:rsidR="004318E6" w:rsidRPr="004318E6">
          <w:t xml:space="preserve">Clicking on the print button post IC or DEC will also auto-save the requisition data provided all SARP validation rules have passed. Any exceptions will </w:t>
        </w:r>
        <w:proofErr w:type="gramStart"/>
        <w:r w:rsidR="004318E6" w:rsidRPr="004318E6">
          <w:t>neither save the requisition data or</w:t>
        </w:r>
        <w:proofErr w:type="gramEnd"/>
        <w:r w:rsidR="004318E6" w:rsidRPr="004318E6">
          <w:t xml:space="preserve"> print the label. User must resolve all exceptions before attempting to reprint the label. </w:t>
        </w:r>
      </w:ins>
    </w:p>
    <w:p w14:paraId="610D551E" w14:textId="2ADDB277" w:rsidR="004318E6" w:rsidRPr="004318E6" w:rsidRDefault="00572095" w:rsidP="004318E6">
      <w:pPr>
        <w:pStyle w:val="Body3"/>
        <w:rPr>
          <w:ins w:id="2523" w:author="Nishu Gupta" w:date="2011-09-20T09:16:00Z"/>
        </w:rPr>
      </w:pPr>
      <w:proofErr w:type="gramStart"/>
      <w:ins w:id="2524" w:author="Nishu Gupta" w:date="2011-09-20T09:20:00Z">
        <w:r w:rsidRPr="00FB06D0">
          <w:t>FR-</w:t>
        </w:r>
        <w:r>
          <w:t>30</w:t>
        </w:r>
      </w:ins>
      <w:ins w:id="2525" w:author="Nishu Gupta" w:date="2011-09-20T09:26:00Z">
        <w:r w:rsidR="0096359F">
          <w:t>26</w:t>
        </w:r>
      </w:ins>
      <w:ins w:id="2526" w:author="Nishu Gupta" w:date="2011-09-20T09:20:00Z">
        <w:r w:rsidRPr="00FB06D0">
          <w:t>.</w:t>
        </w:r>
        <w:proofErr w:type="gramEnd"/>
        <w:r>
          <w:t xml:space="preserve"> </w:t>
        </w:r>
        <w:r w:rsidRPr="00FB06D0">
          <w:t xml:space="preserve"> </w:t>
        </w:r>
      </w:ins>
      <w:ins w:id="2527" w:author="Nishu Gupta" w:date="2011-09-20T09:21:00Z">
        <w:r>
          <w:t xml:space="preserve">The print button will receive focus </w:t>
        </w:r>
      </w:ins>
      <w:ins w:id="2528" w:author="Nishu Gupta" w:date="2011-09-20T09:16:00Z">
        <w:r w:rsidR="004318E6" w:rsidRPr="004318E6">
          <w:t xml:space="preserve">receive </w:t>
        </w:r>
        <w:r>
          <w:t>after the Middle Name field</w:t>
        </w:r>
      </w:ins>
      <w:ins w:id="2529" w:author="Nishu Gupta" w:date="2011-09-20T09:22:00Z">
        <w:r>
          <w:t xml:space="preserve"> </w:t>
        </w:r>
      </w:ins>
      <w:ins w:id="2530" w:author="Nishu Gupta" w:date="2011-09-20T09:27:00Z">
        <w:r w:rsidR="001F6947">
          <w:t>when traversed using the TAB key</w:t>
        </w:r>
      </w:ins>
      <w:ins w:id="2531" w:author="Nishu Gupta" w:date="2011-09-20T09:24:00Z">
        <w:r>
          <w:t>.</w:t>
        </w:r>
      </w:ins>
    </w:p>
    <w:p w14:paraId="16E4A32A" w14:textId="12BF7FD4" w:rsidR="0011545D" w:rsidRDefault="00620DF9" w:rsidP="0011545D">
      <w:pPr>
        <w:pStyle w:val="Body3"/>
        <w:rPr>
          <w:rFonts w:ascii="Arial" w:hAnsi="Arial"/>
        </w:rPr>
      </w:pPr>
      <w:proofErr w:type="gramStart"/>
      <w:ins w:id="2532" w:author="bmooney" w:date="2011-07-01T08:54:00Z">
        <w:r>
          <w:t>FR-30</w:t>
        </w:r>
        <w:del w:id="2533" w:author="Nishu Gupta" w:date="2011-09-20T09:26:00Z">
          <w:r w:rsidDel="0096359F">
            <w:delText>17</w:delText>
          </w:r>
        </w:del>
      </w:ins>
      <w:ins w:id="2534" w:author="Nishu Gupta" w:date="2011-09-20T09:26:00Z">
        <w:r w:rsidR="0096359F">
          <w:t>27</w:t>
        </w:r>
      </w:ins>
      <w:ins w:id="2535" w:author="bmooney" w:date="2011-07-01T08:54:00Z">
        <w:r>
          <w:t>-FR-3050.</w:t>
        </w:r>
        <w:proofErr w:type="gramEnd"/>
        <w:r>
          <w:t xml:space="preserve"> </w:t>
        </w:r>
        <w:proofErr w:type="gramStart"/>
        <w:r>
          <w:t>These requirement numbers unused.</w:t>
        </w:r>
      </w:ins>
      <w:proofErr w:type="gramEnd"/>
      <w:r w:rsidR="0011545D">
        <w:br w:type="page"/>
      </w:r>
    </w:p>
    <w:p w14:paraId="16E4A32B" w14:textId="77777777" w:rsidR="00684432" w:rsidRDefault="00537805" w:rsidP="009446BF">
      <w:pPr>
        <w:pStyle w:val="Heading3"/>
      </w:pPr>
      <w:bookmarkStart w:id="2536" w:name="_Toc295735806"/>
      <w:r w:rsidRPr="00FB06D0">
        <w:t>Billing tab</w:t>
      </w:r>
      <w:bookmarkEnd w:id="2444"/>
      <w:bookmarkEnd w:id="2445"/>
      <w:bookmarkEnd w:id="2446"/>
      <w:bookmarkEnd w:id="2536"/>
    </w:p>
    <w:p w14:paraId="16E4A32C" w14:textId="77777777" w:rsidR="00684432" w:rsidRDefault="004D3ADC" w:rsidP="009446BF">
      <w:pPr>
        <w:pStyle w:val="Body3"/>
      </w:pPr>
      <w:r>
        <w:t>This screen not fully documented.</w:t>
      </w:r>
    </w:p>
    <w:p w14:paraId="16E4A32D" w14:textId="77777777" w:rsidR="00684432" w:rsidRDefault="00B37D2E" w:rsidP="009446BF">
      <w:pPr>
        <w:pStyle w:val="Body3"/>
      </w:pPr>
      <w:r>
        <w:rPr>
          <w:noProof/>
        </w:rPr>
        <w:drawing>
          <wp:inline distT="0" distB="0" distL="0" distR="0" wp14:anchorId="16E4AFF2" wp14:editId="16E4AFF3">
            <wp:extent cx="5391150" cy="4448175"/>
            <wp:effectExtent l="1905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srcRect/>
                    <a:stretch>
                      <a:fillRect/>
                    </a:stretch>
                  </pic:blipFill>
                  <pic:spPr bwMode="auto">
                    <a:xfrm>
                      <a:off x="0" y="0"/>
                      <a:ext cx="5391150" cy="4448175"/>
                    </a:xfrm>
                    <a:prstGeom prst="rect">
                      <a:avLst/>
                    </a:prstGeom>
                    <a:noFill/>
                    <a:ln w="9525">
                      <a:noFill/>
                      <a:miter lim="800000"/>
                      <a:headEnd/>
                      <a:tailEnd/>
                    </a:ln>
                  </pic:spPr>
                </pic:pic>
              </a:graphicData>
            </a:graphic>
          </wp:inline>
        </w:drawing>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3420"/>
        <w:gridCol w:w="1080"/>
        <w:gridCol w:w="1800"/>
        <w:gridCol w:w="1620"/>
      </w:tblGrid>
      <w:tr w:rsidR="00D90467" w:rsidRPr="00DB267B" w14:paraId="16E4A333" w14:textId="77777777" w:rsidTr="009446BF">
        <w:tc>
          <w:tcPr>
            <w:tcW w:w="720" w:type="dxa"/>
          </w:tcPr>
          <w:p w14:paraId="16E4A32E" w14:textId="77777777" w:rsidR="00D90467" w:rsidRPr="00DB267B" w:rsidRDefault="00D90467" w:rsidP="00DB267B">
            <w:pPr>
              <w:spacing w:after="120"/>
              <w:rPr>
                <w:b/>
                <w:bCs/>
                <w:sz w:val="20"/>
              </w:rPr>
            </w:pPr>
            <w:proofErr w:type="spellStart"/>
            <w:r w:rsidRPr="00DB267B">
              <w:rPr>
                <w:b/>
                <w:bCs/>
                <w:sz w:val="20"/>
              </w:rPr>
              <w:t>Req</w:t>
            </w:r>
            <w:proofErr w:type="spellEnd"/>
            <w:r w:rsidRPr="00DB267B">
              <w:rPr>
                <w:b/>
                <w:bCs/>
                <w:sz w:val="20"/>
              </w:rPr>
              <w:t xml:space="preserve"> #</w:t>
            </w:r>
          </w:p>
        </w:tc>
        <w:tc>
          <w:tcPr>
            <w:tcW w:w="3420" w:type="dxa"/>
          </w:tcPr>
          <w:p w14:paraId="16E4A32F" w14:textId="77777777" w:rsidR="00D90467" w:rsidRPr="00DB267B" w:rsidRDefault="00D90467" w:rsidP="00DB267B">
            <w:pPr>
              <w:spacing w:after="120"/>
              <w:rPr>
                <w:b/>
                <w:bCs/>
                <w:sz w:val="20"/>
              </w:rPr>
            </w:pPr>
            <w:r w:rsidRPr="00DB267B">
              <w:rPr>
                <w:b/>
                <w:bCs/>
                <w:sz w:val="20"/>
              </w:rPr>
              <w:t>Field Name</w:t>
            </w:r>
          </w:p>
        </w:tc>
        <w:tc>
          <w:tcPr>
            <w:tcW w:w="1080" w:type="dxa"/>
          </w:tcPr>
          <w:p w14:paraId="16E4A330" w14:textId="77777777" w:rsidR="00D90467" w:rsidRPr="00DB267B" w:rsidRDefault="00D90467" w:rsidP="00DB267B">
            <w:pPr>
              <w:spacing w:after="120"/>
              <w:rPr>
                <w:b/>
                <w:bCs/>
                <w:sz w:val="20"/>
              </w:rPr>
            </w:pPr>
            <w:r w:rsidRPr="00DB267B">
              <w:rPr>
                <w:b/>
                <w:bCs/>
                <w:sz w:val="20"/>
              </w:rPr>
              <w:t>Meaning</w:t>
            </w:r>
          </w:p>
        </w:tc>
        <w:tc>
          <w:tcPr>
            <w:tcW w:w="1800" w:type="dxa"/>
          </w:tcPr>
          <w:p w14:paraId="16E4A331" w14:textId="77777777" w:rsidR="00D90467" w:rsidRPr="00DB267B" w:rsidRDefault="00D90467" w:rsidP="00DB267B">
            <w:pPr>
              <w:spacing w:after="120"/>
              <w:rPr>
                <w:b/>
                <w:bCs/>
                <w:sz w:val="20"/>
              </w:rPr>
            </w:pPr>
            <w:r w:rsidRPr="00DB267B">
              <w:rPr>
                <w:b/>
                <w:bCs/>
                <w:sz w:val="20"/>
              </w:rPr>
              <w:t>Database column</w:t>
            </w:r>
          </w:p>
        </w:tc>
        <w:tc>
          <w:tcPr>
            <w:tcW w:w="1620" w:type="dxa"/>
          </w:tcPr>
          <w:p w14:paraId="16E4A332" w14:textId="77777777" w:rsidR="00D90467" w:rsidRPr="00DB267B" w:rsidRDefault="00D90467" w:rsidP="00DB267B">
            <w:pPr>
              <w:spacing w:after="120"/>
              <w:rPr>
                <w:b/>
                <w:bCs/>
                <w:sz w:val="20"/>
              </w:rPr>
            </w:pPr>
            <w:r w:rsidRPr="00DB267B">
              <w:rPr>
                <w:b/>
                <w:bCs/>
                <w:sz w:val="20"/>
              </w:rPr>
              <w:t>Data source</w:t>
            </w:r>
          </w:p>
        </w:tc>
      </w:tr>
      <w:tr w:rsidR="00D90467" w:rsidRPr="00DB267B" w14:paraId="16E4A339" w14:textId="77777777" w:rsidTr="009446BF">
        <w:tc>
          <w:tcPr>
            <w:tcW w:w="720" w:type="dxa"/>
          </w:tcPr>
          <w:p w14:paraId="16E4A334" w14:textId="77777777" w:rsidR="00D90467" w:rsidRPr="00DB267B" w:rsidRDefault="00D90467" w:rsidP="00DB267B">
            <w:pPr>
              <w:spacing w:after="120"/>
              <w:rPr>
                <w:sz w:val="20"/>
              </w:rPr>
            </w:pPr>
          </w:p>
        </w:tc>
        <w:tc>
          <w:tcPr>
            <w:tcW w:w="3420" w:type="dxa"/>
          </w:tcPr>
          <w:p w14:paraId="16E4A335" w14:textId="77777777" w:rsidR="00D90467" w:rsidRPr="00DB267B" w:rsidRDefault="00B507D8" w:rsidP="00DB267B">
            <w:pPr>
              <w:spacing w:after="120"/>
              <w:rPr>
                <w:sz w:val="20"/>
              </w:rPr>
            </w:pPr>
            <w:r w:rsidRPr="00DB267B">
              <w:rPr>
                <w:sz w:val="20"/>
              </w:rPr>
              <w:t>Submitting Diagnosis</w:t>
            </w:r>
          </w:p>
        </w:tc>
        <w:tc>
          <w:tcPr>
            <w:tcW w:w="1080" w:type="dxa"/>
          </w:tcPr>
          <w:p w14:paraId="16E4A336" w14:textId="77777777" w:rsidR="00D90467" w:rsidRPr="00DB267B" w:rsidRDefault="00D90467" w:rsidP="00DB267B">
            <w:pPr>
              <w:spacing w:after="120"/>
              <w:rPr>
                <w:sz w:val="20"/>
              </w:rPr>
            </w:pPr>
          </w:p>
        </w:tc>
        <w:tc>
          <w:tcPr>
            <w:tcW w:w="1800" w:type="dxa"/>
          </w:tcPr>
          <w:p w14:paraId="16E4A337" w14:textId="77777777" w:rsidR="00D90467" w:rsidRPr="00DB267B" w:rsidRDefault="00D90467" w:rsidP="00DB267B">
            <w:pPr>
              <w:spacing w:after="120"/>
              <w:rPr>
                <w:sz w:val="20"/>
              </w:rPr>
            </w:pPr>
          </w:p>
        </w:tc>
        <w:tc>
          <w:tcPr>
            <w:tcW w:w="1620" w:type="dxa"/>
          </w:tcPr>
          <w:p w14:paraId="16E4A338" w14:textId="77777777" w:rsidR="00D90467" w:rsidRPr="00DB267B" w:rsidRDefault="00D90467" w:rsidP="00DB267B">
            <w:pPr>
              <w:spacing w:after="120"/>
              <w:rPr>
                <w:sz w:val="20"/>
              </w:rPr>
            </w:pPr>
          </w:p>
        </w:tc>
      </w:tr>
      <w:tr w:rsidR="00D90467" w:rsidRPr="00DB267B" w14:paraId="16E4A33F" w14:textId="77777777" w:rsidTr="009446BF">
        <w:tc>
          <w:tcPr>
            <w:tcW w:w="720" w:type="dxa"/>
          </w:tcPr>
          <w:p w14:paraId="16E4A33A" w14:textId="77777777" w:rsidR="00D90467" w:rsidRPr="00DB267B" w:rsidRDefault="00D90467" w:rsidP="00DB267B">
            <w:pPr>
              <w:spacing w:after="120"/>
              <w:rPr>
                <w:sz w:val="20"/>
              </w:rPr>
            </w:pPr>
          </w:p>
        </w:tc>
        <w:tc>
          <w:tcPr>
            <w:tcW w:w="3420" w:type="dxa"/>
          </w:tcPr>
          <w:p w14:paraId="16E4A33B" w14:textId="77777777" w:rsidR="00D90467" w:rsidRPr="00DB267B" w:rsidRDefault="00B507D8" w:rsidP="00DB267B">
            <w:pPr>
              <w:spacing w:after="120"/>
              <w:rPr>
                <w:sz w:val="20"/>
              </w:rPr>
            </w:pPr>
            <w:r w:rsidRPr="00DB267B">
              <w:rPr>
                <w:sz w:val="20"/>
              </w:rPr>
              <w:t>Hospitalization</w:t>
            </w:r>
          </w:p>
        </w:tc>
        <w:tc>
          <w:tcPr>
            <w:tcW w:w="1080" w:type="dxa"/>
          </w:tcPr>
          <w:p w14:paraId="16E4A33C" w14:textId="77777777" w:rsidR="00D90467" w:rsidRPr="00DB267B" w:rsidRDefault="00D90467" w:rsidP="00DB267B">
            <w:pPr>
              <w:spacing w:after="120"/>
              <w:rPr>
                <w:sz w:val="20"/>
              </w:rPr>
            </w:pPr>
          </w:p>
        </w:tc>
        <w:tc>
          <w:tcPr>
            <w:tcW w:w="1800" w:type="dxa"/>
          </w:tcPr>
          <w:p w14:paraId="16E4A33D" w14:textId="77777777" w:rsidR="00D90467" w:rsidRPr="00DB267B" w:rsidRDefault="00D90467" w:rsidP="00DB267B">
            <w:pPr>
              <w:spacing w:after="120"/>
              <w:rPr>
                <w:sz w:val="20"/>
              </w:rPr>
            </w:pPr>
          </w:p>
        </w:tc>
        <w:tc>
          <w:tcPr>
            <w:tcW w:w="1620" w:type="dxa"/>
          </w:tcPr>
          <w:p w14:paraId="16E4A33E" w14:textId="77777777" w:rsidR="00D90467" w:rsidRPr="00DB267B" w:rsidRDefault="00D90467" w:rsidP="00DB267B">
            <w:pPr>
              <w:spacing w:after="120"/>
              <w:rPr>
                <w:sz w:val="20"/>
              </w:rPr>
            </w:pPr>
          </w:p>
        </w:tc>
      </w:tr>
      <w:tr w:rsidR="00D90467" w:rsidRPr="00DB267B" w14:paraId="16E4A345" w14:textId="77777777" w:rsidTr="009446BF">
        <w:tc>
          <w:tcPr>
            <w:tcW w:w="720" w:type="dxa"/>
          </w:tcPr>
          <w:p w14:paraId="16E4A340" w14:textId="77777777" w:rsidR="00D90467" w:rsidRPr="00DB267B" w:rsidRDefault="00D90467" w:rsidP="00DB267B">
            <w:pPr>
              <w:spacing w:after="120"/>
              <w:rPr>
                <w:sz w:val="20"/>
              </w:rPr>
            </w:pPr>
          </w:p>
        </w:tc>
        <w:tc>
          <w:tcPr>
            <w:tcW w:w="3420" w:type="dxa"/>
          </w:tcPr>
          <w:p w14:paraId="16E4A341" w14:textId="77777777" w:rsidR="00D90467" w:rsidRPr="00DB267B" w:rsidRDefault="00B507D8" w:rsidP="00DB267B">
            <w:pPr>
              <w:spacing w:after="120"/>
              <w:rPr>
                <w:sz w:val="20"/>
              </w:rPr>
            </w:pPr>
            <w:r w:rsidRPr="00DB267B">
              <w:rPr>
                <w:sz w:val="20"/>
              </w:rPr>
              <w:t>ICD-9 Code</w:t>
            </w:r>
          </w:p>
        </w:tc>
        <w:tc>
          <w:tcPr>
            <w:tcW w:w="1080" w:type="dxa"/>
          </w:tcPr>
          <w:p w14:paraId="16E4A342" w14:textId="77777777" w:rsidR="00D90467" w:rsidRPr="00DB267B" w:rsidRDefault="00D90467" w:rsidP="00DB267B">
            <w:pPr>
              <w:spacing w:after="120"/>
              <w:rPr>
                <w:sz w:val="20"/>
              </w:rPr>
            </w:pPr>
          </w:p>
        </w:tc>
        <w:tc>
          <w:tcPr>
            <w:tcW w:w="1800" w:type="dxa"/>
          </w:tcPr>
          <w:p w14:paraId="16E4A343" w14:textId="77777777" w:rsidR="00D90467" w:rsidRPr="00DB267B" w:rsidRDefault="00D90467" w:rsidP="00DB267B">
            <w:pPr>
              <w:spacing w:after="120"/>
              <w:rPr>
                <w:sz w:val="20"/>
              </w:rPr>
            </w:pPr>
          </w:p>
        </w:tc>
        <w:tc>
          <w:tcPr>
            <w:tcW w:w="1620" w:type="dxa"/>
          </w:tcPr>
          <w:p w14:paraId="16E4A344" w14:textId="77777777" w:rsidR="00D90467" w:rsidRPr="00DB267B" w:rsidRDefault="00D90467" w:rsidP="00DB267B">
            <w:pPr>
              <w:spacing w:after="120"/>
              <w:rPr>
                <w:sz w:val="20"/>
              </w:rPr>
            </w:pPr>
          </w:p>
        </w:tc>
      </w:tr>
      <w:tr w:rsidR="00D90467" w:rsidRPr="00DB267B" w14:paraId="16E4A34B" w14:textId="77777777" w:rsidTr="009446BF">
        <w:tc>
          <w:tcPr>
            <w:tcW w:w="720" w:type="dxa"/>
          </w:tcPr>
          <w:p w14:paraId="16E4A346" w14:textId="77777777" w:rsidR="00D90467" w:rsidRPr="00DB267B" w:rsidRDefault="00D90467" w:rsidP="00DB267B">
            <w:pPr>
              <w:spacing w:after="120"/>
              <w:rPr>
                <w:sz w:val="20"/>
              </w:rPr>
            </w:pPr>
          </w:p>
        </w:tc>
        <w:tc>
          <w:tcPr>
            <w:tcW w:w="3420" w:type="dxa"/>
          </w:tcPr>
          <w:p w14:paraId="16E4A347" w14:textId="77777777" w:rsidR="00D90467" w:rsidRPr="00DB267B" w:rsidRDefault="00B507D8" w:rsidP="00DB267B">
            <w:pPr>
              <w:spacing w:after="120"/>
              <w:rPr>
                <w:sz w:val="20"/>
              </w:rPr>
            </w:pPr>
            <w:r w:rsidRPr="00DB267B">
              <w:rPr>
                <w:sz w:val="20"/>
              </w:rPr>
              <w:t>Discharge Date</w:t>
            </w:r>
          </w:p>
        </w:tc>
        <w:tc>
          <w:tcPr>
            <w:tcW w:w="1080" w:type="dxa"/>
          </w:tcPr>
          <w:p w14:paraId="16E4A348" w14:textId="77777777" w:rsidR="00D90467" w:rsidRPr="00DB267B" w:rsidRDefault="00D90467" w:rsidP="00DB267B">
            <w:pPr>
              <w:spacing w:after="120"/>
              <w:rPr>
                <w:sz w:val="20"/>
              </w:rPr>
            </w:pPr>
          </w:p>
        </w:tc>
        <w:tc>
          <w:tcPr>
            <w:tcW w:w="1800" w:type="dxa"/>
          </w:tcPr>
          <w:p w14:paraId="16E4A349" w14:textId="77777777" w:rsidR="00D90467" w:rsidRPr="00DB267B" w:rsidRDefault="00D90467" w:rsidP="00DB267B">
            <w:pPr>
              <w:spacing w:after="120"/>
              <w:rPr>
                <w:sz w:val="20"/>
              </w:rPr>
            </w:pPr>
          </w:p>
        </w:tc>
        <w:tc>
          <w:tcPr>
            <w:tcW w:w="1620" w:type="dxa"/>
          </w:tcPr>
          <w:p w14:paraId="16E4A34A" w14:textId="77777777" w:rsidR="00D90467" w:rsidRPr="00DB267B" w:rsidRDefault="00D90467" w:rsidP="00DB267B">
            <w:pPr>
              <w:spacing w:after="120"/>
              <w:rPr>
                <w:sz w:val="20"/>
              </w:rPr>
            </w:pPr>
          </w:p>
        </w:tc>
      </w:tr>
      <w:tr w:rsidR="00D90467" w:rsidRPr="00DB267B" w14:paraId="16E4A351" w14:textId="77777777" w:rsidTr="009446BF">
        <w:tc>
          <w:tcPr>
            <w:tcW w:w="720" w:type="dxa"/>
          </w:tcPr>
          <w:p w14:paraId="16E4A34C" w14:textId="77777777" w:rsidR="00D90467" w:rsidRPr="00DB267B" w:rsidRDefault="00D90467" w:rsidP="00DB267B">
            <w:pPr>
              <w:spacing w:after="120"/>
              <w:rPr>
                <w:sz w:val="20"/>
              </w:rPr>
            </w:pPr>
          </w:p>
        </w:tc>
        <w:tc>
          <w:tcPr>
            <w:tcW w:w="3420" w:type="dxa"/>
          </w:tcPr>
          <w:p w14:paraId="16E4A34D" w14:textId="77777777" w:rsidR="00D90467" w:rsidRPr="00DB267B" w:rsidRDefault="00B507D8" w:rsidP="00DB267B">
            <w:pPr>
              <w:spacing w:after="120"/>
              <w:rPr>
                <w:sz w:val="20"/>
              </w:rPr>
            </w:pPr>
            <w:r w:rsidRPr="00DB267B">
              <w:rPr>
                <w:sz w:val="20"/>
              </w:rPr>
              <w:t>Diagnosis Description</w:t>
            </w:r>
          </w:p>
        </w:tc>
        <w:tc>
          <w:tcPr>
            <w:tcW w:w="1080" w:type="dxa"/>
          </w:tcPr>
          <w:p w14:paraId="16E4A34E" w14:textId="77777777" w:rsidR="00D90467" w:rsidRPr="00DB267B" w:rsidRDefault="00D90467" w:rsidP="00DB267B">
            <w:pPr>
              <w:spacing w:after="120"/>
              <w:rPr>
                <w:sz w:val="20"/>
              </w:rPr>
            </w:pPr>
          </w:p>
        </w:tc>
        <w:tc>
          <w:tcPr>
            <w:tcW w:w="1800" w:type="dxa"/>
          </w:tcPr>
          <w:p w14:paraId="16E4A34F" w14:textId="77777777" w:rsidR="00D90467" w:rsidRPr="00DB267B" w:rsidRDefault="00D90467" w:rsidP="00DB267B">
            <w:pPr>
              <w:spacing w:after="120"/>
              <w:rPr>
                <w:sz w:val="20"/>
              </w:rPr>
            </w:pPr>
          </w:p>
        </w:tc>
        <w:tc>
          <w:tcPr>
            <w:tcW w:w="1620" w:type="dxa"/>
          </w:tcPr>
          <w:p w14:paraId="16E4A350" w14:textId="77777777" w:rsidR="00D90467" w:rsidRPr="00DB267B" w:rsidRDefault="00D90467" w:rsidP="00DB267B">
            <w:pPr>
              <w:spacing w:after="120"/>
              <w:rPr>
                <w:sz w:val="20"/>
              </w:rPr>
            </w:pPr>
          </w:p>
        </w:tc>
      </w:tr>
      <w:tr w:rsidR="00D90467" w:rsidRPr="00DB267B" w14:paraId="16E4A357" w14:textId="77777777" w:rsidTr="009446BF">
        <w:tc>
          <w:tcPr>
            <w:tcW w:w="720" w:type="dxa"/>
          </w:tcPr>
          <w:p w14:paraId="16E4A352" w14:textId="77777777" w:rsidR="00D90467" w:rsidRPr="00DB267B" w:rsidRDefault="00D90467" w:rsidP="00DB267B">
            <w:pPr>
              <w:spacing w:after="120"/>
              <w:rPr>
                <w:sz w:val="20"/>
              </w:rPr>
            </w:pPr>
          </w:p>
        </w:tc>
        <w:tc>
          <w:tcPr>
            <w:tcW w:w="3420" w:type="dxa"/>
          </w:tcPr>
          <w:p w14:paraId="16E4A353" w14:textId="77777777" w:rsidR="00D90467" w:rsidRPr="00DB267B" w:rsidRDefault="00B507D8" w:rsidP="00DB267B">
            <w:pPr>
              <w:spacing w:after="120"/>
              <w:rPr>
                <w:sz w:val="20"/>
              </w:rPr>
            </w:pPr>
            <w:r w:rsidRPr="00DB267B">
              <w:rPr>
                <w:sz w:val="20"/>
              </w:rPr>
              <w:t>Medicare ABN</w:t>
            </w:r>
          </w:p>
        </w:tc>
        <w:tc>
          <w:tcPr>
            <w:tcW w:w="1080" w:type="dxa"/>
          </w:tcPr>
          <w:p w14:paraId="16E4A354" w14:textId="77777777" w:rsidR="00D90467" w:rsidRPr="00DB267B" w:rsidRDefault="00D90467" w:rsidP="00DB267B">
            <w:pPr>
              <w:spacing w:after="120"/>
              <w:rPr>
                <w:sz w:val="20"/>
              </w:rPr>
            </w:pPr>
          </w:p>
        </w:tc>
        <w:tc>
          <w:tcPr>
            <w:tcW w:w="1800" w:type="dxa"/>
          </w:tcPr>
          <w:p w14:paraId="16E4A355" w14:textId="77777777" w:rsidR="00D90467" w:rsidRPr="00DB267B" w:rsidRDefault="00D90467" w:rsidP="00DB267B">
            <w:pPr>
              <w:spacing w:after="120"/>
              <w:rPr>
                <w:sz w:val="20"/>
              </w:rPr>
            </w:pPr>
          </w:p>
        </w:tc>
        <w:tc>
          <w:tcPr>
            <w:tcW w:w="1620" w:type="dxa"/>
          </w:tcPr>
          <w:p w14:paraId="16E4A356" w14:textId="77777777" w:rsidR="00D90467" w:rsidRPr="00DB267B" w:rsidRDefault="00D90467" w:rsidP="00DB267B">
            <w:pPr>
              <w:spacing w:after="120"/>
              <w:rPr>
                <w:sz w:val="20"/>
              </w:rPr>
            </w:pPr>
          </w:p>
        </w:tc>
      </w:tr>
      <w:tr w:rsidR="00D90467" w:rsidRPr="00DB267B" w14:paraId="16E4A35D" w14:textId="77777777" w:rsidTr="009446BF">
        <w:tc>
          <w:tcPr>
            <w:tcW w:w="720" w:type="dxa"/>
          </w:tcPr>
          <w:p w14:paraId="16E4A358" w14:textId="77777777" w:rsidR="00D90467" w:rsidRPr="00DB267B" w:rsidRDefault="00D90467" w:rsidP="00DB267B">
            <w:pPr>
              <w:spacing w:after="120"/>
              <w:rPr>
                <w:sz w:val="20"/>
              </w:rPr>
            </w:pPr>
          </w:p>
        </w:tc>
        <w:tc>
          <w:tcPr>
            <w:tcW w:w="3420" w:type="dxa"/>
          </w:tcPr>
          <w:p w14:paraId="16E4A359" w14:textId="77777777" w:rsidR="00D90467" w:rsidRPr="00DB267B" w:rsidRDefault="00B507D8" w:rsidP="00DB267B">
            <w:pPr>
              <w:spacing w:after="120"/>
              <w:rPr>
                <w:sz w:val="20"/>
              </w:rPr>
            </w:pPr>
            <w:r w:rsidRPr="00DB267B">
              <w:rPr>
                <w:sz w:val="20"/>
              </w:rPr>
              <w:t>Bill To</w:t>
            </w:r>
          </w:p>
        </w:tc>
        <w:tc>
          <w:tcPr>
            <w:tcW w:w="1080" w:type="dxa"/>
          </w:tcPr>
          <w:p w14:paraId="16E4A35A" w14:textId="77777777" w:rsidR="00D90467" w:rsidRPr="00DB267B" w:rsidRDefault="00D90467" w:rsidP="00DB267B">
            <w:pPr>
              <w:spacing w:after="120"/>
              <w:rPr>
                <w:sz w:val="20"/>
              </w:rPr>
            </w:pPr>
          </w:p>
        </w:tc>
        <w:tc>
          <w:tcPr>
            <w:tcW w:w="1800" w:type="dxa"/>
          </w:tcPr>
          <w:p w14:paraId="16E4A35B" w14:textId="77777777" w:rsidR="00D90467" w:rsidRPr="00DB267B" w:rsidRDefault="00D90467" w:rsidP="00DB267B">
            <w:pPr>
              <w:spacing w:after="120"/>
              <w:rPr>
                <w:sz w:val="20"/>
              </w:rPr>
            </w:pPr>
          </w:p>
        </w:tc>
        <w:tc>
          <w:tcPr>
            <w:tcW w:w="1620" w:type="dxa"/>
          </w:tcPr>
          <w:p w14:paraId="16E4A35C" w14:textId="77777777" w:rsidR="00D90467" w:rsidRPr="00DB267B" w:rsidRDefault="00D90467" w:rsidP="00DB267B">
            <w:pPr>
              <w:spacing w:after="120"/>
              <w:rPr>
                <w:sz w:val="20"/>
              </w:rPr>
            </w:pPr>
          </w:p>
        </w:tc>
      </w:tr>
      <w:tr w:rsidR="00D90467" w:rsidRPr="00DB267B" w14:paraId="16E4A363" w14:textId="77777777" w:rsidTr="009446BF">
        <w:tc>
          <w:tcPr>
            <w:tcW w:w="720" w:type="dxa"/>
          </w:tcPr>
          <w:p w14:paraId="16E4A35E" w14:textId="77777777" w:rsidR="00D90467" w:rsidRPr="00DB267B" w:rsidRDefault="00D90467" w:rsidP="00DB267B">
            <w:pPr>
              <w:spacing w:after="120"/>
              <w:rPr>
                <w:sz w:val="20"/>
              </w:rPr>
            </w:pPr>
          </w:p>
        </w:tc>
        <w:tc>
          <w:tcPr>
            <w:tcW w:w="3420" w:type="dxa"/>
          </w:tcPr>
          <w:p w14:paraId="16E4A35F" w14:textId="77777777" w:rsidR="00B507D8" w:rsidRPr="00DB267B" w:rsidRDefault="00B507D8" w:rsidP="00DB267B">
            <w:pPr>
              <w:spacing w:after="120"/>
              <w:rPr>
                <w:sz w:val="20"/>
              </w:rPr>
            </w:pPr>
            <w:r w:rsidRPr="00DB267B">
              <w:rPr>
                <w:sz w:val="20"/>
              </w:rPr>
              <w:t>Credit Card  - Name On Card</w:t>
            </w:r>
          </w:p>
        </w:tc>
        <w:tc>
          <w:tcPr>
            <w:tcW w:w="1080" w:type="dxa"/>
          </w:tcPr>
          <w:p w14:paraId="16E4A360" w14:textId="77777777" w:rsidR="00D90467" w:rsidRPr="00DB267B" w:rsidRDefault="00D90467" w:rsidP="00DB267B">
            <w:pPr>
              <w:spacing w:after="120"/>
              <w:rPr>
                <w:sz w:val="20"/>
              </w:rPr>
            </w:pPr>
          </w:p>
        </w:tc>
        <w:tc>
          <w:tcPr>
            <w:tcW w:w="1800" w:type="dxa"/>
          </w:tcPr>
          <w:p w14:paraId="16E4A361" w14:textId="77777777" w:rsidR="00D90467" w:rsidRPr="00DB267B" w:rsidRDefault="00D90467" w:rsidP="00DB267B">
            <w:pPr>
              <w:spacing w:after="120"/>
              <w:rPr>
                <w:sz w:val="20"/>
              </w:rPr>
            </w:pPr>
          </w:p>
        </w:tc>
        <w:tc>
          <w:tcPr>
            <w:tcW w:w="1620" w:type="dxa"/>
          </w:tcPr>
          <w:p w14:paraId="16E4A362" w14:textId="77777777" w:rsidR="00D90467" w:rsidRPr="00DB267B" w:rsidRDefault="00D90467" w:rsidP="00DB267B">
            <w:pPr>
              <w:spacing w:after="120"/>
              <w:rPr>
                <w:sz w:val="20"/>
              </w:rPr>
            </w:pPr>
          </w:p>
        </w:tc>
      </w:tr>
      <w:tr w:rsidR="00D90467" w:rsidRPr="00DB267B" w14:paraId="16E4A369" w14:textId="77777777" w:rsidTr="009446BF">
        <w:tc>
          <w:tcPr>
            <w:tcW w:w="720" w:type="dxa"/>
          </w:tcPr>
          <w:p w14:paraId="16E4A364" w14:textId="77777777" w:rsidR="00D90467" w:rsidRPr="00DB267B" w:rsidRDefault="00D90467" w:rsidP="00DB267B">
            <w:pPr>
              <w:spacing w:after="120"/>
              <w:rPr>
                <w:sz w:val="20"/>
              </w:rPr>
            </w:pPr>
          </w:p>
        </w:tc>
        <w:tc>
          <w:tcPr>
            <w:tcW w:w="3420" w:type="dxa"/>
          </w:tcPr>
          <w:p w14:paraId="16E4A365" w14:textId="77777777" w:rsidR="00D90467" w:rsidRPr="00DB267B" w:rsidRDefault="00B507D8" w:rsidP="00DB267B">
            <w:pPr>
              <w:spacing w:after="120"/>
              <w:rPr>
                <w:sz w:val="20"/>
              </w:rPr>
            </w:pPr>
            <w:r w:rsidRPr="00DB267B">
              <w:rPr>
                <w:sz w:val="20"/>
              </w:rPr>
              <w:t>Credit Card – Number</w:t>
            </w:r>
          </w:p>
        </w:tc>
        <w:tc>
          <w:tcPr>
            <w:tcW w:w="1080" w:type="dxa"/>
          </w:tcPr>
          <w:p w14:paraId="16E4A366" w14:textId="77777777" w:rsidR="00D90467" w:rsidRPr="00DB267B" w:rsidRDefault="00D90467" w:rsidP="00DB267B">
            <w:pPr>
              <w:spacing w:after="120"/>
              <w:rPr>
                <w:sz w:val="20"/>
              </w:rPr>
            </w:pPr>
          </w:p>
        </w:tc>
        <w:tc>
          <w:tcPr>
            <w:tcW w:w="1800" w:type="dxa"/>
          </w:tcPr>
          <w:p w14:paraId="16E4A367" w14:textId="77777777" w:rsidR="00D90467" w:rsidRPr="00DB267B" w:rsidRDefault="00D90467" w:rsidP="00DB267B">
            <w:pPr>
              <w:spacing w:after="120"/>
              <w:rPr>
                <w:sz w:val="20"/>
              </w:rPr>
            </w:pPr>
          </w:p>
        </w:tc>
        <w:tc>
          <w:tcPr>
            <w:tcW w:w="1620" w:type="dxa"/>
          </w:tcPr>
          <w:p w14:paraId="16E4A368" w14:textId="77777777" w:rsidR="00D90467" w:rsidRPr="00DB267B" w:rsidRDefault="00D90467" w:rsidP="00DB267B">
            <w:pPr>
              <w:spacing w:after="120"/>
              <w:rPr>
                <w:sz w:val="20"/>
              </w:rPr>
            </w:pPr>
          </w:p>
        </w:tc>
      </w:tr>
      <w:tr w:rsidR="00D90467" w:rsidRPr="00DB267B" w14:paraId="16E4A36F" w14:textId="77777777" w:rsidTr="009446BF">
        <w:tc>
          <w:tcPr>
            <w:tcW w:w="720" w:type="dxa"/>
          </w:tcPr>
          <w:p w14:paraId="16E4A36A" w14:textId="77777777" w:rsidR="00D90467" w:rsidRPr="00DB267B" w:rsidRDefault="00D90467" w:rsidP="00DB267B">
            <w:pPr>
              <w:spacing w:after="120"/>
              <w:rPr>
                <w:sz w:val="20"/>
              </w:rPr>
            </w:pPr>
          </w:p>
        </w:tc>
        <w:tc>
          <w:tcPr>
            <w:tcW w:w="3420" w:type="dxa"/>
          </w:tcPr>
          <w:p w14:paraId="16E4A36B" w14:textId="77777777" w:rsidR="00D90467" w:rsidRPr="00DB267B" w:rsidRDefault="00B507D8" w:rsidP="00DB267B">
            <w:pPr>
              <w:spacing w:after="120"/>
              <w:rPr>
                <w:sz w:val="20"/>
              </w:rPr>
            </w:pPr>
            <w:r w:rsidRPr="00DB267B">
              <w:rPr>
                <w:sz w:val="20"/>
              </w:rPr>
              <w:t>Credit Card – Expiration Date</w:t>
            </w:r>
          </w:p>
        </w:tc>
        <w:tc>
          <w:tcPr>
            <w:tcW w:w="1080" w:type="dxa"/>
          </w:tcPr>
          <w:p w14:paraId="16E4A36C" w14:textId="77777777" w:rsidR="00D90467" w:rsidRPr="00DB267B" w:rsidRDefault="00D90467" w:rsidP="00DB267B">
            <w:pPr>
              <w:spacing w:after="120"/>
              <w:rPr>
                <w:sz w:val="20"/>
              </w:rPr>
            </w:pPr>
          </w:p>
        </w:tc>
        <w:tc>
          <w:tcPr>
            <w:tcW w:w="1800" w:type="dxa"/>
          </w:tcPr>
          <w:p w14:paraId="16E4A36D" w14:textId="77777777" w:rsidR="00D90467" w:rsidRPr="00DB267B" w:rsidRDefault="00D90467" w:rsidP="00DB267B">
            <w:pPr>
              <w:spacing w:after="120"/>
              <w:rPr>
                <w:sz w:val="20"/>
              </w:rPr>
            </w:pPr>
          </w:p>
        </w:tc>
        <w:tc>
          <w:tcPr>
            <w:tcW w:w="1620" w:type="dxa"/>
          </w:tcPr>
          <w:p w14:paraId="16E4A36E" w14:textId="77777777" w:rsidR="00D90467" w:rsidRPr="00DB267B" w:rsidRDefault="00D90467" w:rsidP="00DB267B">
            <w:pPr>
              <w:spacing w:after="120"/>
              <w:rPr>
                <w:sz w:val="20"/>
              </w:rPr>
            </w:pPr>
          </w:p>
        </w:tc>
      </w:tr>
      <w:tr w:rsidR="00D90467" w:rsidRPr="00DB267B" w14:paraId="16E4A375" w14:textId="77777777" w:rsidTr="009446BF">
        <w:tc>
          <w:tcPr>
            <w:tcW w:w="720" w:type="dxa"/>
          </w:tcPr>
          <w:p w14:paraId="16E4A370" w14:textId="77777777" w:rsidR="00D90467" w:rsidRPr="00DB267B" w:rsidRDefault="00D90467" w:rsidP="00DB267B">
            <w:pPr>
              <w:spacing w:after="120"/>
              <w:rPr>
                <w:sz w:val="20"/>
              </w:rPr>
            </w:pPr>
          </w:p>
        </w:tc>
        <w:tc>
          <w:tcPr>
            <w:tcW w:w="3420" w:type="dxa"/>
          </w:tcPr>
          <w:p w14:paraId="16E4A371" w14:textId="77777777" w:rsidR="00D90467" w:rsidRPr="00DB267B" w:rsidRDefault="00B507D8" w:rsidP="00DB267B">
            <w:pPr>
              <w:spacing w:after="120"/>
              <w:rPr>
                <w:sz w:val="20"/>
              </w:rPr>
            </w:pPr>
            <w:r w:rsidRPr="00DB267B">
              <w:rPr>
                <w:sz w:val="20"/>
              </w:rPr>
              <w:t>Check Information – Name On Check</w:t>
            </w:r>
          </w:p>
        </w:tc>
        <w:tc>
          <w:tcPr>
            <w:tcW w:w="1080" w:type="dxa"/>
          </w:tcPr>
          <w:p w14:paraId="16E4A372" w14:textId="77777777" w:rsidR="00D90467" w:rsidRPr="00DB267B" w:rsidRDefault="00D90467" w:rsidP="00DB267B">
            <w:pPr>
              <w:spacing w:after="120"/>
              <w:rPr>
                <w:sz w:val="20"/>
              </w:rPr>
            </w:pPr>
          </w:p>
        </w:tc>
        <w:tc>
          <w:tcPr>
            <w:tcW w:w="1800" w:type="dxa"/>
          </w:tcPr>
          <w:p w14:paraId="16E4A373" w14:textId="77777777" w:rsidR="00D90467" w:rsidRPr="00DB267B" w:rsidRDefault="00D90467" w:rsidP="00DB267B">
            <w:pPr>
              <w:spacing w:after="120"/>
              <w:rPr>
                <w:sz w:val="20"/>
              </w:rPr>
            </w:pPr>
          </w:p>
        </w:tc>
        <w:tc>
          <w:tcPr>
            <w:tcW w:w="1620" w:type="dxa"/>
          </w:tcPr>
          <w:p w14:paraId="16E4A374" w14:textId="77777777" w:rsidR="00D90467" w:rsidRPr="00DB267B" w:rsidRDefault="00D90467" w:rsidP="00DB267B">
            <w:pPr>
              <w:spacing w:after="120"/>
              <w:rPr>
                <w:sz w:val="20"/>
              </w:rPr>
            </w:pPr>
          </w:p>
        </w:tc>
      </w:tr>
      <w:tr w:rsidR="00D90467" w:rsidRPr="00DB267B" w14:paraId="16E4A37B" w14:textId="77777777" w:rsidTr="009446BF">
        <w:tc>
          <w:tcPr>
            <w:tcW w:w="720" w:type="dxa"/>
          </w:tcPr>
          <w:p w14:paraId="16E4A376" w14:textId="77777777" w:rsidR="00D90467" w:rsidRPr="00DB267B" w:rsidRDefault="00D90467" w:rsidP="00DB267B">
            <w:pPr>
              <w:spacing w:after="120"/>
              <w:rPr>
                <w:sz w:val="20"/>
              </w:rPr>
            </w:pPr>
          </w:p>
        </w:tc>
        <w:tc>
          <w:tcPr>
            <w:tcW w:w="3420" w:type="dxa"/>
          </w:tcPr>
          <w:p w14:paraId="16E4A377" w14:textId="77777777" w:rsidR="00D90467" w:rsidRPr="00DB267B" w:rsidRDefault="00B507D8" w:rsidP="00DB267B">
            <w:pPr>
              <w:spacing w:after="120"/>
              <w:rPr>
                <w:sz w:val="20"/>
              </w:rPr>
            </w:pPr>
            <w:r w:rsidRPr="00DB267B">
              <w:rPr>
                <w:sz w:val="20"/>
              </w:rPr>
              <w:t>Check Information – Check Number</w:t>
            </w:r>
          </w:p>
        </w:tc>
        <w:tc>
          <w:tcPr>
            <w:tcW w:w="1080" w:type="dxa"/>
          </w:tcPr>
          <w:p w14:paraId="16E4A378" w14:textId="77777777" w:rsidR="00D90467" w:rsidRPr="00DB267B" w:rsidRDefault="00D90467" w:rsidP="00DB267B">
            <w:pPr>
              <w:spacing w:after="120"/>
              <w:rPr>
                <w:sz w:val="20"/>
              </w:rPr>
            </w:pPr>
          </w:p>
        </w:tc>
        <w:tc>
          <w:tcPr>
            <w:tcW w:w="1800" w:type="dxa"/>
          </w:tcPr>
          <w:p w14:paraId="16E4A379" w14:textId="77777777" w:rsidR="00D90467" w:rsidRPr="00DB267B" w:rsidRDefault="00D90467" w:rsidP="00DB267B">
            <w:pPr>
              <w:spacing w:after="120"/>
              <w:rPr>
                <w:sz w:val="20"/>
              </w:rPr>
            </w:pPr>
          </w:p>
        </w:tc>
        <w:tc>
          <w:tcPr>
            <w:tcW w:w="1620" w:type="dxa"/>
          </w:tcPr>
          <w:p w14:paraId="16E4A37A" w14:textId="77777777" w:rsidR="00D90467" w:rsidRPr="00DB267B" w:rsidRDefault="00D90467" w:rsidP="00DB267B">
            <w:pPr>
              <w:spacing w:after="120"/>
              <w:rPr>
                <w:sz w:val="20"/>
              </w:rPr>
            </w:pPr>
          </w:p>
        </w:tc>
      </w:tr>
      <w:tr w:rsidR="00B507D8" w:rsidRPr="00DB267B" w14:paraId="16E4A381" w14:textId="77777777" w:rsidTr="009446BF">
        <w:tc>
          <w:tcPr>
            <w:tcW w:w="720" w:type="dxa"/>
          </w:tcPr>
          <w:p w14:paraId="16E4A37C" w14:textId="77777777" w:rsidR="00B507D8" w:rsidRPr="00DB267B" w:rsidRDefault="00B507D8" w:rsidP="00DB267B">
            <w:pPr>
              <w:spacing w:after="120"/>
              <w:rPr>
                <w:sz w:val="20"/>
              </w:rPr>
            </w:pPr>
          </w:p>
        </w:tc>
        <w:tc>
          <w:tcPr>
            <w:tcW w:w="3420" w:type="dxa"/>
          </w:tcPr>
          <w:p w14:paraId="16E4A37D" w14:textId="77777777" w:rsidR="00B507D8" w:rsidRPr="00DB267B" w:rsidRDefault="00B507D8" w:rsidP="00DB267B">
            <w:pPr>
              <w:spacing w:after="120"/>
              <w:rPr>
                <w:sz w:val="20"/>
              </w:rPr>
            </w:pPr>
            <w:r w:rsidRPr="00DB267B">
              <w:rPr>
                <w:sz w:val="20"/>
              </w:rPr>
              <w:t>Check Information – Amount Of Check</w:t>
            </w:r>
          </w:p>
        </w:tc>
        <w:tc>
          <w:tcPr>
            <w:tcW w:w="1080" w:type="dxa"/>
          </w:tcPr>
          <w:p w14:paraId="16E4A37E" w14:textId="77777777" w:rsidR="00B507D8" w:rsidRPr="00DB267B" w:rsidRDefault="00B507D8" w:rsidP="00DB267B">
            <w:pPr>
              <w:spacing w:after="120"/>
              <w:rPr>
                <w:sz w:val="20"/>
              </w:rPr>
            </w:pPr>
          </w:p>
        </w:tc>
        <w:tc>
          <w:tcPr>
            <w:tcW w:w="1800" w:type="dxa"/>
          </w:tcPr>
          <w:p w14:paraId="16E4A37F" w14:textId="77777777" w:rsidR="00B507D8" w:rsidRPr="00DB267B" w:rsidRDefault="00B507D8" w:rsidP="00DB267B">
            <w:pPr>
              <w:spacing w:after="120"/>
              <w:rPr>
                <w:sz w:val="20"/>
              </w:rPr>
            </w:pPr>
          </w:p>
        </w:tc>
        <w:tc>
          <w:tcPr>
            <w:tcW w:w="1620" w:type="dxa"/>
          </w:tcPr>
          <w:p w14:paraId="16E4A380" w14:textId="77777777" w:rsidR="00B507D8" w:rsidRPr="00DB267B" w:rsidRDefault="00B507D8" w:rsidP="00DB267B">
            <w:pPr>
              <w:spacing w:after="120"/>
              <w:rPr>
                <w:sz w:val="20"/>
              </w:rPr>
            </w:pPr>
          </w:p>
        </w:tc>
      </w:tr>
      <w:tr w:rsidR="00B507D8" w:rsidRPr="00DB267B" w14:paraId="16E4A387" w14:textId="77777777" w:rsidTr="009446BF">
        <w:tc>
          <w:tcPr>
            <w:tcW w:w="720" w:type="dxa"/>
          </w:tcPr>
          <w:p w14:paraId="16E4A382" w14:textId="77777777" w:rsidR="00B507D8" w:rsidRPr="00DB267B" w:rsidRDefault="00B507D8" w:rsidP="00DB267B">
            <w:pPr>
              <w:spacing w:after="120"/>
              <w:rPr>
                <w:sz w:val="20"/>
              </w:rPr>
            </w:pPr>
          </w:p>
        </w:tc>
        <w:tc>
          <w:tcPr>
            <w:tcW w:w="3420" w:type="dxa"/>
          </w:tcPr>
          <w:p w14:paraId="16E4A383" w14:textId="77777777" w:rsidR="00B507D8" w:rsidRPr="00DB267B" w:rsidRDefault="00A32C02" w:rsidP="00DB267B">
            <w:pPr>
              <w:spacing w:after="120"/>
              <w:rPr>
                <w:sz w:val="20"/>
              </w:rPr>
            </w:pPr>
            <w:r w:rsidRPr="00DB267B">
              <w:rPr>
                <w:sz w:val="20"/>
              </w:rPr>
              <w:t>GHI Account</w:t>
            </w:r>
          </w:p>
        </w:tc>
        <w:tc>
          <w:tcPr>
            <w:tcW w:w="1080" w:type="dxa"/>
          </w:tcPr>
          <w:p w14:paraId="16E4A384" w14:textId="77777777" w:rsidR="00B507D8" w:rsidRPr="00DB267B" w:rsidRDefault="00B507D8" w:rsidP="00DB267B">
            <w:pPr>
              <w:spacing w:after="120"/>
              <w:rPr>
                <w:sz w:val="20"/>
              </w:rPr>
            </w:pPr>
          </w:p>
        </w:tc>
        <w:tc>
          <w:tcPr>
            <w:tcW w:w="1800" w:type="dxa"/>
          </w:tcPr>
          <w:p w14:paraId="16E4A385" w14:textId="77777777" w:rsidR="00B507D8" w:rsidRPr="00DB267B" w:rsidRDefault="00B507D8" w:rsidP="00DB267B">
            <w:pPr>
              <w:spacing w:after="120"/>
              <w:rPr>
                <w:sz w:val="20"/>
              </w:rPr>
            </w:pPr>
          </w:p>
        </w:tc>
        <w:tc>
          <w:tcPr>
            <w:tcW w:w="1620" w:type="dxa"/>
          </w:tcPr>
          <w:p w14:paraId="16E4A386" w14:textId="77777777" w:rsidR="00B507D8" w:rsidRPr="00DB267B" w:rsidRDefault="00B507D8" w:rsidP="00DB267B">
            <w:pPr>
              <w:spacing w:after="120"/>
              <w:rPr>
                <w:sz w:val="20"/>
              </w:rPr>
            </w:pPr>
          </w:p>
        </w:tc>
      </w:tr>
      <w:tr w:rsidR="00B507D8" w:rsidRPr="00DB267B" w14:paraId="16E4A38D" w14:textId="77777777" w:rsidTr="009446BF">
        <w:tc>
          <w:tcPr>
            <w:tcW w:w="720" w:type="dxa"/>
          </w:tcPr>
          <w:p w14:paraId="16E4A388" w14:textId="77777777" w:rsidR="00B507D8" w:rsidRPr="00DB267B" w:rsidRDefault="00B507D8" w:rsidP="00DB267B">
            <w:pPr>
              <w:spacing w:after="120"/>
              <w:rPr>
                <w:sz w:val="20"/>
              </w:rPr>
            </w:pPr>
          </w:p>
        </w:tc>
        <w:tc>
          <w:tcPr>
            <w:tcW w:w="3420" w:type="dxa"/>
          </w:tcPr>
          <w:p w14:paraId="16E4A389" w14:textId="77777777" w:rsidR="00B507D8" w:rsidRPr="00DB267B" w:rsidRDefault="00A32C02" w:rsidP="00DB267B">
            <w:pPr>
              <w:spacing w:after="120"/>
              <w:rPr>
                <w:sz w:val="20"/>
              </w:rPr>
            </w:pPr>
            <w:r w:rsidRPr="00DB267B">
              <w:rPr>
                <w:sz w:val="20"/>
              </w:rPr>
              <w:t>Billing Notes</w:t>
            </w:r>
          </w:p>
        </w:tc>
        <w:tc>
          <w:tcPr>
            <w:tcW w:w="1080" w:type="dxa"/>
          </w:tcPr>
          <w:p w14:paraId="16E4A38A" w14:textId="77777777" w:rsidR="00B507D8" w:rsidRPr="00DB267B" w:rsidRDefault="00B507D8" w:rsidP="00DB267B">
            <w:pPr>
              <w:spacing w:after="120"/>
              <w:rPr>
                <w:sz w:val="20"/>
              </w:rPr>
            </w:pPr>
          </w:p>
        </w:tc>
        <w:tc>
          <w:tcPr>
            <w:tcW w:w="1800" w:type="dxa"/>
          </w:tcPr>
          <w:p w14:paraId="16E4A38B" w14:textId="77777777" w:rsidR="00B507D8" w:rsidRPr="00DB267B" w:rsidRDefault="00B507D8" w:rsidP="00DB267B">
            <w:pPr>
              <w:spacing w:after="120"/>
              <w:rPr>
                <w:sz w:val="20"/>
              </w:rPr>
            </w:pPr>
          </w:p>
        </w:tc>
        <w:tc>
          <w:tcPr>
            <w:tcW w:w="1620" w:type="dxa"/>
          </w:tcPr>
          <w:p w14:paraId="16E4A38C" w14:textId="77777777" w:rsidR="00B507D8" w:rsidRPr="00DB267B" w:rsidRDefault="00B507D8" w:rsidP="00DB267B">
            <w:pPr>
              <w:spacing w:after="120"/>
              <w:rPr>
                <w:sz w:val="20"/>
              </w:rPr>
            </w:pPr>
          </w:p>
        </w:tc>
      </w:tr>
      <w:tr w:rsidR="0079575E" w:rsidRPr="00DB267B" w14:paraId="61978DB5" w14:textId="77777777" w:rsidTr="009446BF">
        <w:trPr>
          <w:ins w:id="2537" w:author="bmooney" w:date="2011-06-30T13:32:00Z"/>
        </w:trPr>
        <w:tc>
          <w:tcPr>
            <w:tcW w:w="720" w:type="dxa"/>
          </w:tcPr>
          <w:p w14:paraId="1B2D7760" w14:textId="77777777" w:rsidR="0079575E" w:rsidRPr="00DB267B" w:rsidRDefault="0079575E" w:rsidP="00DB267B">
            <w:pPr>
              <w:spacing w:after="120"/>
              <w:rPr>
                <w:ins w:id="2538" w:author="bmooney" w:date="2011-06-30T13:32:00Z"/>
                <w:sz w:val="20"/>
              </w:rPr>
            </w:pPr>
          </w:p>
        </w:tc>
        <w:tc>
          <w:tcPr>
            <w:tcW w:w="3420" w:type="dxa"/>
          </w:tcPr>
          <w:p w14:paraId="3A49527A" w14:textId="77777777" w:rsidR="0079575E" w:rsidRPr="00DB267B" w:rsidRDefault="0079575E" w:rsidP="00DB267B">
            <w:pPr>
              <w:spacing w:after="120"/>
              <w:rPr>
                <w:ins w:id="2539" w:author="bmooney" w:date="2011-06-30T13:32:00Z"/>
                <w:sz w:val="20"/>
              </w:rPr>
            </w:pPr>
          </w:p>
        </w:tc>
        <w:tc>
          <w:tcPr>
            <w:tcW w:w="1080" w:type="dxa"/>
          </w:tcPr>
          <w:p w14:paraId="29EDD96E" w14:textId="77777777" w:rsidR="0079575E" w:rsidRPr="00DB267B" w:rsidRDefault="0079575E" w:rsidP="00DB267B">
            <w:pPr>
              <w:spacing w:after="120"/>
              <w:rPr>
                <w:ins w:id="2540" w:author="bmooney" w:date="2011-06-30T13:32:00Z"/>
                <w:sz w:val="20"/>
              </w:rPr>
            </w:pPr>
          </w:p>
        </w:tc>
        <w:tc>
          <w:tcPr>
            <w:tcW w:w="1800" w:type="dxa"/>
          </w:tcPr>
          <w:p w14:paraId="24BB12E6" w14:textId="77777777" w:rsidR="0079575E" w:rsidRPr="00DB267B" w:rsidRDefault="0079575E" w:rsidP="00DB267B">
            <w:pPr>
              <w:spacing w:after="120"/>
              <w:rPr>
                <w:ins w:id="2541" w:author="bmooney" w:date="2011-06-30T13:32:00Z"/>
                <w:sz w:val="20"/>
              </w:rPr>
            </w:pPr>
          </w:p>
        </w:tc>
        <w:tc>
          <w:tcPr>
            <w:tcW w:w="1620" w:type="dxa"/>
          </w:tcPr>
          <w:p w14:paraId="37D0D566" w14:textId="77777777" w:rsidR="0079575E" w:rsidRPr="00DB267B" w:rsidRDefault="0079575E" w:rsidP="00DB267B">
            <w:pPr>
              <w:spacing w:after="120"/>
              <w:rPr>
                <w:ins w:id="2542" w:author="bmooney" w:date="2011-06-30T13:32:00Z"/>
                <w:sz w:val="20"/>
              </w:rPr>
            </w:pPr>
          </w:p>
        </w:tc>
      </w:tr>
    </w:tbl>
    <w:p w14:paraId="185C7B1D" w14:textId="1452A446" w:rsidR="0079575E" w:rsidRDefault="0079575E">
      <w:pPr>
        <w:rPr>
          <w:ins w:id="2543" w:author="bmooney" w:date="2011-06-30T13:33:00Z"/>
          <w:sz w:val="20"/>
        </w:rPr>
        <w:pPrChange w:id="2544" w:author="bmooney" w:date="2011-06-30T13:32:00Z">
          <w:pPr>
            <w:pStyle w:val="Heading3"/>
          </w:pPr>
        </w:pPrChange>
      </w:pPr>
      <w:bookmarkStart w:id="2545" w:name="_Toc270940864"/>
      <w:bookmarkStart w:id="2546" w:name="_Toc248042326"/>
      <w:bookmarkStart w:id="2547" w:name="_Toc270946261"/>
      <w:bookmarkStart w:id="2548" w:name="_Toc278358730"/>
      <w:bookmarkStart w:id="2549" w:name="_Toc295735807"/>
      <w:bookmarkEnd w:id="2545"/>
      <w:proofErr w:type="gramStart"/>
      <w:ins w:id="2550" w:author="bmooney" w:date="2011-06-30T13:37:00Z">
        <w:r>
          <w:rPr>
            <w:sz w:val="20"/>
          </w:rPr>
          <w:t>FR-</w:t>
        </w:r>
      </w:ins>
      <w:ins w:id="2551" w:author="bmooney" w:date="2011-07-01T08:54:00Z">
        <w:r w:rsidR="00620DF9">
          <w:rPr>
            <w:sz w:val="20"/>
          </w:rPr>
          <w:t>3051</w:t>
        </w:r>
      </w:ins>
      <w:ins w:id="2552" w:author="bmooney" w:date="2011-06-30T13:37:00Z">
        <w:r>
          <w:rPr>
            <w:sz w:val="20"/>
          </w:rPr>
          <w:t>.</w:t>
        </w:r>
        <w:proofErr w:type="gramEnd"/>
        <w:r>
          <w:rPr>
            <w:sz w:val="20"/>
          </w:rPr>
          <w:t xml:space="preserve"> </w:t>
        </w:r>
      </w:ins>
      <w:ins w:id="2553" w:author="bmooney" w:date="2011-06-30T13:32:00Z">
        <w:r>
          <w:rPr>
            <w:sz w:val="20"/>
          </w:rPr>
          <w:t xml:space="preserve">The ICD-9 code field accepts only certain codes for each </w:t>
        </w:r>
      </w:ins>
      <w:ins w:id="2554" w:author="bmooney" w:date="2011-06-30T13:33:00Z">
        <w:r>
          <w:rPr>
            <w:sz w:val="20"/>
          </w:rPr>
          <w:t>specimen type.</w:t>
        </w:r>
      </w:ins>
    </w:p>
    <w:p w14:paraId="27823F77" w14:textId="77777777" w:rsidR="00586FC2" w:rsidRDefault="00586FC2">
      <w:pPr>
        <w:rPr>
          <w:ins w:id="2555" w:author="bmooney" w:date="2011-06-30T13:54:00Z"/>
          <w:sz w:val="20"/>
        </w:rPr>
        <w:pPrChange w:id="2556" w:author="bmooney" w:date="2011-06-30T13:32:00Z">
          <w:pPr>
            <w:pStyle w:val="Heading3"/>
          </w:pPr>
        </w:pPrChange>
      </w:pPr>
    </w:p>
    <w:p w14:paraId="105711EA" w14:textId="2B81BF0C" w:rsidR="0079575E" w:rsidRDefault="0079575E">
      <w:pPr>
        <w:rPr>
          <w:ins w:id="2557" w:author="bmooney" w:date="2011-06-30T13:49:00Z"/>
          <w:sz w:val="20"/>
        </w:rPr>
        <w:pPrChange w:id="2558" w:author="bmooney" w:date="2011-06-30T13:32:00Z">
          <w:pPr>
            <w:pStyle w:val="Heading3"/>
          </w:pPr>
        </w:pPrChange>
      </w:pPr>
      <w:proofErr w:type="gramStart"/>
      <w:ins w:id="2559" w:author="bmooney" w:date="2011-06-30T13:37:00Z">
        <w:r>
          <w:rPr>
            <w:sz w:val="20"/>
          </w:rPr>
          <w:t>FR-</w:t>
        </w:r>
      </w:ins>
      <w:ins w:id="2560" w:author="bmooney" w:date="2011-07-01T08:54:00Z">
        <w:r w:rsidR="00620DF9">
          <w:rPr>
            <w:sz w:val="20"/>
          </w:rPr>
          <w:t>3052</w:t>
        </w:r>
      </w:ins>
      <w:ins w:id="2561" w:author="bmooney" w:date="2011-06-30T13:37:00Z">
        <w:r>
          <w:rPr>
            <w:sz w:val="20"/>
          </w:rPr>
          <w:t>.</w:t>
        </w:r>
        <w:proofErr w:type="gramEnd"/>
        <w:r>
          <w:rPr>
            <w:sz w:val="20"/>
          </w:rPr>
          <w:t xml:space="preserve"> </w:t>
        </w:r>
      </w:ins>
      <w:ins w:id="2562" w:author="bmooney" w:date="2011-06-30T13:53:00Z">
        <w:r w:rsidR="00586FC2">
          <w:rPr>
            <w:sz w:val="20"/>
          </w:rPr>
          <w:t xml:space="preserve">Given that an ICD-9 code is not on the accepted list for the specimen type associated with the </w:t>
        </w:r>
        <w:proofErr w:type="spellStart"/>
        <w:r w:rsidR="00586FC2">
          <w:rPr>
            <w:sz w:val="20"/>
          </w:rPr>
          <w:t>req</w:t>
        </w:r>
        <w:proofErr w:type="spellEnd"/>
        <w:r w:rsidR="00586FC2">
          <w:rPr>
            <w:sz w:val="20"/>
          </w:rPr>
          <w:t>, when the user enters that code in the field and navigates away from the field</w:t>
        </w:r>
      </w:ins>
      <w:ins w:id="2563" w:author="bmooney" w:date="2011-06-30T13:34:00Z">
        <w:r>
          <w:rPr>
            <w:sz w:val="20"/>
          </w:rPr>
          <w:t xml:space="preserve">, then the following error message appears: </w:t>
        </w:r>
      </w:ins>
      <w:ins w:id="2564" w:author="bmooney" w:date="2011-06-30T13:35:00Z">
        <w:r>
          <w:rPr>
            <w:sz w:val="20"/>
          </w:rPr>
          <w:t>“</w:t>
        </w:r>
      </w:ins>
      <w:ins w:id="2565" w:author="bmooney" w:date="2011-06-30T13:36:00Z">
        <w:r>
          <w:rPr>
            <w:sz w:val="20"/>
          </w:rPr>
          <w:t>Diagnosis code not found: {0}</w:t>
        </w:r>
      </w:ins>
      <w:ins w:id="2566" w:author="bmooney" w:date="2011-06-30T13:35:00Z">
        <w:r>
          <w:rPr>
            <w:sz w:val="20"/>
          </w:rPr>
          <w:t>”</w:t>
        </w:r>
      </w:ins>
      <w:ins w:id="2567" w:author="bmooney" w:date="2011-06-30T13:36:00Z">
        <w:r>
          <w:rPr>
            <w:sz w:val="20"/>
          </w:rPr>
          <w:t xml:space="preserve"> where {0} is replaced by th</w:t>
        </w:r>
        <w:r w:rsidR="00586FC2">
          <w:rPr>
            <w:sz w:val="20"/>
          </w:rPr>
          <w:t xml:space="preserve">e diagnosis code the user </w:t>
        </w:r>
      </w:ins>
      <w:ins w:id="2568" w:author="bmooney" w:date="2011-06-30T13:54:00Z">
        <w:r w:rsidR="00586FC2">
          <w:rPr>
            <w:sz w:val="20"/>
          </w:rPr>
          <w:t>has entered</w:t>
        </w:r>
      </w:ins>
      <w:ins w:id="2569" w:author="bmooney" w:date="2011-06-30T13:36:00Z">
        <w:r>
          <w:rPr>
            <w:sz w:val="20"/>
          </w:rPr>
          <w:t>.</w:t>
        </w:r>
      </w:ins>
    </w:p>
    <w:p w14:paraId="4CBE680E" w14:textId="77777777" w:rsidR="00586FC2" w:rsidRDefault="00586FC2">
      <w:pPr>
        <w:rPr>
          <w:ins w:id="2570" w:author="bmooney" w:date="2011-06-30T13:54:00Z"/>
          <w:sz w:val="20"/>
        </w:rPr>
        <w:pPrChange w:id="2571" w:author="bmooney" w:date="2011-06-30T13:32:00Z">
          <w:pPr>
            <w:pStyle w:val="Heading3"/>
          </w:pPr>
        </w:pPrChange>
      </w:pPr>
    </w:p>
    <w:p w14:paraId="4754DB0B" w14:textId="1C50B2D7" w:rsidR="00174D9D" w:rsidRDefault="00174D9D">
      <w:pPr>
        <w:rPr>
          <w:ins w:id="2572" w:author="bmooney" w:date="2011-06-30T13:54:00Z"/>
          <w:sz w:val="20"/>
        </w:rPr>
        <w:pPrChange w:id="2573" w:author="bmooney" w:date="2011-06-30T13:32:00Z">
          <w:pPr>
            <w:pStyle w:val="Heading3"/>
          </w:pPr>
        </w:pPrChange>
      </w:pPr>
      <w:proofErr w:type="gramStart"/>
      <w:ins w:id="2574" w:author="bmooney" w:date="2011-06-30T13:49:00Z">
        <w:r>
          <w:rPr>
            <w:sz w:val="20"/>
          </w:rPr>
          <w:t>FR-</w:t>
        </w:r>
      </w:ins>
      <w:ins w:id="2575" w:author="bmooney" w:date="2011-07-01T08:54:00Z">
        <w:r w:rsidR="00620DF9">
          <w:rPr>
            <w:sz w:val="20"/>
          </w:rPr>
          <w:t>3053</w:t>
        </w:r>
      </w:ins>
      <w:ins w:id="2576" w:author="bmooney" w:date="2011-06-30T13:49:00Z">
        <w:r>
          <w:rPr>
            <w:sz w:val="20"/>
          </w:rPr>
          <w:t>.</w:t>
        </w:r>
      </w:ins>
      <w:proofErr w:type="gramEnd"/>
      <w:ins w:id="2577" w:author="bmooney" w:date="2011-06-30T13:53:00Z">
        <w:r w:rsidR="00586FC2">
          <w:rPr>
            <w:sz w:val="20"/>
          </w:rPr>
          <w:t xml:space="preserve"> Given that</w:t>
        </w:r>
      </w:ins>
      <w:ins w:id="2578" w:author="bmooney" w:date="2011-06-30T13:49:00Z">
        <w:r w:rsidR="00586FC2">
          <w:rPr>
            <w:sz w:val="20"/>
          </w:rPr>
          <w:t xml:space="preserve"> </w:t>
        </w:r>
        <w:r>
          <w:rPr>
            <w:sz w:val="20"/>
          </w:rPr>
          <w:t>the ICD-9 code matches an accepted code</w:t>
        </w:r>
      </w:ins>
      <w:ins w:id="2579" w:author="bmooney" w:date="2011-06-30T13:53:00Z">
        <w:r w:rsidR="00586FC2">
          <w:rPr>
            <w:sz w:val="20"/>
          </w:rPr>
          <w:t xml:space="preserve"> for</w:t>
        </w:r>
      </w:ins>
      <w:ins w:id="2580" w:author="bmooney" w:date="2011-06-30T13:54:00Z">
        <w:r w:rsidR="00586FC2">
          <w:rPr>
            <w:sz w:val="20"/>
          </w:rPr>
          <w:t xml:space="preserve"> the</w:t>
        </w:r>
      </w:ins>
      <w:ins w:id="2581" w:author="bmooney" w:date="2011-06-30T13:53:00Z">
        <w:r w:rsidR="00586FC2">
          <w:rPr>
            <w:sz w:val="20"/>
          </w:rPr>
          <w:t xml:space="preserve"> </w:t>
        </w:r>
      </w:ins>
      <w:ins w:id="2582" w:author="bmooney" w:date="2011-06-30T13:54:00Z">
        <w:r w:rsidR="00586FC2">
          <w:rPr>
            <w:sz w:val="20"/>
          </w:rPr>
          <w:t xml:space="preserve">specimen type associated with the </w:t>
        </w:r>
        <w:proofErr w:type="spellStart"/>
        <w:r w:rsidR="00586FC2">
          <w:rPr>
            <w:sz w:val="20"/>
          </w:rPr>
          <w:t>req</w:t>
        </w:r>
      </w:ins>
      <w:proofErr w:type="spellEnd"/>
      <w:ins w:id="2583" w:author="bmooney" w:date="2011-06-30T13:49:00Z">
        <w:r>
          <w:rPr>
            <w:sz w:val="20"/>
          </w:rPr>
          <w:t>,</w:t>
        </w:r>
      </w:ins>
      <w:ins w:id="2584" w:author="bmooney" w:date="2011-06-30T13:53:00Z">
        <w:r w:rsidR="00586FC2">
          <w:rPr>
            <w:sz w:val="20"/>
          </w:rPr>
          <w:t xml:space="preserve"> when the </w:t>
        </w:r>
      </w:ins>
      <w:ins w:id="2585" w:author="bmooney" w:date="2011-06-30T13:49:00Z">
        <w:r w:rsidR="00586FC2">
          <w:rPr>
            <w:sz w:val="20"/>
          </w:rPr>
          <w:t>user</w:t>
        </w:r>
      </w:ins>
      <w:ins w:id="2586" w:author="bmooney" w:date="2011-06-30T13:54:00Z">
        <w:r w:rsidR="00586FC2">
          <w:rPr>
            <w:sz w:val="20"/>
          </w:rPr>
          <w:t xml:space="preserve"> enters a diagnosis code and then navigates away from the field, </w:t>
        </w:r>
      </w:ins>
      <w:ins w:id="2587" w:author="bmooney" w:date="2011-06-30T13:49:00Z">
        <w:r>
          <w:rPr>
            <w:sz w:val="20"/>
          </w:rPr>
          <w:t xml:space="preserve">then the Diagnosis Description box is populated with a text description of that diagnosis code. </w:t>
        </w:r>
      </w:ins>
    </w:p>
    <w:p w14:paraId="20CCCFC7" w14:textId="77777777" w:rsidR="00586FC2" w:rsidRDefault="00586FC2">
      <w:pPr>
        <w:rPr>
          <w:ins w:id="2588" w:author="bmooney" w:date="2011-07-01T08:54:00Z"/>
          <w:sz w:val="20"/>
        </w:rPr>
        <w:pPrChange w:id="2589" w:author="bmooney" w:date="2011-06-30T13:32:00Z">
          <w:pPr>
            <w:pStyle w:val="Heading3"/>
          </w:pPr>
        </w:pPrChange>
      </w:pPr>
    </w:p>
    <w:p w14:paraId="5EE9AC6F" w14:textId="35E8C15C" w:rsidR="00620DF9" w:rsidRDefault="00620DF9">
      <w:pPr>
        <w:rPr>
          <w:ins w:id="2590" w:author="bmooney" w:date="2011-07-01T08:55:00Z"/>
          <w:sz w:val="20"/>
        </w:rPr>
        <w:pPrChange w:id="2591" w:author="bmooney" w:date="2011-06-30T13:32:00Z">
          <w:pPr>
            <w:pStyle w:val="Heading3"/>
          </w:pPr>
        </w:pPrChange>
      </w:pPr>
      <w:proofErr w:type="gramStart"/>
      <w:ins w:id="2592" w:author="bmooney" w:date="2011-07-01T08:54:00Z">
        <w:r>
          <w:rPr>
            <w:sz w:val="20"/>
          </w:rPr>
          <w:t>FR-3054</w:t>
        </w:r>
      </w:ins>
      <w:ins w:id="2593" w:author="bmooney" w:date="2011-07-01T08:55:00Z">
        <w:r>
          <w:rPr>
            <w:sz w:val="20"/>
          </w:rPr>
          <w:t>-3059</w:t>
        </w:r>
      </w:ins>
      <w:ins w:id="2594" w:author="bmooney" w:date="2011-07-01T08:54:00Z">
        <w:r>
          <w:rPr>
            <w:sz w:val="20"/>
          </w:rPr>
          <w:t>.</w:t>
        </w:r>
        <w:proofErr w:type="gramEnd"/>
        <w:r>
          <w:rPr>
            <w:sz w:val="20"/>
          </w:rPr>
          <w:t xml:space="preserve"> </w:t>
        </w:r>
        <w:proofErr w:type="gramStart"/>
        <w:r>
          <w:rPr>
            <w:sz w:val="20"/>
          </w:rPr>
          <w:t>Th</w:t>
        </w:r>
      </w:ins>
      <w:ins w:id="2595" w:author="bmooney" w:date="2011-07-01T08:55:00Z">
        <w:r>
          <w:rPr>
            <w:sz w:val="20"/>
          </w:rPr>
          <w:t>ese</w:t>
        </w:r>
      </w:ins>
      <w:ins w:id="2596" w:author="bmooney" w:date="2011-07-01T08:54:00Z">
        <w:r>
          <w:rPr>
            <w:sz w:val="20"/>
          </w:rPr>
          <w:t xml:space="preserve"> requirement number</w:t>
        </w:r>
      </w:ins>
      <w:ins w:id="2597" w:author="bmooney" w:date="2011-07-01T08:55:00Z">
        <w:r>
          <w:rPr>
            <w:sz w:val="20"/>
          </w:rPr>
          <w:t>s</w:t>
        </w:r>
      </w:ins>
      <w:ins w:id="2598" w:author="bmooney" w:date="2011-07-01T08:54:00Z">
        <w:r>
          <w:rPr>
            <w:sz w:val="20"/>
          </w:rPr>
          <w:t xml:space="preserve"> unused.</w:t>
        </w:r>
      </w:ins>
      <w:proofErr w:type="gramEnd"/>
    </w:p>
    <w:p w14:paraId="0246681C" w14:textId="0B62A49A" w:rsidR="0079575E" w:rsidRDefault="0079575E">
      <w:pPr>
        <w:rPr>
          <w:ins w:id="2599" w:author="bmooney" w:date="2011-06-30T13:50:00Z"/>
          <w:sz w:val="20"/>
        </w:rPr>
        <w:pPrChange w:id="2600" w:author="bmooney" w:date="2011-06-30T13:32:00Z">
          <w:pPr>
            <w:pStyle w:val="Heading3"/>
          </w:pPr>
        </w:pPrChange>
      </w:pPr>
      <w:ins w:id="2601" w:author="bmooney" w:date="2011-06-30T13:36:00Z">
        <w:r>
          <w:rPr>
            <w:sz w:val="20"/>
          </w:rPr>
          <w:t>The valid diagnosis codes</w:t>
        </w:r>
      </w:ins>
      <w:ins w:id="2602" w:author="bmooney" w:date="2011-06-30T13:49:00Z">
        <w:r w:rsidR="00174D9D">
          <w:rPr>
            <w:sz w:val="20"/>
          </w:rPr>
          <w:t xml:space="preserve"> and descriptions</w:t>
        </w:r>
      </w:ins>
      <w:ins w:id="2603" w:author="bmooney" w:date="2011-06-30T13:36:00Z">
        <w:r>
          <w:rPr>
            <w:sz w:val="20"/>
          </w:rPr>
          <w:t xml:space="preserve"> for each specimen type are as follows:</w:t>
        </w:r>
      </w:ins>
    </w:p>
    <w:p w14:paraId="11AB4DDB" w14:textId="77777777" w:rsidR="00174D9D" w:rsidRDefault="00174D9D">
      <w:pPr>
        <w:rPr>
          <w:ins w:id="2604" w:author="bmooney" w:date="2011-06-30T13:47:00Z"/>
          <w:sz w:val="20"/>
        </w:rPr>
        <w:pPrChange w:id="2605" w:author="bmooney" w:date="2011-06-30T13:32:00Z">
          <w:pPr>
            <w:pStyle w:val="Heading3"/>
          </w:pPr>
        </w:pPrChange>
      </w:pPr>
    </w:p>
    <w:tbl>
      <w:tblPr>
        <w:tblW w:w="9483" w:type="dxa"/>
        <w:tblInd w:w="93" w:type="dxa"/>
        <w:tblLook w:val="04A0" w:firstRow="1" w:lastRow="0" w:firstColumn="1" w:lastColumn="0" w:noHBand="0" w:noVBand="1"/>
        <w:tblPrChange w:id="2606" w:author="bmooney" w:date="2011-06-30T13:51:00Z">
          <w:tblPr>
            <w:tblW w:w="9483" w:type="dxa"/>
            <w:tblInd w:w="93" w:type="dxa"/>
            <w:tblLook w:val="04A0" w:firstRow="1" w:lastRow="0" w:firstColumn="1" w:lastColumn="0" w:noHBand="0" w:noVBand="1"/>
          </w:tblPr>
        </w:tblPrChange>
      </w:tblPr>
      <w:tblGrid>
        <w:gridCol w:w="1528"/>
        <w:gridCol w:w="720"/>
        <w:gridCol w:w="6030"/>
        <w:gridCol w:w="1205"/>
        <w:tblGridChange w:id="2607">
          <w:tblGrid>
            <w:gridCol w:w="93"/>
            <w:gridCol w:w="1452"/>
            <w:gridCol w:w="76"/>
            <w:gridCol w:w="720"/>
            <w:gridCol w:w="120"/>
            <w:gridCol w:w="5834"/>
            <w:gridCol w:w="76"/>
            <w:gridCol w:w="1112"/>
            <w:gridCol w:w="93"/>
          </w:tblGrid>
        </w:tblGridChange>
      </w:tblGrid>
      <w:tr w:rsidR="00174D9D" w:rsidRPr="00174D9D" w14:paraId="635670D3" w14:textId="77777777" w:rsidTr="003A16C3">
        <w:trPr>
          <w:trHeight w:val="300"/>
          <w:ins w:id="2608" w:author="bmooney" w:date="2011-06-30T13:47:00Z"/>
          <w:trPrChange w:id="2609" w:author="bmooney" w:date="2011-06-30T13:51:00Z">
            <w:trPr>
              <w:gridAfter w:val="0"/>
              <w:trHeight w:val="300"/>
            </w:trPr>
          </w:trPrChange>
        </w:trPr>
        <w:tc>
          <w:tcPr>
            <w:tcW w:w="1528" w:type="dxa"/>
            <w:tcBorders>
              <w:top w:val="single" w:sz="4" w:space="0" w:color="auto"/>
              <w:left w:val="single" w:sz="4" w:space="0" w:color="auto"/>
              <w:bottom w:val="single" w:sz="4" w:space="0" w:color="auto"/>
              <w:right w:val="single" w:sz="4" w:space="0" w:color="auto"/>
            </w:tcBorders>
            <w:vAlign w:val="bottom"/>
            <w:tcPrChange w:id="2610" w:author="bmooney" w:date="2011-06-30T13:51:00Z">
              <w:tcPr>
                <w:tcW w:w="1545" w:type="dxa"/>
                <w:gridSpan w:val="2"/>
                <w:tcBorders>
                  <w:top w:val="single" w:sz="4" w:space="0" w:color="auto"/>
                  <w:left w:val="single" w:sz="4" w:space="0" w:color="auto"/>
                  <w:bottom w:val="single" w:sz="4" w:space="0" w:color="auto"/>
                  <w:right w:val="single" w:sz="4" w:space="0" w:color="auto"/>
                </w:tcBorders>
              </w:tcPr>
            </w:tcPrChange>
          </w:tcPr>
          <w:p w14:paraId="7A33D1C9" w14:textId="39BB62CB" w:rsidR="00174D9D" w:rsidRPr="00174D9D" w:rsidRDefault="00174D9D" w:rsidP="00174D9D">
            <w:pPr>
              <w:rPr>
                <w:ins w:id="2611" w:author="bmooney" w:date="2011-06-30T13:47:00Z"/>
                <w:color w:val="000000"/>
                <w:sz w:val="20"/>
                <w:rPrChange w:id="2612" w:author="bmooney" w:date="2011-06-30T13:51:00Z">
                  <w:rPr>
                    <w:ins w:id="2613" w:author="bmooney" w:date="2011-06-30T13:47:00Z"/>
                    <w:rFonts w:ascii="Calibri" w:hAnsi="Calibri" w:cs="Calibri"/>
                    <w:color w:val="000000"/>
                    <w:sz w:val="22"/>
                    <w:szCs w:val="22"/>
                  </w:rPr>
                </w:rPrChange>
              </w:rPr>
            </w:pPr>
            <w:ins w:id="2614" w:author="bmooney" w:date="2011-06-30T13:47:00Z">
              <w:r w:rsidRPr="00174D9D">
                <w:rPr>
                  <w:color w:val="000000"/>
                  <w:sz w:val="20"/>
                  <w:rPrChange w:id="2615" w:author="bmooney" w:date="2011-06-30T13:51:00Z">
                    <w:rPr>
                      <w:rFonts w:ascii="Calibri" w:hAnsi="Calibri" w:cs="Calibri"/>
                      <w:b/>
                      <w:color w:val="000000"/>
                      <w:sz w:val="22"/>
                      <w:szCs w:val="22"/>
                    </w:rPr>
                  </w:rPrChange>
                </w:rPr>
                <w:t>Requirement number</w:t>
              </w:r>
            </w:ins>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2616" w:author="bmooney" w:date="2011-06-30T13:51:00Z">
              <w:tcPr>
                <w:tcW w:w="916"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8EA948D" w14:textId="0FCB02B7" w:rsidR="00174D9D" w:rsidRPr="00174D9D" w:rsidRDefault="00174D9D" w:rsidP="00174D9D">
            <w:pPr>
              <w:rPr>
                <w:ins w:id="2617" w:author="bmooney" w:date="2011-06-30T13:47:00Z"/>
                <w:color w:val="000000"/>
                <w:sz w:val="20"/>
                <w:rPrChange w:id="2618" w:author="bmooney" w:date="2011-06-30T13:51:00Z">
                  <w:rPr>
                    <w:ins w:id="2619" w:author="bmooney" w:date="2011-06-30T13:47:00Z"/>
                    <w:rFonts w:ascii="Calibri" w:hAnsi="Calibri" w:cs="Calibri"/>
                    <w:color w:val="000000"/>
                    <w:sz w:val="22"/>
                    <w:szCs w:val="22"/>
                  </w:rPr>
                </w:rPrChange>
              </w:rPr>
            </w:pPr>
            <w:ins w:id="2620" w:author="bmooney" w:date="2011-06-30T13:47:00Z">
              <w:r w:rsidRPr="00174D9D">
                <w:rPr>
                  <w:color w:val="000000"/>
                  <w:sz w:val="20"/>
                  <w:rPrChange w:id="2621" w:author="bmooney" w:date="2011-06-30T13:51:00Z">
                    <w:rPr>
                      <w:rFonts w:ascii="Calibri" w:hAnsi="Calibri" w:cs="Calibri"/>
                      <w:b/>
                      <w:color w:val="000000"/>
                      <w:sz w:val="22"/>
                      <w:szCs w:val="22"/>
                    </w:rPr>
                  </w:rPrChange>
                </w:rPr>
                <w:t>Code</w:t>
              </w:r>
            </w:ins>
          </w:p>
        </w:tc>
        <w:tc>
          <w:tcPr>
            <w:tcW w:w="6030" w:type="dxa"/>
            <w:tcBorders>
              <w:top w:val="single" w:sz="4" w:space="0" w:color="auto"/>
              <w:left w:val="nil"/>
              <w:bottom w:val="single" w:sz="4" w:space="0" w:color="auto"/>
              <w:right w:val="single" w:sz="4" w:space="0" w:color="auto"/>
            </w:tcBorders>
            <w:shd w:val="clear" w:color="auto" w:fill="auto"/>
            <w:noWrap/>
            <w:vAlign w:val="bottom"/>
            <w:hideMark/>
            <w:tcPrChange w:id="2622" w:author="bmooney" w:date="2011-06-30T13:51:00Z">
              <w:tcPr>
                <w:tcW w:w="583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51A0A4" w14:textId="77777777" w:rsidR="00174D9D" w:rsidRPr="00174D9D" w:rsidRDefault="00174D9D" w:rsidP="00174D9D">
            <w:pPr>
              <w:rPr>
                <w:ins w:id="2623" w:author="bmooney" w:date="2011-06-30T13:47:00Z"/>
                <w:color w:val="000000"/>
                <w:sz w:val="20"/>
                <w:rPrChange w:id="2624" w:author="bmooney" w:date="2011-06-30T13:51:00Z">
                  <w:rPr>
                    <w:ins w:id="2625" w:author="bmooney" w:date="2011-06-30T13:47:00Z"/>
                    <w:rFonts w:ascii="Calibri" w:hAnsi="Calibri" w:cs="Calibri"/>
                    <w:color w:val="000000"/>
                    <w:sz w:val="22"/>
                    <w:szCs w:val="22"/>
                  </w:rPr>
                </w:rPrChange>
              </w:rPr>
            </w:pPr>
            <w:ins w:id="2626" w:author="bmooney" w:date="2011-06-30T13:47:00Z">
              <w:r w:rsidRPr="00174D9D">
                <w:rPr>
                  <w:color w:val="000000"/>
                  <w:sz w:val="20"/>
                  <w:rPrChange w:id="2627" w:author="bmooney" w:date="2011-06-30T13:51:00Z">
                    <w:rPr>
                      <w:rFonts w:ascii="Calibri" w:hAnsi="Calibri" w:cs="Calibri"/>
                      <w:b/>
                      <w:color w:val="000000"/>
                      <w:sz w:val="22"/>
                      <w:szCs w:val="22"/>
                    </w:rPr>
                  </w:rPrChange>
                </w:rPr>
                <w:t>Description</w:t>
              </w:r>
            </w:ins>
          </w:p>
        </w:tc>
        <w:tc>
          <w:tcPr>
            <w:tcW w:w="1205" w:type="dxa"/>
            <w:tcBorders>
              <w:top w:val="single" w:sz="4" w:space="0" w:color="auto"/>
              <w:left w:val="nil"/>
              <w:bottom w:val="single" w:sz="4" w:space="0" w:color="auto"/>
              <w:right w:val="single" w:sz="4" w:space="0" w:color="auto"/>
            </w:tcBorders>
            <w:shd w:val="clear" w:color="auto" w:fill="auto"/>
            <w:noWrap/>
            <w:vAlign w:val="bottom"/>
            <w:hideMark/>
            <w:tcPrChange w:id="2628" w:author="bmooney" w:date="2011-06-30T13:51:00Z">
              <w:tcPr>
                <w:tcW w:w="1188" w:type="dxa"/>
                <w:gridSpan w:val="2"/>
                <w:tcBorders>
                  <w:top w:val="single" w:sz="4" w:space="0" w:color="auto"/>
                  <w:left w:val="nil"/>
                  <w:bottom w:val="single" w:sz="4" w:space="0" w:color="auto"/>
                  <w:right w:val="single" w:sz="4" w:space="0" w:color="auto"/>
                </w:tcBorders>
                <w:shd w:val="clear" w:color="auto" w:fill="auto"/>
                <w:noWrap/>
                <w:vAlign w:val="bottom"/>
                <w:hideMark/>
              </w:tcPr>
            </w:tcPrChange>
          </w:tcPr>
          <w:p w14:paraId="188C8EFE" w14:textId="06ADC53D" w:rsidR="00174D9D" w:rsidRPr="00174D9D" w:rsidRDefault="00174D9D" w:rsidP="00174D9D">
            <w:pPr>
              <w:rPr>
                <w:ins w:id="2629" w:author="bmooney" w:date="2011-06-30T13:47:00Z"/>
                <w:color w:val="000000"/>
                <w:sz w:val="20"/>
                <w:rPrChange w:id="2630" w:author="bmooney" w:date="2011-06-30T13:51:00Z">
                  <w:rPr>
                    <w:ins w:id="2631" w:author="bmooney" w:date="2011-06-30T13:47:00Z"/>
                    <w:rFonts w:ascii="Calibri" w:hAnsi="Calibri" w:cs="Calibri"/>
                    <w:color w:val="000000"/>
                    <w:sz w:val="22"/>
                    <w:szCs w:val="22"/>
                  </w:rPr>
                </w:rPrChange>
              </w:rPr>
            </w:pPr>
            <w:ins w:id="2632" w:author="bmooney" w:date="2011-06-30T13:47:00Z">
              <w:r w:rsidRPr="00174D9D">
                <w:rPr>
                  <w:color w:val="000000"/>
                  <w:sz w:val="20"/>
                  <w:rPrChange w:id="2633" w:author="bmooney" w:date="2011-06-30T13:51:00Z">
                    <w:rPr>
                      <w:rFonts w:ascii="Calibri" w:hAnsi="Calibri" w:cs="Calibri"/>
                      <w:b/>
                      <w:color w:val="000000"/>
                      <w:sz w:val="22"/>
                      <w:szCs w:val="22"/>
                    </w:rPr>
                  </w:rPrChange>
                </w:rPr>
                <w:t>Specimen</w:t>
              </w:r>
            </w:ins>
          </w:p>
        </w:tc>
      </w:tr>
      <w:tr w:rsidR="00174D9D" w:rsidRPr="00174D9D" w14:paraId="0972F21A" w14:textId="77777777" w:rsidTr="003A16C3">
        <w:trPr>
          <w:trHeight w:val="300"/>
          <w:ins w:id="2634" w:author="bmooney" w:date="2011-06-30T13:47:00Z"/>
          <w:trPrChange w:id="2635"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2636" w:author="bmooney" w:date="2011-06-30T13:51:00Z">
              <w:tcPr>
                <w:tcW w:w="1545" w:type="dxa"/>
                <w:gridSpan w:val="2"/>
                <w:tcBorders>
                  <w:top w:val="nil"/>
                  <w:left w:val="single" w:sz="4" w:space="0" w:color="auto"/>
                  <w:bottom w:val="single" w:sz="4" w:space="0" w:color="auto"/>
                  <w:right w:val="single" w:sz="4" w:space="0" w:color="auto"/>
                </w:tcBorders>
              </w:tcPr>
            </w:tcPrChange>
          </w:tcPr>
          <w:p w14:paraId="0344793C" w14:textId="0E2F05D1" w:rsidR="00174D9D" w:rsidRPr="00174D9D" w:rsidRDefault="00174D9D" w:rsidP="00174D9D">
            <w:pPr>
              <w:rPr>
                <w:ins w:id="2637" w:author="bmooney" w:date="2011-06-30T13:47:00Z"/>
                <w:color w:val="000000"/>
                <w:sz w:val="20"/>
                <w:rPrChange w:id="2638" w:author="bmooney" w:date="2011-06-30T13:51:00Z">
                  <w:rPr>
                    <w:ins w:id="2639" w:author="bmooney" w:date="2011-06-30T13:47:00Z"/>
                    <w:rFonts w:ascii="Calibri" w:hAnsi="Calibri" w:cs="Calibri"/>
                    <w:color w:val="000000"/>
                    <w:sz w:val="22"/>
                    <w:szCs w:val="22"/>
                  </w:rPr>
                </w:rPrChange>
              </w:rPr>
            </w:pPr>
            <w:ins w:id="2640" w:author="bmooney" w:date="2011-06-30T13:47:00Z">
              <w:r w:rsidRPr="00174D9D">
                <w:rPr>
                  <w:color w:val="000000"/>
                  <w:sz w:val="20"/>
                  <w:rPrChange w:id="2641" w:author="bmooney" w:date="2011-06-30T13:51:00Z">
                    <w:rPr>
                      <w:rFonts w:ascii="Calibri" w:hAnsi="Calibri" w:cs="Calibri"/>
                      <w:b/>
                      <w:color w:val="000000"/>
                      <w:sz w:val="22"/>
                      <w:szCs w:val="22"/>
                    </w:rPr>
                  </w:rPrChange>
                </w:rPr>
                <w:t>FR-</w:t>
              </w:r>
            </w:ins>
            <w:ins w:id="2642" w:author="bmooney" w:date="2011-07-01T08:55:00Z">
              <w:r w:rsidR="00620DF9">
                <w:rPr>
                  <w:sz w:val="20"/>
                </w:rPr>
                <w:t>306</w:t>
              </w:r>
            </w:ins>
            <w:ins w:id="2643" w:author="bmooney" w:date="2011-06-30T13:47:00Z">
              <w:r w:rsidRPr="00174D9D">
                <w:rPr>
                  <w:color w:val="000000"/>
                  <w:sz w:val="20"/>
                  <w:rPrChange w:id="2644" w:author="bmooney" w:date="2011-06-30T13:51:00Z">
                    <w:rPr>
                      <w:rFonts w:ascii="Calibri" w:hAnsi="Calibri" w:cs="Calibri"/>
                      <w:b/>
                      <w:color w:val="000000"/>
                      <w:sz w:val="22"/>
                      <w:szCs w:val="22"/>
                    </w:rPr>
                  </w:rPrChange>
                </w:rPr>
                <w:t>0</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2645"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06334498" w14:textId="31040BC6" w:rsidR="00174D9D" w:rsidRPr="00174D9D" w:rsidRDefault="00174D9D" w:rsidP="00174D9D">
            <w:pPr>
              <w:rPr>
                <w:ins w:id="2646" w:author="bmooney" w:date="2011-06-30T13:47:00Z"/>
                <w:color w:val="000000"/>
                <w:sz w:val="20"/>
                <w:rPrChange w:id="2647" w:author="bmooney" w:date="2011-06-30T13:51:00Z">
                  <w:rPr>
                    <w:ins w:id="2648" w:author="bmooney" w:date="2011-06-30T13:47:00Z"/>
                    <w:rFonts w:ascii="Calibri" w:hAnsi="Calibri" w:cs="Calibri"/>
                    <w:color w:val="000000"/>
                    <w:sz w:val="22"/>
                    <w:szCs w:val="22"/>
                  </w:rPr>
                </w:rPrChange>
              </w:rPr>
            </w:pPr>
            <w:ins w:id="2649" w:author="bmooney" w:date="2011-06-30T13:47:00Z">
              <w:r w:rsidRPr="00174D9D">
                <w:rPr>
                  <w:color w:val="000000"/>
                  <w:sz w:val="20"/>
                  <w:rPrChange w:id="2650" w:author="bmooney" w:date="2011-06-30T13:51:00Z">
                    <w:rPr>
                      <w:rFonts w:ascii="Calibri" w:hAnsi="Calibri" w:cs="Calibri"/>
                      <w:b/>
                      <w:color w:val="000000"/>
                      <w:sz w:val="22"/>
                      <w:szCs w:val="22"/>
                    </w:rPr>
                  </w:rPrChange>
                </w:rPr>
                <w:t>174.0</w:t>
              </w:r>
            </w:ins>
          </w:p>
        </w:tc>
        <w:tc>
          <w:tcPr>
            <w:tcW w:w="6030" w:type="dxa"/>
            <w:tcBorders>
              <w:top w:val="nil"/>
              <w:left w:val="nil"/>
              <w:bottom w:val="single" w:sz="4" w:space="0" w:color="auto"/>
              <w:right w:val="single" w:sz="4" w:space="0" w:color="auto"/>
            </w:tcBorders>
            <w:shd w:val="clear" w:color="auto" w:fill="auto"/>
            <w:noWrap/>
            <w:vAlign w:val="bottom"/>
            <w:hideMark/>
            <w:tcPrChange w:id="2651"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77DB2AF2" w14:textId="77777777" w:rsidR="00174D9D" w:rsidRPr="00174D9D" w:rsidRDefault="00174D9D" w:rsidP="00174D9D">
            <w:pPr>
              <w:rPr>
                <w:ins w:id="2652" w:author="bmooney" w:date="2011-06-30T13:47:00Z"/>
                <w:color w:val="000000"/>
                <w:sz w:val="20"/>
                <w:rPrChange w:id="2653" w:author="bmooney" w:date="2011-06-30T13:51:00Z">
                  <w:rPr>
                    <w:ins w:id="2654" w:author="bmooney" w:date="2011-06-30T13:47:00Z"/>
                    <w:rFonts w:ascii="Calibri" w:hAnsi="Calibri" w:cs="Calibri"/>
                    <w:color w:val="000000"/>
                    <w:sz w:val="22"/>
                    <w:szCs w:val="22"/>
                  </w:rPr>
                </w:rPrChange>
              </w:rPr>
            </w:pPr>
            <w:ins w:id="2655" w:author="bmooney" w:date="2011-06-30T13:47:00Z">
              <w:r w:rsidRPr="00174D9D">
                <w:rPr>
                  <w:color w:val="000000"/>
                  <w:sz w:val="20"/>
                  <w:rPrChange w:id="2656" w:author="bmooney" w:date="2011-06-30T13:51:00Z">
                    <w:rPr>
                      <w:rFonts w:ascii="Calibri" w:hAnsi="Calibri" w:cs="Calibri"/>
                      <w:b/>
                      <w:color w:val="000000"/>
                      <w:sz w:val="22"/>
                      <w:szCs w:val="22"/>
                    </w:rPr>
                  </w:rPrChange>
                </w:rPr>
                <w:t>Malignant neoplasm of female breast, Nipple and areola</w:t>
              </w:r>
            </w:ins>
          </w:p>
        </w:tc>
        <w:tc>
          <w:tcPr>
            <w:tcW w:w="1205" w:type="dxa"/>
            <w:tcBorders>
              <w:top w:val="nil"/>
              <w:left w:val="nil"/>
              <w:bottom w:val="single" w:sz="4" w:space="0" w:color="auto"/>
              <w:right w:val="single" w:sz="4" w:space="0" w:color="auto"/>
            </w:tcBorders>
            <w:shd w:val="clear" w:color="auto" w:fill="auto"/>
            <w:noWrap/>
            <w:vAlign w:val="bottom"/>
            <w:hideMark/>
            <w:tcPrChange w:id="2657"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2E0B7ACE" w14:textId="77777777" w:rsidR="00174D9D" w:rsidRPr="00174D9D" w:rsidRDefault="00174D9D" w:rsidP="00174D9D">
            <w:pPr>
              <w:rPr>
                <w:ins w:id="2658" w:author="bmooney" w:date="2011-06-30T13:47:00Z"/>
                <w:color w:val="000000"/>
                <w:sz w:val="20"/>
                <w:rPrChange w:id="2659" w:author="bmooney" w:date="2011-06-30T13:51:00Z">
                  <w:rPr>
                    <w:ins w:id="2660" w:author="bmooney" w:date="2011-06-30T13:47:00Z"/>
                    <w:rFonts w:ascii="Calibri" w:hAnsi="Calibri" w:cs="Calibri"/>
                    <w:color w:val="000000"/>
                    <w:sz w:val="22"/>
                    <w:szCs w:val="22"/>
                  </w:rPr>
                </w:rPrChange>
              </w:rPr>
            </w:pPr>
            <w:ins w:id="2661" w:author="bmooney" w:date="2011-06-30T13:47:00Z">
              <w:r w:rsidRPr="00174D9D">
                <w:rPr>
                  <w:color w:val="000000"/>
                  <w:sz w:val="20"/>
                  <w:rPrChange w:id="2662" w:author="bmooney" w:date="2011-06-30T13:51:00Z">
                    <w:rPr>
                      <w:rFonts w:ascii="Calibri" w:hAnsi="Calibri" w:cs="Calibri"/>
                      <w:b/>
                      <w:color w:val="000000"/>
                      <w:sz w:val="22"/>
                      <w:szCs w:val="22"/>
                    </w:rPr>
                  </w:rPrChange>
                </w:rPr>
                <w:t>Breast</w:t>
              </w:r>
            </w:ins>
          </w:p>
        </w:tc>
      </w:tr>
      <w:tr w:rsidR="00174D9D" w:rsidRPr="00174D9D" w14:paraId="0697AFE9" w14:textId="77777777" w:rsidTr="003A16C3">
        <w:trPr>
          <w:trHeight w:val="300"/>
          <w:ins w:id="2663" w:author="bmooney" w:date="2011-06-30T13:47:00Z"/>
          <w:trPrChange w:id="2664"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2665" w:author="bmooney" w:date="2011-06-30T13:51:00Z">
              <w:tcPr>
                <w:tcW w:w="1545" w:type="dxa"/>
                <w:gridSpan w:val="2"/>
                <w:tcBorders>
                  <w:top w:val="nil"/>
                  <w:left w:val="single" w:sz="4" w:space="0" w:color="auto"/>
                  <w:bottom w:val="single" w:sz="4" w:space="0" w:color="auto"/>
                  <w:right w:val="single" w:sz="4" w:space="0" w:color="auto"/>
                </w:tcBorders>
              </w:tcPr>
            </w:tcPrChange>
          </w:tcPr>
          <w:p w14:paraId="0E458965" w14:textId="19B0055B" w:rsidR="00174D9D" w:rsidRPr="00174D9D" w:rsidRDefault="00174D9D">
            <w:pPr>
              <w:rPr>
                <w:ins w:id="2666" w:author="bmooney" w:date="2011-06-30T13:47:00Z"/>
                <w:color w:val="000000"/>
                <w:sz w:val="20"/>
                <w:rPrChange w:id="2667" w:author="bmooney" w:date="2011-06-30T13:51:00Z">
                  <w:rPr>
                    <w:ins w:id="2668" w:author="bmooney" w:date="2011-06-30T13:47:00Z"/>
                    <w:rFonts w:ascii="Calibri" w:hAnsi="Calibri" w:cs="Calibri"/>
                    <w:color w:val="000000"/>
                    <w:sz w:val="22"/>
                    <w:szCs w:val="22"/>
                  </w:rPr>
                </w:rPrChange>
              </w:rPr>
              <w:pPrChange w:id="2669" w:author="bmooney" w:date="2011-06-30T13:51:00Z">
                <w:pPr>
                  <w:jc w:val="right"/>
                </w:pPr>
              </w:pPrChange>
            </w:pPr>
            <w:ins w:id="2670" w:author="bmooney" w:date="2011-06-30T13:48:00Z">
              <w:r w:rsidRPr="00174D9D">
                <w:rPr>
                  <w:color w:val="000000"/>
                  <w:sz w:val="20"/>
                  <w:rPrChange w:id="2671" w:author="bmooney" w:date="2011-06-30T13:51:00Z">
                    <w:rPr>
                      <w:rFonts w:ascii="Calibri" w:hAnsi="Calibri" w:cs="Calibri"/>
                      <w:color w:val="000000"/>
                      <w:sz w:val="22"/>
                      <w:szCs w:val="22"/>
                    </w:rPr>
                  </w:rPrChange>
                </w:rPr>
                <w:t>FR-</w:t>
              </w:r>
            </w:ins>
            <w:ins w:id="2672" w:author="bmooney" w:date="2011-07-01T08:55:00Z">
              <w:r w:rsidR="00620DF9">
                <w:rPr>
                  <w:sz w:val="20"/>
                </w:rPr>
                <w:t>306</w:t>
              </w:r>
            </w:ins>
            <w:ins w:id="2673" w:author="bmooney" w:date="2011-06-30T13:48:00Z">
              <w:r w:rsidRPr="00174D9D">
                <w:rPr>
                  <w:color w:val="000000"/>
                  <w:sz w:val="20"/>
                  <w:rPrChange w:id="2674" w:author="bmooney" w:date="2011-06-30T13:51:00Z">
                    <w:rPr>
                      <w:rFonts w:ascii="Calibri" w:hAnsi="Calibri" w:cs="Calibri"/>
                      <w:color w:val="000000"/>
                      <w:sz w:val="22"/>
                      <w:szCs w:val="22"/>
                    </w:rPr>
                  </w:rPrChange>
                </w:rPr>
                <w:t>1</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2675"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19BE8AF1" w14:textId="74EB9F27" w:rsidR="00174D9D" w:rsidRPr="00174D9D" w:rsidRDefault="00174D9D">
            <w:pPr>
              <w:rPr>
                <w:ins w:id="2676" w:author="bmooney" w:date="2011-06-30T13:47:00Z"/>
                <w:color w:val="000000"/>
                <w:sz w:val="20"/>
                <w:rPrChange w:id="2677" w:author="bmooney" w:date="2011-06-30T13:51:00Z">
                  <w:rPr>
                    <w:ins w:id="2678" w:author="bmooney" w:date="2011-06-30T13:47:00Z"/>
                    <w:rFonts w:ascii="Calibri" w:hAnsi="Calibri" w:cs="Calibri"/>
                    <w:color w:val="000000"/>
                    <w:sz w:val="22"/>
                    <w:szCs w:val="22"/>
                  </w:rPr>
                </w:rPrChange>
              </w:rPr>
              <w:pPrChange w:id="2679" w:author="bmooney" w:date="2011-06-30T13:51:00Z">
                <w:pPr>
                  <w:jc w:val="right"/>
                </w:pPr>
              </w:pPrChange>
            </w:pPr>
            <w:ins w:id="2680" w:author="bmooney" w:date="2011-06-30T13:47:00Z">
              <w:r w:rsidRPr="00174D9D">
                <w:rPr>
                  <w:color w:val="000000"/>
                  <w:sz w:val="20"/>
                  <w:rPrChange w:id="2681" w:author="bmooney" w:date="2011-06-30T13:51:00Z">
                    <w:rPr>
                      <w:rFonts w:ascii="Calibri" w:hAnsi="Calibri" w:cs="Calibri"/>
                      <w:color w:val="000000"/>
                      <w:sz w:val="22"/>
                      <w:szCs w:val="22"/>
                    </w:rPr>
                  </w:rPrChange>
                </w:rPr>
                <w:t>174.1</w:t>
              </w:r>
            </w:ins>
          </w:p>
        </w:tc>
        <w:tc>
          <w:tcPr>
            <w:tcW w:w="6030" w:type="dxa"/>
            <w:tcBorders>
              <w:top w:val="nil"/>
              <w:left w:val="nil"/>
              <w:bottom w:val="single" w:sz="4" w:space="0" w:color="auto"/>
              <w:right w:val="single" w:sz="4" w:space="0" w:color="auto"/>
            </w:tcBorders>
            <w:shd w:val="clear" w:color="auto" w:fill="auto"/>
            <w:noWrap/>
            <w:vAlign w:val="bottom"/>
            <w:hideMark/>
            <w:tcPrChange w:id="2682"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3DE4FB92" w14:textId="77777777" w:rsidR="00174D9D" w:rsidRPr="00174D9D" w:rsidRDefault="00174D9D" w:rsidP="00174D9D">
            <w:pPr>
              <w:rPr>
                <w:ins w:id="2683" w:author="bmooney" w:date="2011-06-30T13:47:00Z"/>
                <w:color w:val="000000"/>
                <w:sz w:val="20"/>
                <w:rPrChange w:id="2684" w:author="bmooney" w:date="2011-06-30T13:51:00Z">
                  <w:rPr>
                    <w:ins w:id="2685" w:author="bmooney" w:date="2011-06-30T13:47:00Z"/>
                    <w:rFonts w:ascii="Calibri" w:hAnsi="Calibri" w:cs="Calibri"/>
                    <w:color w:val="000000"/>
                    <w:sz w:val="22"/>
                    <w:szCs w:val="22"/>
                  </w:rPr>
                </w:rPrChange>
              </w:rPr>
            </w:pPr>
            <w:ins w:id="2686" w:author="bmooney" w:date="2011-06-30T13:47:00Z">
              <w:r w:rsidRPr="00174D9D">
                <w:rPr>
                  <w:color w:val="000000"/>
                  <w:sz w:val="20"/>
                  <w:rPrChange w:id="2687" w:author="bmooney" w:date="2011-06-30T13:51:00Z">
                    <w:rPr>
                      <w:rFonts w:ascii="Calibri" w:hAnsi="Calibri" w:cs="Calibri"/>
                      <w:color w:val="000000"/>
                      <w:sz w:val="22"/>
                      <w:szCs w:val="22"/>
                    </w:rPr>
                  </w:rPrChange>
                </w:rPr>
                <w:t>Malignant neoplasm of female breast, Central portion</w:t>
              </w:r>
            </w:ins>
          </w:p>
        </w:tc>
        <w:tc>
          <w:tcPr>
            <w:tcW w:w="1205" w:type="dxa"/>
            <w:tcBorders>
              <w:top w:val="nil"/>
              <w:left w:val="nil"/>
              <w:bottom w:val="single" w:sz="4" w:space="0" w:color="auto"/>
              <w:right w:val="single" w:sz="4" w:space="0" w:color="auto"/>
            </w:tcBorders>
            <w:shd w:val="clear" w:color="auto" w:fill="auto"/>
            <w:noWrap/>
            <w:vAlign w:val="bottom"/>
            <w:hideMark/>
            <w:tcPrChange w:id="2688"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1493D67A" w14:textId="77777777" w:rsidR="00174D9D" w:rsidRPr="00174D9D" w:rsidRDefault="00174D9D" w:rsidP="00174D9D">
            <w:pPr>
              <w:rPr>
                <w:ins w:id="2689" w:author="bmooney" w:date="2011-06-30T13:47:00Z"/>
                <w:color w:val="000000"/>
                <w:sz w:val="20"/>
                <w:rPrChange w:id="2690" w:author="bmooney" w:date="2011-06-30T13:51:00Z">
                  <w:rPr>
                    <w:ins w:id="2691" w:author="bmooney" w:date="2011-06-30T13:47:00Z"/>
                    <w:rFonts w:ascii="Calibri" w:hAnsi="Calibri" w:cs="Calibri"/>
                    <w:color w:val="000000"/>
                    <w:sz w:val="22"/>
                    <w:szCs w:val="22"/>
                  </w:rPr>
                </w:rPrChange>
              </w:rPr>
            </w:pPr>
            <w:ins w:id="2692" w:author="bmooney" w:date="2011-06-30T13:47:00Z">
              <w:r w:rsidRPr="00174D9D">
                <w:rPr>
                  <w:color w:val="000000"/>
                  <w:sz w:val="20"/>
                  <w:rPrChange w:id="2693" w:author="bmooney" w:date="2011-06-30T13:51:00Z">
                    <w:rPr>
                      <w:rFonts w:ascii="Calibri" w:hAnsi="Calibri" w:cs="Calibri"/>
                      <w:color w:val="000000"/>
                      <w:sz w:val="22"/>
                      <w:szCs w:val="22"/>
                    </w:rPr>
                  </w:rPrChange>
                </w:rPr>
                <w:t>Breast</w:t>
              </w:r>
            </w:ins>
          </w:p>
        </w:tc>
      </w:tr>
      <w:tr w:rsidR="00174D9D" w:rsidRPr="00174D9D" w14:paraId="62850589" w14:textId="77777777" w:rsidTr="003A16C3">
        <w:trPr>
          <w:trHeight w:val="300"/>
          <w:ins w:id="2694" w:author="bmooney" w:date="2011-06-30T13:47:00Z"/>
          <w:trPrChange w:id="2695"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2696" w:author="bmooney" w:date="2011-06-30T13:51:00Z">
              <w:tcPr>
                <w:tcW w:w="1545" w:type="dxa"/>
                <w:gridSpan w:val="2"/>
                <w:tcBorders>
                  <w:top w:val="nil"/>
                  <w:left w:val="single" w:sz="4" w:space="0" w:color="auto"/>
                  <w:bottom w:val="single" w:sz="4" w:space="0" w:color="auto"/>
                  <w:right w:val="single" w:sz="4" w:space="0" w:color="auto"/>
                </w:tcBorders>
              </w:tcPr>
            </w:tcPrChange>
          </w:tcPr>
          <w:p w14:paraId="5680E000" w14:textId="39DF3BF7" w:rsidR="00174D9D" w:rsidRPr="00174D9D" w:rsidRDefault="00174D9D">
            <w:pPr>
              <w:rPr>
                <w:ins w:id="2697" w:author="bmooney" w:date="2011-06-30T13:47:00Z"/>
                <w:color w:val="000000"/>
                <w:sz w:val="20"/>
                <w:rPrChange w:id="2698" w:author="bmooney" w:date="2011-06-30T13:51:00Z">
                  <w:rPr>
                    <w:ins w:id="2699" w:author="bmooney" w:date="2011-06-30T13:47:00Z"/>
                    <w:rFonts w:ascii="Calibri" w:hAnsi="Calibri" w:cs="Calibri"/>
                    <w:color w:val="000000"/>
                    <w:sz w:val="22"/>
                    <w:szCs w:val="22"/>
                  </w:rPr>
                </w:rPrChange>
              </w:rPr>
              <w:pPrChange w:id="2700" w:author="bmooney" w:date="2011-06-30T13:51:00Z">
                <w:pPr>
                  <w:jc w:val="right"/>
                </w:pPr>
              </w:pPrChange>
            </w:pPr>
            <w:ins w:id="2701" w:author="bmooney" w:date="2011-06-30T13:48:00Z">
              <w:r w:rsidRPr="00174D9D">
                <w:rPr>
                  <w:color w:val="000000"/>
                  <w:sz w:val="20"/>
                  <w:rPrChange w:id="2702" w:author="bmooney" w:date="2011-06-30T13:51:00Z">
                    <w:rPr>
                      <w:rFonts w:ascii="Calibri" w:hAnsi="Calibri" w:cs="Calibri"/>
                      <w:color w:val="000000"/>
                      <w:sz w:val="22"/>
                      <w:szCs w:val="22"/>
                    </w:rPr>
                  </w:rPrChange>
                </w:rPr>
                <w:t>FR-</w:t>
              </w:r>
            </w:ins>
            <w:ins w:id="2703" w:author="bmooney" w:date="2011-07-01T08:55:00Z">
              <w:r w:rsidR="00620DF9">
                <w:rPr>
                  <w:sz w:val="20"/>
                </w:rPr>
                <w:t>306</w:t>
              </w:r>
            </w:ins>
            <w:ins w:id="2704" w:author="bmooney" w:date="2011-06-30T13:48:00Z">
              <w:r w:rsidRPr="00174D9D">
                <w:rPr>
                  <w:color w:val="000000"/>
                  <w:sz w:val="20"/>
                  <w:rPrChange w:id="2705" w:author="bmooney" w:date="2011-06-30T13:51:00Z">
                    <w:rPr>
                      <w:rFonts w:ascii="Calibri" w:hAnsi="Calibri" w:cs="Calibri"/>
                      <w:color w:val="000000"/>
                      <w:sz w:val="22"/>
                      <w:szCs w:val="22"/>
                    </w:rPr>
                  </w:rPrChange>
                </w:rPr>
                <w:t>2</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2706"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044429DB" w14:textId="1CB4933A" w:rsidR="00174D9D" w:rsidRPr="00174D9D" w:rsidRDefault="00174D9D">
            <w:pPr>
              <w:rPr>
                <w:ins w:id="2707" w:author="bmooney" w:date="2011-06-30T13:47:00Z"/>
                <w:color w:val="000000"/>
                <w:sz w:val="20"/>
                <w:rPrChange w:id="2708" w:author="bmooney" w:date="2011-06-30T13:51:00Z">
                  <w:rPr>
                    <w:ins w:id="2709" w:author="bmooney" w:date="2011-06-30T13:47:00Z"/>
                    <w:rFonts w:ascii="Calibri" w:hAnsi="Calibri" w:cs="Calibri"/>
                    <w:color w:val="000000"/>
                    <w:sz w:val="22"/>
                    <w:szCs w:val="22"/>
                  </w:rPr>
                </w:rPrChange>
              </w:rPr>
              <w:pPrChange w:id="2710" w:author="bmooney" w:date="2011-06-30T13:51:00Z">
                <w:pPr>
                  <w:jc w:val="right"/>
                </w:pPr>
              </w:pPrChange>
            </w:pPr>
            <w:ins w:id="2711" w:author="bmooney" w:date="2011-06-30T13:47:00Z">
              <w:r w:rsidRPr="00174D9D">
                <w:rPr>
                  <w:color w:val="000000"/>
                  <w:sz w:val="20"/>
                  <w:rPrChange w:id="2712" w:author="bmooney" w:date="2011-06-30T13:51:00Z">
                    <w:rPr>
                      <w:rFonts w:ascii="Calibri" w:hAnsi="Calibri" w:cs="Calibri"/>
                      <w:color w:val="000000"/>
                      <w:sz w:val="22"/>
                      <w:szCs w:val="22"/>
                    </w:rPr>
                  </w:rPrChange>
                </w:rPr>
                <w:t>174.2</w:t>
              </w:r>
            </w:ins>
          </w:p>
        </w:tc>
        <w:tc>
          <w:tcPr>
            <w:tcW w:w="6030" w:type="dxa"/>
            <w:tcBorders>
              <w:top w:val="nil"/>
              <w:left w:val="nil"/>
              <w:bottom w:val="single" w:sz="4" w:space="0" w:color="auto"/>
              <w:right w:val="single" w:sz="4" w:space="0" w:color="auto"/>
            </w:tcBorders>
            <w:shd w:val="clear" w:color="auto" w:fill="auto"/>
            <w:noWrap/>
            <w:vAlign w:val="bottom"/>
            <w:hideMark/>
            <w:tcPrChange w:id="2713"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4606707A" w14:textId="77777777" w:rsidR="00174D9D" w:rsidRPr="00174D9D" w:rsidRDefault="00174D9D" w:rsidP="00174D9D">
            <w:pPr>
              <w:rPr>
                <w:ins w:id="2714" w:author="bmooney" w:date="2011-06-30T13:47:00Z"/>
                <w:color w:val="000000"/>
                <w:sz w:val="20"/>
                <w:rPrChange w:id="2715" w:author="bmooney" w:date="2011-06-30T13:51:00Z">
                  <w:rPr>
                    <w:ins w:id="2716" w:author="bmooney" w:date="2011-06-30T13:47:00Z"/>
                    <w:rFonts w:ascii="Calibri" w:hAnsi="Calibri" w:cs="Calibri"/>
                    <w:color w:val="000000"/>
                    <w:sz w:val="22"/>
                    <w:szCs w:val="22"/>
                  </w:rPr>
                </w:rPrChange>
              </w:rPr>
            </w:pPr>
            <w:ins w:id="2717" w:author="bmooney" w:date="2011-06-30T13:47:00Z">
              <w:r w:rsidRPr="00174D9D">
                <w:rPr>
                  <w:color w:val="000000"/>
                  <w:sz w:val="20"/>
                  <w:rPrChange w:id="2718" w:author="bmooney" w:date="2011-06-30T13:51:00Z">
                    <w:rPr>
                      <w:rFonts w:ascii="Calibri" w:hAnsi="Calibri" w:cs="Calibri"/>
                      <w:color w:val="000000"/>
                      <w:sz w:val="22"/>
                      <w:szCs w:val="22"/>
                    </w:rPr>
                  </w:rPrChange>
                </w:rPr>
                <w:t>Malignant neoplasm of female breast, Upper-inner quadrant</w:t>
              </w:r>
            </w:ins>
          </w:p>
        </w:tc>
        <w:tc>
          <w:tcPr>
            <w:tcW w:w="1205" w:type="dxa"/>
            <w:tcBorders>
              <w:top w:val="nil"/>
              <w:left w:val="nil"/>
              <w:bottom w:val="single" w:sz="4" w:space="0" w:color="auto"/>
              <w:right w:val="single" w:sz="4" w:space="0" w:color="auto"/>
            </w:tcBorders>
            <w:shd w:val="clear" w:color="auto" w:fill="auto"/>
            <w:noWrap/>
            <w:vAlign w:val="bottom"/>
            <w:hideMark/>
            <w:tcPrChange w:id="2719"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0015E1D3" w14:textId="77777777" w:rsidR="00174D9D" w:rsidRPr="00174D9D" w:rsidRDefault="00174D9D" w:rsidP="00174D9D">
            <w:pPr>
              <w:rPr>
                <w:ins w:id="2720" w:author="bmooney" w:date="2011-06-30T13:47:00Z"/>
                <w:color w:val="000000"/>
                <w:sz w:val="20"/>
                <w:rPrChange w:id="2721" w:author="bmooney" w:date="2011-06-30T13:51:00Z">
                  <w:rPr>
                    <w:ins w:id="2722" w:author="bmooney" w:date="2011-06-30T13:47:00Z"/>
                    <w:rFonts w:ascii="Calibri" w:hAnsi="Calibri" w:cs="Calibri"/>
                    <w:color w:val="000000"/>
                    <w:sz w:val="22"/>
                    <w:szCs w:val="22"/>
                  </w:rPr>
                </w:rPrChange>
              </w:rPr>
            </w:pPr>
            <w:ins w:id="2723" w:author="bmooney" w:date="2011-06-30T13:47:00Z">
              <w:r w:rsidRPr="00174D9D">
                <w:rPr>
                  <w:color w:val="000000"/>
                  <w:sz w:val="20"/>
                  <w:rPrChange w:id="2724" w:author="bmooney" w:date="2011-06-30T13:51:00Z">
                    <w:rPr>
                      <w:rFonts w:ascii="Calibri" w:hAnsi="Calibri" w:cs="Calibri"/>
                      <w:color w:val="000000"/>
                      <w:sz w:val="22"/>
                      <w:szCs w:val="22"/>
                    </w:rPr>
                  </w:rPrChange>
                </w:rPr>
                <w:t>Breast</w:t>
              </w:r>
            </w:ins>
          </w:p>
        </w:tc>
      </w:tr>
      <w:tr w:rsidR="00174D9D" w:rsidRPr="00174D9D" w14:paraId="3A4F8882" w14:textId="77777777" w:rsidTr="003A16C3">
        <w:trPr>
          <w:trHeight w:val="300"/>
          <w:ins w:id="2725" w:author="bmooney" w:date="2011-06-30T13:47:00Z"/>
          <w:trPrChange w:id="2726"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2727" w:author="bmooney" w:date="2011-06-30T13:51:00Z">
              <w:tcPr>
                <w:tcW w:w="1545" w:type="dxa"/>
                <w:gridSpan w:val="2"/>
                <w:tcBorders>
                  <w:top w:val="nil"/>
                  <w:left w:val="single" w:sz="4" w:space="0" w:color="auto"/>
                  <w:bottom w:val="single" w:sz="4" w:space="0" w:color="auto"/>
                  <w:right w:val="single" w:sz="4" w:space="0" w:color="auto"/>
                </w:tcBorders>
              </w:tcPr>
            </w:tcPrChange>
          </w:tcPr>
          <w:p w14:paraId="09C5A5F3" w14:textId="233C18BE" w:rsidR="00174D9D" w:rsidRPr="00174D9D" w:rsidRDefault="00174D9D">
            <w:pPr>
              <w:rPr>
                <w:ins w:id="2728" w:author="bmooney" w:date="2011-06-30T13:47:00Z"/>
                <w:color w:val="000000"/>
                <w:sz w:val="20"/>
                <w:rPrChange w:id="2729" w:author="bmooney" w:date="2011-06-30T13:51:00Z">
                  <w:rPr>
                    <w:ins w:id="2730" w:author="bmooney" w:date="2011-06-30T13:47:00Z"/>
                    <w:rFonts w:ascii="Calibri" w:hAnsi="Calibri" w:cs="Calibri"/>
                    <w:color w:val="000000"/>
                    <w:sz w:val="22"/>
                    <w:szCs w:val="22"/>
                  </w:rPr>
                </w:rPrChange>
              </w:rPr>
              <w:pPrChange w:id="2731" w:author="bmooney" w:date="2011-06-30T13:51:00Z">
                <w:pPr>
                  <w:jc w:val="right"/>
                </w:pPr>
              </w:pPrChange>
            </w:pPr>
            <w:ins w:id="2732" w:author="bmooney" w:date="2011-06-30T13:48:00Z">
              <w:r w:rsidRPr="00174D9D">
                <w:rPr>
                  <w:color w:val="000000"/>
                  <w:sz w:val="20"/>
                  <w:rPrChange w:id="2733" w:author="bmooney" w:date="2011-06-30T13:51:00Z">
                    <w:rPr>
                      <w:rFonts w:ascii="Calibri" w:hAnsi="Calibri" w:cs="Calibri"/>
                      <w:color w:val="000000"/>
                      <w:sz w:val="22"/>
                      <w:szCs w:val="22"/>
                    </w:rPr>
                  </w:rPrChange>
                </w:rPr>
                <w:t>FR-</w:t>
              </w:r>
            </w:ins>
            <w:ins w:id="2734" w:author="bmooney" w:date="2011-07-01T08:55:00Z">
              <w:r w:rsidR="00620DF9">
                <w:rPr>
                  <w:sz w:val="20"/>
                </w:rPr>
                <w:t>306</w:t>
              </w:r>
            </w:ins>
            <w:ins w:id="2735" w:author="bmooney" w:date="2011-06-30T13:48:00Z">
              <w:r w:rsidRPr="00174D9D">
                <w:rPr>
                  <w:color w:val="000000"/>
                  <w:sz w:val="20"/>
                  <w:rPrChange w:id="2736" w:author="bmooney" w:date="2011-06-30T13:51:00Z">
                    <w:rPr>
                      <w:rFonts w:ascii="Calibri" w:hAnsi="Calibri" w:cs="Calibri"/>
                      <w:color w:val="000000"/>
                      <w:sz w:val="22"/>
                      <w:szCs w:val="22"/>
                    </w:rPr>
                  </w:rPrChange>
                </w:rPr>
                <w:t>3</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2737"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24324738" w14:textId="291E483A" w:rsidR="00174D9D" w:rsidRPr="00174D9D" w:rsidRDefault="00174D9D">
            <w:pPr>
              <w:rPr>
                <w:ins w:id="2738" w:author="bmooney" w:date="2011-06-30T13:47:00Z"/>
                <w:color w:val="000000"/>
                <w:sz w:val="20"/>
                <w:rPrChange w:id="2739" w:author="bmooney" w:date="2011-06-30T13:51:00Z">
                  <w:rPr>
                    <w:ins w:id="2740" w:author="bmooney" w:date="2011-06-30T13:47:00Z"/>
                    <w:rFonts w:ascii="Calibri" w:hAnsi="Calibri" w:cs="Calibri"/>
                    <w:color w:val="000000"/>
                    <w:sz w:val="22"/>
                    <w:szCs w:val="22"/>
                  </w:rPr>
                </w:rPrChange>
              </w:rPr>
              <w:pPrChange w:id="2741" w:author="bmooney" w:date="2011-06-30T13:51:00Z">
                <w:pPr>
                  <w:jc w:val="right"/>
                </w:pPr>
              </w:pPrChange>
            </w:pPr>
            <w:ins w:id="2742" w:author="bmooney" w:date="2011-06-30T13:47:00Z">
              <w:r w:rsidRPr="00174D9D">
                <w:rPr>
                  <w:color w:val="000000"/>
                  <w:sz w:val="20"/>
                  <w:rPrChange w:id="2743" w:author="bmooney" w:date="2011-06-30T13:51:00Z">
                    <w:rPr>
                      <w:rFonts w:ascii="Calibri" w:hAnsi="Calibri" w:cs="Calibri"/>
                      <w:color w:val="000000"/>
                      <w:sz w:val="22"/>
                      <w:szCs w:val="22"/>
                    </w:rPr>
                  </w:rPrChange>
                </w:rPr>
                <w:t>174.3</w:t>
              </w:r>
            </w:ins>
          </w:p>
        </w:tc>
        <w:tc>
          <w:tcPr>
            <w:tcW w:w="6030" w:type="dxa"/>
            <w:tcBorders>
              <w:top w:val="nil"/>
              <w:left w:val="nil"/>
              <w:bottom w:val="single" w:sz="4" w:space="0" w:color="auto"/>
              <w:right w:val="single" w:sz="4" w:space="0" w:color="auto"/>
            </w:tcBorders>
            <w:shd w:val="clear" w:color="auto" w:fill="auto"/>
            <w:noWrap/>
            <w:vAlign w:val="bottom"/>
            <w:hideMark/>
            <w:tcPrChange w:id="2744"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37E2E66B" w14:textId="77777777" w:rsidR="00174D9D" w:rsidRPr="00174D9D" w:rsidRDefault="00174D9D" w:rsidP="00174D9D">
            <w:pPr>
              <w:rPr>
                <w:ins w:id="2745" w:author="bmooney" w:date="2011-06-30T13:47:00Z"/>
                <w:color w:val="000000"/>
                <w:sz w:val="20"/>
                <w:rPrChange w:id="2746" w:author="bmooney" w:date="2011-06-30T13:51:00Z">
                  <w:rPr>
                    <w:ins w:id="2747" w:author="bmooney" w:date="2011-06-30T13:47:00Z"/>
                    <w:rFonts w:ascii="Calibri" w:hAnsi="Calibri" w:cs="Calibri"/>
                    <w:color w:val="000000"/>
                    <w:sz w:val="22"/>
                    <w:szCs w:val="22"/>
                  </w:rPr>
                </w:rPrChange>
              </w:rPr>
            </w:pPr>
            <w:ins w:id="2748" w:author="bmooney" w:date="2011-06-30T13:47:00Z">
              <w:r w:rsidRPr="00174D9D">
                <w:rPr>
                  <w:color w:val="000000"/>
                  <w:sz w:val="20"/>
                  <w:rPrChange w:id="2749" w:author="bmooney" w:date="2011-06-30T13:51:00Z">
                    <w:rPr>
                      <w:rFonts w:ascii="Calibri" w:hAnsi="Calibri" w:cs="Calibri"/>
                      <w:color w:val="000000"/>
                      <w:sz w:val="22"/>
                      <w:szCs w:val="22"/>
                    </w:rPr>
                  </w:rPrChange>
                </w:rPr>
                <w:t>Malignant neoplasm of female breast, Lower-inner quadrant</w:t>
              </w:r>
            </w:ins>
          </w:p>
        </w:tc>
        <w:tc>
          <w:tcPr>
            <w:tcW w:w="1205" w:type="dxa"/>
            <w:tcBorders>
              <w:top w:val="nil"/>
              <w:left w:val="nil"/>
              <w:bottom w:val="single" w:sz="4" w:space="0" w:color="auto"/>
              <w:right w:val="single" w:sz="4" w:space="0" w:color="auto"/>
            </w:tcBorders>
            <w:shd w:val="clear" w:color="auto" w:fill="auto"/>
            <w:noWrap/>
            <w:vAlign w:val="bottom"/>
            <w:hideMark/>
            <w:tcPrChange w:id="2750"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16AE5DC2" w14:textId="77777777" w:rsidR="00174D9D" w:rsidRPr="00174D9D" w:rsidRDefault="00174D9D" w:rsidP="00174D9D">
            <w:pPr>
              <w:rPr>
                <w:ins w:id="2751" w:author="bmooney" w:date="2011-06-30T13:47:00Z"/>
                <w:color w:val="000000"/>
                <w:sz w:val="20"/>
                <w:rPrChange w:id="2752" w:author="bmooney" w:date="2011-06-30T13:51:00Z">
                  <w:rPr>
                    <w:ins w:id="2753" w:author="bmooney" w:date="2011-06-30T13:47:00Z"/>
                    <w:rFonts w:ascii="Calibri" w:hAnsi="Calibri" w:cs="Calibri"/>
                    <w:color w:val="000000"/>
                    <w:sz w:val="22"/>
                    <w:szCs w:val="22"/>
                  </w:rPr>
                </w:rPrChange>
              </w:rPr>
            </w:pPr>
            <w:ins w:id="2754" w:author="bmooney" w:date="2011-06-30T13:47:00Z">
              <w:r w:rsidRPr="00174D9D">
                <w:rPr>
                  <w:color w:val="000000"/>
                  <w:sz w:val="20"/>
                  <w:rPrChange w:id="2755" w:author="bmooney" w:date="2011-06-30T13:51:00Z">
                    <w:rPr>
                      <w:rFonts w:ascii="Calibri" w:hAnsi="Calibri" w:cs="Calibri"/>
                      <w:color w:val="000000"/>
                      <w:sz w:val="22"/>
                      <w:szCs w:val="22"/>
                    </w:rPr>
                  </w:rPrChange>
                </w:rPr>
                <w:t>Breast</w:t>
              </w:r>
            </w:ins>
          </w:p>
        </w:tc>
      </w:tr>
      <w:tr w:rsidR="00174D9D" w:rsidRPr="00174D9D" w14:paraId="3C43D62B" w14:textId="77777777" w:rsidTr="003A16C3">
        <w:trPr>
          <w:trHeight w:val="300"/>
          <w:ins w:id="2756" w:author="bmooney" w:date="2011-06-30T13:47:00Z"/>
          <w:trPrChange w:id="2757"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2758" w:author="bmooney" w:date="2011-06-30T13:51:00Z">
              <w:tcPr>
                <w:tcW w:w="1545" w:type="dxa"/>
                <w:gridSpan w:val="2"/>
                <w:tcBorders>
                  <w:top w:val="nil"/>
                  <w:left w:val="single" w:sz="4" w:space="0" w:color="auto"/>
                  <w:bottom w:val="single" w:sz="4" w:space="0" w:color="auto"/>
                  <w:right w:val="single" w:sz="4" w:space="0" w:color="auto"/>
                </w:tcBorders>
              </w:tcPr>
            </w:tcPrChange>
          </w:tcPr>
          <w:p w14:paraId="7A657BBA" w14:textId="0AB0F88E" w:rsidR="00174D9D" w:rsidRPr="00174D9D" w:rsidRDefault="00174D9D">
            <w:pPr>
              <w:rPr>
                <w:ins w:id="2759" w:author="bmooney" w:date="2011-06-30T13:47:00Z"/>
                <w:color w:val="000000"/>
                <w:sz w:val="20"/>
                <w:rPrChange w:id="2760" w:author="bmooney" w:date="2011-06-30T13:51:00Z">
                  <w:rPr>
                    <w:ins w:id="2761" w:author="bmooney" w:date="2011-06-30T13:47:00Z"/>
                    <w:rFonts w:ascii="Calibri" w:hAnsi="Calibri" w:cs="Calibri"/>
                    <w:color w:val="000000"/>
                    <w:sz w:val="22"/>
                    <w:szCs w:val="22"/>
                  </w:rPr>
                </w:rPrChange>
              </w:rPr>
              <w:pPrChange w:id="2762" w:author="bmooney" w:date="2011-06-30T13:51:00Z">
                <w:pPr>
                  <w:jc w:val="right"/>
                </w:pPr>
              </w:pPrChange>
            </w:pPr>
            <w:ins w:id="2763" w:author="bmooney" w:date="2011-06-30T13:48:00Z">
              <w:r w:rsidRPr="00174D9D">
                <w:rPr>
                  <w:color w:val="000000"/>
                  <w:sz w:val="20"/>
                  <w:rPrChange w:id="2764" w:author="bmooney" w:date="2011-06-30T13:51:00Z">
                    <w:rPr>
                      <w:rFonts w:ascii="Calibri" w:hAnsi="Calibri" w:cs="Calibri"/>
                      <w:color w:val="000000"/>
                      <w:sz w:val="22"/>
                      <w:szCs w:val="22"/>
                    </w:rPr>
                  </w:rPrChange>
                </w:rPr>
                <w:t>FR-</w:t>
              </w:r>
            </w:ins>
            <w:ins w:id="2765" w:author="bmooney" w:date="2011-07-01T08:55:00Z">
              <w:r w:rsidR="00620DF9">
                <w:rPr>
                  <w:sz w:val="20"/>
                </w:rPr>
                <w:t>306</w:t>
              </w:r>
            </w:ins>
            <w:ins w:id="2766" w:author="bmooney" w:date="2011-06-30T13:48:00Z">
              <w:r w:rsidRPr="00174D9D">
                <w:rPr>
                  <w:color w:val="000000"/>
                  <w:sz w:val="20"/>
                  <w:rPrChange w:id="2767" w:author="bmooney" w:date="2011-06-30T13:51:00Z">
                    <w:rPr>
                      <w:rFonts w:ascii="Calibri" w:hAnsi="Calibri" w:cs="Calibri"/>
                      <w:color w:val="000000"/>
                      <w:sz w:val="22"/>
                      <w:szCs w:val="22"/>
                    </w:rPr>
                  </w:rPrChange>
                </w:rPr>
                <w:t>4</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2768"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1834C370" w14:textId="7E7C1CB0" w:rsidR="00174D9D" w:rsidRPr="00174D9D" w:rsidRDefault="00174D9D">
            <w:pPr>
              <w:rPr>
                <w:ins w:id="2769" w:author="bmooney" w:date="2011-06-30T13:47:00Z"/>
                <w:color w:val="000000"/>
                <w:sz w:val="20"/>
                <w:rPrChange w:id="2770" w:author="bmooney" w:date="2011-06-30T13:51:00Z">
                  <w:rPr>
                    <w:ins w:id="2771" w:author="bmooney" w:date="2011-06-30T13:47:00Z"/>
                    <w:rFonts w:ascii="Calibri" w:hAnsi="Calibri" w:cs="Calibri"/>
                    <w:color w:val="000000"/>
                    <w:sz w:val="22"/>
                    <w:szCs w:val="22"/>
                  </w:rPr>
                </w:rPrChange>
              </w:rPr>
              <w:pPrChange w:id="2772" w:author="bmooney" w:date="2011-06-30T13:51:00Z">
                <w:pPr>
                  <w:jc w:val="right"/>
                </w:pPr>
              </w:pPrChange>
            </w:pPr>
            <w:ins w:id="2773" w:author="bmooney" w:date="2011-06-30T13:47:00Z">
              <w:r w:rsidRPr="00174D9D">
                <w:rPr>
                  <w:color w:val="000000"/>
                  <w:sz w:val="20"/>
                  <w:rPrChange w:id="2774" w:author="bmooney" w:date="2011-06-30T13:51:00Z">
                    <w:rPr>
                      <w:rFonts w:ascii="Calibri" w:hAnsi="Calibri" w:cs="Calibri"/>
                      <w:color w:val="000000"/>
                      <w:sz w:val="22"/>
                      <w:szCs w:val="22"/>
                    </w:rPr>
                  </w:rPrChange>
                </w:rPr>
                <w:t>174.4</w:t>
              </w:r>
            </w:ins>
          </w:p>
        </w:tc>
        <w:tc>
          <w:tcPr>
            <w:tcW w:w="6030" w:type="dxa"/>
            <w:tcBorders>
              <w:top w:val="nil"/>
              <w:left w:val="nil"/>
              <w:bottom w:val="single" w:sz="4" w:space="0" w:color="auto"/>
              <w:right w:val="single" w:sz="4" w:space="0" w:color="auto"/>
            </w:tcBorders>
            <w:shd w:val="clear" w:color="auto" w:fill="auto"/>
            <w:noWrap/>
            <w:vAlign w:val="bottom"/>
            <w:hideMark/>
            <w:tcPrChange w:id="2775"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3B3A5BDB" w14:textId="77777777" w:rsidR="00174D9D" w:rsidRPr="00174D9D" w:rsidRDefault="00174D9D" w:rsidP="00174D9D">
            <w:pPr>
              <w:rPr>
                <w:ins w:id="2776" w:author="bmooney" w:date="2011-06-30T13:47:00Z"/>
                <w:color w:val="000000"/>
                <w:sz w:val="20"/>
                <w:rPrChange w:id="2777" w:author="bmooney" w:date="2011-06-30T13:51:00Z">
                  <w:rPr>
                    <w:ins w:id="2778" w:author="bmooney" w:date="2011-06-30T13:47:00Z"/>
                    <w:rFonts w:ascii="Calibri" w:hAnsi="Calibri" w:cs="Calibri"/>
                    <w:color w:val="000000"/>
                    <w:sz w:val="22"/>
                    <w:szCs w:val="22"/>
                  </w:rPr>
                </w:rPrChange>
              </w:rPr>
            </w:pPr>
            <w:ins w:id="2779" w:author="bmooney" w:date="2011-06-30T13:47:00Z">
              <w:r w:rsidRPr="00174D9D">
                <w:rPr>
                  <w:color w:val="000000"/>
                  <w:sz w:val="20"/>
                  <w:rPrChange w:id="2780" w:author="bmooney" w:date="2011-06-30T13:51:00Z">
                    <w:rPr>
                      <w:rFonts w:ascii="Calibri" w:hAnsi="Calibri" w:cs="Calibri"/>
                      <w:color w:val="000000"/>
                      <w:sz w:val="22"/>
                      <w:szCs w:val="22"/>
                    </w:rPr>
                  </w:rPrChange>
                </w:rPr>
                <w:t>Malignant neoplasm of female breast, Upper-outer quadrant</w:t>
              </w:r>
            </w:ins>
          </w:p>
        </w:tc>
        <w:tc>
          <w:tcPr>
            <w:tcW w:w="1205" w:type="dxa"/>
            <w:tcBorders>
              <w:top w:val="nil"/>
              <w:left w:val="nil"/>
              <w:bottom w:val="single" w:sz="4" w:space="0" w:color="auto"/>
              <w:right w:val="single" w:sz="4" w:space="0" w:color="auto"/>
            </w:tcBorders>
            <w:shd w:val="clear" w:color="auto" w:fill="auto"/>
            <w:noWrap/>
            <w:vAlign w:val="bottom"/>
            <w:hideMark/>
            <w:tcPrChange w:id="2781"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48E2B4ED" w14:textId="77777777" w:rsidR="00174D9D" w:rsidRPr="00174D9D" w:rsidRDefault="00174D9D" w:rsidP="00174D9D">
            <w:pPr>
              <w:rPr>
                <w:ins w:id="2782" w:author="bmooney" w:date="2011-06-30T13:47:00Z"/>
                <w:color w:val="000000"/>
                <w:sz w:val="20"/>
                <w:rPrChange w:id="2783" w:author="bmooney" w:date="2011-06-30T13:51:00Z">
                  <w:rPr>
                    <w:ins w:id="2784" w:author="bmooney" w:date="2011-06-30T13:47:00Z"/>
                    <w:rFonts w:ascii="Calibri" w:hAnsi="Calibri" w:cs="Calibri"/>
                    <w:color w:val="000000"/>
                    <w:sz w:val="22"/>
                    <w:szCs w:val="22"/>
                  </w:rPr>
                </w:rPrChange>
              </w:rPr>
            </w:pPr>
            <w:ins w:id="2785" w:author="bmooney" w:date="2011-06-30T13:47:00Z">
              <w:r w:rsidRPr="00174D9D">
                <w:rPr>
                  <w:color w:val="000000"/>
                  <w:sz w:val="20"/>
                  <w:rPrChange w:id="2786" w:author="bmooney" w:date="2011-06-30T13:51:00Z">
                    <w:rPr>
                      <w:rFonts w:ascii="Calibri" w:hAnsi="Calibri" w:cs="Calibri"/>
                      <w:color w:val="000000"/>
                      <w:sz w:val="22"/>
                      <w:szCs w:val="22"/>
                    </w:rPr>
                  </w:rPrChange>
                </w:rPr>
                <w:t>Breast</w:t>
              </w:r>
            </w:ins>
          </w:p>
        </w:tc>
      </w:tr>
      <w:tr w:rsidR="00174D9D" w:rsidRPr="00174D9D" w14:paraId="4A505944" w14:textId="77777777" w:rsidTr="003A16C3">
        <w:trPr>
          <w:trHeight w:val="300"/>
          <w:ins w:id="2787" w:author="bmooney" w:date="2011-06-30T13:47:00Z"/>
          <w:trPrChange w:id="2788"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2789" w:author="bmooney" w:date="2011-06-30T13:51:00Z">
              <w:tcPr>
                <w:tcW w:w="1545" w:type="dxa"/>
                <w:gridSpan w:val="2"/>
                <w:tcBorders>
                  <w:top w:val="nil"/>
                  <w:left w:val="single" w:sz="4" w:space="0" w:color="auto"/>
                  <w:bottom w:val="single" w:sz="4" w:space="0" w:color="auto"/>
                  <w:right w:val="single" w:sz="4" w:space="0" w:color="auto"/>
                </w:tcBorders>
              </w:tcPr>
            </w:tcPrChange>
          </w:tcPr>
          <w:p w14:paraId="54A59329" w14:textId="18631F94" w:rsidR="00174D9D" w:rsidRPr="00174D9D" w:rsidRDefault="00174D9D">
            <w:pPr>
              <w:rPr>
                <w:ins w:id="2790" w:author="bmooney" w:date="2011-06-30T13:47:00Z"/>
                <w:color w:val="000000"/>
                <w:sz w:val="20"/>
                <w:rPrChange w:id="2791" w:author="bmooney" w:date="2011-06-30T13:51:00Z">
                  <w:rPr>
                    <w:ins w:id="2792" w:author="bmooney" w:date="2011-06-30T13:47:00Z"/>
                    <w:rFonts w:ascii="Calibri" w:hAnsi="Calibri" w:cs="Calibri"/>
                    <w:color w:val="000000"/>
                    <w:sz w:val="22"/>
                    <w:szCs w:val="22"/>
                  </w:rPr>
                </w:rPrChange>
              </w:rPr>
              <w:pPrChange w:id="2793" w:author="bmooney" w:date="2011-06-30T13:51:00Z">
                <w:pPr>
                  <w:jc w:val="right"/>
                </w:pPr>
              </w:pPrChange>
            </w:pPr>
            <w:ins w:id="2794" w:author="bmooney" w:date="2011-06-30T13:48:00Z">
              <w:r w:rsidRPr="00174D9D">
                <w:rPr>
                  <w:color w:val="000000"/>
                  <w:sz w:val="20"/>
                  <w:rPrChange w:id="2795" w:author="bmooney" w:date="2011-06-30T13:51:00Z">
                    <w:rPr>
                      <w:rFonts w:ascii="Calibri" w:hAnsi="Calibri" w:cs="Calibri"/>
                      <w:color w:val="000000"/>
                      <w:sz w:val="22"/>
                      <w:szCs w:val="22"/>
                    </w:rPr>
                  </w:rPrChange>
                </w:rPr>
                <w:t>FR-</w:t>
              </w:r>
            </w:ins>
            <w:ins w:id="2796" w:author="bmooney" w:date="2011-07-01T08:55:00Z">
              <w:r w:rsidR="00620DF9">
                <w:rPr>
                  <w:sz w:val="20"/>
                </w:rPr>
                <w:t>306</w:t>
              </w:r>
            </w:ins>
            <w:ins w:id="2797" w:author="bmooney" w:date="2011-06-30T13:48:00Z">
              <w:r w:rsidRPr="00174D9D">
                <w:rPr>
                  <w:color w:val="000000"/>
                  <w:sz w:val="20"/>
                  <w:rPrChange w:id="2798" w:author="bmooney" w:date="2011-06-30T13:51:00Z">
                    <w:rPr>
                      <w:rFonts w:ascii="Calibri" w:hAnsi="Calibri" w:cs="Calibri"/>
                      <w:color w:val="000000"/>
                      <w:sz w:val="22"/>
                      <w:szCs w:val="22"/>
                    </w:rPr>
                  </w:rPrChange>
                </w:rPr>
                <w:t>5</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2799"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117C02F2" w14:textId="22488F13" w:rsidR="00174D9D" w:rsidRPr="00174D9D" w:rsidRDefault="00174D9D">
            <w:pPr>
              <w:rPr>
                <w:ins w:id="2800" w:author="bmooney" w:date="2011-06-30T13:47:00Z"/>
                <w:color w:val="000000"/>
                <w:sz w:val="20"/>
                <w:rPrChange w:id="2801" w:author="bmooney" w:date="2011-06-30T13:51:00Z">
                  <w:rPr>
                    <w:ins w:id="2802" w:author="bmooney" w:date="2011-06-30T13:47:00Z"/>
                    <w:rFonts w:ascii="Calibri" w:hAnsi="Calibri" w:cs="Calibri"/>
                    <w:color w:val="000000"/>
                    <w:sz w:val="22"/>
                    <w:szCs w:val="22"/>
                  </w:rPr>
                </w:rPrChange>
              </w:rPr>
              <w:pPrChange w:id="2803" w:author="bmooney" w:date="2011-06-30T13:51:00Z">
                <w:pPr>
                  <w:jc w:val="right"/>
                </w:pPr>
              </w:pPrChange>
            </w:pPr>
            <w:ins w:id="2804" w:author="bmooney" w:date="2011-06-30T13:47:00Z">
              <w:r w:rsidRPr="00174D9D">
                <w:rPr>
                  <w:color w:val="000000"/>
                  <w:sz w:val="20"/>
                  <w:rPrChange w:id="2805" w:author="bmooney" w:date="2011-06-30T13:51:00Z">
                    <w:rPr>
                      <w:rFonts w:ascii="Calibri" w:hAnsi="Calibri" w:cs="Calibri"/>
                      <w:color w:val="000000"/>
                      <w:sz w:val="22"/>
                      <w:szCs w:val="22"/>
                    </w:rPr>
                  </w:rPrChange>
                </w:rPr>
                <w:t>174.5</w:t>
              </w:r>
            </w:ins>
          </w:p>
        </w:tc>
        <w:tc>
          <w:tcPr>
            <w:tcW w:w="6030" w:type="dxa"/>
            <w:tcBorders>
              <w:top w:val="nil"/>
              <w:left w:val="nil"/>
              <w:bottom w:val="single" w:sz="4" w:space="0" w:color="auto"/>
              <w:right w:val="single" w:sz="4" w:space="0" w:color="auto"/>
            </w:tcBorders>
            <w:shd w:val="clear" w:color="auto" w:fill="auto"/>
            <w:noWrap/>
            <w:vAlign w:val="bottom"/>
            <w:hideMark/>
            <w:tcPrChange w:id="2806"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5D89B0CA" w14:textId="77777777" w:rsidR="00174D9D" w:rsidRPr="00174D9D" w:rsidRDefault="00174D9D" w:rsidP="00174D9D">
            <w:pPr>
              <w:rPr>
                <w:ins w:id="2807" w:author="bmooney" w:date="2011-06-30T13:47:00Z"/>
                <w:color w:val="000000"/>
                <w:sz w:val="20"/>
                <w:rPrChange w:id="2808" w:author="bmooney" w:date="2011-06-30T13:51:00Z">
                  <w:rPr>
                    <w:ins w:id="2809" w:author="bmooney" w:date="2011-06-30T13:47:00Z"/>
                    <w:rFonts w:ascii="Calibri" w:hAnsi="Calibri" w:cs="Calibri"/>
                    <w:color w:val="000000"/>
                    <w:sz w:val="22"/>
                    <w:szCs w:val="22"/>
                  </w:rPr>
                </w:rPrChange>
              </w:rPr>
            </w:pPr>
            <w:ins w:id="2810" w:author="bmooney" w:date="2011-06-30T13:47:00Z">
              <w:r w:rsidRPr="00174D9D">
                <w:rPr>
                  <w:color w:val="000000"/>
                  <w:sz w:val="20"/>
                  <w:rPrChange w:id="2811" w:author="bmooney" w:date="2011-06-30T13:51:00Z">
                    <w:rPr>
                      <w:rFonts w:ascii="Calibri" w:hAnsi="Calibri" w:cs="Calibri"/>
                      <w:color w:val="000000"/>
                      <w:sz w:val="22"/>
                      <w:szCs w:val="22"/>
                    </w:rPr>
                  </w:rPrChange>
                </w:rPr>
                <w:t>Malignant neoplasm of female breast, Lower-outer quadrant</w:t>
              </w:r>
            </w:ins>
          </w:p>
        </w:tc>
        <w:tc>
          <w:tcPr>
            <w:tcW w:w="1205" w:type="dxa"/>
            <w:tcBorders>
              <w:top w:val="nil"/>
              <w:left w:val="nil"/>
              <w:bottom w:val="single" w:sz="4" w:space="0" w:color="auto"/>
              <w:right w:val="single" w:sz="4" w:space="0" w:color="auto"/>
            </w:tcBorders>
            <w:shd w:val="clear" w:color="auto" w:fill="auto"/>
            <w:noWrap/>
            <w:vAlign w:val="bottom"/>
            <w:hideMark/>
            <w:tcPrChange w:id="2812"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06501C0A" w14:textId="77777777" w:rsidR="00174D9D" w:rsidRPr="00174D9D" w:rsidRDefault="00174D9D" w:rsidP="00174D9D">
            <w:pPr>
              <w:rPr>
                <w:ins w:id="2813" w:author="bmooney" w:date="2011-06-30T13:47:00Z"/>
                <w:color w:val="000000"/>
                <w:sz w:val="20"/>
                <w:rPrChange w:id="2814" w:author="bmooney" w:date="2011-06-30T13:51:00Z">
                  <w:rPr>
                    <w:ins w:id="2815" w:author="bmooney" w:date="2011-06-30T13:47:00Z"/>
                    <w:rFonts w:ascii="Calibri" w:hAnsi="Calibri" w:cs="Calibri"/>
                    <w:color w:val="000000"/>
                    <w:sz w:val="22"/>
                    <w:szCs w:val="22"/>
                  </w:rPr>
                </w:rPrChange>
              </w:rPr>
            </w:pPr>
            <w:ins w:id="2816" w:author="bmooney" w:date="2011-06-30T13:47:00Z">
              <w:r w:rsidRPr="00174D9D">
                <w:rPr>
                  <w:color w:val="000000"/>
                  <w:sz w:val="20"/>
                  <w:rPrChange w:id="2817" w:author="bmooney" w:date="2011-06-30T13:51:00Z">
                    <w:rPr>
                      <w:rFonts w:ascii="Calibri" w:hAnsi="Calibri" w:cs="Calibri"/>
                      <w:color w:val="000000"/>
                      <w:sz w:val="22"/>
                      <w:szCs w:val="22"/>
                    </w:rPr>
                  </w:rPrChange>
                </w:rPr>
                <w:t>Breast</w:t>
              </w:r>
            </w:ins>
          </w:p>
        </w:tc>
      </w:tr>
      <w:tr w:rsidR="00174D9D" w:rsidRPr="00174D9D" w14:paraId="2EB499C7" w14:textId="77777777" w:rsidTr="003A16C3">
        <w:trPr>
          <w:trHeight w:val="300"/>
          <w:ins w:id="2818" w:author="bmooney" w:date="2011-06-30T13:47:00Z"/>
          <w:trPrChange w:id="2819"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2820" w:author="bmooney" w:date="2011-06-30T13:51:00Z">
              <w:tcPr>
                <w:tcW w:w="1545" w:type="dxa"/>
                <w:gridSpan w:val="2"/>
                <w:tcBorders>
                  <w:top w:val="nil"/>
                  <w:left w:val="single" w:sz="4" w:space="0" w:color="auto"/>
                  <w:bottom w:val="single" w:sz="4" w:space="0" w:color="auto"/>
                  <w:right w:val="single" w:sz="4" w:space="0" w:color="auto"/>
                </w:tcBorders>
              </w:tcPr>
            </w:tcPrChange>
          </w:tcPr>
          <w:p w14:paraId="21CC602C" w14:textId="1AACFB60" w:rsidR="00174D9D" w:rsidRPr="00174D9D" w:rsidRDefault="00174D9D">
            <w:pPr>
              <w:rPr>
                <w:ins w:id="2821" w:author="bmooney" w:date="2011-06-30T13:47:00Z"/>
                <w:color w:val="000000"/>
                <w:sz w:val="20"/>
                <w:rPrChange w:id="2822" w:author="bmooney" w:date="2011-06-30T13:51:00Z">
                  <w:rPr>
                    <w:ins w:id="2823" w:author="bmooney" w:date="2011-06-30T13:47:00Z"/>
                    <w:rFonts w:ascii="Calibri" w:hAnsi="Calibri" w:cs="Calibri"/>
                    <w:color w:val="000000"/>
                    <w:sz w:val="22"/>
                    <w:szCs w:val="22"/>
                  </w:rPr>
                </w:rPrChange>
              </w:rPr>
              <w:pPrChange w:id="2824" w:author="bmooney" w:date="2011-06-30T13:51:00Z">
                <w:pPr>
                  <w:jc w:val="right"/>
                </w:pPr>
              </w:pPrChange>
            </w:pPr>
            <w:ins w:id="2825" w:author="bmooney" w:date="2011-06-30T13:48:00Z">
              <w:r w:rsidRPr="00174D9D">
                <w:rPr>
                  <w:color w:val="000000"/>
                  <w:sz w:val="20"/>
                  <w:rPrChange w:id="2826" w:author="bmooney" w:date="2011-06-30T13:51:00Z">
                    <w:rPr>
                      <w:rFonts w:ascii="Calibri" w:hAnsi="Calibri" w:cs="Calibri"/>
                      <w:color w:val="000000"/>
                      <w:sz w:val="22"/>
                      <w:szCs w:val="22"/>
                    </w:rPr>
                  </w:rPrChange>
                </w:rPr>
                <w:t>FR-</w:t>
              </w:r>
            </w:ins>
            <w:ins w:id="2827" w:author="bmooney" w:date="2011-07-01T08:55:00Z">
              <w:r w:rsidR="00620DF9">
                <w:rPr>
                  <w:sz w:val="20"/>
                </w:rPr>
                <w:t>306</w:t>
              </w:r>
            </w:ins>
            <w:ins w:id="2828" w:author="bmooney" w:date="2011-06-30T13:48:00Z">
              <w:r w:rsidRPr="00174D9D">
                <w:rPr>
                  <w:color w:val="000000"/>
                  <w:sz w:val="20"/>
                  <w:rPrChange w:id="2829" w:author="bmooney" w:date="2011-06-30T13:51:00Z">
                    <w:rPr>
                      <w:rFonts w:ascii="Calibri" w:hAnsi="Calibri" w:cs="Calibri"/>
                      <w:color w:val="000000"/>
                      <w:sz w:val="22"/>
                      <w:szCs w:val="22"/>
                    </w:rPr>
                  </w:rPrChange>
                </w:rPr>
                <w:t>6</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2830"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077D50EF" w14:textId="6F0B5BC4" w:rsidR="00174D9D" w:rsidRPr="00174D9D" w:rsidRDefault="00174D9D">
            <w:pPr>
              <w:rPr>
                <w:ins w:id="2831" w:author="bmooney" w:date="2011-06-30T13:47:00Z"/>
                <w:color w:val="000000"/>
                <w:sz w:val="20"/>
                <w:rPrChange w:id="2832" w:author="bmooney" w:date="2011-06-30T13:51:00Z">
                  <w:rPr>
                    <w:ins w:id="2833" w:author="bmooney" w:date="2011-06-30T13:47:00Z"/>
                    <w:rFonts w:ascii="Calibri" w:hAnsi="Calibri" w:cs="Calibri"/>
                    <w:color w:val="000000"/>
                    <w:sz w:val="22"/>
                    <w:szCs w:val="22"/>
                  </w:rPr>
                </w:rPrChange>
              </w:rPr>
              <w:pPrChange w:id="2834" w:author="bmooney" w:date="2011-06-30T13:51:00Z">
                <w:pPr>
                  <w:jc w:val="right"/>
                </w:pPr>
              </w:pPrChange>
            </w:pPr>
            <w:ins w:id="2835" w:author="bmooney" w:date="2011-06-30T13:47:00Z">
              <w:r w:rsidRPr="00174D9D">
                <w:rPr>
                  <w:color w:val="000000"/>
                  <w:sz w:val="20"/>
                  <w:rPrChange w:id="2836" w:author="bmooney" w:date="2011-06-30T13:51:00Z">
                    <w:rPr>
                      <w:rFonts w:ascii="Calibri" w:hAnsi="Calibri" w:cs="Calibri"/>
                      <w:color w:val="000000"/>
                      <w:sz w:val="22"/>
                      <w:szCs w:val="22"/>
                    </w:rPr>
                  </w:rPrChange>
                </w:rPr>
                <w:t>174.6</w:t>
              </w:r>
            </w:ins>
          </w:p>
        </w:tc>
        <w:tc>
          <w:tcPr>
            <w:tcW w:w="6030" w:type="dxa"/>
            <w:tcBorders>
              <w:top w:val="nil"/>
              <w:left w:val="nil"/>
              <w:bottom w:val="single" w:sz="4" w:space="0" w:color="auto"/>
              <w:right w:val="single" w:sz="4" w:space="0" w:color="auto"/>
            </w:tcBorders>
            <w:shd w:val="clear" w:color="auto" w:fill="auto"/>
            <w:noWrap/>
            <w:vAlign w:val="bottom"/>
            <w:hideMark/>
            <w:tcPrChange w:id="2837"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6D96A262" w14:textId="77777777" w:rsidR="00174D9D" w:rsidRPr="00174D9D" w:rsidRDefault="00174D9D" w:rsidP="00174D9D">
            <w:pPr>
              <w:rPr>
                <w:ins w:id="2838" w:author="bmooney" w:date="2011-06-30T13:47:00Z"/>
                <w:color w:val="000000"/>
                <w:sz w:val="20"/>
                <w:rPrChange w:id="2839" w:author="bmooney" w:date="2011-06-30T13:51:00Z">
                  <w:rPr>
                    <w:ins w:id="2840" w:author="bmooney" w:date="2011-06-30T13:47:00Z"/>
                    <w:rFonts w:ascii="Calibri" w:hAnsi="Calibri" w:cs="Calibri"/>
                    <w:color w:val="000000"/>
                    <w:sz w:val="22"/>
                    <w:szCs w:val="22"/>
                  </w:rPr>
                </w:rPrChange>
              </w:rPr>
            </w:pPr>
            <w:ins w:id="2841" w:author="bmooney" w:date="2011-06-30T13:47:00Z">
              <w:r w:rsidRPr="00174D9D">
                <w:rPr>
                  <w:color w:val="000000"/>
                  <w:sz w:val="20"/>
                  <w:rPrChange w:id="2842" w:author="bmooney" w:date="2011-06-30T13:51:00Z">
                    <w:rPr>
                      <w:rFonts w:ascii="Calibri" w:hAnsi="Calibri" w:cs="Calibri"/>
                      <w:color w:val="000000"/>
                      <w:sz w:val="22"/>
                      <w:szCs w:val="22"/>
                    </w:rPr>
                  </w:rPrChange>
                </w:rPr>
                <w:t>Malignant neoplasm of female breast, Axillary tail</w:t>
              </w:r>
            </w:ins>
          </w:p>
        </w:tc>
        <w:tc>
          <w:tcPr>
            <w:tcW w:w="1205" w:type="dxa"/>
            <w:tcBorders>
              <w:top w:val="nil"/>
              <w:left w:val="nil"/>
              <w:bottom w:val="single" w:sz="4" w:space="0" w:color="auto"/>
              <w:right w:val="single" w:sz="4" w:space="0" w:color="auto"/>
            </w:tcBorders>
            <w:shd w:val="clear" w:color="auto" w:fill="auto"/>
            <w:noWrap/>
            <w:vAlign w:val="bottom"/>
            <w:hideMark/>
            <w:tcPrChange w:id="2843"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46E08755" w14:textId="77777777" w:rsidR="00174D9D" w:rsidRPr="00174D9D" w:rsidRDefault="00174D9D" w:rsidP="00174D9D">
            <w:pPr>
              <w:rPr>
                <w:ins w:id="2844" w:author="bmooney" w:date="2011-06-30T13:47:00Z"/>
                <w:color w:val="000000"/>
                <w:sz w:val="20"/>
                <w:rPrChange w:id="2845" w:author="bmooney" w:date="2011-06-30T13:51:00Z">
                  <w:rPr>
                    <w:ins w:id="2846" w:author="bmooney" w:date="2011-06-30T13:47:00Z"/>
                    <w:rFonts w:ascii="Calibri" w:hAnsi="Calibri" w:cs="Calibri"/>
                    <w:color w:val="000000"/>
                    <w:sz w:val="22"/>
                    <w:szCs w:val="22"/>
                  </w:rPr>
                </w:rPrChange>
              </w:rPr>
            </w:pPr>
            <w:ins w:id="2847" w:author="bmooney" w:date="2011-06-30T13:47:00Z">
              <w:r w:rsidRPr="00174D9D">
                <w:rPr>
                  <w:color w:val="000000"/>
                  <w:sz w:val="20"/>
                  <w:rPrChange w:id="2848" w:author="bmooney" w:date="2011-06-30T13:51:00Z">
                    <w:rPr>
                      <w:rFonts w:ascii="Calibri" w:hAnsi="Calibri" w:cs="Calibri"/>
                      <w:color w:val="000000"/>
                      <w:sz w:val="22"/>
                      <w:szCs w:val="22"/>
                    </w:rPr>
                  </w:rPrChange>
                </w:rPr>
                <w:t>Breast</w:t>
              </w:r>
            </w:ins>
          </w:p>
        </w:tc>
      </w:tr>
      <w:tr w:rsidR="00174D9D" w:rsidRPr="00174D9D" w14:paraId="034430CF" w14:textId="77777777" w:rsidTr="003A16C3">
        <w:trPr>
          <w:trHeight w:val="300"/>
          <w:ins w:id="2849" w:author="bmooney" w:date="2011-06-30T13:47:00Z"/>
          <w:trPrChange w:id="2850"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2851" w:author="bmooney" w:date="2011-06-30T13:51:00Z">
              <w:tcPr>
                <w:tcW w:w="1545" w:type="dxa"/>
                <w:gridSpan w:val="2"/>
                <w:tcBorders>
                  <w:top w:val="nil"/>
                  <w:left w:val="single" w:sz="4" w:space="0" w:color="auto"/>
                  <w:bottom w:val="single" w:sz="4" w:space="0" w:color="auto"/>
                  <w:right w:val="single" w:sz="4" w:space="0" w:color="auto"/>
                </w:tcBorders>
              </w:tcPr>
            </w:tcPrChange>
          </w:tcPr>
          <w:p w14:paraId="5C324D2C" w14:textId="6951D174" w:rsidR="00174D9D" w:rsidRPr="00174D9D" w:rsidRDefault="00174D9D">
            <w:pPr>
              <w:rPr>
                <w:ins w:id="2852" w:author="bmooney" w:date="2011-06-30T13:47:00Z"/>
                <w:color w:val="000000"/>
                <w:sz w:val="20"/>
                <w:rPrChange w:id="2853" w:author="bmooney" w:date="2011-06-30T13:51:00Z">
                  <w:rPr>
                    <w:ins w:id="2854" w:author="bmooney" w:date="2011-06-30T13:47:00Z"/>
                    <w:rFonts w:ascii="Calibri" w:hAnsi="Calibri" w:cs="Calibri"/>
                    <w:color w:val="000000"/>
                    <w:sz w:val="22"/>
                    <w:szCs w:val="22"/>
                  </w:rPr>
                </w:rPrChange>
              </w:rPr>
              <w:pPrChange w:id="2855" w:author="bmooney" w:date="2011-06-30T13:51:00Z">
                <w:pPr>
                  <w:jc w:val="right"/>
                </w:pPr>
              </w:pPrChange>
            </w:pPr>
            <w:ins w:id="2856" w:author="bmooney" w:date="2011-06-30T13:48:00Z">
              <w:r w:rsidRPr="00174D9D">
                <w:rPr>
                  <w:color w:val="000000"/>
                  <w:sz w:val="20"/>
                  <w:rPrChange w:id="2857" w:author="bmooney" w:date="2011-06-30T13:51:00Z">
                    <w:rPr>
                      <w:rFonts w:ascii="Calibri" w:hAnsi="Calibri" w:cs="Calibri"/>
                      <w:color w:val="000000"/>
                      <w:sz w:val="22"/>
                      <w:szCs w:val="22"/>
                    </w:rPr>
                  </w:rPrChange>
                </w:rPr>
                <w:t>FR-</w:t>
              </w:r>
            </w:ins>
            <w:ins w:id="2858" w:author="bmooney" w:date="2011-07-01T08:55:00Z">
              <w:r w:rsidR="00620DF9">
                <w:rPr>
                  <w:sz w:val="20"/>
                </w:rPr>
                <w:t>306</w:t>
              </w:r>
            </w:ins>
            <w:ins w:id="2859" w:author="bmooney" w:date="2011-06-30T13:48:00Z">
              <w:r w:rsidRPr="00174D9D">
                <w:rPr>
                  <w:color w:val="000000"/>
                  <w:sz w:val="20"/>
                  <w:rPrChange w:id="2860" w:author="bmooney" w:date="2011-06-30T13:51:00Z">
                    <w:rPr>
                      <w:rFonts w:ascii="Calibri" w:hAnsi="Calibri" w:cs="Calibri"/>
                      <w:color w:val="000000"/>
                      <w:sz w:val="22"/>
                      <w:szCs w:val="22"/>
                    </w:rPr>
                  </w:rPrChange>
                </w:rPr>
                <w:t>7</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2861"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617C2F39" w14:textId="3892361A" w:rsidR="00174D9D" w:rsidRPr="00174D9D" w:rsidRDefault="00174D9D">
            <w:pPr>
              <w:rPr>
                <w:ins w:id="2862" w:author="bmooney" w:date="2011-06-30T13:47:00Z"/>
                <w:color w:val="000000"/>
                <w:sz w:val="20"/>
                <w:rPrChange w:id="2863" w:author="bmooney" w:date="2011-06-30T13:51:00Z">
                  <w:rPr>
                    <w:ins w:id="2864" w:author="bmooney" w:date="2011-06-30T13:47:00Z"/>
                    <w:rFonts w:ascii="Calibri" w:hAnsi="Calibri" w:cs="Calibri"/>
                    <w:color w:val="000000"/>
                    <w:sz w:val="22"/>
                    <w:szCs w:val="22"/>
                  </w:rPr>
                </w:rPrChange>
              </w:rPr>
              <w:pPrChange w:id="2865" w:author="bmooney" w:date="2011-06-30T13:51:00Z">
                <w:pPr>
                  <w:jc w:val="right"/>
                </w:pPr>
              </w:pPrChange>
            </w:pPr>
            <w:ins w:id="2866" w:author="bmooney" w:date="2011-06-30T13:47:00Z">
              <w:r w:rsidRPr="00174D9D">
                <w:rPr>
                  <w:color w:val="000000"/>
                  <w:sz w:val="20"/>
                  <w:rPrChange w:id="2867" w:author="bmooney" w:date="2011-06-30T13:51:00Z">
                    <w:rPr>
                      <w:rFonts w:ascii="Calibri" w:hAnsi="Calibri" w:cs="Calibri"/>
                      <w:color w:val="000000"/>
                      <w:sz w:val="22"/>
                      <w:szCs w:val="22"/>
                    </w:rPr>
                  </w:rPrChange>
                </w:rPr>
                <w:t>174.8</w:t>
              </w:r>
            </w:ins>
          </w:p>
        </w:tc>
        <w:tc>
          <w:tcPr>
            <w:tcW w:w="6030" w:type="dxa"/>
            <w:tcBorders>
              <w:top w:val="nil"/>
              <w:left w:val="nil"/>
              <w:bottom w:val="single" w:sz="4" w:space="0" w:color="auto"/>
              <w:right w:val="single" w:sz="4" w:space="0" w:color="auto"/>
            </w:tcBorders>
            <w:shd w:val="clear" w:color="auto" w:fill="auto"/>
            <w:noWrap/>
            <w:vAlign w:val="bottom"/>
            <w:hideMark/>
            <w:tcPrChange w:id="2868"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742C85EE" w14:textId="77777777" w:rsidR="00174D9D" w:rsidRPr="00174D9D" w:rsidRDefault="00174D9D" w:rsidP="00174D9D">
            <w:pPr>
              <w:rPr>
                <w:ins w:id="2869" w:author="bmooney" w:date="2011-06-30T13:47:00Z"/>
                <w:color w:val="000000"/>
                <w:sz w:val="20"/>
                <w:rPrChange w:id="2870" w:author="bmooney" w:date="2011-06-30T13:51:00Z">
                  <w:rPr>
                    <w:ins w:id="2871" w:author="bmooney" w:date="2011-06-30T13:47:00Z"/>
                    <w:rFonts w:ascii="Calibri" w:hAnsi="Calibri" w:cs="Calibri"/>
                    <w:color w:val="000000"/>
                    <w:sz w:val="22"/>
                    <w:szCs w:val="22"/>
                  </w:rPr>
                </w:rPrChange>
              </w:rPr>
            </w:pPr>
            <w:ins w:id="2872" w:author="bmooney" w:date="2011-06-30T13:47:00Z">
              <w:r w:rsidRPr="00174D9D">
                <w:rPr>
                  <w:color w:val="000000"/>
                  <w:sz w:val="20"/>
                  <w:rPrChange w:id="2873" w:author="bmooney" w:date="2011-06-30T13:51:00Z">
                    <w:rPr>
                      <w:rFonts w:ascii="Calibri" w:hAnsi="Calibri" w:cs="Calibri"/>
                      <w:color w:val="000000"/>
                      <w:sz w:val="22"/>
                      <w:szCs w:val="22"/>
                    </w:rPr>
                  </w:rPrChange>
                </w:rPr>
                <w:t>Malignant neoplasm of female breast, Other specified sites</w:t>
              </w:r>
            </w:ins>
          </w:p>
        </w:tc>
        <w:tc>
          <w:tcPr>
            <w:tcW w:w="1205" w:type="dxa"/>
            <w:tcBorders>
              <w:top w:val="nil"/>
              <w:left w:val="nil"/>
              <w:bottom w:val="single" w:sz="4" w:space="0" w:color="auto"/>
              <w:right w:val="single" w:sz="4" w:space="0" w:color="auto"/>
            </w:tcBorders>
            <w:shd w:val="clear" w:color="auto" w:fill="auto"/>
            <w:noWrap/>
            <w:vAlign w:val="bottom"/>
            <w:hideMark/>
            <w:tcPrChange w:id="2874"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6B1AEEB3" w14:textId="77777777" w:rsidR="00174D9D" w:rsidRPr="00174D9D" w:rsidRDefault="00174D9D" w:rsidP="00174D9D">
            <w:pPr>
              <w:rPr>
                <w:ins w:id="2875" w:author="bmooney" w:date="2011-06-30T13:47:00Z"/>
                <w:color w:val="000000"/>
                <w:sz w:val="20"/>
                <w:rPrChange w:id="2876" w:author="bmooney" w:date="2011-06-30T13:51:00Z">
                  <w:rPr>
                    <w:ins w:id="2877" w:author="bmooney" w:date="2011-06-30T13:47:00Z"/>
                    <w:rFonts w:ascii="Calibri" w:hAnsi="Calibri" w:cs="Calibri"/>
                    <w:color w:val="000000"/>
                    <w:sz w:val="22"/>
                    <w:szCs w:val="22"/>
                  </w:rPr>
                </w:rPrChange>
              </w:rPr>
            </w:pPr>
            <w:ins w:id="2878" w:author="bmooney" w:date="2011-06-30T13:47:00Z">
              <w:r w:rsidRPr="00174D9D">
                <w:rPr>
                  <w:color w:val="000000"/>
                  <w:sz w:val="20"/>
                  <w:rPrChange w:id="2879" w:author="bmooney" w:date="2011-06-30T13:51:00Z">
                    <w:rPr>
                      <w:rFonts w:ascii="Calibri" w:hAnsi="Calibri" w:cs="Calibri"/>
                      <w:color w:val="000000"/>
                      <w:sz w:val="22"/>
                      <w:szCs w:val="22"/>
                    </w:rPr>
                  </w:rPrChange>
                </w:rPr>
                <w:t>Breast</w:t>
              </w:r>
            </w:ins>
          </w:p>
        </w:tc>
      </w:tr>
      <w:tr w:rsidR="00174D9D" w:rsidRPr="00174D9D" w14:paraId="27575B13" w14:textId="77777777" w:rsidTr="003A16C3">
        <w:trPr>
          <w:trHeight w:val="300"/>
          <w:ins w:id="2880" w:author="bmooney" w:date="2011-06-30T13:47:00Z"/>
          <w:trPrChange w:id="2881"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2882" w:author="bmooney" w:date="2011-06-30T13:51:00Z">
              <w:tcPr>
                <w:tcW w:w="1545" w:type="dxa"/>
                <w:gridSpan w:val="2"/>
                <w:tcBorders>
                  <w:top w:val="nil"/>
                  <w:left w:val="single" w:sz="4" w:space="0" w:color="auto"/>
                  <w:bottom w:val="single" w:sz="4" w:space="0" w:color="auto"/>
                  <w:right w:val="single" w:sz="4" w:space="0" w:color="auto"/>
                </w:tcBorders>
              </w:tcPr>
            </w:tcPrChange>
          </w:tcPr>
          <w:p w14:paraId="5192C1B2" w14:textId="7E64FE35" w:rsidR="00174D9D" w:rsidRPr="00174D9D" w:rsidRDefault="00174D9D">
            <w:pPr>
              <w:rPr>
                <w:ins w:id="2883" w:author="bmooney" w:date="2011-06-30T13:47:00Z"/>
                <w:color w:val="000000"/>
                <w:sz w:val="20"/>
                <w:rPrChange w:id="2884" w:author="bmooney" w:date="2011-06-30T13:51:00Z">
                  <w:rPr>
                    <w:ins w:id="2885" w:author="bmooney" w:date="2011-06-30T13:47:00Z"/>
                    <w:rFonts w:ascii="Calibri" w:hAnsi="Calibri" w:cs="Calibri"/>
                    <w:color w:val="000000"/>
                    <w:sz w:val="22"/>
                    <w:szCs w:val="22"/>
                  </w:rPr>
                </w:rPrChange>
              </w:rPr>
              <w:pPrChange w:id="2886" w:author="bmooney" w:date="2011-06-30T13:51:00Z">
                <w:pPr>
                  <w:jc w:val="right"/>
                </w:pPr>
              </w:pPrChange>
            </w:pPr>
            <w:ins w:id="2887" w:author="bmooney" w:date="2011-06-30T13:48:00Z">
              <w:r w:rsidRPr="00174D9D">
                <w:rPr>
                  <w:color w:val="000000"/>
                  <w:sz w:val="20"/>
                  <w:rPrChange w:id="2888" w:author="bmooney" w:date="2011-06-30T13:51:00Z">
                    <w:rPr>
                      <w:rFonts w:ascii="Calibri" w:hAnsi="Calibri" w:cs="Calibri"/>
                      <w:color w:val="000000"/>
                      <w:sz w:val="22"/>
                      <w:szCs w:val="22"/>
                    </w:rPr>
                  </w:rPrChange>
                </w:rPr>
                <w:t>FR-</w:t>
              </w:r>
            </w:ins>
            <w:ins w:id="2889" w:author="bmooney" w:date="2011-07-01T08:55:00Z">
              <w:r w:rsidR="00620DF9">
                <w:rPr>
                  <w:sz w:val="20"/>
                </w:rPr>
                <w:t>306</w:t>
              </w:r>
            </w:ins>
            <w:ins w:id="2890" w:author="bmooney" w:date="2011-06-30T13:48:00Z">
              <w:r w:rsidRPr="00174D9D">
                <w:rPr>
                  <w:color w:val="000000"/>
                  <w:sz w:val="20"/>
                  <w:rPrChange w:id="2891" w:author="bmooney" w:date="2011-06-30T13:51:00Z">
                    <w:rPr>
                      <w:rFonts w:ascii="Calibri" w:hAnsi="Calibri" w:cs="Calibri"/>
                      <w:color w:val="000000"/>
                      <w:sz w:val="22"/>
                      <w:szCs w:val="22"/>
                    </w:rPr>
                  </w:rPrChange>
                </w:rPr>
                <w:t>8</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2892"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6A111857" w14:textId="10C78700" w:rsidR="00174D9D" w:rsidRPr="00174D9D" w:rsidRDefault="00174D9D">
            <w:pPr>
              <w:rPr>
                <w:ins w:id="2893" w:author="bmooney" w:date="2011-06-30T13:47:00Z"/>
                <w:color w:val="000000"/>
                <w:sz w:val="20"/>
                <w:rPrChange w:id="2894" w:author="bmooney" w:date="2011-06-30T13:51:00Z">
                  <w:rPr>
                    <w:ins w:id="2895" w:author="bmooney" w:date="2011-06-30T13:47:00Z"/>
                    <w:rFonts w:ascii="Calibri" w:hAnsi="Calibri" w:cs="Calibri"/>
                    <w:color w:val="000000"/>
                    <w:sz w:val="22"/>
                    <w:szCs w:val="22"/>
                  </w:rPr>
                </w:rPrChange>
              </w:rPr>
              <w:pPrChange w:id="2896" w:author="bmooney" w:date="2011-06-30T13:51:00Z">
                <w:pPr>
                  <w:jc w:val="right"/>
                </w:pPr>
              </w:pPrChange>
            </w:pPr>
            <w:ins w:id="2897" w:author="bmooney" w:date="2011-06-30T13:47:00Z">
              <w:r w:rsidRPr="00174D9D">
                <w:rPr>
                  <w:color w:val="000000"/>
                  <w:sz w:val="20"/>
                  <w:rPrChange w:id="2898" w:author="bmooney" w:date="2011-06-30T13:51:00Z">
                    <w:rPr>
                      <w:rFonts w:ascii="Calibri" w:hAnsi="Calibri" w:cs="Calibri"/>
                      <w:color w:val="000000"/>
                      <w:sz w:val="22"/>
                      <w:szCs w:val="22"/>
                    </w:rPr>
                  </w:rPrChange>
                </w:rPr>
                <w:t>174.9</w:t>
              </w:r>
            </w:ins>
          </w:p>
        </w:tc>
        <w:tc>
          <w:tcPr>
            <w:tcW w:w="6030" w:type="dxa"/>
            <w:tcBorders>
              <w:top w:val="nil"/>
              <w:left w:val="nil"/>
              <w:bottom w:val="single" w:sz="4" w:space="0" w:color="auto"/>
              <w:right w:val="single" w:sz="4" w:space="0" w:color="auto"/>
            </w:tcBorders>
            <w:shd w:val="clear" w:color="auto" w:fill="auto"/>
            <w:noWrap/>
            <w:vAlign w:val="bottom"/>
            <w:hideMark/>
            <w:tcPrChange w:id="2899"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2CDFA2B7" w14:textId="77777777" w:rsidR="00174D9D" w:rsidRPr="00174D9D" w:rsidRDefault="00174D9D" w:rsidP="00174D9D">
            <w:pPr>
              <w:rPr>
                <w:ins w:id="2900" w:author="bmooney" w:date="2011-06-30T13:47:00Z"/>
                <w:color w:val="000000"/>
                <w:sz w:val="20"/>
                <w:rPrChange w:id="2901" w:author="bmooney" w:date="2011-06-30T13:51:00Z">
                  <w:rPr>
                    <w:ins w:id="2902" w:author="bmooney" w:date="2011-06-30T13:47:00Z"/>
                    <w:rFonts w:ascii="Calibri" w:hAnsi="Calibri" w:cs="Calibri"/>
                    <w:color w:val="000000"/>
                    <w:sz w:val="22"/>
                    <w:szCs w:val="22"/>
                  </w:rPr>
                </w:rPrChange>
              </w:rPr>
            </w:pPr>
            <w:ins w:id="2903" w:author="bmooney" w:date="2011-06-30T13:47:00Z">
              <w:r w:rsidRPr="00174D9D">
                <w:rPr>
                  <w:color w:val="000000"/>
                  <w:sz w:val="20"/>
                  <w:rPrChange w:id="2904" w:author="bmooney" w:date="2011-06-30T13:51:00Z">
                    <w:rPr>
                      <w:rFonts w:ascii="Calibri" w:hAnsi="Calibri" w:cs="Calibri"/>
                      <w:color w:val="000000"/>
                      <w:sz w:val="22"/>
                      <w:szCs w:val="22"/>
                    </w:rPr>
                  </w:rPrChange>
                </w:rPr>
                <w:t>Malignant neoplasm of female breast, Other unspecified sites</w:t>
              </w:r>
            </w:ins>
          </w:p>
        </w:tc>
        <w:tc>
          <w:tcPr>
            <w:tcW w:w="1205" w:type="dxa"/>
            <w:tcBorders>
              <w:top w:val="nil"/>
              <w:left w:val="nil"/>
              <w:bottom w:val="single" w:sz="4" w:space="0" w:color="auto"/>
              <w:right w:val="single" w:sz="4" w:space="0" w:color="auto"/>
            </w:tcBorders>
            <w:shd w:val="clear" w:color="auto" w:fill="auto"/>
            <w:noWrap/>
            <w:vAlign w:val="bottom"/>
            <w:hideMark/>
            <w:tcPrChange w:id="2905"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1A72208C" w14:textId="77777777" w:rsidR="00174D9D" w:rsidRPr="00174D9D" w:rsidRDefault="00174D9D" w:rsidP="00174D9D">
            <w:pPr>
              <w:rPr>
                <w:ins w:id="2906" w:author="bmooney" w:date="2011-06-30T13:47:00Z"/>
                <w:color w:val="000000"/>
                <w:sz w:val="20"/>
                <w:rPrChange w:id="2907" w:author="bmooney" w:date="2011-06-30T13:51:00Z">
                  <w:rPr>
                    <w:ins w:id="2908" w:author="bmooney" w:date="2011-06-30T13:47:00Z"/>
                    <w:rFonts w:ascii="Calibri" w:hAnsi="Calibri" w:cs="Calibri"/>
                    <w:color w:val="000000"/>
                    <w:sz w:val="22"/>
                    <w:szCs w:val="22"/>
                  </w:rPr>
                </w:rPrChange>
              </w:rPr>
            </w:pPr>
            <w:ins w:id="2909" w:author="bmooney" w:date="2011-06-30T13:47:00Z">
              <w:r w:rsidRPr="00174D9D">
                <w:rPr>
                  <w:color w:val="000000"/>
                  <w:sz w:val="20"/>
                  <w:rPrChange w:id="2910" w:author="bmooney" w:date="2011-06-30T13:51:00Z">
                    <w:rPr>
                      <w:rFonts w:ascii="Calibri" w:hAnsi="Calibri" w:cs="Calibri"/>
                      <w:color w:val="000000"/>
                      <w:sz w:val="22"/>
                      <w:szCs w:val="22"/>
                    </w:rPr>
                  </w:rPrChange>
                </w:rPr>
                <w:t>Breast</w:t>
              </w:r>
            </w:ins>
          </w:p>
        </w:tc>
      </w:tr>
      <w:tr w:rsidR="00174D9D" w:rsidRPr="00174D9D" w14:paraId="4BAEE1A3" w14:textId="77777777" w:rsidTr="003A16C3">
        <w:trPr>
          <w:trHeight w:val="300"/>
          <w:ins w:id="2911" w:author="bmooney" w:date="2011-06-30T13:47:00Z"/>
          <w:trPrChange w:id="2912"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2913" w:author="bmooney" w:date="2011-06-30T13:51:00Z">
              <w:tcPr>
                <w:tcW w:w="1545" w:type="dxa"/>
                <w:gridSpan w:val="2"/>
                <w:tcBorders>
                  <w:top w:val="nil"/>
                  <w:left w:val="single" w:sz="4" w:space="0" w:color="auto"/>
                  <w:bottom w:val="single" w:sz="4" w:space="0" w:color="auto"/>
                  <w:right w:val="single" w:sz="4" w:space="0" w:color="auto"/>
                </w:tcBorders>
              </w:tcPr>
            </w:tcPrChange>
          </w:tcPr>
          <w:p w14:paraId="3D85F5F6" w14:textId="5BF57051" w:rsidR="00174D9D" w:rsidRPr="00174D9D" w:rsidRDefault="00174D9D" w:rsidP="00174D9D">
            <w:pPr>
              <w:rPr>
                <w:ins w:id="2914" w:author="bmooney" w:date="2011-06-30T13:47:00Z"/>
                <w:color w:val="000000"/>
                <w:sz w:val="20"/>
                <w:rPrChange w:id="2915" w:author="bmooney" w:date="2011-06-30T13:51:00Z">
                  <w:rPr>
                    <w:ins w:id="2916" w:author="bmooney" w:date="2011-06-30T13:47:00Z"/>
                    <w:rFonts w:ascii="Calibri" w:hAnsi="Calibri" w:cs="Calibri"/>
                    <w:color w:val="000000"/>
                    <w:sz w:val="22"/>
                    <w:szCs w:val="22"/>
                  </w:rPr>
                </w:rPrChange>
              </w:rPr>
            </w:pPr>
            <w:ins w:id="2917" w:author="bmooney" w:date="2011-06-30T13:48:00Z">
              <w:r w:rsidRPr="00174D9D">
                <w:rPr>
                  <w:color w:val="000000"/>
                  <w:sz w:val="20"/>
                  <w:rPrChange w:id="2918" w:author="bmooney" w:date="2011-06-30T13:51:00Z">
                    <w:rPr>
                      <w:rFonts w:ascii="Calibri" w:hAnsi="Calibri" w:cs="Calibri"/>
                      <w:color w:val="000000"/>
                      <w:sz w:val="22"/>
                      <w:szCs w:val="22"/>
                    </w:rPr>
                  </w:rPrChange>
                </w:rPr>
                <w:t>FR-</w:t>
              </w:r>
            </w:ins>
            <w:ins w:id="2919" w:author="bmooney" w:date="2011-07-01T08:55:00Z">
              <w:r w:rsidR="00620DF9">
                <w:rPr>
                  <w:sz w:val="20"/>
                </w:rPr>
                <w:t>306</w:t>
              </w:r>
            </w:ins>
            <w:ins w:id="2920" w:author="bmooney" w:date="2011-06-30T13:48:00Z">
              <w:r w:rsidRPr="00174D9D">
                <w:rPr>
                  <w:color w:val="000000"/>
                  <w:sz w:val="20"/>
                  <w:rPrChange w:id="2921" w:author="bmooney" w:date="2011-06-30T13:51:00Z">
                    <w:rPr>
                      <w:rFonts w:ascii="Calibri" w:hAnsi="Calibri" w:cs="Calibri"/>
                      <w:color w:val="000000"/>
                      <w:sz w:val="22"/>
                      <w:szCs w:val="22"/>
                    </w:rPr>
                  </w:rPrChange>
                </w:rPr>
                <w:t>9</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2922"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5D4DB4ED" w14:textId="061DBA6F" w:rsidR="00174D9D" w:rsidRPr="00174D9D" w:rsidRDefault="00174D9D" w:rsidP="00174D9D">
            <w:pPr>
              <w:rPr>
                <w:ins w:id="2923" w:author="bmooney" w:date="2011-06-30T13:47:00Z"/>
                <w:color w:val="000000"/>
                <w:sz w:val="20"/>
                <w:rPrChange w:id="2924" w:author="bmooney" w:date="2011-06-30T13:51:00Z">
                  <w:rPr>
                    <w:ins w:id="2925" w:author="bmooney" w:date="2011-06-30T13:47:00Z"/>
                    <w:rFonts w:ascii="Calibri" w:hAnsi="Calibri" w:cs="Calibri"/>
                    <w:color w:val="000000"/>
                    <w:sz w:val="22"/>
                    <w:szCs w:val="22"/>
                  </w:rPr>
                </w:rPrChange>
              </w:rPr>
            </w:pPr>
            <w:ins w:id="2926" w:author="bmooney" w:date="2011-06-30T13:47:00Z">
              <w:r w:rsidRPr="00174D9D">
                <w:rPr>
                  <w:color w:val="000000"/>
                  <w:sz w:val="20"/>
                  <w:rPrChange w:id="2927" w:author="bmooney" w:date="2011-06-30T13:51:00Z">
                    <w:rPr>
                      <w:rFonts w:ascii="Calibri" w:hAnsi="Calibri" w:cs="Calibri"/>
                      <w:color w:val="000000"/>
                      <w:sz w:val="22"/>
                      <w:szCs w:val="22"/>
                    </w:rPr>
                  </w:rPrChange>
                </w:rPr>
                <w:t>175.0</w:t>
              </w:r>
            </w:ins>
          </w:p>
        </w:tc>
        <w:tc>
          <w:tcPr>
            <w:tcW w:w="6030" w:type="dxa"/>
            <w:tcBorders>
              <w:top w:val="nil"/>
              <w:left w:val="nil"/>
              <w:bottom w:val="single" w:sz="4" w:space="0" w:color="auto"/>
              <w:right w:val="single" w:sz="4" w:space="0" w:color="auto"/>
            </w:tcBorders>
            <w:shd w:val="clear" w:color="auto" w:fill="auto"/>
            <w:noWrap/>
            <w:vAlign w:val="bottom"/>
            <w:hideMark/>
            <w:tcPrChange w:id="2928"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0922DDD0" w14:textId="77777777" w:rsidR="00174D9D" w:rsidRPr="00174D9D" w:rsidRDefault="00174D9D" w:rsidP="00174D9D">
            <w:pPr>
              <w:rPr>
                <w:ins w:id="2929" w:author="bmooney" w:date="2011-06-30T13:47:00Z"/>
                <w:color w:val="000000"/>
                <w:sz w:val="20"/>
                <w:rPrChange w:id="2930" w:author="bmooney" w:date="2011-06-30T13:51:00Z">
                  <w:rPr>
                    <w:ins w:id="2931" w:author="bmooney" w:date="2011-06-30T13:47:00Z"/>
                    <w:rFonts w:ascii="Calibri" w:hAnsi="Calibri" w:cs="Calibri"/>
                    <w:color w:val="000000"/>
                    <w:sz w:val="22"/>
                    <w:szCs w:val="22"/>
                  </w:rPr>
                </w:rPrChange>
              </w:rPr>
            </w:pPr>
            <w:ins w:id="2932" w:author="bmooney" w:date="2011-06-30T13:47:00Z">
              <w:r w:rsidRPr="00174D9D">
                <w:rPr>
                  <w:color w:val="000000"/>
                  <w:sz w:val="20"/>
                  <w:rPrChange w:id="2933" w:author="bmooney" w:date="2011-06-30T13:51:00Z">
                    <w:rPr>
                      <w:rFonts w:ascii="Calibri" w:hAnsi="Calibri" w:cs="Calibri"/>
                      <w:color w:val="000000"/>
                      <w:sz w:val="22"/>
                      <w:szCs w:val="22"/>
                    </w:rPr>
                  </w:rPrChange>
                </w:rPr>
                <w:t>Malignant neoplasm of male breast, Nipple and areola</w:t>
              </w:r>
            </w:ins>
          </w:p>
        </w:tc>
        <w:tc>
          <w:tcPr>
            <w:tcW w:w="1205" w:type="dxa"/>
            <w:tcBorders>
              <w:top w:val="nil"/>
              <w:left w:val="nil"/>
              <w:bottom w:val="single" w:sz="4" w:space="0" w:color="auto"/>
              <w:right w:val="single" w:sz="4" w:space="0" w:color="auto"/>
            </w:tcBorders>
            <w:shd w:val="clear" w:color="auto" w:fill="auto"/>
            <w:noWrap/>
            <w:vAlign w:val="bottom"/>
            <w:hideMark/>
            <w:tcPrChange w:id="2934"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19A435C1" w14:textId="77777777" w:rsidR="00174D9D" w:rsidRPr="00174D9D" w:rsidRDefault="00174D9D" w:rsidP="00174D9D">
            <w:pPr>
              <w:rPr>
                <w:ins w:id="2935" w:author="bmooney" w:date="2011-06-30T13:47:00Z"/>
                <w:color w:val="000000"/>
                <w:sz w:val="20"/>
                <w:rPrChange w:id="2936" w:author="bmooney" w:date="2011-06-30T13:51:00Z">
                  <w:rPr>
                    <w:ins w:id="2937" w:author="bmooney" w:date="2011-06-30T13:47:00Z"/>
                    <w:rFonts w:ascii="Calibri" w:hAnsi="Calibri" w:cs="Calibri"/>
                    <w:color w:val="000000"/>
                    <w:sz w:val="22"/>
                    <w:szCs w:val="22"/>
                  </w:rPr>
                </w:rPrChange>
              </w:rPr>
            </w:pPr>
            <w:ins w:id="2938" w:author="bmooney" w:date="2011-06-30T13:47:00Z">
              <w:r w:rsidRPr="00174D9D">
                <w:rPr>
                  <w:color w:val="000000"/>
                  <w:sz w:val="20"/>
                  <w:rPrChange w:id="2939" w:author="bmooney" w:date="2011-06-30T13:51:00Z">
                    <w:rPr>
                      <w:rFonts w:ascii="Calibri" w:hAnsi="Calibri" w:cs="Calibri"/>
                      <w:color w:val="000000"/>
                      <w:sz w:val="22"/>
                      <w:szCs w:val="22"/>
                    </w:rPr>
                  </w:rPrChange>
                </w:rPr>
                <w:t>Breast</w:t>
              </w:r>
            </w:ins>
          </w:p>
        </w:tc>
      </w:tr>
      <w:tr w:rsidR="00174D9D" w:rsidRPr="00174D9D" w14:paraId="29A23225" w14:textId="77777777" w:rsidTr="003A16C3">
        <w:trPr>
          <w:trHeight w:val="300"/>
          <w:ins w:id="2940" w:author="bmooney" w:date="2011-06-30T13:47:00Z"/>
          <w:trPrChange w:id="2941"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2942" w:author="bmooney" w:date="2011-06-30T13:51:00Z">
              <w:tcPr>
                <w:tcW w:w="1545" w:type="dxa"/>
                <w:gridSpan w:val="2"/>
                <w:tcBorders>
                  <w:top w:val="nil"/>
                  <w:left w:val="single" w:sz="4" w:space="0" w:color="auto"/>
                  <w:bottom w:val="single" w:sz="4" w:space="0" w:color="auto"/>
                  <w:right w:val="single" w:sz="4" w:space="0" w:color="auto"/>
                </w:tcBorders>
              </w:tcPr>
            </w:tcPrChange>
          </w:tcPr>
          <w:p w14:paraId="5D09132A" w14:textId="558EDA3D" w:rsidR="00174D9D" w:rsidRPr="00174D9D" w:rsidRDefault="00174D9D">
            <w:pPr>
              <w:rPr>
                <w:ins w:id="2943" w:author="bmooney" w:date="2011-06-30T13:47:00Z"/>
                <w:color w:val="000000"/>
                <w:sz w:val="20"/>
                <w:rPrChange w:id="2944" w:author="bmooney" w:date="2011-06-30T13:51:00Z">
                  <w:rPr>
                    <w:ins w:id="2945" w:author="bmooney" w:date="2011-06-30T13:47:00Z"/>
                    <w:rFonts w:ascii="Calibri" w:hAnsi="Calibri" w:cs="Calibri"/>
                    <w:color w:val="000000"/>
                    <w:sz w:val="22"/>
                    <w:szCs w:val="22"/>
                  </w:rPr>
                </w:rPrChange>
              </w:rPr>
              <w:pPrChange w:id="2946" w:author="bmooney" w:date="2011-06-30T13:51:00Z">
                <w:pPr>
                  <w:jc w:val="right"/>
                </w:pPr>
              </w:pPrChange>
            </w:pPr>
            <w:ins w:id="2947" w:author="bmooney" w:date="2011-06-30T13:48:00Z">
              <w:r w:rsidRPr="00174D9D">
                <w:rPr>
                  <w:color w:val="000000"/>
                  <w:sz w:val="20"/>
                  <w:rPrChange w:id="2948" w:author="bmooney" w:date="2011-06-30T13:51:00Z">
                    <w:rPr>
                      <w:rFonts w:ascii="Calibri" w:hAnsi="Calibri" w:cs="Calibri"/>
                      <w:color w:val="000000"/>
                      <w:sz w:val="22"/>
                      <w:szCs w:val="22"/>
                    </w:rPr>
                  </w:rPrChange>
                </w:rPr>
                <w:t>FR-</w:t>
              </w:r>
            </w:ins>
            <w:ins w:id="2949" w:author="bmooney" w:date="2011-07-01T08:56:00Z">
              <w:r w:rsidR="00620DF9">
                <w:rPr>
                  <w:sz w:val="20"/>
                </w:rPr>
                <w:t>307</w:t>
              </w:r>
            </w:ins>
            <w:ins w:id="2950" w:author="bmooney" w:date="2011-06-30T13:48:00Z">
              <w:r w:rsidRPr="00174D9D">
                <w:rPr>
                  <w:color w:val="000000"/>
                  <w:sz w:val="20"/>
                  <w:rPrChange w:id="2951" w:author="bmooney" w:date="2011-06-30T13:51:00Z">
                    <w:rPr>
                      <w:rFonts w:ascii="Calibri" w:hAnsi="Calibri" w:cs="Calibri"/>
                      <w:color w:val="000000"/>
                      <w:sz w:val="22"/>
                      <w:szCs w:val="22"/>
                    </w:rPr>
                  </w:rPrChange>
                </w:rPr>
                <w:t>0</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2952"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0F1310B8" w14:textId="5739BCB3" w:rsidR="00174D9D" w:rsidRPr="00174D9D" w:rsidRDefault="00174D9D">
            <w:pPr>
              <w:rPr>
                <w:ins w:id="2953" w:author="bmooney" w:date="2011-06-30T13:47:00Z"/>
                <w:color w:val="000000"/>
                <w:sz w:val="20"/>
                <w:rPrChange w:id="2954" w:author="bmooney" w:date="2011-06-30T13:51:00Z">
                  <w:rPr>
                    <w:ins w:id="2955" w:author="bmooney" w:date="2011-06-30T13:47:00Z"/>
                    <w:rFonts w:ascii="Calibri" w:hAnsi="Calibri" w:cs="Calibri"/>
                    <w:color w:val="000000"/>
                    <w:sz w:val="22"/>
                    <w:szCs w:val="22"/>
                  </w:rPr>
                </w:rPrChange>
              </w:rPr>
              <w:pPrChange w:id="2956" w:author="bmooney" w:date="2011-06-30T13:51:00Z">
                <w:pPr>
                  <w:jc w:val="right"/>
                </w:pPr>
              </w:pPrChange>
            </w:pPr>
            <w:ins w:id="2957" w:author="bmooney" w:date="2011-06-30T13:47:00Z">
              <w:r w:rsidRPr="00174D9D">
                <w:rPr>
                  <w:color w:val="000000"/>
                  <w:sz w:val="20"/>
                  <w:rPrChange w:id="2958" w:author="bmooney" w:date="2011-06-30T13:51:00Z">
                    <w:rPr>
                      <w:rFonts w:ascii="Calibri" w:hAnsi="Calibri" w:cs="Calibri"/>
                      <w:color w:val="000000"/>
                      <w:sz w:val="22"/>
                      <w:szCs w:val="22"/>
                    </w:rPr>
                  </w:rPrChange>
                </w:rPr>
                <w:t>175.9</w:t>
              </w:r>
            </w:ins>
          </w:p>
        </w:tc>
        <w:tc>
          <w:tcPr>
            <w:tcW w:w="6030" w:type="dxa"/>
            <w:tcBorders>
              <w:top w:val="nil"/>
              <w:left w:val="nil"/>
              <w:bottom w:val="single" w:sz="4" w:space="0" w:color="auto"/>
              <w:right w:val="single" w:sz="4" w:space="0" w:color="auto"/>
            </w:tcBorders>
            <w:shd w:val="clear" w:color="auto" w:fill="auto"/>
            <w:noWrap/>
            <w:vAlign w:val="bottom"/>
            <w:hideMark/>
            <w:tcPrChange w:id="2959"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697528E6" w14:textId="77777777" w:rsidR="00174D9D" w:rsidRPr="00174D9D" w:rsidRDefault="00174D9D" w:rsidP="00174D9D">
            <w:pPr>
              <w:rPr>
                <w:ins w:id="2960" w:author="bmooney" w:date="2011-06-30T13:47:00Z"/>
                <w:color w:val="000000"/>
                <w:sz w:val="20"/>
                <w:rPrChange w:id="2961" w:author="bmooney" w:date="2011-06-30T13:51:00Z">
                  <w:rPr>
                    <w:ins w:id="2962" w:author="bmooney" w:date="2011-06-30T13:47:00Z"/>
                    <w:rFonts w:ascii="Calibri" w:hAnsi="Calibri" w:cs="Calibri"/>
                    <w:color w:val="000000"/>
                    <w:sz w:val="22"/>
                    <w:szCs w:val="22"/>
                  </w:rPr>
                </w:rPrChange>
              </w:rPr>
            </w:pPr>
            <w:ins w:id="2963" w:author="bmooney" w:date="2011-06-30T13:47:00Z">
              <w:r w:rsidRPr="00174D9D">
                <w:rPr>
                  <w:color w:val="000000"/>
                  <w:sz w:val="20"/>
                  <w:rPrChange w:id="2964" w:author="bmooney" w:date="2011-06-30T13:51:00Z">
                    <w:rPr>
                      <w:rFonts w:ascii="Calibri" w:hAnsi="Calibri" w:cs="Calibri"/>
                      <w:color w:val="000000"/>
                      <w:sz w:val="22"/>
                      <w:szCs w:val="22"/>
                    </w:rPr>
                  </w:rPrChange>
                </w:rPr>
                <w:t>Malignant neoplasm of male breast, Other unspecified sites</w:t>
              </w:r>
            </w:ins>
          </w:p>
        </w:tc>
        <w:tc>
          <w:tcPr>
            <w:tcW w:w="1205" w:type="dxa"/>
            <w:tcBorders>
              <w:top w:val="nil"/>
              <w:left w:val="nil"/>
              <w:bottom w:val="single" w:sz="4" w:space="0" w:color="auto"/>
              <w:right w:val="single" w:sz="4" w:space="0" w:color="auto"/>
            </w:tcBorders>
            <w:shd w:val="clear" w:color="auto" w:fill="auto"/>
            <w:noWrap/>
            <w:vAlign w:val="bottom"/>
            <w:hideMark/>
            <w:tcPrChange w:id="2965"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4EAEF963" w14:textId="77777777" w:rsidR="00174D9D" w:rsidRPr="00174D9D" w:rsidRDefault="00174D9D" w:rsidP="00174D9D">
            <w:pPr>
              <w:rPr>
                <w:ins w:id="2966" w:author="bmooney" w:date="2011-06-30T13:47:00Z"/>
                <w:color w:val="000000"/>
                <w:sz w:val="20"/>
                <w:rPrChange w:id="2967" w:author="bmooney" w:date="2011-06-30T13:51:00Z">
                  <w:rPr>
                    <w:ins w:id="2968" w:author="bmooney" w:date="2011-06-30T13:47:00Z"/>
                    <w:rFonts w:ascii="Calibri" w:hAnsi="Calibri" w:cs="Calibri"/>
                    <w:color w:val="000000"/>
                    <w:sz w:val="22"/>
                    <w:szCs w:val="22"/>
                  </w:rPr>
                </w:rPrChange>
              </w:rPr>
            </w:pPr>
            <w:ins w:id="2969" w:author="bmooney" w:date="2011-06-30T13:47:00Z">
              <w:r w:rsidRPr="00174D9D">
                <w:rPr>
                  <w:color w:val="000000"/>
                  <w:sz w:val="20"/>
                  <w:rPrChange w:id="2970" w:author="bmooney" w:date="2011-06-30T13:51:00Z">
                    <w:rPr>
                      <w:rFonts w:ascii="Calibri" w:hAnsi="Calibri" w:cs="Calibri"/>
                      <w:color w:val="000000"/>
                      <w:sz w:val="22"/>
                      <w:szCs w:val="22"/>
                    </w:rPr>
                  </w:rPrChange>
                </w:rPr>
                <w:t>Breast</w:t>
              </w:r>
            </w:ins>
          </w:p>
        </w:tc>
      </w:tr>
      <w:tr w:rsidR="00174D9D" w:rsidRPr="00174D9D" w14:paraId="4718FC8F" w14:textId="77777777" w:rsidTr="003A16C3">
        <w:trPr>
          <w:trHeight w:val="300"/>
          <w:ins w:id="2971" w:author="bmooney" w:date="2011-06-30T13:47:00Z"/>
          <w:trPrChange w:id="2972"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2973" w:author="bmooney" w:date="2011-06-30T13:51:00Z">
              <w:tcPr>
                <w:tcW w:w="1545" w:type="dxa"/>
                <w:gridSpan w:val="2"/>
                <w:tcBorders>
                  <w:top w:val="nil"/>
                  <w:left w:val="single" w:sz="4" w:space="0" w:color="auto"/>
                  <w:bottom w:val="single" w:sz="4" w:space="0" w:color="auto"/>
                  <w:right w:val="single" w:sz="4" w:space="0" w:color="auto"/>
                </w:tcBorders>
              </w:tcPr>
            </w:tcPrChange>
          </w:tcPr>
          <w:p w14:paraId="37C908CD" w14:textId="3026E8A6" w:rsidR="00174D9D" w:rsidRPr="00174D9D" w:rsidRDefault="00620DF9" w:rsidP="00174D9D">
            <w:pPr>
              <w:rPr>
                <w:ins w:id="2974" w:author="bmooney" w:date="2011-06-30T13:47:00Z"/>
                <w:color w:val="000000"/>
                <w:sz w:val="20"/>
                <w:rPrChange w:id="2975" w:author="bmooney" w:date="2011-06-30T13:51:00Z">
                  <w:rPr>
                    <w:ins w:id="2976" w:author="bmooney" w:date="2011-06-30T13:47:00Z"/>
                    <w:rFonts w:ascii="Calibri" w:hAnsi="Calibri" w:cs="Calibri"/>
                    <w:color w:val="000000"/>
                    <w:sz w:val="22"/>
                    <w:szCs w:val="22"/>
                  </w:rPr>
                </w:rPrChange>
              </w:rPr>
            </w:pPr>
            <w:ins w:id="2977" w:author="bmooney" w:date="2011-06-30T13:48:00Z">
              <w:r w:rsidRPr="00620DF9">
                <w:rPr>
                  <w:color w:val="000000"/>
                  <w:sz w:val="20"/>
                </w:rPr>
                <w:t>FR-</w:t>
              </w:r>
            </w:ins>
            <w:ins w:id="2978" w:author="bmooney" w:date="2011-07-01T08:56:00Z">
              <w:r>
                <w:rPr>
                  <w:sz w:val="20"/>
                </w:rPr>
                <w:t>307</w:t>
              </w:r>
            </w:ins>
            <w:ins w:id="2979" w:author="bmooney" w:date="2011-06-30T13:48:00Z">
              <w:r w:rsidR="00174D9D" w:rsidRPr="00174D9D">
                <w:rPr>
                  <w:color w:val="000000"/>
                  <w:sz w:val="20"/>
                  <w:rPrChange w:id="2980" w:author="bmooney" w:date="2011-06-30T13:51:00Z">
                    <w:rPr>
                      <w:rFonts w:ascii="Calibri" w:hAnsi="Calibri" w:cs="Calibri"/>
                      <w:color w:val="000000"/>
                      <w:sz w:val="22"/>
                      <w:szCs w:val="22"/>
                    </w:rPr>
                  </w:rPrChange>
                </w:rPr>
                <w:t>1</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2981"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4E6A6D7D" w14:textId="403120ED" w:rsidR="00174D9D" w:rsidRPr="00174D9D" w:rsidRDefault="00174D9D" w:rsidP="00174D9D">
            <w:pPr>
              <w:rPr>
                <w:ins w:id="2982" w:author="bmooney" w:date="2011-06-30T13:47:00Z"/>
                <w:color w:val="000000"/>
                <w:sz w:val="20"/>
                <w:rPrChange w:id="2983" w:author="bmooney" w:date="2011-06-30T13:51:00Z">
                  <w:rPr>
                    <w:ins w:id="2984" w:author="bmooney" w:date="2011-06-30T13:47:00Z"/>
                    <w:rFonts w:ascii="Calibri" w:hAnsi="Calibri" w:cs="Calibri"/>
                    <w:color w:val="000000"/>
                    <w:sz w:val="22"/>
                    <w:szCs w:val="22"/>
                  </w:rPr>
                </w:rPrChange>
              </w:rPr>
            </w:pPr>
            <w:ins w:id="2985" w:author="bmooney" w:date="2011-06-30T13:47:00Z">
              <w:r w:rsidRPr="00174D9D">
                <w:rPr>
                  <w:color w:val="000000"/>
                  <w:sz w:val="20"/>
                  <w:rPrChange w:id="2986" w:author="bmooney" w:date="2011-06-30T13:51:00Z">
                    <w:rPr>
                      <w:rFonts w:ascii="Calibri" w:hAnsi="Calibri" w:cs="Calibri"/>
                      <w:color w:val="000000"/>
                      <w:sz w:val="22"/>
                      <w:szCs w:val="22"/>
                    </w:rPr>
                  </w:rPrChange>
                </w:rPr>
                <w:t>153.0</w:t>
              </w:r>
            </w:ins>
          </w:p>
        </w:tc>
        <w:tc>
          <w:tcPr>
            <w:tcW w:w="6030" w:type="dxa"/>
            <w:tcBorders>
              <w:top w:val="nil"/>
              <w:left w:val="nil"/>
              <w:bottom w:val="single" w:sz="4" w:space="0" w:color="auto"/>
              <w:right w:val="single" w:sz="4" w:space="0" w:color="auto"/>
            </w:tcBorders>
            <w:shd w:val="clear" w:color="auto" w:fill="auto"/>
            <w:noWrap/>
            <w:vAlign w:val="bottom"/>
            <w:hideMark/>
            <w:tcPrChange w:id="2987"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63F72927" w14:textId="77777777" w:rsidR="00174D9D" w:rsidRPr="00174D9D" w:rsidRDefault="00174D9D" w:rsidP="00174D9D">
            <w:pPr>
              <w:rPr>
                <w:ins w:id="2988" w:author="bmooney" w:date="2011-06-30T13:47:00Z"/>
                <w:color w:val="000000"/>
                <w:sz w:val="20"/>
                <w:rPrChange w:id="2989" w:author="bmooney" w:date="2011-06-30T13:51:00Z">
                  <w:rPr>
                    <w:ins w:id="2990" w:author="bmooney" w:date="2011-06-30T13:47:00Z"/>
                    <w:rFonts w:ascii="Calibri" w:hAnsi="Calibri" w:cs="Calibri"/>
                    <w:color w:val="000000"/>
                    <w:sz w:val="22"/>
                    <w:szCs w:val="22"/>
                  </w:rPr>
                </w:rPrChange>
              </w:rPr>
            </w:pPr>
            <w:ins w:id="2991" w:author="bmooney" w:date="2011-06-30T13:47:00Z">
              <w:r w:rsidRPr="00174D9D">
                <w:rPr>
                  <w:color w:val="000000"/>
                  <w:sz w:val="20"/>
                  <w:rPrChange w:id="2992" w:author="bmooney" w:date="2011-06-30T13:51:00Z">
                    <w:rPr>
                      <w:rFonts w:ascii="Calibri" w:hAnsi="Calibri" w:cs="Calibri"/>
                      <w:color w:val="000000"/>
                      <w:sz w:val="22"/>
                      <w:szCs w:val="22"/>
                    </w:rPr>
                  </w:rPrChange>
                </w:rPr>
                <w:t>Malignant neoplasm of colon, Hepatic flexure</w:t>
              </w:r>
            </w:ins>
          </w:p>
        </w:tc>
        <w:tc>
          <w:tcPr>
            <w:tcW w:w="1205" w:type="dxa"/>
            <w:tcBorders>
              <w:top w:val="nil"/>
              <w:left w:val="nil"/>
              <w:bottom w:val="single" w:sz="4" w:space="0" w:color="auto"/>
              <w:right w:val="single" w:sz="4" w:space="0" w:color="auto"/>
            </w:tcBorders>
            <w:shd w:val="clear" w:color="auto" w:fill="auto"/>
            <w:noWrap/>
            <w:vAlign w:val="bottom"/>
            <w:hideMark/>
            <w:tcPrChange w:id="2993"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1BF2A7B8" w14:textId="77777777" w:rsidR="00174D9D" w:rsidRPr="00174D9D" w:rsidRDefault="00174D9D" w:rsidP="00174D9D">
            <w:pPr>
              <w:rPr>
                <w:ins w:id="2994" w:author="bmooney" w:date="2011-06-30T13:47:00Z"/>
                <w:color w:val="000000"/>
                <w:sz w:val="20"/>
                <w:rPrChange w:id="2995" w:author="bmooney" w:date="2011-06-30T13:51:00Z">
                  <w:rPr>
                    <w:ins w:id="2996" w:author="bmooney" w:date="2011-06-30T13:47:00Z"/>
                    <w:rFonts w:ascii="Calibri" w:hAnsi="Calibri" w:cs="Calibri"/>
                    <w:color w:val="000000"/>
                    <w:sz w:val="22"/>
                    <w:szCs w:val="22"/>
                  </w:rPr>
                </w:rPrChange>
              </w:rPr>
            </w:pPr>
            <w:ins w:id="2997" w:author="bmooney" w:date="2011-06-30T13:47:00Z">
              <w:r w:rsidRPr="00174D9D">
                <w:rPr>
                  <w:color w:val="000000"/>
                  <w:sz w:val="20"/>
                  <w:rPrChange w:id="2998" w:author="bmooney" w:date="2011-06-30T13:51:00Z">
                    <w:rPr>
                      <w:rFonts w:ascii="Calibri" w:hAnsi="Calibri" w:cs="Calibri"/>
                      <w:color w:val="000000"/>
                      <w:sz w:val="22"/>
                      <w:szCs w:val="22"/>
                    </w:rPr>
                  </w:rPrChange>
                </w:rPr>
                <w:t>Colon</w:t>
              </w:r>
            </w:ins>
          </w:p>
        </w:tc>
      </w:tr>
      <w:tr w:rsidR="00174D9D" w:rsidRPr="00174D9D" w14:paraId="1A4781FF" w14:textId="77777777" w:rsidTr="003A16C3">
        <w:trPr>
          <w:trHeight w:val="300"/>
          <w:ins w:id="2999" w:author="bmooney" w:date="2011-06-30T13:47:00Z"/>
          <w:trPrChange w:id="3000"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001" w:author="bmooney" w:date="2011-06-30T13:51:00Z">
              <w:tcPr>
                <w:tcW w:w="1545" w:type="dxa"/>
                <w:gridSpan w:val="2"/>
                <w:tcBorders>
                  <w:top w:val="nil"/>
                  <w:left w:val="single" w:sz="4" w:space="0" w:color="auto"/>
                  <w:bottom w:val="single" w:sz="4" w:space="0" w:color="auto"/>
                  <w:right w:val="single" w:sz="4" w:space="0" w:color="auto"/>
                </w:tcBorders>
              </w:tcPr>
            </w:tcPrChange>
          </w:tcPr>
          <w:p w14:paraId="22101876" w14:textId="69387F7E" w:rsidR="00174D9D" w:rsidRPr="00174D9D" w:rsidRDefault="00620DF9">
            <w:pPr>
              <w:rPr>
                <w:ins w:id="3002" w:author="bmooney" w:date="2011-06-30T13:47:00Z"/>
                <w:color w:val="000000"/>
                <w:sz w:val="20"/>
                <w:rPrChange w:id="3003" w:author="bmooney" w:date="2011-06-30T13:51:00Z">
                  <w:rPr>
                    <w:ins w:id="3004" w:author="bmooney" w:date="2011-06-30T13:47:00Z"/>
                    <w:rFonts w:ascii="Calibri" w:hAnsi="Calibri" w:cs="Calibri"/>
                    <w:color w:val="000000"/>
                    <w:sz w:val="22"/>
                    <w:szCs w:val="22"/>
                  </w:rPr>
                </w:rPrChange>
              </w:rPr>
              <w:pPrChange w:id="3005" w:author="bmooney" w:date="2011-06-30T13:51:00Z">
                <w:pPr>
                  <w:jc w:val="right"/>
                </w:pPr>
              </w:pPrChange>
            </w:pPr>
            <w:ins w:id="3006" w:author="bmooney" w:date="2011-06-30T13:48:00Z">
              <w:r w:rsidRPr="00620DF9">
                <w:rPr>
                  <w:color w:val="000000"/>
                  <w:sz w:val="20"/>
                </w:rPr>
                <w:t>FR-</w:t>
              </w:r>
            </w:ins>
            <w:ins w:id="3007" w:author="bmooney" w:date="2011-07-01T08:56:00Z">
              <w:r>
                <w:rPr>
                  <w:sz w:val="20"/>
                </w:rPr>
                <w:t>307</w:t>
              </w:r>
            </w:ins>
            <w:ins w:id="3008" w:author="bmooney" w:date="2011-06-30T13:48:00Z">
              <w:r w:rsidR="00174D9D" w:rsidRPr="00174D9D">
                <w:rPr>
                  <w:color w:val="000000"/>
                  <w:sz w:val="20"/>
                  <w:rPrChange w:id="3009" w:author="bmooney" w:date="2011-06-30T13:51:00Z">
                    <w:rPr>
                      <w:rFonts w:ascii="Calibri" w:hAnsi="Calibri" w:cs="Calibri"/>
                      <w:color w:val="000000"/>
                      <w:sz w:val="22"/>
                      <w:szCs w:val="22"/>
                    </w:rPr>
                  </w:rPrChange>
                </w:rPr>
                <w:t>2</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010"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249DD510" w14:textId="36637F1C" w:rsidR="00174D9D" w:rsidRPr="00174D9D" w:rsidRDefault="00174D9D">
            <w:pPr>
              <w:rPr>
                <w:ins w:id="3011" w:author="bmooney" w:date="2011-06-30T13:47:00Z"/>
                <w:color w:val="000000"/>
                <w:sz w:val="20"/>
                <w:rPrChange w:id="3012" w:author="bmooney" w:date="2011-06-30T13:51:00Z">
                  <w:rPr>
                    <w:ins w:id="3013" w:author="bmooney" w:date="2011-06-30T13:47:00Z"/>
                    <w:rFonts w:ascii="Calibri" w:hAnsi="Calibri" w:cs="Calibri"/>
                    <w:color w:val="000000"/>
                    <w:sz w:val="22"/>
                    <w:szCs w:val="22"/>
                  </w:rPr>
                </w:rPrChange>
              </w:rPr>
              <w:pPrChange w:id="3014" w:author="bmooney" w:date="2011-06-30T13:51:00Z">
                <w:pPr>
                  <w:jc w:val="right"/>
                </w:pPr>
              </w:pPrChange>
            </w:pPr>
            <w:ins w:id="3015" w:author="bmooney" w:date="2011-06-30T13:47:00Z">
              <w:r w:rsidRPr="00174D9D">
                <w:rPr>
                  <w:color w:val="000000"/>
                  <w:sz w:val="20"/>
                  <w:rPrChange w:id="3016" w:author="bmooney" w:date="2011-06-30T13:51:00Z">
                    <w:rPr>
                      <w:rFonts w:ascii="Calibri" w:hAnsi="Calibri" w:cs="Calibri"/>
                      <w:color w:val="000000"/>
                      <w:sz w:val="22"/>
                      <w:szCs w:val="22"/>
                    </w:rPr>
                  </w:rPrChange>
                </w:rPr>
                <w:t>153.1</w:t>
              </w:r>
            </w:ins>
          </w:p>
        </w:tc>
        <w:tc>
          <w:tcPr>
            <w:tcW w:w="6030" w:type="dxa"/>
            <w:tcBorders>
              <w:top w:val="nil"/>
              <w:left w:val="nil"/>
              <w:bottom w:val="single" w:sz="4" w:space="0" w:color="auto"/>
              <w:right w:val="single" w:sz="4" w:space="0" w:color="auto"/>
            </w:tcBorders>
            <w:shd w:val="clear" w:color="auto" w:fill="auto"/>
            <w:noWrap/>
            <w:vAlign w:val="bottom"/>
            <w:hideMark/>
            <w:tcPrChange w:id="3017"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56039BDB" w14:textId="77777777" w:rsidR="00174D9D" w:rsidRPr="00174D9D" w:rsidRDefault="00174D9D" w:rsidP="00174D9D">
            <w:pPr>
              <w:rPr>
                <w:ins w:id="3018" w:author="bmooney" w:date="2011-06-30T13:47:00Z"/>
                <w:color w:val="000000"/>
                <w:sz w:val="20"/>
                <w:rPrChange w:id="3019" w:author="bmooney" w:date="2011-06-30T13:51:00Z">
                  <w:rPr>
                    <w:ins w:id="3020" w:author="bmooney" w:date="2011-06-30T13:47:00Z"/>
                    <w:rFonts w:ascii="Calibri" w:hAnsi="Calibri" w:cs="Calibri"/>
                    <w:color w:val="000000"/>
                    <w:sz w:val="22"/>
                    <w:szCs w:val="22"/>
                  </w:rPr>
                </w:rPrChange>
              </w:rPr>
            </w:pPr>
            <w:ins w:id="3021" w:author="bmooney" w:date="2011-06-30T13:47:00Z">
              <w:r w:rsidRPr="00174D9D">
                <w:rPr>
                  <w:color w:val="000000"/>
                  <w:sz w:val="20"/>
                  <w:rPrChange w:id="3022" w:author="bmooney" w:date="2011-06-30T13:51:00Z">
                    <w:rPr>
                      <w:rFonts w:ascii="Calibri" w:hAnsi="Calibri" w:cs="Calibri"/>
                      <w:color w:val="000000"/>
                      <w:sz w:val="22"/>
                      <w:szCs w:val="22"/>
                    </w:rPr>
                  </w:rPrChange>
                </w:rPr>
                <w:t>Malignant neoplasm of colon, Transverse colon</w:t>
              </w:r>
            </w:ins>
          </w:p>
        </w:tc>
        <w:tc>
          <w:tcPr>
            <w:tcW w:w="1205" w:type="dxa"/>
            <w:tcBorders>
              <w:top w:val="nil"/>
              <w:left w:val="nil"/>
              <w:bottom w:val="single" w:sz="4" w:space="0" w:color="auto"/>
              <w:right w:val="single" w:sz="4" w:space="0" w:color="auto"/>
            </w:tcBorders>
            <w:shd w:val="clear" w:color="auto" w:fill="auto"/>
            <w:noWrap/>
            <w:vAlign w:val="bottom"/>
            <w:hideMark/>
            <w:tcPrChange w:id="3023"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637F009D" w14:textId="77777777" w:rsidR="00174D9D" w:rsidRPr="00174D9D" w:rsidRDefault="00174D9D" w:rsidP="00174D9D">
            <w:pPr>
              <w:rPr>
                <w:ins w:id="3024" w:author="bmooney" w:date="2011-06-30T13:47:00Z"/>
                <w:color w:val="000000"/>
                <w:sz w:val="20"/>
                <w:rPrChange w:id="3025" w:author="bmooney" w:date="2011-06-30T13:51:00Z">
                  <w:rPr>
                    <w:ins w:id="3026" w:author="bmooney" w:date="2011-06-30T13:47:00Z"/>
                    <w:rFonts w:ascii="Calibri" w:hAnsi="Calibri" w:cs="Calibri"/>
                    <w:color w:val="000000"/>
                    <w:sz w:val="22"/>
                    <w:szCs w:val="22"/>
                  </w:rPr>
                </w:rPrChange>
              </w:rPr>
            </w:pPr>
            <w:ins w:id="3027" w:author="bmooney" w:date="2011-06-30T13:47:00Z">
              <w:r w:rsidRPr="00174D9D">
                <w:rPr>
                  <w:color w:val="000000"/>
                  <w:sz w:val="20"/>
                  <w:rPrChange w:id="3028" w:author="bmooney" w:date="2011-06-30T13:51:00Z">
                    <w:rPr>
                      <w:rFonts w:ascii="Calibri" w:hAnsi="Calibri" w:cs="Calibri"/>
                      <w:color w:val="000000"/>
                      <w:sz w:val="22"/>
                      <w:szCs w:val="22"/>
                    </w:rPr>
                  </w:rPrChange>
                </w:rPr>
                <w:t>Colon</w:t>
              </w:r>
            </w:ins>
          </w:p>
        </w:tc>
      </w:tr>
      <w:tr w:rsidR="00174D9D" w:rsidRPr="00174D9D" w14:paraId="4A485EAB" w14:textId="77777777" w:rsidTr="003A16C3">
        <w:trPr>
          <w:trHeight w:val="300"/>
          <w:ins w:id="3029" w:author="bmooney" w:date="2011-06-30T13:47:00Z"/>
          <w:trPrChange w:id="3030"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031" w:author="bmooney" w:date="2011-06-30T13:51:00Z">
              <w:tcPr>
                <w:tcW w:w="1545" w:type="dxa"/>
                <w:gridSpan w:val="2"/>
                <w:tcBorders>
                  <w:top w:val="nil"/>
                  <w:left w:val="single" w:sz="4" w:space="0" w:color="auto"/>
                  <w:bottom w:val="single" w:sz="4" w:space="0" w:color="auto"/>
                  <w:right w:val="single" w:sz="4" w:space="0" w:color="auto"/>
                </w:tcBorders>
              </w:tcPr>
            </w:tcPrChange>
          </w:tcPr>
          <w:p w14:paraId="00B12C25" w14:textId="42B0DA7F" w:rsidR="00174D9D" w:rsidRPr="00174D9D" w:rsidRDefault="00174D9D">
            <w:pPr>
              <w:rPr>
                <w:ins w:id="3032" w:author="bmooney" w:date="2011-06-30T13:47:00Z"/>
                <w:color w:val="000000"/>
                <w:sz w:val="20"/>
                <w:rPrChange w:id="3033" w:author="bmooney" w:date="2011-06-30T13:51:00Z">
                  <w:rPr>
                    <w:ins w:id="3034" w:author="bmooney" w:date="2011-06-30T13:47:00Z"/>
                    <w:rFonts w:ascii="Calibri" w:hAnsi="Calibri" w:cs="Calibri"/>
                    <w:color w:val="000000"/>
                    <w:sz w:val="22"/>
                    <w:szCs w:val="22"/>
                  </w:rPr>
                </w:rPrChange>
              </w:rPr>
              <w:pPrChange w:id="3035" w:author="bmooney" w:date="2011-06-30T13:51:00Z">
                <w:pPr>
                  <w:jc w:val="right"/>
                </w:pPr>
              </w:pPrChange>
            </w:pPr>
            <w:ins w:id="3036" w:author="bmooney" w:date="2011-06-30T13:48:00Z">
              <w:r w:rsidRPr="00174D9D">
                <w:rPr>
                  <w:color w:val="000000"/>
                  <w:sz w:val="20"/>
                  <w:rPrChange w:id="3037" w:author="bmooney" w:date="2011-06-30T13:51:00Z">
                    <w:rPr>
                      <w:rFonts w:ascii="Calibri" w:hAnsi="Calibri" w:cs="Calibri"/>
                      <w:color w:val="000000"/>
                      <w:sz w:val="22"/>
                      <w:szCs w:val="22"/>
                    </w:rPr>
                  </w:rPrChange>
                </w:rPr>
                <w:t>FR-</w:t>
              </w:r>
            </w:ins>
            <w:ins w:id="3038" w:author="bmooney" w:date="2011-07-01T08:56:00Z">
              <w:r w:rsidR="00620DF9">
                <w:rPr>
                  <w:sz w:val="20"/>
                </w:rPr>
                <w:t>307</w:t>
              </w:r>
            </w:ins>
            <w:ins w:id="3039" w:author="bmooney" w:date="2011-06-30T13:48:00Z">
              <w:r w:rsidRPr="00174D9D">
                <w:rPr>
                  <w:color w:val="000000"/>
                  <w:sz w:val="20"/>
                  <w:rPrChange w:id="3040" w:author="bmooney" w:date="2011-06-30T13:51:00Z">
                    <w:rPr>
                      <w:rFonts w:ascii="Calibri" w:hAnsi="Calibri" w:cs="Calibri"/>
                      <w:color w:val="000000"/>
                      <w:sz w:val="22"/>
                      <w:szCs w:val="22"/>
                    </w:rPr>
                  </w:rPrChange>
                </w:rPr>
                <w:t>3</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041"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4452C9E3" w14:textId="5E871EB0" w:rsidR="00174D9D" w:rsidRPr="00174D9D" w:rsidRDefault="00174D9D">
            <w:pPr>
              <w:rPr>
                <w:ins w:id="3042" w:author="bmooney" w:date="2011-06-30T13:47:00Z"/>
                <w:color w:val="000000"/>
                <w:sz w:val="20"/>
                <w:rPrChange w:id="3043" w:author="bmooney" w:date="2011-06-30T13:51:00Z">
                  <w:rPr>
                    <w:ins w:id="3044" w:author="bmooney" w:date="2011-06-30T13:47:00Z"/>
                    <w:rFonts w:ascii="Calibri" w:hAnsi="Calibri" w:cs="Calibri"/>
                    <w:color w:val="000000"/>
                    <w:sz w:val="22"/>
                    <w:szCs w:val="22"/>
                  </w:rPr>
                </w:rPrChange>
              </w:rPr>
              <w:pPrChange w:id="3045" w:author="bmooney" w:date="2011-06-30T13:51:00Z">
                <w:pPr>
                  <w:jc w:val="right"/>
                </w:pPr>
              </w:pPrChange>
            </w:pPr>
            <w:ins w:id="3046" w:author="bmooney" w:date="2011-06-30T13:47:00Z">
              <w:r w:rsidRPr="00174D9D">
                <w:rPr>
                  <w:color w:val="000000"/>
                  <w:sz w:val="20"/>
                  <w:rPrChange w:id="3047" w:author="bmooney" w:date="2011-06-30T13:51:00Z">
                    <w:rPr>
                      <w:rFonts w:ascii="Calibri" w:hAnsi="Calibri" w:cs="Calibri"/>
                      <w:color w:val="000000"/>
                      <w:sz w:val="22"/>
                      <w:szCs w:val="22"/>
                    </w:rPr>
                  </w:rPrChange>
                </w:rPr>
                <w:t>153.2</w:t>
              </w:r>
            </w:ins>
          </w:p>
        </w:tc>
        <w:tc>
          <w:tcPr>
            <w:tcW w:w="6030" w:type="dxa"/>
            <w:tcBorders>
              <w:top w:val="nil"/>
              <w:left w:val="nil"/>
              <w:bottom w:val="single" w:sz="4" w:space="0" w:color="auto"/>
              <w:right w:val="single" w:sz="4" w:space="0" w:color="auto"/>
            </w:tcBorders>
            <w:shd w:val="clear" w:color="auto" w:fill="auto"/>
            <w:noWrap/>
            <w:vAlign w:val="bottom"/>
            <w:hideMark/>
            <w:tcPrChange w:id="3048"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3717D06C" w14:textId="77777777" w:rsidR="00174D9D" w:rsidRPr="00174D9D" w:rsidRDefault="00174D9D" w:rsidP="00174D9D">
            <w:pPr>
              <w:rPr>
                <w:ins w:id="3049" w:author="bmooney" w:date="2011-06-30T13:47:00Z"/>
                <w:color w:val="000000"/>
                <w:sz w:val="20"/>
                <w:rPrChange w:id="3050" w:author="bmooney" w:date="2011-06-30T13:51:00Z">
                  <w:rPr>
                    <w:ins w:id="3051" w:author="bmooney" w:date="2011-06-30T13:47:00Z"/>
                    <w:rFonts w:ascii="Calibri" w:hAnsi="Calibri" w:cs="Calibri"/>
                    <w:color w:val="000000"/>
                    <w:sz w:val="22"/>
                    <w:szCs w:val="22"/>
                  </w:rPr>
                </w:rPrChange>
              </w:rPr>
            </w:pPr>
            <w:ins w:id="3052" w:author="bmooney" w:date="2011-06-30T13:47:00Z">
              <w:r w:rsidRPr="00174D9D">
                <w:rPr>
                  <w:color w:val="000000"/>
                  <w:sz w:val="20"/>
                  <w:rPrChange w:id="3053" w:author="bmooney" w:date="2011-06-30T13:51:00Z">
                    <w:rPr>
                      <w:rFonts w:ascii="Calibri" w:hAnsi="Calibri" w:cs="Calibri"/>
                      <w:color w:val="000000"/>
                      <w:sz w:val="22"/>
                      <w:szCs w:val="22"/>
                    </w:rPr>
                  </w:rPrChange>
                </w:rPr>
                <w:t>Malignant neoplasm of colon, Descending colon</w:t>
              </w:r>
            </w:ins>
          </w:p>
        </w:tc>
        <w:tc>
          <w:tcPr>
            <w:tcW w:w="1205" w:type="dxa"/>
            <w:tcBorders>
              <w:top w:val="nil"/>
              <w:left w:val="nil"/>
              <w:bottom w:val="single" w:sz="4" w:space="0" w:color="auto"/>
              <w:right w:val="single" w:sz="4" w:space="0" w:color="auto"/>
            </w:tcBorders>
            <w:shd w:val="clear" w:color="auto" w:fill="auto"/>
            <w:noWrap/>
            <w:vAlign w:val="bottom"/>
            <w:hideMark/>
            <w:tcPrChange w:id="3054"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27A3999A" w14:textId="77777777" w:rsidR="00174D9D" w:rsidRPr="00174D9D" w:rsidRDefault="00174D9D" w:rsidP="00174D9D">
            <w:pPr>
              <w:rPr>
                <w:ins w:id="3055" w:author="bmooney" w:date="2011-06-30T13:47:00Z"/>
                <w:color w:val="000000"/>
                <w:sz w:val="20"/>
                <w:rPrChange w:id="3056" w:author="bmooney" w:date="2011-06-30T13:51:00Z">
                  <w:rPr>
                    <w:ins w:id="3057" w:author="bmooney" w:date="2011-06-30T13:47:00Z"/>
                    <w:rFonts w:ascii="Calibri" w:hAnsi="Calibri" w:cs="Calibri"/>
                    <w:color w:val="000000"/>
                    <w:sz w:val="22"/>
                    <w:szCs w:val="22"/>
                  </w:rPr>
                </w:rPrChange>
              </w:rPr>
            </w:pPr>
            <w:ins w:id="3058" w:author="bmooney" w:date="2011-06-30T13:47:00Z">
              <w:r w:rsidRPr="00174D9D">
                <w:rPr>
                  <w:color w:val="000000"/>
                  <w:sz w:val="20"/>
                  <w:rPrChange w:id="3059" w:author="bmooney" w:date="2011-06-30T13:51:00Z">
                    <w:rPr>
                      <w:rFonts w:ascii="Calibri" w:hAnsi="Calibri" w:cs="Calibri"/>
                      <w:color w:val="000000"/>
                      <w:sz w:val="22"/>
                      <w:szCs w:val="22"/>
                    </w:rPr>
                  </w:rPrChange>
                </w:rPr>
                <w:t>Colon</w:t>
              </w:r>
            </w:ins>
          </w:p>
        </w:tc>
      </w:tr>
      <w:tr w:rsidR="00174D9D" w:rsidRPr="00174D9D" w14:paraId="0CF073F1" w14:textId="77777777" w:rsidTr="003A16C3">
        <w:trPr>
          <w:trHeight w:val="300"/>
          <w:ins w:id="3060" w:author="bmooney" w:date="2011-06-30T13:47:00Z"/>
          <w:trPrChange w:id="3061"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062" w:author="bmooney" w:date="2011-06-30T13:51:00Z">
              <w:tcPr>
                <w:tcW w:w="1545" w:type="dxa"/>
                <w:gridSpan w:val="2"/>
                <w:tcBorders>
                  <w:top w:val="nil"/>
                  <w:left w:val="single" w:sz="4" w:space="0" w:color="auto"/>
                  <w:bottom w:val="single" w:sz="4" w:space="0" w:color="auto"/>
                  <w:right w:val="single" w:sz="4" w:space="0" w:color="auto"/>
                </w:tcBorders>
              </w:tcPr>
            </w:tcPrChange>
          </w:tcPr>
          <w:p w14:paraId="5137AB14" w14:textId="19B522F4" w:rsidR="00174D9D" w:rsidRPr="00174D9D" w:rsidRDefault="00536767">
            <w:pPr>
              <w:rPr>
                <w:ins w:id="3063" w:author="bmooney" w:date="2011-06-30T13:47:00Z"/>
                <w:color w:val="000000"/>
                <w:sz w:val="20"/>
                <w:rPrChange w:id="3064" w:author="bmooney" w:date="2011-06-30T13:51:00Z">
                  <w:rPr>
                    <w:ins w:id="3065" w:author="bmooney" w:date="2011-06-30T13:47:00Z"/>
                    <w:rFonts w:ascii="Calibri" w:hAnsi="Calibri" w:cs="Calibri"/>
                    <w:color w:val="000000"/>
                    <w:sz w:val="22"/>
                    <w:szCs w:val="22"/>
                  </w:rPr>
                </w:rPrChange>
              </w:rPr>
              <w:pPrChange w:id="3066" w:author="bmooney" w:date="2011-06-30T13:51:00Z">
                <w:pPr>
                  <w:jc w:val="right"/>
                </w:pPr>
              </w:pPrChange>
            </w:pPr>
            <w:ins w:id="3067" w:author="bmooney" w:date="2011-06-30T13:48:00Z">
              <w:r w:rsidRPr="00536767">
                <w:rPr>
                  <w:color w:val="000000"/>
                  <w:sz w:val="20"/>
                </w:rPr>
                <w:t>F</w:t>
              </w:r>
            </w:ins>
            <w:ins w:id="3068" w:author="bmooney" w:date="2011-06-30T13:55:00Z">
              <w:r>
                <w:rPr>
                  <w:color w:val="000000"/>
                  <w:sz w:val="20"/>
                </w:rPr>
                <w:t>R</w:t>
              </w:r>
            </w:ins>
            <w:ins w:id="3069" w:author="bmooney" w:date="2011-06-30T13:48:00Z">
              <w:r w:rsidR="00174D9D" w:rsidRPr="00174D9D">
                <w:rPr>
                  <w:color w:val="000000"/>
                  <w:sz w:val="20"/>
                  <w:rPrChange w:id="3070" w:author="bmooney" w:date="2011-06-30T13:51:00Z">
                    <w:rPr>
                      <w:rFonts w:ascii="Calibri" w:hAnsi="Calibri" w:cs="Calibri"/>
                      <w:color w:val="000000"/>
                      <w:sz w:val="22"/>
                      <w:szCs w:val="22"/>
                    </w:rPr>
                  </w:rPrChange>
                </w:rPr>
                <w:t>-</w:t>
              </w:r>
            </w:ins>
            <w:ins w:id="3071" w:author="bmooney" w:date="2011-07-01T08:56:00Z">
              <w:r w:rsidR="00620DF9">
                <w:rPr>
                  <w:sz w:val="20"/>
                </w:rPr>
                <w:t>307</w:t>
              </w:r>
            </w:ins>
            <w:ins w:id="3072" w:author="bmooney" w:date="2011-06-30T13:48:00Z">
              <w:r w:rsidR="00174D9D" w:rsidRPr="00174D9D">
                <w:rPr>
                  <w:color w:val="000000"/>
                  <w:sz w:val="20"/>
                  <w:rPrChange w:id="3073" w:author="bmooney" w:date="2011-06-30T13:51:00Z">
                    <w:rPr>
                      <w:rFonts w:ascii="Calibri" w:hAnsi="Calibri" w:cs="Calibri"/>
                      <w:color w:val="000000"/>
                      <w:sz w:val="22"/>
                      <w:szCs w:val="22"/>
                    </w:rPr>
                  </w:rPrChange>
                </w:rPr>
                <w:t>4</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074"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5564A907" w14:textId="27F731A1" w:rsidR="00174D9D" w:rsidRPr="00174D9D" w:rsidRDefault="00174D9D">
            <w:pPr>
              <w:rPr>
                <w:ins w:id="3075" w:author="bmooney" w:date="2011-06-30T13:47:00Z"/>
                <w:color w:val="000000"/>
                <w:sz w:val="20"/>
                <w:rPrChange w:id="3076" w:author="bmooney" w:date="2011-06-30T13:51:00Z">
                  <w:rPr>
                    <w:ins w:id="3077" w:author="bmooney" w:date="2011-06-30T13:47:00Z"/>
                    <w:rFonts w:ascii="Calibri" w:hAnsi="Calibri" w:cs="Calibri"/>
                    <w:color w:val="000000"/>
                    <w:sz w:val="22"/>
                    <w:szCs w:val="22"/>
                  </w:rPr>
                </w:rPrChange>
              </w:rPr>
              <w:pPrChange w:id="3078" w:author="bmooney" w:date="2011-06-30T13:51:00Z">
                <w:pPr>
                  <w:jc w:val="right"/>
                </w:pPr>
              </w:pPrChange>
            </w:pPr>
            <w:ins w:id="3079" w:author="bmooney" w:date="2011-06-30T13:47:00Z">
              <w:r w:rsidRPr="00174D9D">
                <w:rPr>
                  <w:color w:val="000000"/>
                  <w:sz w:val="20"/>
                  <w:rPrChange w:id="3080" w:author="bmooney" w:date="2011-06-30T13:51:00Z">
                    <w:rPr>
                      <w:rFonts w:ascii="Calibri" w:hAnsi="Calibri" w:cs="Calibri"/>
                      <w:color w:val="000000"/>
                      <w:sz w:val="22"/>
                      <w:szCs w:val="22"/>
                    </w:rPr>
                  </w:rPrChange>
                </w:rPr>
                <w:t>153.3</w:t>
              </w:r>
            </w:ins>
          </w:p>
        </w:tc>
        <w:tc>
          <w:tcPr>
            <w:tcW w:w="6030" w:type="dxa"/>
            <w:tcBorders>
              <w:top w:val="nil"/>
              <w:left w:val="nil"/>
              <w:bottom w:val="single" w:sz="4" w:space="0" w:color="auto"/>
              <w:right w:val="single" w:sz="4" w:space="0" w:color="auto"/>
            </w:tcBorders>
            <w:shd w:val="clear" w:color="auto" w:fill="auto"/>
            <w:noWrap/>
            <w:vAlign w:val="bottom"/>
            <w:hideMark/>
            <w:tcPrChange w:id="3081"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11B54265" w14:textId="77777777" w:rsidR="00174D9D" w:rsidRPr="00174D9D" w:rsidRDefault="00174D9D" w:rsidP="00174D9D">
            <w:pPr>
              <w:rPr>
                <w:ins w:id="3082" w:author="bmooney" w:date="2011-06-30T13:47:00Z"/>
                <w:color w:val="000000"/>
                <w:sz w:val="20"/>
                <w:rPrChange w:id="3083" w:author="bmooney" w:date="2011-06-30T13:51:00Z">
                  <w:rPr>
                    <w:ins w:id="3084" w:author="bmooney" w:date="2011-06-30T13:47:00Z"/>
                    <w:rFonts w:ascii="Calibri" w:hAnsi="Calibri" w:cs="Calibri"/>
                    <w:color w:val="000000"/>
                    <w:sz w:val="22"/>
                    <w:szCs w:val="22"/>
                  </w:rPr>
                </w:rPrChange>
              </w:rPr>
            </w:pPr>
            <w:ins w:id="3085" w:author="bmooney" w:date="2011-06-30T13:47:00Z">
              <w:r w:rsidRPr="00174D9D">
                <w:rPr>
                  <w:color w:val="000000"/>
                  <w:sz w:val="20"/>
                  <w:rPrChange w:id="3086" w:author="bmooney" w:date="2011-06-30T13:51:00Z">
                    <w:rPr>
                      <w:rFonts w:ascii="Calibri" w:hAnsi="Calibri" w:cs="Calibri"/>
                      <w:color w:val="000000"/>
                      <w:sz w:val="22"/>
                      <w:szCs w:val="22"/>
                    </w:rPr>
                  </w:rPrChange>
                </w:rPr>
                <w:t>Malignant neoplasm of colon, Sigmoid colon</w:t>
              </w:r>
            </w:ins>
          </w:p>
        </w:tc>
        <w:tc>
          <w:tcPr>
            <w:tcW w:w="1205" w:type="dxa"/>
            <w:tcBorders>
              <w:top w:val="nil"/>
              <w:left w:val="nil"/>
              <w:bottom w:val="single" w:sz="4" w:space="0" w:color="auto"/>
              <w:right w:val="single" w:sz="4" w:space="0" w:color="auto"/>
            </w:tcBorders>
            <w:shd w:val="clear" w:color="auto" w:fill="auto"/>
            <w:noWrap/>
            <w:vAlign w:val="bottom"/>
            <w:hideMark/>
            <w:tcPrChange w:id="3087"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71C0CFCA" w14:textId="77777777" w:rsidR="00174D9D" w:rsidRPr="00174D9D" w:rsidRDefault="00174D9D" w:rsidP="00174D9D">
            <w:pPr>
              <w:rPr>
                <w:ins w:id="3088" w:author="bmooney" w:date="2011-06-30T13:47:00Z"/>
                <w:color w:val="000000"/>
                <w:sz w:val="20"/>
                <w:rPrChange w:id="3089" w:author="bmooney" w:date="2011-06-30T13:51:00Z">
                  <w:rPr>
                    <w:ins w:id="3090" w:author="bmooney" w:date="2011-06-30T13:47:00Z"/>
                    <w:rFonts w:ascii="Calibri" w:hAnsi="Calibri" w:cs="Calibri"/>
                    <w:color w:val="000000"/>
                    <w:sz w:val="22"/>
                    <w:szCs w:val="22"/>
                  </w:rPr>
                </w:rPrChange>
              </w:rPr>
            </w:pPr>
            <w:ins w:id="3091" w:author="bmooney" w:date="2011-06-30T13:47:00Z">
              <w:r w:rsidRPr="00174D9D">
                <w:rPr>
                  <w:color w:val="000000"/>
                  <w:sz w:val="20"/>
                  <w:rPrChange w:id="3092" w:author="bmooney" w:date="2011-06-30T13:51:00Z">
                    <w:rPr>
                      <w:rFonts w:ascii="Calibri" w:hAnsi="Calibri" w:cs="Calibri"/>
                      <w:color w:val="000000"/>
                      <w:sz w:val="22"/>
                      <w:szCs w:val="22"/>
                    </w:rPr>
                  </w:rPrChange>
                </w:rPr>
                <w:t>Colon</w:t>
              </w:r>
            </w:ins>
          </w:p>
        </w:tc>
      </w:tr>
      <w:tr w:rsidR="00174D9D" w:rsidRPr="00174D9D" w14:paraId="4743427C" w14:textId="77777777" w:rsidTr="003A16C3">
        <w:trPr>
          <w:trHeight w:val="300"/>
          <w:ins w:id="3093" w:author="bmooney" w:date="2011-06-30T13:47:00Z"/>
          <w:trPrChange w:id="3094"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095" w:author="bmooney" w:date="2011-06-30T13:51:00Z">
              <w:tcPr>
                <w:tcW w:w="1545" w:type="dxa"/>
                <w:gridSpan w:val="2"/>
                <w:tcBorders>
                  <w:top w:val="nil"/>
                  <w:left w:val="single" w:sz="4" w:space="0" w:color="auto"/>
                  <w:bottom w:val="single" w:sz="4" w:space="0" w:color="auto"/>
                  <w:right w:val="single" w:sz="4" w:space="0" w:color="auto"/>
                </w:tcBorders>
              </w:tcPr>
            </w:tcPrChange>
          </w:tcPr>
          <w:p w14:paraId="407C5D3C" w14:textId="172C4ADC" w:rsidR="00174D9D" w:rsidRPr="00174D9D" w:rsidRDefault="00174D9D">
            <w:pPr>
              <w:rPr>
                <w:ins w:id="3096" w:author="bmooney" w:date="2011-06-30T13:47:00Z"/>
                <w:color w:val="000000"/>
                <w:sz w:val="20"/>
                <w:rPrChange w:id="3097" w:author="bmooney" w:date="2011-06-30T13:51:00Z">
                  <w:rPr>
                    <w:ins w:id="3098" w:author="bmooney" w:date="2011-06-30T13:47:00Z"/>
                    <w:rFonts w:ascii="Calibri" w:hAnsi="Calibri" w:cs="Calibri"/>
                    <w:color w:val="000000"/>
                    <w:sz w:val="22"/>
                    <w:szCs w:val="22"/>
                  </w:rPr>
                </w:rPrChange>
              </w:rPr>
              <w:pPrChange w:id="3099" w:author="bmooney" w:date="2011-06-30T13:51:00Z">
                <w:pPr>
                  <w:jc w:val="right"/>
                </w:pPr>
              </w:pPrChange>
            </w:pPr>
            <w:ins w:id="3100" w:author="bmooney" w:date="2011-06-30T13:48:00Z">
              <w:r w:rsidRPr="00174D9D">
                <w:rPr>
                  <w:color w:val="000000"/>
                  <w:sz w:val="20"/>
                  <w:rPrChange w:id="3101" w:author="bmooney" w:date="2011-06-30T13:51:00Z">
                    <w:rPr>
                      <w:rFonts w:ascii="Calibri" w:hAnsi="Calibri" w:cs="Calibri"/>
                      <w:color w:val="000000"/>
                      <w:sz w:val="22"/>
                      <w:szCs w:val="22"/>
                    </w:rPr>
                  </w:rPrChange>
                </w:rPr>
                <w:t>FR-</w:t>
              </w:r>
            </w:ins>
            <w:ins w:id="3102" w:author="bmooney" w:date="2011-07-01T08:56:00Z">
              <w:r w:rsidR="00620DF9">
                <w:rPr>
                  <w:sz w:val="20"/>
                </w:rPr>
                <w:t>307</w:t>
              </w:r>
            </w:ins>
            <w:ins w:id="3103" w:author="bmooney" w:date="2011-06-30T13:48:00Z">
              <w:r w:rsidRPr="00174D9D">
                <w:rPr>
                  <w:color w:val="000000"/>
                  <w:sz w:val="20"/>
                  <w:rPrChange w:id="3104" w:author="bmooney" w:date="2011-06-30T13:51:00Z">
                    <w:rPr>
                      <w:rFonts w:ascii="Calibri" w:hAnsi="Calibri" w:cs="Calibri"/>
                      <w:color w:val="000000"/>
                      <w:sz w:val="22"/>
                      <w:szCs w:val="22"/>
                    </w:rPr>
                  </w:rPrChange>
                </w:rPr>
                <w:t>5</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105"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7F9CAC41" w14:textId="5FAB0F71" w:rsidR="00174D9D" w:rsidRPr="00174D9D" w:rsidRDefault="00174D9D">
            <w:pPr>
              <w:rPr>
                <w:ins w:id="3106" w:author="bmooney" w:date="2011-06-30T13:47:00Z"/>
                <w:color w:val="000000"/>
                <w:sz w:val="20"/>
                <w:rPrChange w:id="3107" w:author="bmooney" w:date="2011-06-30T13:51:00Z">
                  <w:rPr>
                    <w:ins w:id="3108" w:author="bmooney" w:date="2011-06-30T13:47:00Z"/>
                    <w:rFonts w:ascii="Calibri" w:hAnsi="Calibri" w:cs="Calibri"/>
                    <w:color w:val="000000"/>
                    <w:sz w:val="22"/>
                    <w:szCs w:val="22"/>
                  </w:rPr>
                </w:rPrChange>
              </w:rPr>
              <w:pPrChange w:id="3109" w:author="bmooney" w:date="2011-06-30T13:51:00Z">
                <w:pPr>
                  <w:jc w:val="right"/>
                </w:pPr>
              </w:pPrChange>
            </w:pPr>
            <w:ins w:id="3110" w:author="bmooney" w:date="2011-06-30T13:47:00Z">
              <w:r w:rsidRPr="00174D9D">
                <w:rPr>
                  <w:color w:val="000000"/>
                  <w:sz w:val="20"/>
                  <w:rPrChange w:id="3111" w:author="bmooney" w:date="2011-06-30T13:51:00Z">
                    <w:rPr>
                      <w:rFonts w:ascii="Calibri" w:hAnsi="Calibri" w:cs="Calibri"/>
                      <w:color w:val="000000"/>
                      <w:sz w:val="22"/>
                      <w:szCs w:val="22"/>
                    </w:rPr>
                  </w:rPrChange>
                </w:rPr>
                <w:t>153.4</w:t>
              </w:r>
            </w:ins>
          </w:p>
        </w:tc>
        <w:tc>
          <w:tcPr>
            <w:tcW w:w="6030" w:type="dxa"/>
            <w:tcBorders>
              <w:top w:val="nil"/>
              <w:left w:val="nil"/>
              <w:bottom w:val="single" w:sz="4" w:space="0" w:color="auto"/>
              <w:right w:val="single" w:sz="4" w:space="0" w:color="auto"/>
            </w:tcBorders>
            <w:shd w:val="clear" w:color="auto" w:fill="auto"/>
            <w:noWrap/>
            <w:vAlign w:val="bottom"/>
            <w:hideMark/>
            <w:tcPrChange w:id="3112"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3889334C" w14:textId="77777777" w:rsidR="00174D9D" w:rsidRPr="00174D9D" w:rsidRDefault="00174D9D" w:rsidP="00174D9D">
            <w:pPr>
              <w:rPr>
                <w:ins w:id="3113" w:author="bmooney" w:date="2011-06-30T13:47:00Z"/>
                <w:color w:val="000000"/>
                <w:sz w:val="20"/>
                <w:rPrChange w:id="3114" w:author="bmooney" w:date="2011-06-30T13:51:00Z">
                  <w:rPr>
                    <w:ins w:id="3115" w:author="bmooney" w:date="2011-06-30T13:47:00Z"/>
                    <w:rFonts w:ascii="Calibri" w:hAnsi="Calibri" w:cs="Calibri"/>
                    <w:color w:val="000000"/>
                    <w:sz w:val="22"/>
                    <w:szCs w:val="22"/>
                  </w:rPr>
                </w:rPrChange>
              </w:rPr>
            </w:pPr>
            <w:ins w:id="3116" w:author="bmooney" w:date="2011-06-30T13:47:00Z">
              <w:r w:rsidRPr="00174D9D">
                <w:rPr>
                  <w:color w:val="000000"/>
                  <w:sz w:val="20"/>
                  <w:rPrChange w:id="3117" w:author="bmooney" w:date="2011-06-30T13:51:00Z">
                    <w:rPr>
                      <w:rFonts w:ascii="Calibri" w:hAnsi="Calibri" w:cs="Calibri"/>
                      <w:color w:val="000000"/>
                      <w:sz w:val="22"/>
                      <w:szCs w:val="22"/>
                    </w:rPr>
                  </w:rPrChange>
                </w:rPr>
                <w:t>Malignant neoplasm of colon, Cecum</w:t>
              </w:r>
            </w:ins>
          </w:p>
        </w:tc>
        <w:tc>
          <w:tcPr>
            <w:tcW w:w="1205" w:type="dxa"/>
            <w:tcBorders>
              <w:top w:val="nil"/>
              <w:left w:val="nil"/>
              <w:bottom w:val="single" w:sz="4" w:space="0" w:color="auto"/>
              <w:right w:val="single" w:sz="4" w:space="0" w:color="auto"/>
            </w:tcBorders>
            <w:shd w:val="clear" w:color="auto" w:fill="auto"/>
            <w:noWrap/>
            <w:vAlign w:val="bottom"/>
            <w:hideMark/>
            <w:tcPrChange w:id="3118"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0281C3DA" w14:textId="77777777" w:rsidR="00174D9D" w:rsidRPr="00174D9D" w:rsidRDefault="00174D9D" w:rsidP="00174D9D">
            <w:pPr>
              <w:rPr>
                <w:ins w:id="3119" w:author="bmooney" w:date="2011-06-30T13:47:00Z"/>
                <w:color w:val="000000"/>
                <w:sz w:val="20"/>
                <w:rPrChange w:id="3120" w:author="bmooney" w:date="2011-06-30T13:51:00Z">
                  <w:rPr>
                    <w:ins w:id="3121" w:author="bmooney" w:date="2011-06-30T13:47:00Z"/>
                    <w:rFonts w:ascii="Calibri" w:hAnsi="Calibri" w:cs="Calibri"/>
                    <w:color w:val="000000"/>
                    <w:sz w:val="22"/>
                    <w:szCs w:val="22"/>
                  </w:rPr>
                </w:rPrChange>
              </w:rPr>
            </w:pPr>
            <w:ins w:id="3122" w:author="bmooney" w:date="2011-06-30T13:47:00Z">
              <w:r w:rsidRPr="00174D9D">
                <w:rPr>
                  <w:color w:val="000000"/>
                  <w:sz w:val="20"/>
                  <w:rPrChange w:id="3123" w:author="bmooney" w:date="2011-06-30T13:51:00Z">
                    <w:rPr>
                      <w:rFonts w:ascii="Calibri" w:hAnsi="Calibri" w:cs="Calibri"/>
                      <w:color w:val="000000"/>
                      <w:sz w:val="22"/>
                      <w:szCs w:val="22"/>
                    </w:rPr>
                  </w:rPrChange>
                </w:rPr>
                <w:t>Colon</w:t>
              </w:r>
            </w:ins>
          </w:p>
        </w:tc>
      </w:tr>
      <w:tr w:rsidR="00174D9D" w:rsidRPr="00174D9D" w14:paraId="302F0C99" w14:textId="77777777" w:rsidTr="003A16C3">
        <w:trPr>
          <w:trHeight w:val="300"/>
          <w:ins w:id="3124" w:author="bmooney" w:date="2011-06-30T13:47:00Z"/>
          <w:trPrChange w:id="3125"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126" w:author="bmooney" w:date="2011-06-30T13:51:00Z">
              <w:tcPr>
                <w:tcW w:w="1545" w:type="dxa"/>
                <w:gridSpan w:val="2"/>
                <w:tcBorders>
                  <w:top w:val="nil"/>
                  <w:left w:val="single" w:sz="4" w:space="0" w:color="auto"/>
                  <w:bottom w:val="single" w:sz="4" w:space="0" w:color="auto"/>
                  <w:right w:val="single" w:sz="4" w:space="0" w:color="auto"/>
                </w:tcBorders>
              </w:tcPr>
            </w:tcPrChange>
          </w:tcPr>
          <w:p w14:paraId="0318F83D" w14:textId="6065A6B8" w:rsidR="00174D9D" w:rsidRPr="00174D9D" w:rsidRDefault="00174D9D">
            <w:pPr>
              <w:rPr>
                <w:ins w:id="3127" w:author="bmooney" w:date="2011-06-30T13:47:00Z"/>
                <w:color w:val="000000"/>
                <w:sz w:val="20"/>
                <w:rPrChange w:id="3128" w:author="bmooney" w:date="2011-06-30T13:51:00Z">
                  <w:rPr>
                    <w:ins w:id="3129" w:author="bmooney" w:date="2011-06-30T13:47:00Z"/>
                    <w:rFonts w:ascii="Calibri" w:hAnsi="Calibri" w:cs="Calibri"/>
                    <w:color w:val="000000"/>
                    <w:sz w:val="22"/>
                    <w:szCs w:val="22"/>
                  </w:rPr>
                </w:rPrChange>
              </w:rPr>
              <w:pPrChange w:id="3130" w:author="bmooney" w:date="2011-06-30T13:51:00Z">
                <w:pPr>
                  <w:jc w:val="right"/>
                </w:pPr>
              </w:pPrChange>
            </w:pPr>
            <w:ins w:id="3131" w:author="bmooney" w:date="2011-06-30T13:48:00Z">
              <w:r w:rsidRPr="00174D9D">
                <w:rPr>
                  <w:color w:val="000000"/>
                  <w:sz w:val="20"/>
                  <w:rPrChange w:id="3132" w:author="bmooney" w:date="2011-06-30T13:51:00Z">
                    <w:rPr>
                      <w:rFonts w:ascii="Calibri" w:hAnsi="Calibri" w:cs="Calibri"/>
                      <w:color w:val="000000"/>
                      <w:sz w:val="22"/>
                      <w:szCs w:val="22"/>
                    </w:rPr>
                  </w:rPrChange>
                </w:rPr>
                <w:t>FR-</w:t>
              </w:r>
            </w:ins>
            <w:ins w:id="3133" w:author="bmooney" w:date="2011-07-01T08:56:00Z">
              <w:r w:rsidR="00620DF9">
                <w:rPr>
                  <w:sz w:val="20"/>
                </w:rPr>
                <w:t>307</w:t>
              </w:r>
            </w:ins>
            <w:ins w:id="3134" w:author="bmooney" w:date="2011-06-30T13:48:00Z">
              <w:r w:rsidRPr="00174D9D">
                <w:rPr>
                  <w:color w:val="000000"/>
                  <w:sz w:val="20"/>
                  <w:rPrChange w:id="3135" w:author="bmooney" w:date="2011-06-30T13:51:00Z">
                    <w:rPr>
                      <w:rFonts w:ascii="Calibri" w:hAnsi="Calibri" w:cs="Calibri"/>
                      <w:color w:val="000000"/>
                      <w:sz w:val="22"/>
                      <w:szCs w:val="22"/>
                    </w:rPr>
                  </w:rPrChange>
                </w:rPr>
                <w:t>6</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136"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7A5A630A" w14:textId="7E1191F2" w:rsidR="00174D9D" w:rsidRPr="00174D9D" w:rsidRDefault="00174D9D">
            <w:pPr>
              <w:rPr>
                <w:ins w:id="3137" w:author="bmooney" w:date="2011-06-30T13:47:00Z"/>
                <w:color w:val="000000"/>
                <w:sz w:val="20"/>
                <w:rPrChange w:id="3138" w:author="bmooney" w:date="2011-06-30T13:51:00Z">
                  <w:rPr>
                    <w:ins w:id="3139" w:author="bmooney" w:date="2011-06-30T13:47:00Z"/>
                    <w:rFonts w:ascii="Calibri" w:hAnsi="Calibri" w:cs="Calibri"/>
                    <w:color w:val="000000"/>
                    <w:sz w:val="22"/>
                    <w:szCs w:val="22"/>
                  </w:rPr>
                </w:rPrChange>
              </w:rPr>
              <w:pPrChange w:id="3140" w:author="bmooney" w:date="2011-06-30T13:51:00Z">
                <w:pPr>
                  <w:jc w:val="right"/>
                </w:pPr>
              </w:pPrChange>
            </w:pPr>
            <w:ins w:id="3141" w:author="bmooney" w:date="2011-06-30T13:47:00Z">
              <w:r w:rsidRPr="00174D9D">
                <w:rPr>
                  <w:color w:val="000000"/>
                  <w:sz w:val="20"/>
                  <w:rPrChange w:id="3142" w:author="bmooney" w:date="2011-06-30T13:51:00Z">
                    <w:rPr>
                      <w:rFonts w:ascii="Calibri" w:hAnsi="Calibri" w:cs="Calibri"/>
                      <w:color w:val="000000"/>
                      <w:sz w:val="22"/>
                      <w:szCs w:val="22"/>
                    </w:rPr>
                  </w:rPrChange>
                </w:rPr>
                <w:t>153.5</w:t>
              </w:r>
            </w:ins>
          </w:p>
        </w:tc>
        <w:tc>
          <w:tcPr>
            <w:tcW w:w="6030" w:type="dxa"/>
            <w:tcBorders>
              <w:top w:val="nil"/>
              <w:left w:val="nil"/>
              <w:bottom w:val="single" w:sz="4" w:space="0" w:color="auto"/>
              <w:right w:val="single" w:sz="4" w:space="0" w:color="auto"/>
            </w:tcBorders>
            <w:shd w:val="clear" w:color="auto" w:fill="auto"/>
            <w:noWrap/>
            <w:vAlign w:val="bottom"/>
            <w:hideMark/>
            <w:tcPrChange w:id="3143"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78967F39" w14:textId="77777777" w:rsidR="00174D9D" w:rsidRPr="00174D9D" w:rsidRDefault="00174D9D" w:rsidP="00174D9D">
            <w:pPr>
              <w:rPr>
                <w:ins w:id="3144" w:author="bmooney" w:date="2011-06-30T13:47:00Z"/>
                <w:color w:val="000000"/>
                <w:sz w:val="20"/>
                <w:rPrChange w:id="3145" w:author="bmooney" w:date="2011-06-30T13:51:00Z">
                  <w:rPr>
                    <w:ins w:id="3146" w:author="bmooney" w:date="2011-06-30T13:47:00Z"/>
                    <w:rFonts w:ascii="Calibri" w:hAnsi="Calibri" w:cs="Calibri"/>
                    <w:color w:val="000000"/>
                    <w:sz w:val="22"/>
                    <w:szCs w:val="22"/>
                  </w:rPr>
                </w:rPrChange>
              </w:rPr>
            </w:pPr>
            <w:ins w:id="3147" w:author="bmooney" w:date="2011-06-30T13:47:00Z">
              <w:r w:rsidRPr="00174D9D">
                <w:rPr>
                  <w:color w:val="000000"/>
                  <w:sz w:val="20"/>
                  <w:rPrChange w:id="3148" w:author="bmooney" w:date="2011-06-30T13:51:00Z">
                    <w:rPr>
                      <w:rFonts w:ascii="Calibri" w:hAnsi="Calibri" w:cs="Calibri"/>
                      <w:color w:val="000000"/>
                      <w:sz w:val="22"/>
                      <w:szCs w:val="22"/>
                    </w:rPr>
                  </w:rPrChange>
                </w:rPr>
                <w:t>Malignant neoplasm of colon, Appendix</w:t>
              </w:r>
            </w:ins>
          </w:p>
        </w:tc>
        <w:tc>
          <w:tcPr>
            <w:tcW w:w="1205" w:type="dxa"/>
            <w:tcBorders>
              <w:top w:val="nil"/>
              <w:left w:val="nil"/>
              <w:bottom w:val="single" w:sz="4" w:space="0" w:color="auto"/>
              <w:right w:val="single" w:sz="4" w:space="0" w:color="auto"/>
            </w:tcBorders>
            <w:shd w:val="clear" w:color="auto" w:fill="auto"/>
            <w:noWrap/>
            <w:vAlign w:val="bottom"/>
            <w:hideMark/>
            <w:tcPrChange w:id="3149"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409BB301" w14:textId="77777777" w:rsidR="00174D9D" w:rsidRPr="00174D9D" w:rsidRDefault="00174D9D" w:rsidP="00174D9D">
            <w:pPr>
              <w:rPr>
                <w:ins w:id="3150" w:author="bmooney" w:date="2011-06-30T13:47:00Z"/>
                <w:color w:val="000000"/>
                <w:sz w:val="20"/>
                <w:rPrChange w:id="3151" w:author="bmooney" w:date="2011-06-30T13:51:00Z">
                  <w:rPr>
                    <w:ins w:id="3152" w:author="bmooney" w:date="2011-06-30T13:47:00Z"/>
                    <w:rFonts w:ascii="Calibri" w:hAnsi="Calibri" w:cs="Calibri"/>
                    <w:color w:val="000000"/>
                    <w:sz w:val="22"/>
                    <w:szCs w:val="22"/>
                  </w:rPr>
                </w:rPrChange>
              </w:rPr>
            </w:pPr>
            <w:ins w:id="3153" w:author="bmooney" w:date="2011-06-30T13:47:00Z">
              <w:r w:rsidRPr="00174D9D">
                <w:rPr>
                  <w:color w:val="000000"/>
                  <w:sz w:val="20"/>
                  <w:rPrChange w:id="3154" w:author="bmooney" w:date="2011-06-30T13:51:00Z">
                    <w:rPr>
                      <w:rFonts w:ascii="Calibri" w:hAnsi="Calibri" w:cs="Calibri"/>
                      <w:color w:val="000000"/>
                      <w:sz w:val="22"/>
                      <w:szCs w:val="22"/>
                    </w:rPr>
                  </w:rPrChange>
                </w:rPr>
                <w:t>Colon</w:t>
              </w:r>
            </w:ins>
          </w:p>
        </w:tc>
      </w:tr>
      <w:tr w:rsidR="00174D9D" w:rsidRPr="00174D9D" w14:paraId="205BAEB9" w14:textId="77777777" w:rsidTr="003A16C3">
        <w:trPr>
          <w:trHeight w:val="300"/>
          <w:ins w:id="3155" w:author="bmooney" w:date="2011-06-30T13:47:00Z"/>
          <w:trPrChange w:id="3156"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157" w:author="bmooney" w:date="2011-06-30T13:51:00Z">
              <w:tcPr>
                <w:tcW w:w="1545" w:type="dxa"/>
                <w:gridSpan w:val="2"/>
                <w:tcBorders>
                  <w:top w:val="nil"/>
                  <w:left w:val="single" w:sz="4" w:space="0" w:color="auto"/>
                  <w:bottom w:val="single" w:sz="4" w:space="0" w:color="auto"/>
                  <w:right w:val="single" w:sz="4" w:space="0" w:color="auto"/>
                </w:tcBorders>
              </w:tcPr>
            </w:tcPrChange>
          </w:tcPr>
          <w:p w14:paraId="15F04F0C" w14:textId="11B6B528" w:rsidR="00174D9D" w:rsidRPr="00174D9D" w:rsidRDefault="00174D9D">
            <w:pPr>
              <w:rPr>
                <w:ins w:id="3158" w:author="bmooney" w:date="2011-06-30T13:47:00Z"/>
                <w:color w:val="000000"/>
                <w:sz w:val="20"/>
                <w:rPrChange w:id="3159" w:author="bmooney" w:date="2011-06-30T13:51:00Z">
                  <w:rPr>
                    <w:ins w:id="3160" w:author="bmooney" w:date="2011-06-30T13:47:00Z"/>
                    <w:rFonts w:ascii="Calibri" w:hAnsi="Calibri" w:cs="Calibri"/>
                    <w:color w:val="000000"/>
                    <w:sz w:val="22"/>
                    <w:szCs w:val="22"/>
                  </w:rPr>
                </w:rPrChange>
              </w:rPr>
              <w:pPrChange w:id="3161" w:author="bmooney" w:date="2011-06-30T13:51:00Z">
                <w:pPr>
                  <w:jc w:val="right"/>
                </w:pPr>
              </w:pPrChange>
            </w:pPr>
            <w:ins w:id="3162" w:author="bmooney" w:date="2011-06-30T13:48:00Z">
              <w:r w:rsidRPr="00174D9D">
                <w:rPr>
                  <w:color w:val="000000"/>
                  <w:sz w:val="20"/>
                  <w:rPrChange w:id="3163" w:author="bmooney" w:date="2011-06-30T13:51:00Z">
                    <w:rPr>
                      <w:rFonts w:ascii="Calibri" w:hAnsi="Calibri" w:cs="Calibri"/>
                      <w:color w:val="000000"/>
                      <w:sz w:val="22"/>
                      <w:szCs w:val="22"/>
                    </w:rPr>
                  </w:rPrChange>
                </w:rPr>
                <w:t>FR-</w:t>
              </w:r>
            </w:ins>
            <w:ins w:id="3164" w:author="bmooney" w:date="2011-07-01T08:56:00Z">
              <w:r w:rsidR="00620DF9">
                <w:rPr>
                  <w:sz w:val="20"/>
                </w:rPr>
                <w:t>307</w:t>
              </w:r>
            </w:ins>
            <w:ins w:id="3165" w:author="bmooney" w:date="2011-06-30T13:48:00Z">
              <w:r w:rsidRPr="00174D9D">
                <w:rPr>
                  <w:color w:val="000000"/>
                  <w:sz w:val="20"/>
                  <w:rPrChange w:id="3166" w:author="bmooney" w:date="2011-06-30T13:51:00Z">
                    <w:rPr>
                      <w:rFonts w:ascii="Calibri" w:hAnsi="Calibri" w:cs="Calibri"/>
                      <w:color w:val="000000"/>
                      <w:sz w:val="22"/>
                      <w:szCs w:val="22"/>
                    </w:rPr>
                  </w:rPrChange>
                </w:rPr>
                <w:t>7</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167"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18031E41" w14:textId="6FF7F148" w:rsidR="00174D9D" w:rsidRPr="00174D9D" w:rsidRDefault="00174D9D">
            <w:pPr>
              <w:rPr>
                <w:ins w:id="3168" w:author="bmooney" w:date="2011-06-30T13:47:00Z"/>
                <w:color w:val="000000"/>
                <w:sz w:val="20"/>
                <w:rPrChange w:id="3169" w:author="bmooney" w:date="2011-06-30T13:51:00Z">
                  <w:rPr>
                    <w:ins w:id="3170" w:author="bmooney" w:date="2011-06-30T13:47:00Z"/>
                    <w:rFonts w:ascii="Calibri" w:hAnsi="Calibri" w:cs="Calibri"/>
                    <w:color w:val="000000"/>
                    <w:sz w:val="22"/>
                    <w:szCs w:val="22"/>
                  </w:rPr>
                </w:rPrChange>
              </w:rPr>
              <w:pPrChange w:id="3171" w:author="bmooney" w:date="2011-06-30T13:51:00Z">
                <w:pPr>
                  <w:jc w:val="right"/>
                </w:pPr>
              </w:pPrChange>
            </w:pPr>
            <w:ins w:id="3172" w:author="bmooney" w:date="2011-06-30T13:47:00Z">
              <w:r w:rsidRPr="00174D9D">
                <w:rPr>
                  <w:color w:val="000000"/>
                  <w:sz w:val="20"/>
                  <w:rPrChange w:id="3173" w:author="bmooney" w:date="2011-06-30T13:51:00Z">
                    <w:rPr>
                      <w:rFonts w:ascii="Calibri" w:hAnsi="Calibri" w:cs="Calibri"/>
                      <w:color w:val="000000"/>
                      <w:sz w:val="22"/>
                      <w:szCs w:val="22"/>
                    </w:rPr>
                  </w:rPrChange>
                </w:rPr>
                <w:t>153.6</w:t>
              </w:r>
            </w:ins>
          </w:p>
        </w:tc>
        <w:tc>
          <w:tcPr>
            <w:tcW w:w="6030" w:type="dxa"/>
            <w:tcBorders>
              <w:top w:val="nil"/>
              <w:left w:val="nil"/>
              <w:bottom w:val="single" w:sz="4" w:space="0" w:color="auto"/>
              <w:right w:val="single" w:sz="4" w:space="0" w:color="auto"/>
            </w:tcBorders>
            <w:shd w:val="clear" w:color="auto" w:fill="auto"/>
            <w:noWrap/>
            <w:vAlign w:val="bottom"/>
            <w:hideMark/>
            <w:tcPrChange w:id="3174"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4AAC60D4" w14:textId="77777777" w:rsidR="00174D9D" w:rsidRPr="00174D9D" w:rsidRDefault="00174D9D" w:rsidP="00174D9D">
            <w:pPr>
              <w:rPr>
                <w:ins w:id="3175" w:author="bmooney" w:date="2011-06-30T13:47:00Z"/>
                <w:color w:val="000000"/>
                <w:sz w:val="20"/>
                <w:rPrChange w:id="3176" w:author="bmooney" w:date="2011-06-30T13:51:00Z">
                  <w:rPr>
                    <w:ins w:id="3177" w:author="bmooney" w:date="2011-06-30T13:47:00Z"/>
                    <w:rFonts w:ascii="Calibri" w:hAnsi="Calibri" w:cs="Calibri"/>
                    <w:color w:val="000000"/>
                    <w:sz w:val="22"/>
                    <w:szCs w:val="22"/>
                  </w:rPr>
                </w:rPrChange>
              </w:rPr>
            </w:pPr>
            <w:ins w:id="3178" w:author="bmooney" w:date="2011-06-30T13:47:00Z">
              <w:r w:rsidRPr="00174D9D">
                <w:rPr>
                  <w:color w:val="000000"/>
                  <w:sz w:val="20"/>
                  <w:rPrChange w:id="3179" w:author="bmooney" w:date="2011-06-30T13:51:00Z">
                    <w:rPr>
                      <w:rFonts w:ascii="Calibri" w:hAnsi="Calibri" w:cs="Calibri"/>
                      <w:color w:val="000000"/>
                      <w:sz w:val="22"/>
                      <w:szCs w:val="22"/>
                    </w:rPr>
                  </w:rPrChange>
                </w:rPr>
                <w:t>Malignant neoplasm of colon, Ascending colon</w:t>
              </w:r>
            </w:ins>
          </w:p>
        </w:tc>
        <w:tc>
          <w:tcPr>
            <w:tcW w:w="1205" w:type="dxa"/>
            <w:tcBorders>
              <w:top w:val="nil"/>
              <w:left w:val="nil"/>
              <w:bottom w:val="single" w:sz="4" w:space="0" w:color="auto"/>
              <w:right w:val="single" w:sz="4" w:space="0" w:color="auto"/>
            </w:tcBorders>
            <w:shd w:val="clear" w:color="auto" w:fill="auto"/>
            <w:noWrap/>
            <w:vAlign w:val="bottom"/>
            <w:hideMark/>
            <w:tcPrChange w:id="3180"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520B8E37" w14:textId="77777777" w:rsidR="00174D9D" w:rsidRPr="00174D9D" w:rsidRDefault="00174D9D" w:rsidP="00174D9D">
            <w:pPr>
              <w:rPr>
                <w:ins w:id="3181" w:author="bmooney" w:date="2011-06-30T13:47:00Z"/>
                <w:color w:val="000000"/>
                <w:sz w:val="20"/>
                <w:rPrChange w:id="3182" w:author="bmooney" w:date="2011-06-30T13:51:00Z">
                  <w:rPr>
                    <w:ins w:id="3183" w:author="bmooney" w:date="2011-06-30T13:47:00Z"/>
                    <w:rFonts w:ascii="Calibri" w:hAnsi="Calibri" w:cs="Calibri"/>
                    <w:color w:val="000000"/>
                    <w:sz w:val="22"/>
                    <w:szCs w:val="22"/>
                  </w:rPr>
                </w:rPrChange>
              </w:rPr>
            </w:pPr>
            <w:ins w:id="3184" w:author="bmooney" w:date="2011-06-30T13:47:00Z">
              <w:r w:rsidRPr="00174D9D">
                <w:rPr>
                  <w:color w:val="000000"/>
                  <w:sz w:val="20"/>
                  <w:rPrChange w:id="3185" w:author="bmooney" w:date="2011-06-30T13:51:00Z">
                    <w:rPr>
                      <w:rFonts w:ascii="Calibri" w:hAnsi="Calibri" w:cs="Calibri"/>
                      <w:color w:val="000000"/>
                      <w:sz w:val="22"/>
                      <w:szCs w:val="22"/>
                    </w:rPr>
                  </w:rPrChange>
                </w:rPr>
                <w:t>Colon</w:t>
              </w:r>
            </w:ins>
          </w:p>
        </w:tc>
      </w:tr>
      <w:tr w:rsidR="00174D9D" w:rsidRPr="00174D9D" w14:paraId="10E9AD72" w14:textId="77777777" w:rsidTr="003A16C3">
        <w:trPr>
          <w:trHeight w:val="300"/>
          <w:ins w:id="3186" w:author="bmooney" w:date="2011-06-30T13:47:00Z"/>
          <w:trPrChange w:id="3187"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188" w:author="bmooney" w:date="2011-06-30T13:51:00Z">
              <w:tcPr>
                <w:tcW w:w="1545" w:type="dxa"/>
                <w:gridSpan w:val="2"/>
                <w:tcBorders>
                  <w:top w:val="nil"/>
                  <w:left w:val="single" w:sz="4" w:space="0" w:color="auto"/>
                  <w:bottom w:val="single" w:sz="4" w:space="0" w:color="auto"/>
                  <w:right w:val="single" w:sz="4" w:space="0" w:color="auto"/>
                </w:tcBorders>
              </w:tcPr>
            </w:tcPrChange>
          </w:tcPr>
          <w:p w14:paraId="2C93BEAC" w14:textId="124CB7E1" w:rsidR="00174D9D" w:rsidRPr="00174D9D" w:rsidRDefault="00174D9D">
            <w:pPr>
              <w:rPr>
                <w:ins w:id="3189" w:author="bmooney" w:date="2011-06-30T13:47:00Z"/>
                <w:color w:val="000000"/>
                <w:sz w:val="20"/>
                <w:rPrChange w:id="3190" w:author="bmooney" w:date="2011-06-30T13:51:00Z">
                  <w:rPr>
                    <w:ins w:id="3191" w:author="bmooney" w:date="2011-06-30T13:47:00Z"/>
                    <w:rFonts w:ascii="Calibri" w:hAnsi="Calibri" w:cs="Calibri"/>
                    <w:color w:val="000000"/>
                    <w:sz w:val="22"/>
                    <w:szCs w:val="22"/>
                  </w:rPr>
                </w:rPrChange>
              </w:rPr>
              <w:pPrChange w:id="3192" w:author="bmooney" w:date="2011-06-30T13:51:00Z">
                <w:pPr>
                  <w:jc w:val="right"/>
                </w:pPr>
              </w:pPrChange>
            </w:pPr>
            <w:ins w:id="3193" w:author="bmooney" w:date="2011-06-30T13:48:00Z">
              <w:r w:rsidRPr="00174D9D">
                <w:rPr>
                  <w:color w:val="000000"/>
                  <w:sz w:val="20"/>
                  <w:rPrChange w:id="3194" w:author="bmooney" w:date="2011-06-30T13:51:00Z">
                    <w:rPr>
                      <w:rFonts w:ascii="Calibri" w:hAnsi="Calibri" w:cs="Calibri"/>
                      <w:color w:val="000000"/>
                      <w:sz w:val="22"/>
                      <w:szCs w:val="22"/>
                    </w:rPr>
                  </w:rPrChange>
                </w:rPr>
                <w:t>FR-</w:t>
              </w:r>
            </w:ins>
            <w:ins w:id="3195" w:author="bmooney" w:date="2011-07-01T08:56:00Z">
              <w:r w:rsidR="00620DF9">
                <w:rPr>
                  <w:sz w:val="20"/>
                </w:rPr>
                <w:t>307</w:t>
              </w:r>
            </w:ins>
            <w:ins w:id="3196" w:author="bmooney" w:date="2011-06-30T13:48:00Z">
              <w:r w:rsidRPr="00174D9D">
                <w:rPr>
                  <w:color w:val="000000"/>
                  <w:sz w:val="20"/>
                  <w:rPrChange w:id="3197" w:author="bmooney" w:date="2011-06-30T13:51:00Z">
                    <w:rPr>
                      <w:rFonts w:ascii="Calibri" w:hAnsi="Calibri" w:cs="Calibri"/>
                      <w:color w:val="000000"/>
                      <w:sz w:val="22"/>
                      <w:szCs w:val="22"/>
                    </w:rPr>
                  </w:rPrChange>
                </w:rPr>
                <w:t>8</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198"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784AA168" w14:textId="3F153B61" w:rsidR="00174D9D" w:rsidRPr="00174D9D" w:rsidRDefault="00174D9D">
            <w:pPr>
              <w:rPr>
                <w:ins w:id="3199" w:author="bmooney" w:date="2011-06-30T13:47:00Z"/>
                <w:color w:val="000000"/>
                <w:sz w:val="20"/>
                <w:rPrChange w:id="3200" w:author="bmooney" w:date="2011-06-30T13:51:00Z">
                  <w:rPr>
                    <w:ins w:id="3201" w:author="bmooney" w:date="2011-06-30T13:47:00Z"/>
                    <w:rFonts w:ascii="Calibri" w:hAnsi="Calibri" w:cs="Calibri"/>
                    <w:color w:val="000000"/>
                    <w:sz w:val="22"/>
                    <w:szCs w:val="22"/>
                  </w:rPr>
                </w:rPrChange>
              </w:rPr>
              <w:pPrChange w:id="3202" w:author="bmooney" w:date="2011-06-30T13:51:00Z">
                <w:pPr>
                  <w:jc w:val="right"/>
                </w:pPr>
              </w:pPrChange>
            </w:pPr>
            <w:ins w:id="3203" w:author="bmooney" w:date="2011-06-30T13:47:00Z">
              <w:r w:rsidRPr="00174D9D">
                <w:rPr>
                  <w:color w:val="000000"/>
                  <w:sz w:val="20"/>
                  <w:rPrChange w:id="3204" w:author="bmooney" w:date="2011-06-30T13:51:00Z">
                    <w:rPr>
                      <w:rFonts w:ascii="Calibri" w:hAnsi="Calibri" w:cs="Calibri"/>
                      <w:color w:val="000000"/>
                      <w:sz w:val="22"/>
                      <w:szCs w:val="22"/>
                    </w:rPr>
                  </w:rPrChange>
                </w:rPr>
                <w:t>153.7</w:t>
              </w:r>
            </w:ins>
          </w:p>
        </w:tc>
        <w:tc>
          <w:tcPr>
            <w:tcW w:w="6030" w:type="dxa"/>
            <w:tcBorders>
              <w:top w:val="nil"/>
              <w:left w:val="nil"/>
              <w:bottom w:val="single" w:sz="4" w:space="0" w:color="auto"/>
              <w:right w:val="single" w:sz="4" w:space="0" w:color="auto"/>
            </w:tcBorders>
            <w:shd w:val="clear" w:color="auto" w:fill="auto"/>
            <w:noWrap/>
            <w:vAlign w:val="bottom"/>
            <w:hideMark/>
            <w:tcPrChange w:id="3205"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621F0771" w14:textId="77777777" w:rsidR="00174D9D" w:rsidRPr="00174D9D" w:rsidRDefault="00174D9D" w:rsidP="00174D9D">
            <w:pPr>
              <w:rPr>
                <w:ins w:id="3206" w:author="bmooney" w:date="2011-06-30T13:47:00Z"/>
                <w:color w:val="000000"/>
                <w:sz w:val="20"/>
                <w:rPrChange w:id="3207" w:author="bmooney" w:date="2011-06-30T13:51:00Z">
                  <w:rPr>
                    <w:ins w:id="3208" w:author="bmooney" w:date="2011-06-30T13:47:00Z"/>
                    <w:rFonts w:ascii="Calibri" w:hAnsi="Calibri" w:cs="Calibri"/>
                    <w:color w:val="000000"/>
                    <w:sz w:val="22"/>
                    <w:szCs w:val="22"/>
                  </w:rPr>
                </w:rPrChange>
              </w:rPr>
            </w:pPr>
            <w:ins w:id="3209" w:author="bmooney" w:date="2011-06-30T13:47:00Z">
              <w:r w:rsidRPr="00174D9D">
                <w:rPr>
                  <w:color w:val="000000"/>
                  <w:sz w:val="20"/>
                  <w:rPrChange w:id="3210" w:author="bmooney" w:date="2011-06-30T13:51:00Z">
                    <w:rPr>
                      <w:rFonts w:ascii="Calibri" w:hAnsi="Calibri" w:cs="Calibri"/>
                      <w:color w:val="000000"/>
                      <w:sz w:val="22"/>
                      <w:szCs w:val="22"/>
                    </w:rPr>
                  </w:rPrChange>
                </w:rPr>
                <w:t xml:space="preserve">Malignant neoplasm of </w:t>
              </w:r>
              <w:proofErr w:type="spellStart"/>
              <w:r w:rsidRPr="00174D9D">
                <w:rPr>
                  <w:color w:val="000000"/>
                  <w:sz w:val="20"/>
                  <w:rPrChange w:id="3211" w:author="bmooney" w:date="2011-06-30T13:51:00Z">
                    <w:rPr>
                      <w:rFonts w:ascii="Calibri" w:hAnsi="Calibri" w:cs="Calibri"/>
                      <w:color w:val="000000"/>
                      <w:sz w:val="22"/>
                      <w:szCs w:val="22"/>
                    </w:rPr>
                  </w:rPrChange>
                </w:rPr>
                <w:t>colon,Splenic</w:t>
              </w:r>
              <w:proofErr w:type="spellEnd"/>
              <w:r w:rsidRPr="00174D9D">
                <w:rPr>
                  <w:color w:val="000000"/>
                  <w:sz w:val="20"/>
                  <w:rPrChange w:id="3212" w:author="bmooney" w:date="2011-06-30T13:51:00Z">
                    <w:rPr>
                      <w:rFonts w:ascii="Calibri" w:hAnsi="Calibri" w:cs="Calibri"/>
                      <w:color w:val="000000"/>
                      <w:sz w:val="22"/>
                      <w:szCs w:val="22"/>
                    </w:rPr>
                  </w:rPrChange>
                </w:rPr>
                <w:t xml:space="preserve"> flexure</w:t>
              </w:r>
            </w:ins>
          </w:p>
        </w:tc>
        <w:tc>
          <w:tcPr>
            <w:tcW w:w="1205" w:type="dxa"/>
            <w:tcBorders>
              <w:top w:val="nil"/>
              <w:left w:val="nil"/>
              <w:bottom w:val="single" w:sz="4" w:space="0" w:color="auto"/>
              <w:right w:val="single" w:sz="4" w:space="0" w:color="auto"/>
            </w:tcBorders>
            <w:shd w:val="clear" w:color="auto" w:fill="auto"/>
            <w:noWrap/>
            <w:vAlign w:val="bottom"/>
            <w:hideMark/>
            <w:tcPrChange w:id="3213"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5B6D7335" w14:textId="77777777" w:rsidR="00174D9D" w:rsidRPr="00174D9D" w:rsidRDefault="00174D9D" w:rsidP="00174D9D">
            <w:pPr>
              <w:rPr>
                <w:ins w:id="3214" w:author="bmooney" w:date="2011-06-30T13:47:00Z"/>
                <w:color w:val="000000"/>
                <w:sz w:val="20"/>
                <w:rPrChange w:id="3215" w:author="bmooney" w:date="2011-06-30T13:51:00Z">
                  <w:rPr>
                    <w:ins w:id="3216" w:author="bmooney" w:date="2011-06-30T13:47:00Z"/>
                    <w:rFonts w:ascii="Calibri" w:hAnsi="Calibri" w:cs="Calibri"/>
                    <w:color w:val="000000"/>
                    <w:sz w:val="22"/>
                    <w:szCs w:val="22"/>
                  </w:rPr>
                </w:rPrChange>
              </w:rPr>
            </w:pPr>
            <w:ins w:id="3217" w:author="bmooney" w:date="2011-06-30T13:47:00Z">
              <w:r w:rsidRPr="00174D9D">
                <w:rPr>
                  <w:color w:val="000000"/>
                  <w:sz w:val="20"/>
                  <w:rPrChange w:id="3218" w:author="bmooney" w:date="2011-06-30T13:51:00Z">
                    <w:rPr>
                      <w:rFonts w:ascii="Calibri" w:hAnsi="Calibri" w:cs="Calibri"/>
                      <w:color w:val="000000"/>
                      <w:sz w:val="22"/>
                      <w:szCs w:val="22"/>
                    </w:rPr>
                  </w:rPrChange>
                </w:rPr>
                <w:t>Colon</w:t>
              </w:r>
            </w:ins>
          </w:p>
        </w:tc>
      </w:tr>
      <w:tr w:rsidR="00174D9D" w:rsidRPr="00174D9D" w14:paraId="6B1F4DF9" w14:textId="77777777" w:rsidTr="003A16C3">
        <w:trPr>
          <w:trHeight w:val="300"/>
          <w:ins w:id="3219" w:author="bmooney" w:date="2011-06-30T13:47:00Z"/>
          <w:trPrChange w:id="3220"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221" w:author="bmooney" w:date="2011-06-30T13:51:00Z">
              <w:tcPr>
                <w:tcW w:w="1545" w:type="dxa"/>
                <w:gridSpan w:val="2"/>
                <w:tcBorders>
                  <w:top w:val="nil"/>
                  <w:left w:val="single" w:sz="4" w:space="0" w:color="auto"/>
                  <w:bottom w:val="single" w:sz="4" w:space="0" w:color="auto"/>
                  <w:right w:val="single" w:sz="4" w:space="0" w:color="auto"/>
                </w:tcBorders>
              </w:tcPr>
            </w:tcPrChange>
          </w:tcPr>
          <w:p w14:paraId="07AC20E6" w14:textId="6A2D5203" w:rsidR="00174D9D" w:rsidRPr="00174D9D" w:rsidRDefault="00174D9D">
            <w:pPr>
              <w:rPr>
                <w:ins w:id="3222" w:author="bmooney" w:date="2011-06-30T13:47:00Z"/>
                <w:color w:val="000000"/>
                <w:sz w:val="20"/>
                <w:rPrChange w:id="3223" w:author="bmooney" w:date="2011-06-30T13:51:00Z">
                  <w:rPr>
                    <w:ins w:id="3224" w:author="bmooney" w:date="2011-06-30T13:47:00Z"/>
                    <w:rFonts w:ascii="Calibri" w:hAnsi="Calibri" w:cs="Calibri"/>
                    <w:color w:val="000000"/>
                    <w:sz w:val="22"/>
                    <w:szCs w:val="22"/>
                  </w:rPr>
                </w:rPrChange>
              </w:rPr>
              <w:pPrChange w:id="3225" w:author="bmooney" w:date="2011-06-30T13:51:00Z">
                <w:pPr>
                  <w:jc w:val="right"/>
                </w:pPr>
              </w:pPrChange>
            </w:pPr>
            <w:ins w:id="3226" w:author="bmooney" w:date="2011-06-30T13:48:00Z">
              <w:r w:rsidRPr="00174D9D">
                <w:rPr>
                  <w:color w:val="000000"/>
                  <w:sz w:val="20"/>
                  <w:rPrChange w:id="3227" w:author="bmooney" w:date="2011-06-30T13:51:00Z">
                    <w:rPr>
                      <w:rFonts w:ascii="Calibri" w:hAnsi="Calibri" w:cs="Calibri"/>
                      <w:color w:val="000000"/>
                      <w:sz w:val="22"/>
                      <w:szCs w:val="22"/>
                    </w:rPr>
                  </w:rPrChange>
                </w:rPr>
                <w:t>FR-</w:t>
              </w:r>
            </w:ins>
            <w:ins w:id="3228" w:author="bmooney" w:date="2011-07-01T08:56:00Z">
              <w:r w:rsidR="00620DF9">
                <w:rPr>
                  <w:sz w:val="20"/>
                </w:rPr>
                <w:t>307</w:t>
              </w:r>
            </w:ins>
            <w:ins w:id="3229" w:author="bmooney" w:date="2011-06-30T13:48:00Z">
              <w:r w:rsidRPr="00174D9D">
                <w:rPr>
                  <w:color w:val="000000"/>
                  <w:sz w:val="20"/>
                  <w:rPrChange w:id="3230" w:author="bmooney" w:date="2011-06-30T13:51:00Z">
                    <w:rPr>
                      <w:rFonts w:ascii="Calibri" w:hAnsi="Calibri" w:cs="Calibri"/>
                      <w:color w:val="000000"/>
                      <w:sz w:val="22"/>
                      <w:szCs w:val="22"/>
                    </w:rPr>
                  </w:rPrChange>
                </w:rPr>
                <w:t>9</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231"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6FAFA52F" w14:textId="3B069C6F" w:rsidR="00174D9D" w:rsidRPr="00174D9D" w:rsidRDefault="00174D9D">
            <w:pPr>
              <w:rPr>
                <w:ins w:id="3232" w:author="bmooney" w:date="2011-06-30T13:47:00Z"/>
                <w:color w:val="000000"/>
                <w:sz w:val="20"/>
                <w:rPrChange w:id="3233" w:author="bmooney" w:date="2011-06-30T13:51:00Z">
                  <w:rPr>
                    <w:ins w:id="3234" w:author="bmooney" w:date="2011-06-30T13:47:00Z"/>
                    <w:rFonts w:ascii="Calibri" w:hAnsi="Calibri" w:cs="Calibri"/>
                    <w:color w:val="000000"/>
                    <w:sz w:val="22"/>
                    <w:szCs w:val="22"/>
                  </w:rPr>
                </w:rPrChange>
              </w:rPr>
              <w:pPrChange w:id="3235" w:author="bmooney" w:date="2011-06-30T13:51:00Z">
                <w:pPr>
                  <w:jc w:val="right"/>
                </w:pPr>
              </w:pPrChange>
            </w:pPr>
            <w:ins w:id="3236" w:author="bmooney" w:date="2011-06-30T13:47:00Z">
              <w:r w:rsidRPr="00174D9D">
                <w:rPr>
                  <w:color w:val="000000"/>
                  <w:sz w:val="20"/>
                  <w:rPrChange w:id="3237" w:author="bmooney" w:date="2011-06-30T13:51:00Z">
                    <w:rPr>
                      <w:rFonts w:ascii="Calibri" w:hAnsi="Calibri" w:cs="Calibri"/>
                      <w:color w:val="000000"/>
                      <w:sz w:val="22"/>
                      <w:szCs w:val="22"/>
                    </w:rPr>
                  </w:rPrChange>
                </w:rPr>
                <w:t>153.8</w:t>
              </w:r>
            </w:ins>
          </w:p>
        </w:tc>
        <w:tc>
          <w:tcPr>
            <w:tcW w:w="6030" w:type="dxa"/>
            <w:tcBorders>
              <w:top w:val="nil"/>
              <w:left w:val="nil"/>
              <w:bottom w:val="single" w:sz="4" w:space="0" w:color="auto"/>
              <w:right w:val="single" w:sz="4" w:space="0" w:color="auto"/>
            </w:tcBorders>
            <w:shd w:val="clear" w:color="auto" w:fill="auto"/>
            <w:noWrap/>
            <w:vAlign w:val="bottom"/>
            <w:hideMark/>
            <w:tcPrChange w:id="3238"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4060F3CF" w14:textId="77777777" w:rsidR="00174D9D" w:rsidRPr="00174D9D" w:rsidRDefault="00174D9D" w:rsidP="00174D9D">
            <w:pPr>
              <w:rPr>
                <w:ins w:id="3239" w:author="bmooney" w:date="2011-06-30T13:47:00Z"/>
                <w:color w:val="000000"/>
                <w:sz w:val="20"/>
                <w:rPrChange w:id="3240" w:author="bmooney" w:date="2011-06-30T13:51:00Z">
                  <w:rPr>
                    <w:ins w:id="3241" w:author="bmooney" w:date="2011-06-30T13:47:00Z"/>
                    <w:rFonts w:ascii="Calibri" w:hAnsi="Calibri" w:cs="Calibri"/>
                    <w:color w:val="000000"/>
                    <w:sz w:val="22"/>
                    <w:szCs w:val="22"/>
                  </w:rPr>
                </w:rPrChange>
              </w:rPr>
            </w:pPr>
            <w:ins w:id="3242" w:author="bmooney" w:date="2011-06-30T13:47:00Z">
              <w:r w:rsidRPr="00174D9D">
                <w:rPr>
                  <w:color w:val="000000"/>
                  <w:sz w:val="20"/>
                  <w:rPrChange w:id="3243" w:author="bmooney" w:date="2011-06-30T13:51:00Z">
                    <w:rPr>
                      <w:rFonts w:ascii="Calibri" w:hAnsi="Calibri" w:cs="Calibri"/>
                      <w:color w:val="000000"/>
                      <w:sz w:val="22"/>
                      <w:szCs w:val="22"/>
                    </w:rPr>
                  </w:rPrChange>
                </w:rPr>
                <w:t>Malignant neoplasm of colon, Other specified sites of large intestine</w:t>
              </w:r>
            </w:ins>
          </w:p>
        </w:tc>
        <w:tc>
          <w:tcPr>
            <w:tcW w:w="1205" w:type="dxa"/>
            <w:tcBorders>
              <w:top w:val="nil"/>
              <w:left w:val="nil"/>
              <w:bottom w:val="single" w:sz="4" w:space="0" w:color="auto"/>
              <w:right w:val="single" w:sz="4" w:space="0" w:color="auto"/>
            </w:tcBorders>
            <w:shd w:val="clear" w:color="auto" w:fill="auto"/>
            <w:noWrap/>
            <w:vAlign w:val="bottom"/>
            <w:hideMark/>
            <w:tcPrChange w:id="3244"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62763014" w14:textId="77777777" w:rsidR="00174D9D" w:rsidRPr="00174D9D" w:rsidRDefault="00174D9D" w:rsidP="00174D9D">
            <w:pPr>
              <w:rPr>
                <w:ins w:id="3245" w:author="bmooney" w:date="2011-06-30T13:47:00Z"/>
                <w:color w:val="000000"/>
                <w:sz w:val="20"/>
                <w:rPrChange w:id="3246" w:author="bmooney" w:date="2011-06-30T13:51:00Z">
                  <w:rPr>
                    <w:ins w:id="3247" w:author="bmooney" w:date="2011-06-30T13:47:00Z"/>
                    <w:rFonts w:ascii="Calibri" w:hAnsi="Calibri" w:cs="Calibri"/>
                    <w:color w:val="000000"/>
                    <w:sz w:val="22"/>
                    <w:szCs w:val="22"/>
                  </w:rPr>
                </w:rPrChange>
              </w:rPr>
            </w:pPr>
            <w:ins w:id="3248" w:author="bmooney" w:date="2011-06-30T13:47:00Z">
              <w:r w:rsidRPr="00174D9D">
                <w:rPr>
                  <w:color w:val="000000"/>
                  <w:sz w:val="20"/>
                  <w:rPrChange w:id="3249" w:author="bmooney" w:date="2011-06-30T13:51:00Z">
                    <w:rPr>
                      <w:rFonts w:ascii="Calibri" w:hAnsi="Calibri" w:cs="Calibri"/>
                      <w:color w:val="000000"/>
                      <w:sz w:val="22"/>
                      <w:szCs w:val="22"/>
                    </w:rPr>
                  </w:rPrChange>
                </w:rPr>
                <w:t>Colon</w:t>
              </w:r>
            </w:ins>
          </w:p>
        </w:tc>
      </w:tr>
      <w:tr w:rsidR="00174D9D" w:rsidRPr="00174D9D" w14:paraId="0145F39F" w14:textId="77777777" w:rsidTr="003A16C3">
        <w:trPr>
          <w:trHeight w:val="300"/>
          <w:ins w:id="3250" w:author="bmooney" w:date="2011-06-30T13:47:00Z"/>
          <w:trPrChange w:id="3251"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252" w:author="bmooney" w:date="2011-06-30T13:51:00Z">
              <w:tcPr>
                <w:tcW w:w="1545" w:type="dxa"/>
                <w:gridSpan w:val="2"/>
                <w:tcBorders>
                  <w:top w:val="nil"/>
                  <w:left w:val="single" w:sz="4" w:space="0" w:color="auto"/>
                  <w:bottom w:val="single" w:sz="4" w:space="0" w:color="auto"/>
                  <w:right w:val="single" w:sz="4" w:space="0" w:color="auto"/>
                </w:tcBorders>
              </w:tcPr>
            </w:tcPrChange>
          </w:tcPr>
          <w:p w14:paraId="764EF874" w14:textId="7FC53DE2" w:rsidR="00174D9D" w:rsidRPr="00174D9D" w:rsidRDefault="00174D9D">
            <w:pPr>
              <w:rPr>
                <w:ins w:id="3253" w:author="bmooney" w:date="2011-06-30T13:47:00Z"/>
                <w:color w:val="000000"/>
                <w:sz w:val="20"/>
                <w:rPrChange w:id="3254" w:author="bmooney" w:date="2011-06-30T13:51:00Z">
                  <w:rPr>
                    <w:ins w:id="3255" w:author="bmooney" w:date="2011-06-30T13:47:00Z"/>
                    <w:rFonts w:ascii="Calibri" w:hAnsi="Calibri" w:cs="Calibri"/>
                    <w:color w:val="000000"/>
                    <w:sz w:val="22"/>
                    <w:szCs w:val="22"/>
                  </w:rPr>
                </w:rPrChange>
              </w:rPr>
              <w:pPrChange w:id="3256" w:author="bmooney" w:date="2011-06-30T13:51:00Z">
                <w:pPr>
                  <w:jc w:val="right"/>
                </w:pPr>
              </w:pPrChange>
            </w:pPr>
            <w:ins w:id="3257" w:author="bmooney" w:date="2011-06-30T13:48:00Z">
              <w:r w:rsidRPr="00174D9D">
                <w:rPr>
                  <w:color w:val="000000"/>
                  <w:sz w:val="20"/>
                  <w:rPrChange w:id="3258" w:author="bmooney" w:date="2011-06-30T13:51:00Z">
                    <w:rPr>
                      <w:rFonts w:ascii="Calibri" w:hAnsi="Calibri" w:cs="Calibri"/>
                      <w:color w:val="000000"/>
                      <w:sz w:val="22"/>
                      <w:szCs w:val="22"/>
                    </w:rPr>
                  </w:rPrChange>
                </w:rPr>
                <w:t>FR-</w:t>
              </w:r>
            </w:ins>
            <w:ins w:id="3259" w:author="bmooney" w:date="2011-07-01T08:57:00Z">
              <w:r w:rsidR="00620DF9">
                <w:rPr>
                  <w:sz w:val="20"/>
                </w:rPr>
                <w:t>308</w:t>
              </w:r>
            </w:ins>
            <w:ins w:id="3260" w:author="bmooney" w:date="2011-06-30T13:48:00Z">
              <w:r w:rsidRPr="00174D9D">
                <w:rPr>
                  <w:color w:val="000000"/>
                  <w:sz w:val="20"/>
                  <w:rPrChange w:id="3261" w:author="bmooney" w:date="2011-06-30T13:51:00Z">
                    <w:rPr>
                      <w:rFonts w:ascii="Calibri" w:hAnsi="Calibri" w:cs="Calibri"/>
                      <w:color w:val="000000"/>
                      <w:sz w:val="22"/>
                      <w:szCs w:val="22"/>
                    </w:rPr>
                  </w:rPrChange>
                </w:rPr>
                <w:t>0</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262"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2AFF3A13" w14:textId="7176D179" w:rsidR="00174D9D" w:rsidRPr="00174D9D" w:rsidRDefault="00174D9D">
            <w:pPr>
              <w:rPr>
                <w:ins w:id="3263" w:author="bmooney" w:date="2011-06-30T13:47:00Z"/>
                <w:color w:val="000000"/>
                <w:sz w:val="20"/>
                <w:rPrChange w:id="3264" w:author="bmooney" w:date="2011-06-30T13:51:00Z">
                  <w:rPr>
                    <w:ins w:id="3265" w:author="bmooney" w:date="2011-06-30T13:47:00Z"/>
                    <w:rFonts w:ascii="Calibri" w:hAnsi="Calibri" w:cs="Calibri"/>
                    <w:color w:val="000000"/>
                    <w:sz w:val="22"/>
                    <w:szCs w:val="22"/>
                  </w:rPr>
                </w:rPrChange>
              </w:rPr>
              <w:pPrChange w:id="3266" w:author="bmooney" w:date="2011-06-30T13:51:00Z">
                <w:pPr>
                  <w:jc w:val="right"/>
                </w:pPr>
              </w:pPrChange>
            </w:pPr>
            <w:ins w:id="3267" w:author="bmooney" w:date="2011-06-30T13:47:00Z">
              <w:r w:rsidRPr="00174D9D">
                <w:rPr>
                  <w:color w:val="000000"/>
                  <w:sz w:val="20"/>
                  <w:rPrChange w:id="3268" w:author="bmooney" w:date="2011-06-30T13:51:00Z">
                    <w:rPr>
                      <w:rFonts w:ascii="Calibri" w:hAnsi="Calibri" w:cs="Calibri"/>
                      <w:color w:val="000000"/>
                      <w:sz w:val="22"/>
                      <w:szCs w:val="22"/>
                    </w:rPr>
                  </w:rPrChange>
                </w:rPr>
                <w:t>153.9</w:t>
              </w:r>
            </w:ins>
          </w:p>
        </w:tc>
        <w:tc>
          <w:tcPr>
            <w:tcW w:w="6030" w:type="dxa"/>
            <w:tcBorders>
              <w:top w:val="nil"/>
              <w:left w:val="nil"/>
              <w:bottom w:val="single" w:sz="4" w:space="0" w:color="auto"/>
              <w:right w:val="single" w:sz="4" w:space="0" w:color="auto"/>
            </w:tcBorders>
            <w:shd w:val="clear" w:color="auto" w:fill="auto"/>
            <w:noWrap/>
            <w:vAlign w:val="bottom"/>
            <w:hideMark/>
            <w:tcPrChange w:id="3269"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1C63C50B" w14:textId="77777777" w:rsidR="00174D9D" w:rsidRPr="00174D9D" w:rsidRDefault="00174D9D" w:rsidP="00174D9D">
            <w:pPr>
              <w:rPr>
                <w:ins w:id="3270" w:author="bmooney" w:date="2011-06-30T13:47:00Z"/>
                <w:color w:val="000000"/>
                <w:sz w:val="20"/>
                <w:rPrChange w:id="3271" w:author="bmooney" w:date="2011-06-30T13:51:00Z">
                  <w:rPr>
                    <w:ins w:id="3272" w:author="bmooney" w:date="2011-06-30T13:47:00Z"/>
                    <w:rFonts w:ascii="Calibri" w:hAnsi="Calibri" w:cs="Calibri"/>
                    <w:color w:val="000000"/>
                    <w:sz w:val="22"/>
                    <w:szCs w:val="22"/>
                  </w:rPr>
                </w:rPrChange>
              </w:rPr>
            </w:pPr>
            <w:ins w:id="3273" w:author="bmooney" w:date="2011-06-30T13:47:00Z">
              <w:r w:rsidRPr="00174D9D">
                <w:rPr>
                  <w:color w:val="000000"/>
                  <w:sz w:val="20"/>
                  <w:rPrChange w:id="3274" w:author="bmooney" w:date="2011-06-30T13:51:00Z">
                    <w:rPr>
                      <w:rFonts w:ascii="Calibri" w:hAnsi="Calibri" w:cs="Calibri"/>
                      <w:color w:val="000000"/>
                      <w:sz w:val="22"/>
                      <w:szCs w:val="22"/>
                    </w:rPr>
                  </w:rPrChange>
                </w:rPr>
                <w:t>Malignant neoplasm of colon, Colon, unspecified</w:t>
              </w:r>
            </w:ins>
          </w:p>
        </w:tc>
        <w:tc>
          <w:tcPr>
            <w:tcW w:w="1205" w:type="dxa"/>
            <w:tcBorders>
              <w:top w:val="nil"/>
              <w:left w:val="nil"/>
              <w:bottom w:val="single" w:sz="4" w:space="0" w:color="auto"/>
              <w:right w:val="single" w:sz="4" w:space="0" w:color="auto"/>
            </w:tcBorders>
            <w:shd w:val="clear" w:color="auto" w:fill="auto"/>
            <w:noWrap/>
            <w:vAlign w:val="bottom"/>
            <w:hideMark/>
            <w:tcPrChange w:id="3275"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3A8AFE2E" w14:textId="77777777" w:rsidR="00174D9D" w:rsidRPr="00174D9D" w:rsidRDefault="00174D9D" w:rsidP="00174D9D">
            <w:pPr>
              <w:rPr>
                <w:ins w:id="3276" w:author="bmooney" w:date="2011-06-30T13:47:00Z"/>
                <w:color w:val="000000"/>
                <w:sz w:val="20"/>
                <w:rPrChange w:id="3277" w:author="bmooney" w:date="2011-06-30T13:51:00Z">
                  <w:rPr>
                    <w:ins w:id="3278" w:author="bmooney" w:date="2011-06-30T13:47:00Z"/>
                    <w:rFonts w:ascii="Calibri" w:hAnsi="Calibri" w:cs="Calibri"/>
                    <w:color w:val="000000"/>
                    <w:sz w:val="22"/>
                    <w:szCs w:val="22"/>
                  </w:rPr>
                </w:rPrChange>
              </w:rPr>
            </w:pPr>
            <w:ins w:id="3279" w:author="bmooney" w:date="2011-06-30T13:47:00Z">
              <w:r w:rsidRPr="00174D9D">
                <w:rPr>
                  <w:color w:val="000000"/>
                  <w:sz w:val="20"/>
                  <w:rPrChange w:id="3280" w:author="bmooney" w:date="2011-06-30T13:51:00Z">
                    <w:rPr>
                      <w:rFonts w:ascii="Calibri" w:hAnsi="Calibri" w:cs="Calibri"/>
                      <w:color w:val="000000"/>
                      <w:sz w:val="22"/>
                      <w:szCs w:val="22"/>
                    </w:rPr>
                  </w:rPrChange>
                </w:rPr>
                <w:t>Colon</w:t>
              </w:r>
            </w:ins>
          </w:p>
        </w:tc>
      </w:tr>
      <w:tr w:rsidR="00174D9D" w:rsidRPr="00174D9D" w14:paraId="0E2C6BA2" w14:textId="77777777" w:rsidTr="003A16C3">
        <w:trPr>
          <w:trHeight w:val="300"/>
          <w:ins w:id="3281" w:author="bmooney" w:date="2011-06-30T13:47:00Z"/>
          <w:trPrChange w:id="3282"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283" w:author="bmooney" w:date="2011-06-30T13:51:00Z">
              <w:tcPr>
                <w:tcW w:w="1545" w:type="dxa"/>
                <w:gridSpan w:val="2"/>
                <w:tcBorders>
                  <w:top w:val="nil"/>
                  <w:left w:val="single" w:sz="4" w:space="0" w:color="auto"/>
                  <w:bottom w:val="single" w:sz="4" w:space="0" w:color="auto"/>
                  <w:right w:val="single" w:sz="4" w:space="0" w:color="auto"/>
                </w:tcBorders>
              </w:tcPr>
            </w:tcPrChange>
          </w:tcPr>
          <w:p w14:paraId="2F586445" w14:textId="64211FAF" w:rsidR="00174D9D" w:rsidRPr="00174D9D" w:rsidRDefault="00174D9D" w:rsidP="00174D9D">
            <w:pPr>
              <w:rPr>
                <w:ins w:id="3284" w:author="bmooney" w:date="2011-06-30T13:47:00Z"/>
                <w:color w:val="000000"/>
                <w:sz w:val="20"/>
                <w:rPrChange w:id="3285" w:author="bmooney" w:date="2011-06-30T13:51:00Z">
                  <w:rPr>
                    <w:ins w:id="3286" w:author="bmooney" w:date="2011-06-30T13:47:00Z"/>
                    <w:rFonts w:ascii="Calibri" w:hAnsi="Calibri" w:cs="Calibri"/>
                    <w:color w:val="000000"/>
                    <w:sz w:val="22"/>
                    <w:szCs w:val="22"/>
                  </w:rPr>
                </w:rPrChange>
              </w:rPr>
            </w:pPr>
            <w:ins w:id="3287" w:author="bmooney" w:date="2011-06-30T13:49:00Z">
              <w:r w:rsidRPr="00174D9D">
                <w:rPr>
                  <w:color w:val="000000"/>
                  <w:sz w:val="20"/>
                  <w:rPrChange w:id="3288" w:author="bmooney" w:date="2011-06-30T13:51:00Z">
                    <w:rPr>
                      <w:rFonts w:ascii="Calibri" w:hAnsi="Calibri" w:cs="Calibri"/>
                      <w:color w:val="000000"/>
                      <w:sz w:val="22"/>
                      <w:szCs w:val="22"/>
                    </w:rPr>
                  </w:rPrChange>
                </w:rPr>
                <w:t>FR-</w:t>
              </w:r>
            </w:ins>
            <w:ins w:id="3289" w:author="bmooney" w:date="2011-07-01T08:57:00Z">
              <w:r w:rsidR="00620DF9">
                <w:rPr>
                  <w:sz w:val="20"/>
                </w:rPr>
                <w:t>308</w:t>
              </w:r>
            </w:ins>
            <w:ins w:id="3290" w:author="bmooney" w:date="2011-06-30T13:49:00Z">
              <w:r w:rsidRPr="00174D9D">
                <w:rPr>
                  <w:color w:val="000000"/>
                  <w:sz w:val="20"/>
                  <w:rPrChange w:id="3291" w:author="bmooney" w:date="2011-06-30T13:51:00Z">
                    <w:rPr>
                      <w:rFonts w:ascii="Calibri" w:hAnsi="Calibri" w:cs="Calibri"/>
                      <w:color w:val="000000"/>
                      <w:sz w:val="22"/>
                      <w:szCs w:val="22"/>
                    </w:rPr>
                  </w:rPrChange>
                </w:rPr>
                <w:t>1</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292"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739FC41F" w14:textId="4E9E70C0" w:rsidR="00174D9D" w:rsidRPr="00174D9D" w:rsidRDefault="00174D9D" w:rsidP="00174D9D">
            <w:pPr>
              <w:rPr>
                <w:ins w:id="3293" w:author="bmooney" w:date="2011-06-30T13:47:00Z"/>
                <w:color w:val="000000"/>
                <w:sz w:val="20"/>
                <w:rPrChange w:id="3294" w:author="bmooney" w:date="2011-06-30T13:51:00Z">
                  <w:rPr>
                    <w:ins w:id="3295" w:author="bmooney" w:date="2011-06-30T13:47:00Z"/>
                    <w:rFonts w:ascii="Calibri" w:hAnsi="Calibri" w:cs="Calibri"/>
                    <w:color w:val="000000"/>
                    <w:sz w:val="22"/>
                    <w:szCs w:val="22"/>
                  </w:rPr>
                </w:rPrChange>
              </w:rPr>
            </w:pPr>
            <w:ins w:id="3296" w:author="bmooney" w:date="2011-06-30T13:47:00Z">
              <w:r w:rsidRPr="00174D9D">
                <w:rPr>
                  <w:color w:val="000000"/>
                  <w:sz w:val="20"/>
                  <w:rPrChange w:id="3297" w:author="bmooney" w:date="2011-06-30T13:51:00Z">
                    <w:rPr>
                      <w:rFonts w:ascii="Calibri" w:hAnsi="Calibri" w:cs="Calibri"/>
                      <w:color w:val="000000"/>
                      <w:sz w:val="22"/>
                      <w:szCs w:val="22"/>
                    </w:rPr>
                  </w:rPrChange>
                </w:rPr>
                <w:t>154.0</w:t>
              </w:r>
            </w:ins>
          </w:p>
        </w:tc>
        <w:tc>
          <w:tcPr>
            <w:tcW w:w="6030" w:type="dxa"/>
            <w:tcBorders>
              <w:top w:val="nil"/>
              <w:left w:val="nil"/>
              <w:bottom w:val="single" w:sz="4" w:space="0" w:color="auto"/>
              <w:right w:val="single" w:sz="4" w:space="0" w:color="auto"/>
            </w:tcBorders>
            <w:shd w:val="clear" w:color="auto" w:fill="auto"/>
            <w:noWrap/>
            <w:vAlign w:val="bottom"/>
            <w:hideMark/>
            <w:tcPrChange w:id="3298"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5333BD4B" w14:textId="77777777" w:rsidR="00174D9D" w:rsidRPr="00174D9D" w:rsidRDefault="00174D9D" w:rsidP="00174D9D">
            <w:pPr>
              <w:rPr>
                <w:ins w:id="3299" w:author="bmooney" w:date="2011-06-30T13:47:00Z"/>
                <w:color w:val="000000"/>
                <w:sz w:val="20"/>
                <w:rPrChange w:id="3300" w:author="bmooney" w:date="2011-06-30T13:51:00Z">
                  <w:rPr>
                    <w:ins w:id="3301" w:author="bmooney" w:date="2011-06-30T13:47:00Z"/>
                    <w:rFonts w:ascii="Calibri" w:hAnsi="Calibri" w:cs="Calibri"/>
                    <w:color w:val="000000"/>
                    <w:sz w:val="22"/>
                    <w:szCs w:val="22"/>
                  </w:rPr>
                </w:rPrChange>
              </w:rPr>
            </w:pPr>
            <w:ins w:id="3302" w:author="bmooney" w:date="2011-06-30T13:47:00Z">
              <w:r w:rsidRPr="00174D9D">
                <w:rPr>
                  <w:color w:val="000000"/>
                  <w:sz w:val="20"/>
                  <w:rPrChange w:id="3303" w:author="bmooney" w:date="2011-06-30T13:51:00Z">
                    <w:rPr>
                      <w:rFonts w:ascii="Calibri" w:hAnsi="Calibri" w:cs="Calibri"/>
                      <w:color w:val="000000"/>
                      <w:sz w:val="22"/>
                      <w:szCs w:val="22"/>
                    </w:rPr>
                  </w:rPrChange>
                </w:rPr>
                <w:t xml:space="preserve">Malignant neoplasm of rectum, </w:t>
              </w:r>
              <w:proofErr w:type="spellStart"/>
              <w:r w:rsidRPr="00174D9D">
                <w:rPr>
                  <w:color w:val="000000"/>
                  <w:sz w:val="20"/>
                  <w:rPrChange w:id="3304" w:author="bmooney" w:date="2011-06-30T13:51:00Z">
                    <w:rPr>
                      <w:rFonts w:ascii="Calibri" w:hAnsi="Calibri" w:cs="Calibri"/>
                      <w:color w:val="000000"/>
                      <w:sz w:val="22"/>
                      <w:szCs w:val="22"/>
                    </w:rPr>
                  </w:rPrChange>
                </w:rPr>
                <w:t>rectosigmoid</w:t>
              </w:r>
              <w:proofErr w:type="spellEnd"/>
              <w:r w:rsidRPr="00174D9D">
                <w:rPr>
                  <w:color w:val="000000"/>
                  <w:sz w:val="20"/>
                  <w:rPrChange w:id="3305" w:author="bmooney" w:date="2011-06-30T13:51:00Z">
                    <w:rPr>
                      <w:rFonts w:ascii="Calibri" w:hAnsi="Calibri" w:cs="Calibri"/>
                      <w:color w:val="000000"/>
                      <w:sz w:val="22"/>
                      <w:szCs w:val="22"/>
                    </w:rPr>
                  </w:rPrChange>
                </w:rPr>
                <w:t xml:space="preserve"> junction, and anus, </w:t>
              </w:r>
              <w:proofErr w:type="spellStart"/>
              <w:r w:rsidRPr="00174D9D">
                <w:rPr>
                  <w:color w:val="000000"/>
                  <w:sz w:val="20"/>
                  <w:rPrChange w:id="3306" w:author="bmooney" w:date="2011-06-30T13:51:00Z">
                    <w:rPr>
                      <w:rFonts w:ascii="Calibri" w:hAnsi="Calibri" w:cs="Calibri"/>
                      <w:color w:val="000000"/>
                      <w:sz w:val="22"/>
                      <w:szCs w:val="22"/>
                    </w:rPr>
                  </w:rPrChange>
                </w:rPr>
                <w:t>Rectosigmoid</w:t>
              </w:r>
              <w:proofErr w:type="spellEnd"/>
              <w:r w:rsidRPr="00174D9D">
                <w:rPr>
                  <w:color w:val="000000"/>
                  <w:sz w:val="20"/>
                  <w:rPrChange w:id="3307" w:author="bmooney" w:date="2011-06-30T13:51:00Z">
                    <w:rPr>
                      <w:rFonts w:ascii="Calibri" w:hAnsi="Calibri" w:cs="Calibri"/>
                      <w:color w:val="000000"/>
                      <w:sz w:val="22"/>
                      <w:szCs w:val="22"/>
                    </w:rPr>
                  </w:rPrChange>
                </w:rPr>
                <w:t xml:space="preserve"> junction</w:t>
              </w:r>
            </w:ins>
          </w:p>
        </w:tc>
        <w:tc>
          <w:tcPr>
            <w:tcW w:w="1205" w:type="dxa"/>
            <w:tcBorders>
              <w:top w:val="nil"/>
              <w:left w:val="nil"/>
              <w:bottom w:val="single" w:sz="4" w:space="0" w:color="auto"/>
              <w:right w:val="single" w:sz="4" w:space="0" w:color="auto"/>
            </w:tcBorders>
            <w:shd w:val="clear" w:color="auto" w:fill="auto"/>
            <w:noWrap/>
            <w:vAlign w:val="bottom"/>
            <w:hideMark/>
            <w:tcPrChange w:id="3308"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02F1B7FF" w14:textId="77777777" w:rsidR="00174D9D" w:rsidRPr="00174D9D" w:rsidRDefault="00174D9D" w:rsidP="00174D9D">
            <w:pPr>
              <w:rPr>
                <w:ins w:id="3309" w:author="bmooney" w:date="2011-06-30T13:47:00Z"/>
                <w:color w:val="000000"/>
                <w:sz w:val="20"/>
                <w:rPrChange w:id="3310" w:author="bmooney" w:date="2011-06-30T13:51:00Z">
                  <w:rPr>
                    <w:ins w:id="3311" w:author="bmooney" w:date="2011-06-30T13:47:00Z"/>
                    <w:rFonts w:ascii="Calibri" w:hAnsi="Calibri" w:cs="Calibri"/>
                    <w:color w:val="000000"/>
                    <w:sz w:val="22"/>
                    <w:szCs w:val="22"/>
                  </w:rPr>
                </w:rPrChange>
              </w:rPr>
            </w:pPr>
            <w:ins w:id="3312" w:author="bmooney" w:date="2011-06-30T13:47:00Z">
              <w:r w:rsidRPr="00174D9D">
                <w:rPr>
                  <w:color w:val="000000"/>
                  <w:sz w:val="20"/>
                  <w:rPrChange w:id="3313" w:author="bmooney" w:date="2011-06-30T13:51:00Z">
                    <w:rPr>
                      <w:rFonts w:ascii="Calibri" w:hAnsi="Calibri" w:cs="Calibri"/>
                      <w:color w:val="000000"/>
                      <w:sz w:val="22"/>
                      <w:szCs w:val="22"/>
                    </w:rPr>
                  </w:rPrChange>
                </w:rPr>
                <w:t>Colon</w:t>
              </w:r>
            </w:ins>
          </w:p>
        </w:tc>
      </w:tr>
      <w:tr w:rsidR="00174D9D" w:rsidRPr="00174D9D" w14:paraId="787BB3E8" w14:textId="77777777" w:rsidTr="003A16C3">
        <w:trPr>
          <w:trHeight w:val="300"/>
          <w:ins w:id="3314" w:author="bmooney" w:date="2011-06-30T13:47:00Z"/>
          <w:trPrChange w:id="3315"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316" w:author="bmooney" w:date="2011-06-30T13:51:00Z">
              <w:tcPr>
                <w:tcW w:w="1545" w:type="dxa"/>
                <w:gridSpan w:val="2"/>
                <w:tcBorders>
                  <w:top w:val="nil"/>
                  <w:left w:val="single" w:sz="4" w:space="0" w:color="auto"/>
                  <w:bottom w:val="single" w:sz="4" w:space="0" w:color="auto"/>
                  <w:right w:val="single" w:sz="4" w:space="0" w:color="auto"/>
                </w:tcBorders>
              </w:tcPr>
            </w:tcPrChange>
          </w:tcPr>
          <w:p w14:paraId="6D80AF41" w14:textId="7D549501" w:rsidR="00174D9D" w:rsidRPr="00174D9D" w:rsidRDefault="00174D9D">
            <w:pPr>
              <w:rPr>
                <w:ins w:id="3317" w:author="bmooney" w:date="2011-06-30T13:47:00Z"/>
                <w:color w:val="000000"/>
                <w:sz w:val="20"/>
                <w:rPrChange w:id="3318" w:author="bmooney" w:date="2011-06-30T13:51:00Z">
                  <w:rPr>
                    <w:ins w:id="3319" w:author="bmooney" w:date="2011-06-30T13:47:00Z"/>
                    <w:rFonts w:ascii="Calibri" w:hAnsi="Calibri" w:cs="Calibri"/>
                    <w:color w:val="000000"/>
                    <w:sz w:val="22"/>
                    <w:szCs w:val="22"/>
                  </w:rPr>
                </w:rPrChange>
              </w:rPr>
              <w:pPrChange w:id="3320" w:author="bmooney" w:date="2011-06-30T13:51:00Z">
                <w:pPr>
                  <w:jc w:val="right"/>
                </w:pPr>
              </w:pPrChange>
            </w:pPr>
            <w:ins w:id="3321" w:author="bmooney" w:date="2011-06-30T13:49:00Z">
              <w:r w:rsidRPr="00174D9D">
                <w:rPr>
                  <w:color w:val="000000"/>
                  <w:sz w:val="20"/>
                  <w:rPrChange w:id="3322" w:author="bmooney" w:date="2011-06-30T13:51:00Z">
                    <w:rPr>
                      <w:rFonts w:ascii="Calibri" w:hAnsi="Calibri" w:cs="Calibri"/>
                      <w:color w:val="000000"/>
                      <w:sz w:val="22"/>
                      <w:szCs w:val="22"/>
                    </w:rPr>
                  </w:rPrChange>
                </w:rPr>
                <w:t>FR-</w:t>
              </w:r>
            </w:ins>
            <w:ins w:id="3323" w:author="bmooney" w:date="2011-07-01T08:57:00Z">
              <w:r w:rsidR="00620DF9">
                <w:rPr>
                  <w:sz w:val="20"/>
                </w:rPr>
                <w:t>308</w:t>
              </w:r>
            </w:ins>
            <w:ins w:id="3324" w:author="bmooney" w:date="2011-06-30T13:49:00Z">
              <w:r w:rsidRPr="00174D9D">
                <w:rPr>
                  <w:color w:val="000000"/>
                  <w:sz w:val="20"/>
                  <w:rPrChange w:id="3325" w:author="bmooney" w:date="2011-06-30T13:51:00Z">
                    <w:rPr>
                      <w:rFonts w:ascii="Calibri" w:hAnsi="Calibri" w:cs="Calibri"/>
                      <w:color w:val="000000"/>
                      <w:sz w:val="22"/>
                      <w:szCs w:val="22"/>
                    </w:rPr>
                  </w:rPrChange>
                </w:rPr>
                <w:t>2</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326"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5929EFF5" w14:textId="6D0B81D5" w:rsidR="00174D9D" w:rsidRPr="00174D9D" w:rsidRDefault="00174D9D">
            <w:pPr>
              <w:rPr>
                <w:ins w:id="3327" w:author="bmooney" w:date="2011-06-30T13:47:00Z"/>
                <w:color w:val="000000"/>
                <w:sz w:val="20"/>
                <w:rPrChange w:id="3328" w:author="bmooney" w:date="2011-06-30T13:51:00Z">
                  <w:rPr>
                    <w:ins w:id="3329" w:author="bmooney" w:date="2011-06-30T13:47:00Z"/>
                    <w:rFonts w:ascii="Calibri" w:hAnsi="Calibri" w:cs="Calibri"/>
                    <w:color w:val="000000"/>
                    <w:sz w:val="22"/>
                    <w:szCs w:val="22"/>
                  </w:rPr>
                </w:rPrChange>
              </w:rPr>
              <w:pPrChange w:id="3330" w:author="bmooney" w:date="2011-06-30T13:51:00Z">
                <w:pPr>
                  <w:jc w:val="right"/>
                </w:pPr>
              </w:pPrChange>
            </w:pPr>
            <w:ins w:id="3331" w:author="bmooney" w:date="2011-06-30T13:47:00Z">
              <w:r w:rsidRPr="00174D9D">
                <w:rPr>
                  <w:color w:val="000000"/>
                  <w:sz w:val="20"/>
                  <w:rPrChange w:id="3332" w:author="bmooney" w:date="2011-06-30T13:51:00Z">
                    <w:rPr>
                      <w:rFonts w:ascii="Calibri" w:hAnsi="Calibri" w:cs="Calibri"/>
                      <w:color w:val="000000"/>
                      <w:sz w:val="22"/>
                      <w:szCs w:val="22"/>
                    </w:rPr>
                  </w:rPrChange>
                </w:rPr>
                <w:t>154.1</w:t>
              </w:r>
            </w:ins>
          </w:p>
        </w:tc>
        <w:tc>
          <w:tcPr>
            <w:tcW w:w="6030" w:type="dxa"/>
            <w:tcBorders>
              <w:top w:val="nil"/>
              <w:left w:val="nil"/>
              <w:bottom w:val="single" w:sz="4" w:space="0" w:color="auto"/>
              <w:right w:val="single" w:sz="4" w:space="0" w:color="auto"/>
            </w:tcBorders>
            <w:shd w:val="clear" w:color="auto" w:fill="auto"/>
            <w:noWrap/>
            <w:vAlign w:val="bottom"/>
            <w:hideMark/>
            <w:tcPrChange w:id="3333"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38E76D23" w14:textId="77777777" w:rsidR="00174D9D" w:rsidRPr="00174D9D" w:rsidRDefault="00174D9D" w:rsidP="00174D9D">
            <w:pPr>
              <w:rPr>
                <w:ins w:id="3334" w:author="bmooney" w:date="2011-06-30T13:47:00Z"/>
                <w:color w:val="000000"/>
                <w:sz w:val="20"/>
                <w:rPrChange w:id="3335" w:author="bmooney" w:date="2011-06-30T13:51:00Z">
                  <w:rPr>
                    <w:ins w:id="3336" w:author="bmooney" w:date="2011-06-30T13:47:00Z"/>
                    <w:rFonts w:ascii="Calibri" w:hAnsi="Calibri" w:cs="Calibri"/>
                    <w:color w:val="000000"/>
                    <w:sz w:val="22"/>
                    <w:szCs w:val="22"/>
                  </w:rPr>
                </w:rPrChange>
              </w:rPr>
            </w:pPr>
            <w:ins w:id="3337" w:author="bmooney" w:date="2011-06-30T13:47:00Z">
              <w:r w:rsidRPr="00174D9D">
                <w:rPr>
                  <w:color w:val="000000"/>
                  <w:sz w:val="20"/>
                  <w:rPrChange w:id="3338" w:author="bmooney" w:date="2011-06-30T13:51:00Z">
                    <w:rPr>
                      <w:rFonts w:ascii="Calibri" w:hAnsi="Calibri" w:cs="Calibri"/>
                      <w:color w:val="000000"/>
                      <w:sz w:val="22"/>
                      <w:szCs w:val="22"/>
                    </w:rPr>
                  </w:rPrChange>
                </w:rPr>
                <w:t xml:space="preserve">Malignant neoplasm of rectum, </w:t>
              </w:r>
              <w:proofErr w:type="spellStart"/>
              <w:r w:rsidRPr="00174D9D">
                <w:rPr>
                  <w:color w:val="000000"/>
                  <w:sz w:val="20"/>
                  <w:rPrChange w:id="3339" w:author="bmooney" w:date="2011-06-30T13:51:00Z">
                    <w:rPr>
                      <w:rFonts w:ascii="Calibri" w:hAnsi="Calibri" w:cs="Calibri"/>
                      <w:color w:val="000000"/>
                      <w:sz w:val="22"/>
                      <w:szCs w:val="22"/>
                    </w:rPr>
                  </w:rPrChange>
                </w:rPr>
                <w:t>rectosigmoid</w:t>
              </w:r>
              <w:proofErr w:type="spellEnd"/>
              <w:r w:rsidRPr="00174D9D">
                <w:rPr>
                  <w:color w:val="000000"/>
                  <w:sz w:val="20"/>
                  <w:rPrChange w:id="3340" w:author="bmooney" w:date="2011-06-30T13:51:00Z">
                    <w:rPr>
                      <w:rFonts w:ascii="Calibri" w:hAnsi="Calibri" w:cs="Calibri"/>
                      <w:color w:val="000000"/>
                      <w:sz w:val="22"/>
                      <w:szCs w:val="22"/>
                    </w:rPr>
                  </w:rPrChange>
                </w:rPr>
                <w:t xml:space="preserve"> junction, and anus, Rectum</w:t>
              </w:r>
            </w:ins>
          </w:p>
        </w:tc>
        <w:tc>
          <w:tcPr>
            <w:tcW w:w="1205" w:type="dxa"/>
            <w:tcBorders>
              <w:top w:val="nil"/>
              <w:left w:val="nil"/>
              <w:bottom w:val="single" w:sz="4" w:space="0" w:color="auto"/>
              <w:right w:val="single" w:sz="4" w:space="0" w:color="auto"/>
            </w:tcBorders>
            <w:shd w:val="clear" w:color="auto" w:fill="auto"/>
            <w:noWrap/>
            <w:vAlign w:val="bottom"/>
            <w:hideMark/>
            <w:tcPrChange w:id="3341"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2152971B" w14:textId="77777777" w:rsidR="00174D9D" w:rsidRPr="00174D9D" w:rsidRDefault="00174D9D" w:rsidP="00174D9D">
            <w:pPr>
              <w:rPr>
                <w:ins w:id="3342" w:author="bmooney" w:date="2011-06-30T13:47:00Z"/>
                <w:color w:val="000000"/>
                <w:sz w:val="20"/>
                <w:rPrChange w:id="3343" w:author="bmooney" w:date="2011-06-30T13:51:00Z">
                  <w:rPr>
                    <w:ins w:id="3344" w:author="bmooney" w:date="2011-06-30T13:47:00Z"/>
                    <w:rFonts w:ascii="Calibri" w:hAnsi="Calibri" w:cs="Calibri"/>
                    <w:color w:val="000000"/>
                    <w:sz w:val="22"/>
                    <w:szCs w:val="22"/>
                  </w:rPr>
                </w:rPrChange>
              </w:rPr>
            </w:pPr>
            <w:ins w:id="3345" w:author="bmooney" w:date="2011-06-30T13:47:00Z">
              <w:r w:rsidRPr="00174D9D">
                <w:rPr>
                  <w:color w:val="000000"/>
                  <w:sz w:val="20"/>
                  <w:rPrChange w:id="3346" w:author="bmooney" w:date="2011-06-30T13:51:00Z">
                    <w:rPr>
                      <w:rFonts w:ascii="Calibri" w:hAnsi="Calibri" w:cs="Calibri"/>
                      <w:color w:val="000000"/>
                      <w:sz w:val="22"/>
                      <w:szCs w:val="22"/>
                    </w:rPr>
                  </w:rPrChange>
                </w:rPr>
                <w:t>Colon</w:t>
              </w:r>
            </w:ins>
          </w:p>
        </w:tc>
      </w:tr>
      <w:tr w:rsidR="00174D9D" w:rsidRPr="00174D9D" w14:paraId="58D05B7E" w14:textId="77777777" w:rsidTr="003A16C3">
        <w:trPr>
          <w:trHeight w:val="300"/>
          <w:ins w:id="3347" w:author="bmooney" w:date="2011-06-30T13:47:00Z"/>
          <w:trPrChange w:id="3348"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349" w:author="bmooney" w:date="2011-06-30T13:51:00Z">
              <w:tcPr>
                <w:tcW w:w="1545" w:type="dxa"/>
                <w:gridSpan w:val="2"/>
                <w:tcBorders>
                  <w:top w:val="nil"/>
                  <w:left w:val="single" w:sz="4" w:space="0" w:color="auto"/>
                  <w:bottom w:val="single" w:sz="4" w:space="0" w:color="auto"/>
                  <w:right w:val="single" w:sz="4" w:space="0" w:color="auto"/>
                </w:tcBorders>
              </w:tcPr>
            </w:tcPrChange>
          </w:tcPr>
          <w:p w14:paraId="5B3E1BC3" w14:textId="67FCEB94" w:rsidR="00174D9D" w:rsidRPr="00174D9D" w:rsidRDefault="00174D9D">
            <w:pPr>
              <w:rPr>
                <w:ins w:id="3350" w:author="bmooney" w:date="2011-06-30T13:47:00Z"/>
                <w:color w:val="000000"/>
                <w:sz w:val="20"/>
                <w:rPrChange w:id="3351" w:author="bmooney" w:date="2011-06-30T13:51:00Z">
                  <w:rPr>
                    <w:ins w:id="3352" w:author="bmooney" w:date="2011-06-30T13:47:00Z"/>
                    <w:rFonts w:ascii="Calibri" w:hAnsi="Calibri" w:cs="Calibri"/>
                    <w:color w:val="000000"/>
                    <w:sz w:val="22"/>
                    <w:szCs w:val="22"/>
                  </w:rPr>
                </w:rPrChange>
              </w:rPr>
              <w:pPrChange w:id="3353" w:author="bmooney" w:date="2011-06-30T13:51:00Z">
                <w:pPr>
                  <w:jc w:val="right"/>
                </w:pPr>
              </w:pPrChange>
            </w:pPr>
            <w:ins w:id="3354" w:author="bmooney" w:date="2011-06-30T13:49:00Z">
              <w:r w:rsidRPr="00174D9D">
                <w:rPr>
                  <w:color w:val="000000"/>
                  <w:sz w:val="20"/>
                </w:rPr>
                <w:t>F</w:t>
              </w:r>
            </w:ins>
            <w:ins w:id="3355" w:author="bmooney" w:date="2011-06-30T13:52:00Z">
              <w:r>
                <w:rPr>
                  <w:color w:val="000000"/>
                  <w:sz w:val="20"/>
                </w:rPr>
                <w:t>R</w:t>
              </w:r>
            </w:ins>
            <w:ins w:id="3356" w:author="bmooney" w:date="2011-06-30T13:49:00Z">
              <w:r w:rsidRPr="00174D9D">
                <w:rPr>
                  <w:color w:val="000000"/>
                  <w:sz w:val="20"/>
                  <w:rPrChange w:id="3357" w:author="bmooney" w:date="2011-06-30T13:51:00Z">
                    <w:rPr>
                      <w:rFonts w:ascii="Calibri" w:hAnsi="Calibri" w:cs="Calibri"/>
                      <w:color w:val="000000"/>
                      <w:sz w:val="22"/>
                      <w:szCs w:val="22"/>
                    </w:rPr>
                  </w:rPrChange>
                </w:rPr>
                <w:t>-</w:t>
              </w:r>
            </w:ins>
            <w:ins w:id="3358" w:author="bmooney" w:date="2011-07-01T08:57:00Z">
              <w:r w:rsidR="00620DF9">
                <w:rPr>
                  <w:sz w:val="20"/>
                </w:rPr>
                <w:t>308</w:t>
              </w:r>
            </w:ins>
            <w:ins w:id="3359" w:author="bmooney" w:date="2011-06-30T13:49:00Z">
              <w:r w:rsidRPr="00174D9D">
                <w:rPr>
                  <w:color w:val="000000"/>
                  <w:sz w:val="20"/>
                  <w:rPrChange w:id="3360" w:author="bmooney" w:date="2011-06-30T13:51:00Z">
                    <w:rPr>
                      <w:rFonts w:ascii="Calibri" w:hAnsi="Calibri" w:cs="Calibri"/>
                      <w:color w:val="000000"/>
                      <w:sz w:val="22"/>
                      <w:szCs w:val="22"/>
                    </w:rPr>
                  </w:rPrChange>
                </w:rPr>
                <w:t>3</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361"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3CB1C7F6" w14:textId="7CD03996" w:rsidR="00174D9D" w:rsidRPr="00174D9D" w:rsidRDefault="00174D9D">
            <w:pPr>
              <w:rPr>
                <w:ins w:id="3362" w:author="bmooney" w:date="2011-06-30T13:47:00Z"/>
                <w:color w:val="000000"/>
                <w:sz w:val="20"/>
                <w:rPrChange w:id="3363" w:author="bmooney" w:date="2011-06-30T13:51:00Z">
                  <w:rPr>
                    <w:ins w:id="3364" w:author="bmooney" w:date="2011-06-30T13:47:00Z"/>
                    <w:rFonts w:ascii="Calibri" w:hAnsi="Calibri" w:cs="Calibri"/>
                    <w:color w:val="000000"/>
                    <w:sz w:val="22"/>
                    <w:szCs w:val="22"/>
                  </w:rPr>
                </w:rPrChange>
              </w:rPr>
              <w:pPrChange w:id="3365" w:author="bmooney" w:date="2011-06-30T13:51:00Z">
                <w:pPr>
                  <w:jc w:val="right"/>
                </w:pPr>
              </w:pPrChange>
            </w:pPr>
            <w:ins w:id="3366" w:author="bmooney" w:date="2011-06-30T13:47:00Z">
              <w:r w:rsidRPr="00174D9D">
                <w:rPr>
                  <w:color w:val="000000"/>
                  <w:sz w:val="20"/>
                  <w:rPrChange w:id="3367" w:author="bmooney" w:date="2011-06-30T13:51:00Z">
                    <w:rPr>
                      <w:rFonts w:ascii="Calibri" w:hAnsi="Calibri" w:cs="Calibri"/>
                      <w:color w:val="000000"/>
                      <w:sz w:val="22"/>
                      <w:szCs w:val="22"/>
                    </w:rPr>
                  </w:rPrChange>
                </w:rPr>
                <w:t>154.8</w:t>
              </w:r>
            </w:ins>
          </w:p>
        </w:tc>
        <w:tc>
          <w:tcPr>
            <w:tcW w:w="6030" w:type="dxa"/>
            <w:tcBorders>
              <w:top w:val="nil"/>
              <w:left w:val="nil"/>
              <w:bottom w:val="single" w:sz="4" w:space="0" w:color="auto"/>
              <w:right w:val="single" w:sz="4" w:space="0" w:color="auto"/>
            </w:tcBorders>
            <w:shd w:val="clear" w:color="auto" w:fill="auto"/>
            <w:noWrap/>
            <w:vAlign w:val="bottom"/>
            <w:hideMark/>
            <w:tcPrChange w:id="3368"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0B510BCD" w14:textId="77777777" w:rsidR="00174D9D" w:rsidRPr="00174D9D" w:rsidRDefault="00174D9D" w:rsidP="00174D9D">
            <w:pPr>
              <w:rPr>
                <w:ins w:id="3369" w:author="bmooney" w:date="2011-06-30T13:47:00Z"/>
                <w:color w:val="000000"/>
                <w:sz w:val="20"/>
                <w:rPrChange w:id="3370" w:author="bmooney" w:date="2011-06-30T13:51:00Z">
                  <w:rPr>
                    <w:ins w:id="3371" w:author="bmooney" w:date="2011-06-30T13:47:00Z"/>
                    <w:rFonts w:ascii="Calibri" w:hAnsi="Calibri" w:cs="Calibri"/>
                    <w:color w:val="000000"/>
                    <w:sz w:val="22"/>
                    <w:szCs w:val="22"/>
                  </w:rPr>
                </w:rPrChange>
              </w:rPr>
            </w:pPr>
            <w:ins w:id="3372" w:author="bmooney" w:date="2011-06-30T13:47:00Z">
              <w:r w:rsidRPr="00174D9D">
                <w:rPr>
                  <w:color w:val="000000"/>
                  <w:sz w:val="20"/>
                  <w:rPrChange w:id="3373" w:author="bmooney" w:date="2011-06-30T13:51:00Z">
                    <w:rPr>
                      <w:rFonts w:ascii="Calibri" w:hAnsi="Calibri" w:cs="Calibri"/>
                      <w:color w:val="000000"/>
                      <w:sz w:val="22"/>
                      <w:szCs w:val="22"/>
                    </w:rPr>
                  </w:rPrChange>
                </w:rPr>
                <w:t xml:space="preserve">Malignant neoplasm of rectum, </w:t>
              </w:r>
              <w:proofErr w:type="spellStart"/>
              <w:r w:rsidRPr="00174D9D">
                <w:rPr>
                  <w:color w:val="000000"/>
                  <w:sz w:val="20"/>
                  <w:rPrChange w:id="3374" w:author="bmooney" w:date="2011-06-30T13:51:00Z">
                    <w:rPr>
                      <w:rFonts w:ascii="Calibri" w:hAnsi="Calibri" w:cs="Calibri"/>
                      <w:color w:val="000000"/>
                      <w:sz w:val="22"/>
                      <w:szCs w:val="22"/>
                    </w:rPr>
                  </w:rPrChange>
                </w:rPr>
                <w:t>rectosigmoid</w:t>
              </w:r>
              <w:proofErr w:type="spellEnd"/>
              <w:r w:rsidRPr="00174D9D">
                <w:rPr>
                  <w:color w:val="000000"/>
                  <w:sz w:val="20"/>
                  <w:rPrChange w:id="3375" w:author="bmooney" w:date="2011-06-30T13:51:00Z">
                    <w:rPr>
                      <w:rFonts w:ascii="Calibri" w:hAnsi="Calibri" w:cs="Calibri"/>
                      <w:color w:val="000000"/>
                      <w:sz w:val="22"/>
                      <w:szCs w:val="22"/>
                    </w:rPr>
                  </w:rPrChange>
                </w:rPr>
                <w:t xml:space="preserve"> junction, and anus, Other</w:t>
              </w:r>
            </w:ins>
          </w:p>
        </w:tc>
        <w:tc>
          <w:tcPr>
            <w:tcW w:w="1205" w:type="dxa"/>
            <w:tcBorders>
              <w:top w:val="nil"/>
              <w:left w:val="nil"/>
              <w:bottom w:val="single" w:sz="4" w:space="0" w:color="auto"/>
              <w:right w:val="single" w:sz="4" w:space="0" w:color="auto"/>
            </w:tcBorders>
            <w:shd w:val="clear" w:color="auto" w:fill="auto"/>
            <w:noWrap/>
            <w:vAlign w:val="bottom"/>
            <w:hideMark/>
            <w:tcPrChange w:id="3376"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3F3E6C5F" w14:textId="77777777" w:rsidR="00174D9D" w:rsidRPr="00174D9D" w:rsidRDefault="00174D9D" w:rsidP="00174D9D">
            <w:pPr>
              <w:rPr>
                <w:ins w:id="3377" w:author="bmooney" w:date="2011-06-30T13:47:00Z"/>
                <w:color w:val="000000"/>
                <w:sz w:val="20"/>
                <w:rPrChange w:id="3378" w:author="bmooney" w:date="2011-06-30T13:51:00Z">
                  <w:rPr>
                    <w:ins w:id="3379" w:author="bmooney" w:date="2011-06-30T13:47:00Z"/>
                    <w:rFonts w:ascii="Calibri" w:hAnsi="Calibri" w:cs="Calibri"/>
                    <w:color w:val="000000"/>
                    <w:sz w:val="22"/>
                    <w:szCs w:val="22"/>
                  </w:rPr>
                </w:rPrChange>
              </w:rPr>
            </w:pPr>
            <w:ins w:id="3380" w:author="bmooney" w:date="2011-06-30T13:47:00Z">
              <w:r w:rsidRPr="00174D9D">
                <w:rPr>
                  <w:color w:val="000000"/>
                  <w:sz w:val="20"/>
                  <w:rPrChange w:id="3381" w:author="bmooney" w:date="2011-06-30T13:51:00Z">
                    <w:rPr>
                      <w:rFonts w:ascii="Calibri" w:hAnsi="Calibri" w:cs="Calibri"/>
                      <w:color w:val="000000"/>
                      <w:sz w:val="22"/>
                      <w:szCs w:val="22"/>
                    </w:rPr>
                  </w:rPrChange>
                </w:rPr>
                <w:t>Colon</w:t>
              </w:r>
            </w:ins>
          </w:p>
        </w:tc>
      </w:tr>
      <w:tr w:rsidR="00174D9D" w:rsidRPr="00174D9D" w14:paraId="04706332" w14:textId="77777777" w:rsidTr="003A16C3">
        <w:trPr>
          <w:trHeight w:val="300"/>
          <w:ins w:id="3382" w:author="bmooney" w:date="2011-06-30T13:47:00Z"/>
          <w:trPrChange w:id="3383"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384" w:author="bmooney" w:date="2011-06-30T13:51:00Z">
              <w:tcPr>
                <w:tcW w:w="1545" w:type="dxa"/>
                <w:gridSpan w:val="2"/>
                <w:tcBorders>
                  <w:top w:val="nil"/>
                  <w:left w:val="single" w:sz="4" w:space="0" w:color="auto"/>
                  <w:bottom w:val="single" w:sz="4" w:space="0" w:color="auto"/>
                  <w:right w:val="single" w:sz="4" w:space="0" w:color="auto"/>
                </w:tcBorders>
              </w:tcPr>
            </w:tcPrChange>
          </w:tcPr>
          <w:p w14:paraId="5D854296" w14:textId="5F346BE2" w:rsidR="00174D9D" w:rsidRPr="00174D9D" w:rsidRDefault="00174D9D" w:rsidP="00174D9D">
            <w:pPr>
              <w:rPr>
                <w:ins w:id="3385" w:author="bmooney" w:date="2011-06-30T13:47:00Z"/>
                <w:color w:val="000000"/>
                <w:sz w:val="20"/>
                <w:rPrChange w:id="3386" w:author="bmooney" w:date="2011-06-30T13:51:00Z">
                  <w:rPr>
                    <w:ins w:id="3387" w:author="bmooney" w:date="2011-06-30T13:47:00Z"/>
                    <w:rFonts w:ascii="Calibri" w:hAnsi="Calibri" w:cs="Calibri"/>
                    <w:color w:val="000000"/>
                    <w:sz w:val="22"/>
                    <w:szCs w:val="22"/>
                  </w:rPr>
                </w:rPrChange>
              </w:rPr>
            </w:pPr>
            <w:ins w:id="3388" w:author="bmooney" w:date="2011-06-30T13:49:00Z">
              <w:r w:rsidRPr="00174D9D">
                <w:rPr>
                  <w:color w:val="000000"/>
                  <w:sz w:val="20"/>
                  <w:rPrChange w:id="3389" w:author="bmooney" w:date="2011-06-30T13:51:00Z">
                    <w:rPr>
                      <w:rFonts w:ascii="Calibri" w:hAnsi="Calibri" w:cs="Calibri"/>
                      <w:color w:val="000000"/>
                      <w:sz w:val="22"/>
                      <w:szCs w:val="22"/>
                    </w:rPr>
                  </w:rPrChange>
                </w:rPr>
                <w:t>FR-</w:t>
              </w:r>
            </w:ins>
            <w:ins w:id="3390" w:author="bmooney" w:date="2011-07-01T08:57:00Z">
              <w:r w:rsidR="00620DF9">
                <w:rPr>
                  <w:sz w:val="20"/>
                </w:rPr>
                <w:t>308</w:t>
              </w:r>
            </w:ins>
            <w:ins w:id="3391" w:author="bmooney" w:date="2011-06-30T13:49:00Z">
              <w:r w:rsidRPr="00174D9D">
                <w:rPr>
                  <w:color w:val="000000"/>
                  <w:sz w:val="20"/>
                  <w:rPrChange w:id="3392" w:author="bmooney" w:date="2011-06-30T13:51:00Z">
                    <w:rPr>
                      <w:rFonts w:ascii="Calibri" w:hAnsi="Calibri" w:cs="Calibri"/>
                      <w:color w:val="000000"/>
                      <w:sz w:val="22"/>
                      <w:szCs w:val="22"/>
                    </w:rPr>
                  </w:rPrChange>
                </w:rPr>
                <w:t>4</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393"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4C52C897" w14:textId="78BBF3CF" w:rsidR="00174D9D" w:rsidRPr="00174D9D" w:rsidRDefault="00174D9D" w:rsidP="00174D9D">
            <w:pPr>
              <w:rPr>
                <w:ins w:id="3394" w:author="bmooney" w:date="2011-06-30T13:47:00Z"/>
                <w:color w:val="000000"/>
                <w:sz w:val="20"/>
                <w:rPrChange w:id="3395" w:author="bmooney" w:date="2011-06-30T13:51:00Z">
                  <w:rPr>
                    <w:ins w:id="3396" w:author="bmooney" w:date="2011-06-30T13:47:00Z"/>
                    <w:rFonts w:ascii="Calibri" w:hAnsi="Calibri" w:cs="Calibri"/>
                    <w:color w:val="000000"/>
                    <w:sz w:val="22"/>
                    <w:szCs w:val="22"/>
                  </w:rPr>
                </w:rPrChange>
              </w:rPr>
            </w:pPr>
            <w:ins w:id="3397" w:author="bmooney" w:date="2011-06-30T13:47:00Z">
              <w:r w:rsidRPr="00174D9D">
                <w:rPr>
                  <w:color w:val="000000"/>
                  <w:sz w:val="20"/>
                  <w:rPrChange w:id="3398" w:author="bmooney" w:date="2011-06-30T13:51:00Z">
                    <w:rPr>
                      <w:rFonts w:ascii="Calibri" w:hAnsi="Calibri" w:cs="Calibri"/>
                      <w:color w:val="000000"/>
                      <w:sz w:val="22"/>
                      <w:szCs w:val="22"/>
                    </w:rPr>
                  </w:rPrChange>
                </w:rPr>
                <w:t>174.0</w:t>
              </w:r>
            </w:ins>
          </w:p>
        </w:tc>
        <w:tc>
          <w:tcPr>
            <w:tcW w:w="6030" w:type="dxa"/>
            <w:tcBorders>
              <w:top w:val="nil"/>
              <w:left w:val="nil"/>
              <w:bottom w:val="single" w:sz="4" w:space="0" w:color="auto"/>
              <w:right w:val="single" w:sz="4" w:space="0" w:color="auto"/>
            </w:tcBorders>
            <w:shd w:val="clear" w:color="auto" w:fill="auto"/>
            <w:noWrap/>
            <w:vAlign w:val="bottom"/>
            <w:hideMark/>
            <w:tcPrChange w:id="3399"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1EE61E33" w14:textId="77777777" w:rsidR="00174D9D" w:rsidRPr="00174D9D" w:rsidRDefault="00174D9D" w:rsidP="00174D9D">
            <w:pPr>
              <w:rPr>
                <w:ins w:id="3400" w:author="bmooney" w:date="2011-06-30T13:47:00Z"/>
                <w:color w:val="000000"/>
                <w:sz w:val="20"/>
                <w:rPrChange w:id="3401" w:author="bmooney" w:date="2011-06-30T13:51:00Z">
                  <w:rPr>
                    <w:ins w:id="3402" w:author="bmooney" w:date="2011-06-30T13:47:00Z"/>
                    <w:rFonts w:ascii="Calibri" w:hAnsi="Calibri" w:cs="Calibri"/>
                    <w:color w:val="000000"/>
                    <w:sz w:val="22"/>
                    <w:szCs w:val="22"/>
                  </w:rPr>
                </w:rPrChange>
              </w:rPr>
            </w:pPr>
            <w:ins w:id="3403" w:author="bmooney" w:date="2011-06-30T13:47:00Z">
              <w:r w:rsidRPr="00174D9D">
                <w:rPr>
                  <w:color w:val="000000"/>
                  <w:sz w:val="20"/>
                  <w:rPrChange w:id="3404" w:author="bmooney" w:date="2011-06-30T13:51:00Z">
                    <w:rPr>
                      <w:rFonts w:ascii="Calibri" w:hAnsi="Calibri" w:cs="Calibri"/>
                      <w:color w:val="000000"/>
                      <w:sz w:val="22"/>
                      <w:szCs w:val="22"/>
                    </w:rPr>
                  </w:rPrChange>
                </w:rPr>
                <w:t>Malignant neoplasm of female breast, Nipple and areola</w:t>
              </w:r>
            </w:ins>
          </w:p>
        </w:tc>
        <w:tc>
          <w:tcPr>
            <w:tcW w:w="1205" w:type="dxa"/>
            <w:tcBorders>
              <w:top w:val="nil"/>
              <w:left w:val="nil"/>
              <w:bottom w:val="single" w:sz="4" w:space="0" w:color="auto"/>
              <w:right w:val="single" w:sz="4" w:space="0" w:color="auto"/>
            </w:tcBorders>
            <w:shd w:val="clear" w:color="auto" w:fill="auto"/>
            <w:noWrap/>
            <w:vAlign w:val="bottom"/>
            <w:hideMark/>
            <w:tcPrChange w:id="3405"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7D216018" w14:textId="77777777" w:rsidR="00174D9D" w:rsidRPr="00174D9D" w:rsidRDefault="00174D9D" w:rsidP="00174D9D">
            <w:pPr>
              <w:rPr>
                <w:ins w:id="3406" w:author="bmooney" w:date="2011-06-30T13:47:00Z"/>
                <w:color w:val="000000"/>
                <w:sz w:val="20"/>
                <w:rPrChange w:id="3407" w:author="bmooney" w:date="2011-06-30T13:51:00Z">
                  <w:rPr>
                    <w:ins w:id="3408" w:author="bmooney" w:date="2011-06-30T13:47:00Z"/>
                    <w:rFonts w:ascii="Calibri" w:hAnsi="Calibri" w:cs="Calibri"/>
                    <w:color w:val="000000"/>
                    <w:sz w:val="22"/>
                    <w:szCs w:val="22"/>
                  </w:rPr>
                </w:rPrChange>
              </w:rPr>
            </w:pPr>
            <w:ins w:id="3409" w:author="bmooney" w:date="2011-06-30T13:47:00Z">
              <w:r w:rsidRPr="00174D9D">
                <w:rPr>
                  <w:color w:val="000000"/>
                  <w:sz w:val="20"/>
                  <w:rPrChange w:id="3410" w:author="bmooney" w:date="2011-06-30T13:51:00Z">
                    <w:rPr>
                      <w:rFonts w:ascii="Calibri" w:hAnsi="Calibri" w:cs="Calibri"/>
                      <w:color w:val="000000"/>
                      <w:sz w:val="22"/>
                      <w:szCs w:val="22"/>
                    </w:rPr>
                  </w:rPrChange>
                </w:rPr>
                <w:t>DCIS</w:t>
              </w:r>
            </w:ins>
          </w:p>
        </w:tc>
      </w:tr>
      <w:tr w:rsidR="00174D9D" w:rsidRPr="00174D9D" w14:paraId="35665291" w14:textId="77777777" w:rsidTr="003A16C3">
        <w:trPr>
          <w:trHeight w:val="300"/>
          <w:ins w:id="3411" w:author="bmooney" w:date="2011-06-30T13:47:00Z"/>
          <w:trPrChange w:id="3412"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413" w:author="bmooney" w:date="2011-06-30T13:51:00Z">
              <w:tcPr>
                <w:tcW w:w="1545" w:type="dxa"/>
                <w:gridSpan w:val="2"/>
                <w:tcBorders>
                  <w:top w:val="nil"/>
                  <w:left w:val="single" w:sz="4" w:space="0" w:color="auto"/>
                  <w:bottom w:val="single" w:sz="4" w:space="0" w:color="auto"/>
                  <w:right w:val="single" w:sz="4" w:space="0" w:color="auto"/>
                </w:tcBorders>
              </w:tcPr>
            </w:tcPrChange>
          </w:tcPr>
          <w:p w14:paraId="42B66511" w14:textId="30500252" w:rsidR="00174D9D" w:rsidRPr="00174D9D" w:rsidRDefault="00174D9D">
            <w:pPr>
              <w:rPr>
                <w:ins w:id="3414" w:author="bmooney" w:date="2011-06-30T13:47:00Z"/>
                <w:color w:val="000000"/>
                <w:sz w:val="20"/>
                <w:rPrChange w:id="3415" w:author="bmooney" w:date="2011-06-30T13:51:00Z">
                  <w:rPr>
                    <w:ins w:id="3416" w:author="bmooney" w:date="2011-06-30T13:47:00Z"/>
                    <w:rFonts w:ascii="Calibri" w:hAnsi="Calibri" w:cs="Calibri"/>
                    <w:color w:val="000000"/>
                    <w:sz w:val="22"/>
                    <w:szCs w:val="22"/>
                  </w:rPr>
                </w:rPrChange>
              </w:rPr>
              <w:pPrChange w:id="3417" w:author="bmooney" w:date="2011-06-30T13:51:00Z">
                <w:pPr>
                  <w:jc w:val="right"/>
                </w:pPr>
              </w:pPrChange>
            </w:pPr>
            <w:ins w:id="3418" w:author="bmooney" w:date="2011-06-30T13:49:00Z">
              <w:r w:rsidRPr="00174D9D">
                <w:rPr>
                  <w:color w:val="000000"/>
                  <w:sz w:val="20"/>
                  <w:rPrChange w:id="3419" w:author="bmooney" w:date="2011-06-30T13:51:00Z">
                    <w:rPr>
                      <w:rFonts w:ascii="Calibri" w:hAnsi="Calibri" w:cs="Calibri"/>
                      <w:color w:val="000000"/>
                      <w:sz w:val="22"/>
                      <w:szCs w:val="22"/>
                    </w:rPr>
                  </w:rPrChange>
                </w:rPr>
                <w:t>FR-</w:t>
              </w:r>
            </w:ins>
            <w:ins w:id="3420" w:author="bmooney" w:date="2011-07-01T08:57:00Z">
              <w:r w:rsidR="00620DF9">
                <w:rPr>
                  <w:sz w:val="20"/>
                </w:rPr>
                <w:t>308</w:t>
              </w:r>
            </w:ins>
            <w:ins w:id="3421" w:author="bmooney" w:date="2011-06-30T13:49:00Z">
              <w:r w:rsidRPr="00174D9D">
                <w:rPr>
                  <w:color w:val="000000"/>
                  <w:sz w:val="20"/>
                  <w:rPrChange w:id="3422" w:author="bmooney" w:date="2011-06-30T13:51:00Z">
                    <w:rPr>
                      <w:rFonts w:ascii="Calibri" w:hAnsi="Calibri" w:cs="Calibri"/>
                      <w:color w:val="000000"/>
                      <w:sz w:val="22"/>
                      <w:szCs w:val="22"/>
                    </w:rPr>
                  </w:rPrChange>
                </w:rPr>
                <w:t>5</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423"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669A2CFC" w14:textId="5C584E08" w:rsidR="00174D9D" w:rsidRPr="00174D9D" w:rsidRDefault="00174D9D">
            <w:pPr>
              <w:rPr>
                <w:ins w:id="3424" w:author="bmooney" w:date="2011-06-30T13:47:00Z"/>
                <w:color w:val="000000"/>
                <w:sz w:val="20"/>
                <w:rPrChange w:id="3425" w:author="bmooney" w:date="2011-06-30T13:51:00Z">
                  <w:rPr>
                    <w:ins w:id="3426" w:author="bmooney" w:date="2011-06-30T13:47:00Z"/>
                    <w:rFonts w:ascii="Calibri" w:hAnsi="Calibri" w:cs="Calibri"/>
                    <w:color w:val="000000"/>
                    <w:sz w:val="22"/>
                    <w:szCs w:val="22"/>
                  </w:rPr>
                </w:rPrChange>
              </w:rPr>
              <w:pPrChange w:id="3427" w:author="bmooney" w:date="2011-06-30T13:51:00Z">
                <w:pPr>
                  <w:jc w:val="right"/>
                </w:pPr>
              </w:pPrChange>
            </w:pPr>
            <w:ins w:id="3428" w:author="bmooney" w:date="2011-06-30T13:47:00Z">
              <w:r w:rsidRPr="00174D9D">
                <w:rPr>
                  <w:color w:val="000000"/>
                  <w:sz w:val="20"/>
                  <w:rPrChange w:id="3429" w:author="bmooney" w:date="2011-06-30T13:51:00Z">
                    <w:rPr>
                      <w:rFonts w:ascii="Calibri" w:hAnsi="Calibri" w:cs="Calibri"/>
                      <w:color w:val="000000"/>
                      <w:sz w:val="22"/>
                      <w:szCs w:val="22"/>
                    </w:rPr>
                  </w:rPrChange>
                </w:rPr>
                <w:t>174.1</w:t>
              </w:r>
            </w:ins>
          </w:p>
        </w:tc>
        <w:tc>
          <w:tcPr>
            <w:tcW w:w="6030" w:type="dxa"/>
            <w:tcBorders>
              <w:top w:val="nil"/>
              <w:left w:val="nil"/>
              <w:bottom w:val="single" w:sz="4" w:space="0" w:color="auto"/>
              <w:right w:val="single" w:sz="4" w:space="0" w:color="auto"/>
            </w:tcBorders>
            <w:shd w:val="clear" w:color="auto" w:fill="auto"/>
            <w:noWrap/>
            <w:vAlign w:val="bottom"/>
            <w:hideMark/>
            <w:tcPrChange w:id="3430"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43BCA5C0" w14:textId="77777777" w:rsidR="00174D9D" w:rsidRPr="00174D9D" w:rsidRDefault="00174D9D" w:rsidP="00174D9D">
            <w:pPr>
              <w:rPr>
                <w:ins w:id="3431" w:author="bmooney" w:date="2011-06-30T13:47:00Z"/>
                <w:color w:val="000000"/>
                <w:sz w:val="20"/>
                <w:rPrChange w:id="3432" w:author="bmooney" w:date="2011-06-30T13:51:00Z">
                  <w:rPr>
                    <w:ins w:id="3433" w:author="bmooney" w:date="2011-06-30T13:47:00Z"/>
                    <w:rFonts w:ascii="Calibri" w:hAnsi="Calibri" w:cs="Calibri"/>
                    <w:color w:val="000000"/>
                    <w:sz w:val="22"/>
                    <w:szCs w:val="22"/>
                  </w:rPr>
                </w:rPrChange>
              </w:rPr>
            </w:pPr>
            <w:ins w:id="3434" w:author="bmooney" w:date="2011-06-30T13:47:00Z">
              <w:r w:rsidRPr="00174D9D">
                <w:rPr>
                  <w:color w:val="000000"/>
                  <w:sz w:val="20"/>
                  <w:rPrChange w:id="3435" w:author="bmooney" w:date="2011-06-30T13:51:00Z">
                    <w:rPr>
                      <w:rFonts w:ascii="Calibri" w:hAnsi="Calibri" w:cs="Calibri"/>
                      <w:color w:val="000000"/>
                      <w:sz w:val="22"/>
                      <w:szCs w:val="22"/>
                    </w:rPr>
                  </w:rPrChange>
                </w:rPr>
                <w:t>Malignant neoplasm of female breast, Central portion</w:t>
              </w:r>
            </w:ins>
          </w:p>
        </w:tc>
        <w:tc>
          <w:tcPr>
            <w:tcW w:w="1205" w:type="dxa"/>
            <w:tcBorders>
              <w:top w:val="nil"/>
              <w:left w:val="nil"/>
              <w:bottom w:val="single" w:sz="4" w:space="0" w:color="auto"/>
              <w:right w:val="single" w:sz="4" w:space="0" w:color="auto"/>
            </w:tcBorders>
            <w:shd w:val="clear" w:color="auto" w:fill="auto"/>
            <w:noWrap/>
            <w:vAlign w:val="bottom"/>
            <w:hideMark/>
            <w:tcPrChange w:id="3436"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372F874C" w14:textId="77777777" w:rsidR="00174D9D" w:rsidRPr="00174D9D" w:rsidRDefault="00174D9D" w:rsidP="00174D9D">
            <w:pPr>
              <w:rPr>
                <w:ins w:id="3437" w:author="bmooney" w:date="2011-06-30T13:47:00Z"/>
                <w:color w:val="000000"/>
                <w:sz w:val="20"/>
                <w:rPrChange w:id="3438" w:author="bmooney" w:date="2011-06-30T13:51:00Z">
                  <w:rPr>
                    <w:ins w:id="3439" w:author="bmooney" w:date="2011-06-30T13:47:00Z"/>
                    <w:rFonts w:ascii="Calibri" w:hAnsi="Calibri" w:cs="Calibri"/>
                    <w:color w:val="000000"/>
                    <w:sz w:val="22"/>
                    <w:szCs w:val="22"/>
                  </w:rPr>
                </w:rPrChange>
              </w:rPr>
            </w:pPr>
            <w:ins w:id="3440" w:author="bmooney" w:date="2011-06-30T13:47:00Z">
              <w:r w:rsidRPr="00174D9D">
                <w:rPr>
                  <w:color w:val="000000"/>
                  <w:sz w:val="20"/>
                  <w:rPrChange w:id="3441" w:author="bmooney" w:date="2011-06-30T13:51:00Z">
                    <w:rPr>
                      <w:rFonts w:ascii="Calibri" w:hAnsi="Calibri" w:cs="Calibri"/>
                      <w:color w:val="000000"/>
                      <w:sz w:val="22"/>
                      <w:szCs w:val="22"/>
                    </w:rPr>
                  </w:rPrChange>
                </w:rPr>
                <w:t>DCIS</w:t>
              </w:r>
            </w:ins>
          </w:p>
        </w:tc>
      </w:tr>
      <w:tr w:rsidR="00174D9D" w:rsidRPr="00174D9D" w14:paraId="6EAD4C65" w14:textId="77777777" w:rsidTr="003A16C3">
        <w:trPr>
          <w:trHeight w:val="300"/>
          <w:ins w:id="3442" w:author="bmooney" w:date="2011-06-30T13:47:00Z"/>
          <w:trPrChange w:id="3443"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444" w:author="bmooney" w:date="2011-06-30T13:51:00Z">
              <w:tcPr>
                <w:tcW w:w="1545" w:type="dxa"/>
                <w:gridSpan w:val="2"/>
                <w:tcBorders>
                  <w:top w:val="nil"/>
                  <w:left w:val="single" w:sz="4" w:space="0" w:color="auto"/>
                  <w:bottom w:val="single" w:sz="4" w:space="0" w:color="auto"/>
                  <w:right w:val="single" w:sz="4" w:space="0" w:color="auto"/>
                </w:tcBorders>
              </w:tcPr>
            </w:tcPrChange>
          </w:tcPr>
          <w:p w14:paraId="1FF6EA74" w14:textId="29F2BB9F" w:rsidR="00174D9D" w:rsidRPr="00174D9D" w:rsidRDefault="00536767">
            <w:pPr>
              <w:rPr>
                <w:ins w:id="3445" w:author="bmooney" w:date="2011-06-30T13:47:00Z"/>
                <w:color w:val="000000"/>
                <w:sz w:val="20"/>
                <w:rPrChange w:id="3446" w:author="bmooney" w:date="2011-06-30T13:51:00Z">
                  <w:rPr>
                    <w:ins w:id="3447" w:author="bmooney" w:date="2011-06-30T13:47:00Z"/>
                    <w:rFonts w:ascii="Calibri" w:hAnsi="Calibri" w:cs="Calibri"/>
                    <w:color w:val="000000"/>
                    <w:sz w:val="22"/>
                    <w:szCs w:val="22"/>
                  </w:rPr>
                </w:rPrChange>
              </w:rPr>
              <w:pPrChange w:id="3448" w:author="bmooney" w:date="2011-06-30T13:51:00Z">
                <w:pPr>
                  <w:jc w:val="right"/>
                </w:pPr>
              </w:pPrChange>
            </w:pPr>
            <w:ins w:id="3449" w:author="bmooney" w:date="2011-06-30T13:50:00Z">
              <w:r w:rsidRPr="00536767">
                <w:rPr>
                  <w:color w:val="000000"/>
                  <w:sz w:val="20"/>
                </w:rPr>
                <w:t>F</w:t>
              </w:r>
            </w:ins>
            <w:ins w:id="3450" w:author="bmooney" w:date="2011-06-30T13:55:00Z">
              <w:r>
                <w:rPr>
                  <w:color w:val="000000"/>
                  <w:sz w:val="20"/>
                </w:rPr>
                <w:t>R</w:t>
              </w:r>
            </w:ins>
            <w:ins w:id="3451" w:author="bmooney" w:date="2011-06-30T13:50:00Z">
              <w:r w:rsidR="00174D9D" w:rsidRPr="00174D9D">
                <w:rPr>
                  <w:color w:val="000000"/>
                  <w:sz w:val="20"/>
                  <w:rPrChange w:id="3452" w:author="bmooney" w:date="2011-06-30T13:51:00Z">
                    <w:rPr>
                      <w:rFonts w:ascii="Calibri" w:hAnsi="Calibri" w:cs="Calibri"/>
                      <w:color w:val="000000"/>
                      <w:sz w:val="22"/>
                      <w:szCs w:val="22"/>
                    </w:rPr>
                  </w:rPrChange>
                </w:rPr>
                <w:t>-</w:t>
              </w:r>
            </w:ins>
            <w:ins w:id="3453" w:author="bmooney" w:date="2011-07-01T08:57:00Z">
              <w:r w:rsidR="00620DF9">
                <w:rPr>
                  <w:sz w:val="20"/>
                </w:rPr>
                <w:t>308</w:t>
              </w:r>
            </w:ins>
            <w:ins w:id="3454" w:author="bmooney" w:date="2011-06-30T13:50:00Z">
              <w:r w:rsidR="00174D9D" w:rsidRPr="00174D9D">
                <w:rPr>
                  <w:color w:val="000000"/>
                  <w:sz w:val="20"/>
                  <w:rPrChange w:id="3455" w:author="bmooney" w:date="2011-06-30T13:51:00Z">
                    <w:rPr>
                      <w:rFonts w:ascii="Calibri" w:hAnsi="Calibri" w:cs="Calibri"/>
                      <w:color w:val="000000"/>
                      <w:sz w:val="22"/>
                      <w:szCs w:val="22"/>
                    </w:rPr>
                  </w:rPrChange>
                </w:rPr>
                <w:t>6</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456"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317A43FE" w14:textId="6A50270C" w:rsidR="00174D9D" w:rsidRPr="00174D9D" w:rsidRDefault="00174D9D">
            <w:pPr>
              <w:rPr>
                <w:ins w:id="3457" w:author="bmooney" w:date="2011-06-30T13:47:00Z"/>
                <w:color w:val="000000"/>
                <w:sz w:val="20"/>
                <w:rPrChange w:id="3458" w:author="bmooney" w:date="2011-06-30T13:51:00Z">
                  <w:rPr>
                    <w:ins w:id="3459" w:author="bmooney" w:date="2011-06-30T13:47:00Z"/>
                    <w:rFonts w:ascii="Calibri" w:hAnsi="Calibri" w:cs="Calibri"/>
                    <w:color w:val="000000"/>
                    <w:sz w:val="22"/>
                    <w:szCs w:val="22"/>
                  </w:rPr>
                </w:rPrChange>
              </w:rPr>
              <w:pPrChange w:id="3460" w:author="bmooney" w:date="2011-06-30T13:51:00Z">
                <w:pPr>
                  <w:jc w:val="right"/>
                </w:pPr>
              </w:pPrChange>
            </w:pPr>
            <w:ins w:id="3461" w:author="bmooney" w:date="2011-06-30T13:47:00Z">
              <w:r w:rsidRPr="00174D9D">
                <w:rPr>
                  <w:color w:val="000000"/>
                  <w:sz w:val="20"/>
                  <w:rPrChange w:id="3462" w:author="bmooney" w:date="2011-06-30T13:51:00Z">
                    <w:rPr>
                      <w:rFonts w:ascii="Calibri" w:hAnsi="Calibri" w:cs="Calibri"/>
                      <w:color w:val="000000"/>
                      <w:sz w:val="22"/>
                      <w:szCs w:val="22"/>
                    </w:rPr>
                  </w:rPrChange>
                </w:rPr>
                <w:t>174.2</w:t>
              </w:r>
            </w:ins>
          </w:p>
        </w:tc>
        <w:tc>
          <w:tcPr>
            <w:tcW w:w="6030" w:type="dxa"/>
            <w:tcBorders>
              <w:top w:val="nil"/>
              <w:left w:val="nil"/>
              <w:bottom w:val="single" w:sz="4" w:space="0" w:color="auto"/>
              <w:right w:val="single" w:sz="4" w:space="0" w:color="auto"/>
            </w:tcBorders>
            <w:shd w:val="clear" w:color="auto" w:fill="auto"/>
            <w:noWrap/>
            <w:vAlign w:val="bottom"/>
            <w:hideMark/>
            <w:tcPrChange w:id="3463"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3A8F2D68" w14:textId="77777777" w:rsidR="00174D9D" w:rsidRPr="00174D9D" w:rsidRDefault="00174D9D" w:rsidP="00174D9D">
            <w:pPr>
              <w:rPr>
                <w:ins w:id="3464" w:author="bmooney" w:date="2011-06-30T13:47:00Z"/>
                <w:color w:val="000000"/>
                <w:sz w:val="20"/>
                <w:rPrChange w:id="3465" w:author="bmooney" w:date="2011-06-30T13:51:00Z">
                  <w:rPr>
                    <w:ins w:id="3466" w:author="bmooney" w:date="2011-06-30T13:47:00Z"/>
                    <w:rFonts w:ascii="Calibri" w:hAnsi="Calibri" w:cs="Calibri"/>
                    <w:color w:val="000000"/>
                    <w:sz w:val="22"/>
                    <w:szCs w:val="22"/>
                  </w:rPr>
                </w:rPrChange>
              </w:rPr>
            </w:pPr>
            <w:ins w:id="3467" w:author="bmooney" w:date="2011-06-30T13:47:00Z">
              <w:r w:rsidRPr="00174D9D">
                <w:rPr>
                  <w:color w:val="000000"/>
                  <w:sz w:val="20"/>
                  <w:rPrChange w:id="3468" w:author="bmooney" w:date="2011-06-30T13:51:00Z">
                    <w:rPr>
                      <w:rFonts w:ascii="Calibri" w:hAnsi="Calibri" w:cs="Calibri"/>
                      <w:color w:val="000000"/>
                      <w:sz w:val="22"/>
                      <w:szCs w:val="22"/>
                    </w:rPr>
                  </w:rPrChange>
                </w:rPr>
                <w:t>Malignant neoplasm of female breast, Upper-inner quadrant</w:t>
              </w:r>
            </w:ins>
          </w:p>
        </w:tc>
        <w:tc>
          <w:tcPr>
            <w:tcW w:w="1205" w:type="dxa"/>
            <w:tcBorders>
              <w:top w:val="nil"/>
              <w:left w:val="nil"/>
              <w:bottom w:val="single" w:sz="4" w:space="0" w:color="auto"/>
              <w:right w:val="single" w:sz="4" w:space="0" w:color="auto"/>
            </w:tcBorders>
            <w:shd w:val="clear" w:color="auto" w:fill="auto"/>
            <w:noWrap/>
            <w:vAlign w:val="bottom"/>
            <w:hideMark/>
            <w:tcPrChange w:id="3469"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21CDC939" w14:textId="77777777" w:rsidR="00174D9D" w:rsidRPr="00174D9D" w:rsidRDefault="00174D9D" w:rsidP="00174D9D">
            <w:pPr>
              <w:rPr>
                <w:ins w:id="3470" w:author="bmooney" w:date="2011-06-30T13:47:00Z"/>
                <w:color w:val="000000"/>
                <w:sz w:val="20"/>
                <w:rPrChange w:id="3471" w:author="bmooney" w:date="2011-06-30T13:51:00Z">
                  <w:rPr>
                    <w:ins w:id="3472" w:author="bmooney" w:date="2011-06-30T13:47:00Z"/>
                    <w:rFonts w:ascii="Calibri" w:hAnsi="Calibri" w:cs="Calibri"/>
                    <w:color w:val="000000"/>
                    <w:sz w:val="22"/>
                    <w:szCs w:val="22"/>
                  </w:rPr>
                </w:rPrChange>
              </w:rPr>
            </w:pPr>
            <w:ins w:id="3473" w:author="bmooney" w:date="2011-06-30T13:47:00Z">
              <w:r w:rsidRPr="00174D9D">
                <w:rPr>
                  <w:color w:val="000000"/>
                  <w:sz w:val="20"/>
                  <w:rPrChange w:id="3474" w:author="bmooney" w:date="2011-06-30T13:51:00Z">
                    <w:rPr>
                      <w:rFonts w:ascii="Calibri" w:hAnsi="Calibri" w:cs="Calibri"/>
                      <w:color w:val="000000"/>
                      <w:sz w:val="22"/>
                      <w:szCs w:val="22"/>
                    </w:rPr>
                  </w:rPrChange>
                </w:rPr>
                <w:t>DCIS</w:t>
              </w:r>
            </w:ins>
          </w:p>
        </w:tc>
      </w:tr>
      <w:tr w:rsidR="00174D9D" w:rsidRPr="00174D9D" w14:paraId="34BDF559" w14:textId="77777777" w:rsidTr="003A16C3">
        <w:trPr>
          <w:trHeight w:val="300"/>
          <w:ins w:id="3475" w:author="bmooney" w:date="2011-06-30T13:47:00Z"/>
          <w:trPrChange w:id="3476"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477" w:author="bmooney" w:date="2011-06-30T13:51:00Z">
              <w:tcPr>
                <w:tcW w:w="1545" w:type="dxa"/>
                <w:gridSpan w:val="2"/>
                <w:tcBorders>
                  <w:top w:val="nil"/>
                  <w:left w:val="single" w:sz="4" w:space="0" w:color="auto"/>
                  <w:bottom w:val="single" w:sz="4" w:space="0" w:color="auto"/>
                  <w:right w:val="single" w:sz="4" w:space="0" w:color="auto"/>
                </w:tcBorders>
              </w:tcPr>
            </w:tcPrChange>
          </w:tcPr>
          <w:p w14:paraId="65CFDA11" w14:textId="1180B4DA" w:rsidR="00174D9D" w:rsidRPr="00174D9D" w:rsidRDefault="00174D9D">
            <w:pPr>
              <w:rPr>
                <w:ins w:id="3478" w:author="bmooney" w:date="2011-06-30T13:47:00Z"/>
                <w:color w:val="000000"/>
                <w:sz w:val="20"/>
                <w:rPrChange w:id="3479" w:author="bmooney" w:date="2011-06-30T13:51:00Z">
                  <w:rPr>
                    <w:ins w:id="3480" w:author="bmooney" w:date="2011-06-30T13:47:00Z"/>
                    <w:rFonts w:ascii="Calibri" w:hAnsi="Calibri" w:cs="Calibri"/>
                    <w:color w:val="000000"/>
                    <w:sz w:val="22"/>
                    <w:szCs w:val="22"/>
                  </w:rPr>
                </w:rPrChange>
              </w:rPr>
              <w:pPrChange w:id="3481" w:author="bmooney" w:date="2011-06-30T13:51:00Z">
                <w:pPr>
                  <w:jc w:val="right"/>
                </w:pPr>
              </w:pPrChange>
            </w:pPr>
            <w:ins w:id="3482" w:author="bmooney" w:date="2011-06-30T13:50:00Z">
              <w:r w:rsidRPr="00174D9D">
                <w:rPr>
                  <w:color w:val="000000"/>
                  <w:sz w:val="20"/>
                  <w:rPrChange w:id="3483" w:author="bmooney" w:date="2011-06-30T13:51:00Z">
                    <w:rPr>
                      <w:rFonts w:ascii="Calibri" w:hAnsi="Calibri" w:cs="Calibri"/>
                      <w:color w:val="000000"/>
                      <w:sz w:val="22"/>
                      <w:szCs w:val="22"/>
                    </w:rPr>
                  </w:rPrChange>
                </w:rPr>
                <w:t>FR-</w:t>
              </w:r>
            </w:ins>
            <w:ins w:id="3484" w:author="bmooney" w:date="2011-07-01T08:57:00Z">
              <w:r w:rsidR="00620DF9">
                <w:rPr>
                  <w:sz w:val="20"/>
                </w:rPr>
                <w:t>308</w:t>
              </w:r>
            </w:ins>
            <w:ins w:id="3485" w:author="bmooney" w:date="2011-06-30T13:50:00Z">
              <w:r w:rsidRPr="00174D9D">
                <w:rPr>
                  <w:color w:val="000000"/>
                  <w:sz w:val="20"/>
                  <w:rPrChange w:id="3486" w:author="bmooney" w:date="2011-06-30T13:51:00Z">
                    <w:rPr>
                      <w:rFonts w:ascii="Calibri" w:hAnsi="Calibri" w:cs="Calibri"/>
                      <w:color w:val="000000"/>
                      <w:sz w:val="22"/>
                      <w:szCs w:val="22"/>
                    </w:rPr>
                  </w:rPrChange>
                </w:rPr>
                <w:t>7</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487"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0958C3D8" w14:textId="5E8D179D" w:rsidR="00174D9D" w:rsidRPr="00174D9D" w:rsidRDefault="00174D9D">
            <w:pPr>
              <w:rPr>
                <w:ins w:id="3488" w:author="bmooney" w:date="2011-06-30T13:47:00Z"/>
                <w:color w:val="000000"/>
                <w:sz w:val="20"/>
                <w:rPrChange w:id="3489" w:author="bmooney" w:date="2011-06-30T13:51:00Z">
                  <w:rPr>
                    <w:ins w:id="3490" w:author="bmooney" w:date="2011-06-30T13:47:00Z"/>
                    <w:rFonts w:ascii="Calibri" w:hAnsi="Calibri" w:cs="Calibri"/>
                    <w:color w:val="000000"/>
                    <w:sz w:val="22"/>
                    <w:szCs w:val="22"/>
                  </w:rPr>
                </w:rPrChange>
              </w:rPr>
              <w:pPrChange w:id="3491" w:author="bmooney" w:date="2011-06-30T13:51:00Z">
                <w:pPr>
                  <w:jc w:val="right"/>
                </w:pPr>
              </w:pPrChange>
            </w:pPr>
            <w:ins w:id="3492" w:author="bmooney" w:date="2011-06-30T13:47:00Z">
              <w:r w:rsidRPr="00174D9D">
                <w:rPr>
                  <w:color w:val="000000"/>
                  <w:sz w:val="20"/>
                  <w:rPrChange w:id="3493" w:author="bmooney" w:date="2011-06-30T13:51:00Z">
                    <w:rPr>
                      <w:rFonts w:ascii="Calibri" w:hAnsi="Calibri" w:cs="Calibri"/>
                      <w:color w:val="000000"/>
                      <w:sz w:val="22"/>
                      <w:szCs w:val="22"/>
                    </w:rPr>
                  </w:rPrChange>
                </w:rPr>
                <w:t>174.3</w:t>
              </w:r>
            </w:ins>
          </w:p>
        </w:tc>
        <w:tc>
          <w:tcPr>
            <w:tcW w:w="6030" w:type="dxa"/>
            <w:tcBorders>
              <w:top w:val="nil"/>
              <w:left w:val="nil"/>
              <w:bottom w:val="single" w:sz="4" w:space="0" w:color="auto"/>
              <w:right w:val="single" w:sz="4" w:space="0" w:color="auto"/>
            </w:tcBorders>
            <w:shd w:val="clear" w:color="auto" w:fill="auto"/>
            <w:noWrap/>
            <w:vAlign w:val="bottom"/>
            <w:hideMark/>
            <w:tcPrChange w:id="3494"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2D5DE067" w14:textId="77777777" w:rsidR="00174D9D" w:rsidRPr="00174D9D" w:rsidRDefault="00174D9D" w:rsidP="00174D9D">
            <w:pPr>
              <w:rPr>
                <w:ins w:id="3495" w:author="bmooney" w:date="2011-06-30T13:47:00Z"/>
                <w:color w:val="000000"/>
                <w:sz w:val="20"/>
                <w:rPrChange w:id="3496" w:author="bmooney" w:date="2011-06-30T13:51:00Z">
                  <w:rPr>
                    <w:ins w:id="3497" w:author="bmooney" w:date="2011-06-30T13:47:00Z"/>
                    <w:rFonts w:ascii="Calibri" w:hAnsi="Calibri" w:cs="Calibri"/>
                    <w:color w:val="000000"/>
                    <w:sz w:val="22"/>
                    <w:szCs w:val="22"/>
                  </w:rPr>
                </w:rPrChange>
              </w:rPr>
            </w:pPr>
            <w:ins w:id="3498" w:author="bmooney" w:date="2011-06-30T13:47:00Z">
              <w:r w:rsidRPr="00174D9D">
                <w:rPr>
                  <w:color w:val="000000"/>
                  <w:sz w:val="20"/>
                  <w:rPrChange w:id="3499" w:author="bmooney" w:date="2011-06-30T13:51:00Z">
                    <w:rPr>
                      <w:rFonts w:ascii="Calibri" w:hAnsi="Calibri" w:cs="Calibri"/>
                      <w:color w:val="000000"/>
                      <w:sz w:val="22"/>
                      <w:szCs w:val="22"/>
                    </w:rPr>
                  </w:rPrChange>
                </w:rPr>
                <w:t>Malignant neoplasm of female breast, Lower-inner quadrant</w:t>
              </w:r>
            </w:ins>
          </w:p>
        </w:tc>
        <w:tc>
          <w:tcPr>
            <w:tcW w:w="1205" w:type="dxa"/>
            <w:tcBorders>
              <w:top w:val="nil"/>
              <w:left w:val="nil"/>
              <w:bottom w:val="single" w:sz="4" w:space="0" w:color="auto"/>
              <w:right w:val="single" w:sz="4" w:space="0" w:color="auto"/>
            </w:tcBorders>
            <w:shd w:val="clear" w:color="auto" w:fill="auto"/>
            <w:noWrap/>
            <w:vAlign w:val="bottom"/>
            <w:hideMark/>
            <w:tcPrChange w:id="3500"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0576AC55" w14:textId="77777777" w:rsidR="00174D9D" w:rsidRPr="00174D9D" w:rsidRDefault="00174D9D" w:rsidP="00174D9D">
            <w:pPr>
              <w:rPr>
                <w:ins w:id="3501" w:author="bmooney" w:date="2011-06-30T13:47:00Z"/>
                <w:color w:val="000000"/>
                <w:sz w:val="20"/>
                <w:rPrChange w:id="3502" w:author="bmooney" w:date="2011-06-30T13:51:00Z">
                  <w:rPr>
                    <w:ins w:id="3503" w:author="bmooney" w:date="2011-06-30T13:47:00Z"/>
                    <w:rFonts w:ascii="Calibri" w:hAnsi="Calibri" w:cs="Calibri"/>
                    <w:color w:val="000000"/>
                    <w:sz w:val="22"/>
                    <w:szCs w:val="22"/>
                  </w:rPr>
                </w:rPrChange>
              </w:rPr>
            </w:pPr>
            <w:ins w:id="3504" w:author="bmooney" w:date="2011-06-30T13:47:00Z">
              <w:r w:rsidRPr="00174D9D">
                <w:rPr>
                  <w:color w:val="000000"/>
                  <w:sz w:val="20"/>
                  <w:rPrChange w:id="3505" w:author="bmooney" w:date="2011-06-30T13:51:00Z">
                    <w:rPr>
                      <w:rFonts w:ascii="Calibri" w:hAnsi="Calibri" w:cs="Calibri"/>
                      <w:color w:val="000000"/>
                      <w:sz w:val="22"/>
                      <w:szCs w:val="22"/>
                    </w:rPr>
                  </w:rPrChange>
                </w:rPr>
                <w:t>DCIS</w:t>
              </w:r>
            </w:ins>
          </w:p>
        </w:tc>
      </w:tr>
      <w:tr w:rsidR="00174D9D" w:rsidRPr="00174D9D" w14:paraId="75C2B623" w14:textId="77777777" w:rsidTr="003A16C3">
        <w:trPr>
          <w:trHeight w:val="300"/>
          <w:ins w:id="3506" w:author="bmooney" w:date="2011-06-30T13:47:00Z"/>
          <w:trPrChange w:id="3507"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508" w:author="bmooney" w:date="2011-06-30T13:51:00Z">
              <w:tcPr>
                <w:tcW w:w="1545" w:type="dxa"/>
                <w:gridSpan w:val="2"/>
                <w:tcBorders>
                  <w:top w:val="nil"/>
                  <w:left w:val="single" w:sz="4" w:space="0" w:color="auto"/>
                  <w:bottom w:val="single" w:sz="4" w:space="0" w:color="auto"/>
                  <w:right w:val="single" w:sz="4" w:space="0" w:color="auto"/>
                </w:tcBorders>
              </w:tcPr>
            </w:tcPrChange>
          </w:tcPr>
          <w:p w14:paraId="489C21B0" w14:textId="4966C58A" w:rsidR="00174D9D" w:rsidRPr="00174D9D" w:rsidRDefault="00174D9D">
            <w:pPr>
              <w:rPr>
                <w:ins w:id="3509" w:author="bmooney" w:date="2011-06-30T13:47:00Z"/>
                <w:color w:val="000000"/>
                <w:sz w:val="20"/>
                <w:rPrChange w:id="3510" w:author="bmooney" w:date="2011-06-30T13:51:00Z">
                  <w:rPr>
                    <w:ins w:id="3511" w:author="bmooney" w:date="2011-06-30T13:47:00Z"/>
                    <w:rFonts w:ascii="Calibri" w:hAnsi="Calibri" w:cs="Calibri"/>
                    <w:color w:val="000000"/>
                    <w:sz w:val="22"/>
                    <w:szCs w:val="22"/>
                  </w:rPr>
                </w:rPrChange>
              </w:rPr>
              <w:pPrChange w:id="3512" w:author="bmooney" w:date="2011-06-30T13:51:00Z">
                <w:pPr>
                  <w:jc w:val="right"/>
                </w:pPr>
              </w:pPrChange>
            </w:pPr>
            <w:ins w:id="3513" w:author="bmooney" w:date="2011-06-30T13:50:00Z">
              <w:r w:rsidRPr="00174D9D">
                <w:rPr>
                  <w:color w:val="000000"/>
                  <w:sz w:val="20"/>
                  <w:rPrChange w:id="3514" w:author="bmooney" w:date="2011-06-30T13:51:00Z">
                    <w:rPr>
                      <w:rFonts w:ascii="Calibri" w:hAnsi="Calibri" w:cs="Calibri"/>
                      <w:color w:val="000000"/>
                      <w:sz w:val="22"/>
                      <w:szCs w:val="22"/>
                    </w:rPr>
                  </w:rPrChange>
                </w:rPr>
                <w:t>FR-</w:t>
              </w:r>
            </w:ins>
            <w:ins w:id="3515" w:author="bmooney" w:date="2011-07-01T08:57:00Z">
              <w:r w:rsidR="00620DF9">
                <w:rPr>
                  <w:sz w:val="20"/>
                </w:rPr>
                <w:t>308</w:t>
              </w:r>
            </w:ins>
            <w:ins w:id="3516" w:author="bmooney" w:date="2011-06-30T13:50:00Z">
              <w:r w:rsidRPr="00174D9D">
                <w:rPr>
                  <w:color w:val="000000"/>
                  <w:sz w:val="20"/>
                  <w:rPrChange w:id="3517" w:author="bmooney" w:date="2011-06-30T13:51:00Z">
                    <w:rPr>
                      <w:rFonts w:ascii="Calibri" w:hAnsi="Calibri" w:cs="Calibri"/>
                      <w:color w:val="000000"/>
                      <w:sz w:val="22"/>
                      <w:szCs w:val="22"/>
                    </w:rPr>
                  </w:rPrChange>
                </w:rPr>
                <w:t>8</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518"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767A2135" w14:textId="71EDBDED" w:rsidR="00174D9D" w:rsidRPr="00174D9D" w:rsidRDefault="00174D9D">
            <w:pPr>
              <w:rPr>
                <w:ins w:id="3519" w:author="bmooney" w:date="2011-06-30T13:47:00Z"/>
                <w:color w:val="000000"/>
                <w:sz w:val="20"/>
                <w:rPrChange w:id="3520" w:author="bmooney" w:date="2011-06-30T13:51:00Z">
                  <w:rPr>
                    <w:ins w:id="3521" w:author="bmooney" w:date="2011-06-30T13:47:00Z"/>
                    <w:rFonts w:ascii="Calibri" w:hAnsi="Calibri" w:cs="Calibri"/>
                    <w:color w:val="000000"/>
                    <w:sz w:val="22"/>
                    <w:szCs w:val="22"/>
                  </w:rPr>
                </w:rPrChange>
              </w:rPr>
              <w:pPrChange w:id="3522" w:author="bmooney" w:date="2011-06-30T13:51:00Z">
                <w:pPr>
                  <w:jc w:val="right"/>
                </w:pPr>
              </w:pPrChange>
            </w:pPr>
            <w:ins w:id="3523" w:author="bmooney" w:date="2011-06-30T13:47:00Z">
              <w:r w:rsidRPr="00174D9D">
                <w:rPr>
                  <w:color w:val="000000"/>
                  <w:sz w:val="20"/>
                  <w:rPrChange w:id="3524" w:author="bmooney" w:date="2011-06-30T13:51:00Z">
                    <w:rPr>
                      <w:rFonts w:ascii="Calibri" w:hAnsi="Calibri" w:cs="Calibri"/>
                      <w:color w:val="000000"/>
                      <w:sz w:val="22"/>
                      <w:szCs w:val="22"/>
                    </w:rPr>
                  </w:rPrChange>
                </w:rPr>
                <w:t>174.4</w:t>
              </w:r>
            </w:ins>
          </w:p>
        </w:tc>
        <w:tc>
          <w:tcPr>
            <w:tcW w:w="6030" w:type="dxa"/>
            <w:tcBorders>
              <w:top w:val="nil"/>
              <w:left w:val="nil"/>
              <w:bottom w:val="single" w:sz="4" w:space="0" w:color="auto"/>
              <w:right w:val="single" w:sz="4" w:space="0" w:color="auto"/>
            </w:tcBorders>
            <w:shd w:val="clear" w:color="auto" w:fill="auto"/>
            <w:noWrap/>
            <w:vAlign w:val="bottom"/>
            <w:hideMark/>
            <w:tcPrChange w:id="3525"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4658F234" w14:textId="77777777" w:rsidR="00174D9D" w:rsidRPr="00174D9D" w:rsidRDefault="00174D9D" w:rsidP="00174D9D">
            <w:pPr>
              <w:rPr>
                <w:ins w:id="3526" w:author="bmooney" w:date="2011-06-30T13:47:00Z"/>
                <w:color w:val="000000"/>
                <w:sz w:val="20"/>
                <w:rPrChange w:id="3527" w:author="bmooney" w:date="2011-06-30T13:51:00Z">
                  <w:rPr>
                    <w:ins w:id="3528" w:author="bmooney" w:date="2011-06-30T13:47:00Z"/>
                    <w:rFonts w:ascii="Calibri" w:hAnsi="Calibri" w:cs="Calibri"/>
                    <w:color w:val="000000"/>
                    <w:sz w:val="22"/>
                    <w:szCs w:val="22"/>
                  </w:rPr>
                </w:rPrChange>
              </w:rPr>
            </w:pPr>
            <w:ins w:id="3529" w:author="bmooney" w:date="2011-06-30T13:47:00Z">
              <w:r w:rsidRPr="00174D9D">
                <w:rPr>
                  <w:color w:val="000000"/>
                  <w:sz w:val="20"/>
                  <w:rPrChange w:id="3530" w:author="bmooney" w:date="2011-06-30T13:51:00Z">
                    <w:rPr>
                      <w:rFonts w:ascii="Calibri" w:hAnsi="Calibri" w:cs="Calibri"/>
                      <w:color w:val="000000"/>
                      <w:sz w:val="22"/>
                      <w:szCs w:val="22"/>
                    </w:rPr>
                  </w:rPrChange>
                </w:rPr>
                <w:t>Malignant neoplasm of female breast, Upper-outer quadrant</w:t>
              </w:r>
            </w:ins>
          </w:p>
        </w:tc>
        <w:tc>
          <w:tcPr>
            <w:tcW w:w="1205" w:type="dxa"/>
            <w:tcBorders>
              <w:top w:val="nil"/>
              <w:left w:val="nil"/>
              <w:bottom w:val="single" w:sz="4" w:space="0" w:color="auto"/>
              <w:right w:val="single" w:sz="4" w:space="0" w:color="auto"/>
            </w:tcBorders>
            <w:shd w:val="clear" w:color="auto" w:fill="auto"/>
            <w:noWrap/>
            <w:vAlign w:val="bottom"/>
            <w:hideMark/>
            <w:tcPrChange w:id="3531"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5D5089C8" w14:textId="77777777" w:rsidR="00174D9D" w:rsidRPr="00174D9D" w:rsidRDefault="00174D9D" w:rsidP="00174D9D">
            <w:pPr>
              <w:rPr>
                <w:ins w:id="3532" w:author="bmooney" w:date="2011-06-30T13:47:00Z"/>
                <w:color w:val="000000"/>
                <w:sz w:val="20"/>
                <w:rPrChange w:id="3533" w:author="bmooney" w:date="2011-06-30T13:51:00Z">
                  <w:rPr>
                    <w:ins w:id="3534" w:author="bmooney" w:date="2011-06-30T13:47:00Z"/>
                    <w:rFonts w:ascii="Calibri" w:hAnsi="Calibri" w:cs="Calibri"/>
                    <w:color w:val="000000"/>
                    <w:sz w:val="22"/>
                    <w:szCs w:val="22"/>
                  </w:rPr>
                </w:rPrChange>
              </w:rPr>
            </w:pPr>
            <w:ins w:id="3535" w:author="bmooney" w:date="2011-06-30T13:47:00Z">
              <w:r w:rsidRPr="00174D9D">
                <w:rPr>
                  <w:color w:val="000000"/>
                  <w:sz w:val="20"/>
                  <w:rPrChange w:id="3536" w:author="bmooney" w:date="2011-06-30T13:51:00Z">
                    <w:rPr>
                      <w:rFonts w:ascii="Calibri" w:hAnsi="Calibri" w:cs="Calibri"/>
                      <w:color w:val="000000"/>
                      <w:sz w:val="22"/>
                      <w:szCs w:val="22"/>
                    </w:rPr>
                  </w:rPrChange>
                </w:rPr>
                <w:t>DCIS</w:t>
              </w:r>
            </w:ins>
          </w:p>
        </w:tc>
      </w:tr>
      <w:tr w:rsidR="00174D9D" w:rsidRPr="00174D9D" w14:paraId="2BC49631" w14:textId="77777777" w:rsidTr="003A16C3">
        <w:trPr>
          <w:trHeight w:val="300"/>
          <w:ins w:id="3537" w:author="bmooney" w:date="2011-06-30T13:47:00Z"/>
          <w:trPrChange w:id="3538"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539" w:author="bmooney" w:date="2011-06-30T13:51:00Z">
              <w:tcPr>
                <w:tcW w:w="1545" w:type="dxa"/>
                <w:gridSpan w:val="2"/>
                <w:tcBorders>
                  <w:top w:val="nil"/>
                  <w:left w:val="single" w:sz="4" w:space="0" w:color="auto"/>
                  <w:bottom w:val="single" w:sz="4" w:space="0" w:color="auto"/>
                  <w:right w:val="single" w:sz="4" w:space="0" w:color="auto"/>
                </w:tcBorders>
              </w:tcPr>
            </w:tcPrChange>
          </w:tcPr>
          <w:p w14:paraId="2EB6DA48" w14:textId="6C217EE9" w:rsidR="00174D9D" w:rsidRPr="00174D9D" w:rsidRDefault="00174D9D">
            <w:pPr>
              <w:rPr>
                <w:ins w:id="3540" w:author="bmooney" w:date="2011-06-30T13:47:00Z"/>
                <w:color w:val="000000"/>
                <w:sz w:val="20"/>
                <w:rPrChange w:id="3541" w:author="bmooney" w:date="2011-06-30T13:51:00Z">
                  <w:rPr>
                    <w:ins w:id="3542" w:author="bmooney" w:date="2011-06-30T13:47:00Z"/>
                    <w:rFonts w:ascii="Calibri" w:hAnsi="Calibri" w:cs="Calibri"/>
                    <w:color w:val="000000"/>
                    <w:sz w:val="22"/>
                    <w:szCs w:val="22"/>
                  </w:rPr>
                </w:rPrChange>
              </w:rPr>
              <w:pPrChange w:id="3543" w:author="bmooney" w:date="2011-06-30T13:51:00Z">
                <w:pPr>
                  <w:jc w:val="right"/>
                </w:pPr>
              </w:pPrChange>
            </w:pPr>
            <w:ins w:id="3544" w:author="bmooney" w:date="2011-06-30T13:50:00Z">
              <w:r w:rsidRPr="00174D9D">
                <w:rPr>
                  <w:color w:val="000000"/>
                  <w:sz w:val="20"/>
                  <w:rPrChange w:id="3545" w:author="bmooney" w:date="2011-06-30T13:51:00Z">
                    <w:rPr>
                      <w:rFonts w:ascii="Calibri" w:hAnsi="Calibri" w:cs="Calibri"/>
                      <w:color w:val="000000"/>
                      <w:sz w:val="22"/>
                      <w:szCs w:val="22"/>
                    </w:rPr>
                  </w:rPrChange>
                </w:rPr>
                <w:t>FR-</w:t>
              </w:r>
            </w:ins>
            <w:ins w:id="3546" w:author="bmooney" w:date="2011-07-01T08:57:00Z">
              <w:r w:rsidR="00620DF9">
                <w:rPr>
                  <w:sz w:val="20"/>
                </w:rPr>
                <w:t>308</w:t>
              </w:r>
            </w:ins>
            <w:ins w:id="3547" w:author="bmooney" w:date="2011-06-30T13:50:00Z">
              <w:r w:rsidRPr="00174D9D">
                <w:rPr>
                  <w:color w:val="000000"/>
                  <w:sz w:val="20"/>
                  <w:rPrChange w:id="3548" w:author="bmooney" w:date="2011-06-30T13:51:00Z">
                    <w:rPr>
                      <w:rFonts w:ascii="Calibri" w:hAnsi="Calibri" w:cs="Calibri"/>
                      <w:color w:val="000000"/>
                      <w:sz w:val="22"/>
                      <w:szCs w:val="22"/>
                    </w:rPr>
                  </w:rPrChange>
                </w:rPr>
                <w:t>9</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549"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49D25FEA" w14:textId="28C528B1" w:rsidR="00174D9D" w:rsidRPr="00174D9D" w:rsidRDefault="00174D9D">
            <w:pPr>
              <w:rPr>
                <w:ins w:id="3550" w:author="bmooney" w:date="2011-06-30T13:47:00Z"/>
                <w:color w:val="000000"/>
                <w:sz w:val="20"/>
                <w:rPrChange w:id="3551" w:author="bmooney" w:date="2011-06-30T13:51:00Z">
                  <w:rPr>
                    <w:ins w:id="3552" w:author="bmooney" w:date="2011-06-30T13:47:00Z"/>
                    <w:rFonts w:ascii="Calibri" w:hAnsi="Calibri" w:cs="Calibri"/>
                    <w:color w:val="000000"/>
                    <w:sz w:val="22"/>
                    <w:szCs w:val="22"/>
                  </w:rPr>
                </w:rPrChange>
              </w:rPr>
              <w:pPrChange w:id="3553" w:author="bmooney" w:date="2011-06-30T13:51:00Z">
                <w:pPr>
                  <w:jc w:val="right"/>
                </w:pPr>
              </w:pPrChange>
            </w:pPr>
            <w:ins w:id="3554" w:author="bmooney" w:date="2011-06-30T13:47:00Z">
              <w:r w:rsidRPr="00174D9D">
                <w:rPr>
                  <w:color w:val="000000"/>
                  <w:sz w:val="20"/>
                  <w:rPrChange w:id="3555" w:author="bmooney" w:date="2011-06-30T13:51:00Z">
                    <w:rPr>
                      <w:rFonts w:ascii="Calibri" w:hAnsi="Calibri" w:cs="Calibri"/>
                      <w:color w:val="000000"/>
                      <w:sz w:val="22"/>
                      <w:szCs w:val="22"/>
                    </w:rPr>
                  </w:rPrChange>
                </w:rPr>
                <w:t>174.5</w:t>
              </w:r>
            </w:ins>
          </w:p>
        </w:tc>
        <w:tc>
          <w:tcPr>
            <w:tcW w:w="6030" w:type="dxa"/>
            <w:tcBorders>
              <w:top w:val="nil"/>
              <w:left w:val="nil"/>
              <w:bottom w:val="single" w:sz="4" w:space="0" w:color="auto"/>
              <w:right w:val="single" w:sz="4" w:space="0" w:color="auto"/>
            </w:tcBorders>
            <w:shd w:val="clear" w:color="auto" w:fill="auto"/>
            <w:noWrap/>
            <w:vAlign w:val="bottom"/>
            <w:hideMark/>
            <w:tcPrChange w:id="3556"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26B66FF2" w14:textId="77777777" w:rsidR="00174D9D" w:rsidRPr="00174D9D" w:rsidRDefault="00174D9D" w:rsidP="00174D9D">
            <w:pPr>
              <w:rPr>
                <w:ins w:id="3557" w:author="bmooney" w:date="2011-06-30T13:47:00Z"/>
                <w:color w:val="000000"/>
                <w:sz w:val="20"/>
                <w:rPrChange w:id="3558" w:author="bmooney" w:date="2011-06-30T13:51:00Z">
                  <w:rPr>
                    <w:ins w:id="3559" w:author="bmooney" w:date="2011-06-30T13:47:00Z"/>
                    <w:rFonts w:ascii="Calibri" w:hAnsi="Calibri" w:cs="Calibri"/>
                    <w:color w:val="000000"/>
                    <w:sz w:val="22"/>
                    <w:szCs w:val="22"/>
                  </w:rPr>
                </w:rPrChange>
              </w:rPr>
            </w:pPr>
            <w:ins w:id="3560" w:author="bmooney" w:date="2011-06-30T13:47:00Z">
              <w:r w:rsidRPr="00174D9D">
                <w:rPr>
                  <w:color w:val="000000"/>
                  <w:sz w:val="20"/>
                  <w:rPrChange w:id="3561" w:author="bmooney" w:date="2011-06-30T13:51:00Z">
                    <w:rPr>
                      <w:rFonts w:ascii="Calibri" w:hAnsi="Calibri" w:cs="Calibri"/>
                      <w:color w:val="000000"/>
                      <w:sz w:val="22"/>
                      <w:szCs w:val="22"/>
                    </w:rPr>
                  </w:rPrChange>
                </w:rPr>
                <w:t>Malignant neoplasm of female breast, Lower-outer quadrant</w:t>
              </w:r>
            </w:ins>
          </w:p>
        </w:tc>
        <w:tc>
          <w:tcPr>
            <w:tcW w:w="1205" w:type="dxa"/>
            <w:tcBorders>
              <w:top w:val="nil"/>
              <w:left w:val="nil"/>
              <w:bottom w:val="single" w:sz="4" w:space="0" w:color="auto"/>
              <w:right w:val="single" w:sz="4" w:space="0" w:color="auto"/>
            </w:tcBorders>
            <w:shd w:val="clear" w:color="auto" w:fill="auto"/>
            <w:noWrap/>
            <w:vAlign w:val="bottom"/>
            <w:hideMark/>
            <w:tcPrChange w:id="3562"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3FF16BE2" w14:textId="77777777" w:rsidR="00174D9D" w:rsidRPr="00174D9D" w:rsidRDefault="00174D9D" w:rsidP="00174D9D">
            <w:pPr>
              <w:rPr>
                <w:ins w:id="3563" w:author="bmooney" w:date="2011-06-30T13:47:00Z"/>
                <w:color w:val="000000"/>
                <w:sz w:val="20"/>
                <w:rPrChange w:id="3564" w:author="bmooney" w:date="2011-06-30T13:51:00Z">
                  <w:rPr>
                    <w:ins w:id="3565" w:author="bmooney" w:date="2011-06-30T13:47:00Z"/>
                    <w:rFonts w:ascii="Calibri" w:hAnsi="Calibri" w:cs="Calibri"/>
                    <w:color w:val="000000"/>
                    <w:sz w:val="22"/>
                    <w:szCs w:val="22"/>
                  </w:rPr>
                </w:rPrChange>
              </w:rPr>
            </w:pPr>
            <w:ins w:id="3566" w:author="bmooney" w:date="2011-06-30T13:47:00Z">
              <w:r w:rsidRPr="00174D9D">
                <w:rPr>
                  <w:color w:val="000000"/>
                  <w:sz w:val="20"/>
                  <w:rPrChange w:id="3567" w:author="bmooney" w:date="2011-06-30T13:51:00Z">
                    <w:rPr>
                      <w:rFonts w:ascii="Calibri" w:hAnsi="Calibri" w:cs="Calibri"/>
                      <w:color w:val="000000"/>
                      <w:sz w:val="22"/>
                      <w:szCs w:val="22"/>
                    </w:rPr>
                  </w:rPrChange>
                </w:rPr>
                <w:t>DCIS</w:t>
              </w:r>
            </w:ins>
          </w:p>
        </w:tc>
      </w:tr>
      <w:tr w:rsidR="00174D9D" w:rsidRPr="00174D9D" w14:paraId="20E616C4" w14:textId="77777777" w:rsidTr="003A16C3">
        <w:trPr>
          <w:trHeight w:val="300"/>
          <w:ins w:id="3568" w:author="bmooney" w:date="2011-06-30T13:47:00Z"/>
          <w:trPrChange w:id="3569"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570" w:author="bmooney" w:date="2011-06-30T13:51:00Z">
              <w:tcPr>
                <w:tcW w:w="1545" w:type="dxa"/>
                <w:gridSpan w:val="2"/>
                <w:tcBorders>
                  <w:top w:val="nil"/>
                  <w:left w:val="single" w:sz="4" w:space="0" w:color="auto"/>
                  <w:bottom w:val="single" w:sz="4" w:space="0" w:color="auto"/>
                  <w:right w:val="single" w:sz="4" w:space="0" w:color="auto"/>
                </w:tcBorders>
              </w:tcPr>
            </w:tcPrChange>
          </w:tcPr>
          <w:p w14:paraId="42CCDF5E" w14:textId="316BC465" w:rsidR="00174D9D" w:rsidRPr="00174D9D" w:rsidRDefault="00620DF9">
            <w:pPr>
              <w:rPr>
                <w:ins w:id="3571" w:author="bmooney" w:date="2011-06-30T13:47:00Z"/>
                <w:color w:val="000000"/>
                <w:sz w:val="20"/>
                <w:rPrChange w:id="3572" w:author="bmooney" w:date="2011-06-30T13:51:00Z">
                  <w:rPr>
                    <w:ins w:id="3573" w:author="bmooney" w:date="2011-06-30T13:47:00Z"/>
                    <w:rFonts w:ascii="Calibri" w:hAnsi="Calibri" w:cs="Calibri"/>
                    <w:color w:val="000000"/>
                    <w:sz w:val="22"/>
                    <w:szCs w:val="22"/>
                  </w:rPr>
                </w:rPrChange>
              </w:rPr>
              <w:pPrChange w:id="3574" w:author="bmooney" w:date="2011-06-30T13:51:00Z">
                <w:pPr>
                  <w:jc w:val="right"/>
                </w:pPr>
              </w:pPrChange>
            </w:pPr>
            <w:ins w:id="3575" w:author="bmooney" w:date="2011-06-30T13:50:00Z">
              <w:r w:rsidRPr="00620DF9">
                <w:rPr>
                  <w:color w:val="000000"/>
                  <w:sz w:val="20"/>
                </w:rPr>
                <w:t>FR-</w:t>
              </w:r>
            </w:ins>
            <w:ins w:id="3576" w:author="bmooney" w:date="2011-07-01T08:57:00Z">
              <w:r>
                <w:rPr>
                  <w:color w:val="000000"/>
                  <w:sz w:val="20"/>
                </w:rPr>
                <w:t>309</w:t>
              </w:r>
            </w:ins>
            <w:ins w:id="3577" w:author="bmooney" w:date="2011-06-30T13:50:00Z">
              <w:r w:rsidR="00174D9D" w:rsidRPr="00174D9D">
                <w:rPr>
                  <w:color w:val="000000"/>
                  <w:sz w:val="20"/>
                  <w:rPrChange w:id="3578" w:author="bmooney" w:date="2011-06-30T13:51:00Z">
                    <w:rPr>
                      <w:rFonts w:ascii="Calibri" w:hAnsi="Calibri" w:cs="Calibri"/>
                      <w:color w:val="000000"/>
                      <w:sz w:val="22"/>
                      <w:szCs w:val="22"/>
                    </w:rPr>
                  </w:rPrChange>
                </w:rPr>
                <w:t>0</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579"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2FC2AE84" w14:textId="37E0B6AD" w:rsidR="00174D9D" w:rsidRPr="00174D9D" w:rsidRDefault="00174D9D">
            <w:pPr>
              <w:rPr>
                <w:ins w:id="3580" w:author="bmooney" w:date="2011-06-30T13:47:00Z"/>
                <w:color w:val="000000"/>
                <w:sz w:val="20"/>
                <w:rPrChange w:id="3581" w:author="bmooney" w:date="2011-06-30T13:51:00Z">
                  <w:rPr>
                    <w:ins w:id="3582" w:author="bmooney" w:date="2011-06-30T13:47:00Z"/>
                    <w:rFonts w:ascii="Calibri" w:hAnsi="Calibri" w:cs="Calibri"/>
                    <w:color w:val="000000"/>
                    <w:sz w:val="22"/>
                    <w:szCs w:val="22"/>
                  </w:rPr>
                </w:rPrChange>
              </w:rPr>
              <w:pPrChange w:id="3583" w:author="bmooney" w:date="2011-06-30T13:51:00Z">
                <w:pPr>
                  <w:jc w:val="right"/>
                </w:pPr>
              </w:pPrChange>
            </w:pPr>
            <w:ins w:id="3584" w:author="bmooney" w:date="2011-06-30T13:47:00Z">
              <w:r w:rsidRPr="00174D9D">
                <w:rPr>
                  <w:color w:val="000000"/>
                  <w:sz w:val="20"/>
                  <w:rPrChange w:id="3585" w:author="bmooney" w:date="2011-06-30T13:51:00Z">
                    <w:rPr>
                      <w:rFonts w:ascii="Calibri" w:hAnsi="Calibri" w:cs="Calibri"/>
                      <w:color w:val="000000"/>
                      <w:sz w:val="22"/>
                      <w:szCs w:val="22"/>
                    </w:rPr>
                  </w:rPrChange>
                </w:rPr>
                <w:t>174.6</w:t>
              </w:r>
            </w:ins>
          </w:p>
        </w:tc>
        <w:tc>
          <w:tcPr>
            <w:tcW w:w="6030" w:type="dxa"/>
            <w:tcBorders>
              <w:top w:val="nil"/>
              <w:left w:val="nil"/>
              <w:bottom w:val="single" w:sz="4" w:space="0" w:color="auto"/>
              <w:right w:val="single" w:sz="4" w:space="0" w:color="auto"/>
            </w:tcBorders>
            <w:shd w:val="clear" w:color="auto" w:fill="auto"/>
            <w:noWrap/>
            <w:vAlign w:val="bottom"/>
            <w:hideMark/>
            <w:tcPrChange w:id="3586"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5AADDA30" w14:textId="77777777" w:rsidR="00174D9D" w:rsidRPr="00174D9D" w:rsidRDefault="00174D9D" w:rsidP="00174D9D">
            <w:pPr>
              <w:rPr>
                <w:ins w:id="3587" w:author="bmooney" w:date="2011-06-30T13:47:00Z"/>
                <w:color w:val="000000"/>
                <w:sz w:val="20"/>
                <w:rPrChange w:id="3588" w:author="bmooney" w:date="2011-06-30T13:51:00Z">
                  <w:rPr>
                    <w:ins w:id="3589" w:author="bmooney" w:date="2011-06-30T13:47:00Z"/>
                    <w:rFonts w:ascii="Calibri" w:hAnsi="Calibri" w:cs="Calibri"/>
                    <w:color w:val="000000"/>
                    <w:sz w:val="22"/>
                    <w:szCs w:val="22"/>
                  </w:rPr>
                </w:rPrChange>
              </w:rPr>
            </w:pPr>
            <w:ins w:id="3590" w:author="bmooney" w:date="2011-06-30T13:47:00Z">
              <w:r w:rsidRPr="00174D9D">
                <w:rPr>
                  <w:color w:val="000000"/>
                  <w:sz w:val="20"/>
                  <w:rPrChange w:id="3591" w:author="bmooney" w:date="2011-06-30T13:51:00Z">
                    <w:rPr>
                      <w:rFonts w:ascii="Calibri" w:hAnsi="Calibri" w:cs="Calibri"/>
                      <w:color w:val="000000"/>
                      <w:sz w:val="22"/>
                      <w:szCs w:val="22"/>
                    </w:rPr>
                  </w:rPrChange>
                </w:rPr>
                <w:t>Malignant neoplasm of female breast, Axillary tail</w:t>
              </w:r>
            </w:ins>
          </w:p>
        </w:tc>
        <w:tc>
          <w:tcPr>
            <w:tcW w:w="1205" w:type="dxa"/>
            <w:tcBorders>
              <w:top w:val="nil"/>
              <w:left w:val="nil"/>
              <w:bottom w:val="single" w:sz="4" w:space="0" w:color="auto"/>
              <w:right w:val="single" w:sz="4" w:space="0" w:color="auto"/>
            </w:tcBorders>
            <w:shd w:val="clear" w:color="auto" w:fill="auto"/>
            <w:noWrap/>
            <w:vAlign w:val="bottom"/>
            <w:hideMark/>
            <w:tcPrChange w:id="3592"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5A985447" w14:textId="77777777" w:rsidR="00174D9D" w:rsidRPr="00174D9D" w:rsidRDefault="00174D9D" w:rsidP="00174D9D">
            <w:pPr>
              <w:rPr>
                <w:ins w:id="3593" w:author="bmooney" w:date="2011-06-30T13:47:00Z"/>
                <w:color w:val="000000"/>
                <w:sz w:val="20"/>
                <w:rPrChange w:id="3594" w:author="bmooney" w:date="2011-06-30T13:51:00Z">
                  <w:rPr>
                    <w:ins w:id="3595" w:author="bmooney" w:date="2011-06-30T13:47:00Z"/>
                    <w:rFonts w:ascii="Calibri" w:hAnsi="Calibri" w:cs="Calibri"/>
                    <w:color w:val="000000"/>
                    <w:sz w:val="22"/>
                    <w:szCs w:val="22"/>
                  </w:rPr>
                </w:rPrChange>
              </w:rPr>
            </w:pPr>
            <w:ins w:id="3596" w:author="bmooney" w:date="2011-06-30T13:47:00Z">
              <w:r w:rsidRPr="00174D9D">
                <w:rPr>
                  <w:color w:val="000000"/>
                  <w:sz w:val="20"/>
                  <w:rPrChange w:id="3597" w:author="bmooney" w:date="2011-06-30T13:51:00Z">
                    <w:rPr>
                      <w:rFonts w:ascii="Calibri" w:hAnsi="Calibri" w:cs="Calibri"/>
                      <w:color w:val="000000"/>
                      <w:sz w:val="22"/>
                      <w:szCs w:val="22"/>
                    </w:rPr>
                  </w:rPrChange>
                </w:rPr>
                <w:t>DCIS</w:t>
              </w:r>
            </w:ins>
          </w:p>
        </w:tc>
      </w:tr>
      <w:tr w:rsidR="00174D9D" w:rsidRPr="00174D9D" w14:paraId="09311004" w14:textId="77777777" w:rsidTr="003A16C3">
        <w:trPr>
          <w:trHeight w:val="300"/>
          <w:ins w:id="3598" w:author="bmooney" w:date="2011-06-30T13:47:00Z"/>
          <w:trPrChange w:id="3599"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600" w:author="bmooney" w:date="2011-06-30T13:51:00Z">
              <w:tcPr>
                <w:tcW w:w="1545" w:type="dxa"/>
                <w:gridSpan w:val="2"/>
                <w:tcBorders>
                  <w:top w:val="nil"/>
                  <w:left w:val="single" w:sz="4" w:space="0" w:color="auto"/>
                  <w:bottom w:val="single" w:sz="4" w:space="0" w:color="auto"/>
                  <w:right w:val="single" w:sz="4" w:space="0" w:color="auto"/>
                </w:tcBorders>
              </w:tcPr>
            </w:tcPrChange>
          </w:tcPr>
          <w:p w14:paraId="0752ACD4" w14:textId="42A4F3E1" w:rsidR="00174D9D" w:rsidRPr="00174D9D" w:rsidRDefault="00174D9D">
            <w:pPr>
              <w:rPr>
                <w:ins w:id="3601" w:author="bmooney" w:date="2011-06-30T13:47:00Z"/>
                <w:color w:val="000000"/>
                <w:sz w:val="20"/>
                <w:rPrChange w:id="3602" w:author="bmooney" w:date="2011-06-30T13:51:00Z">
                  <w:rPr>
                    <w:ins w:id="3603" w:author="bmooney" w:date="2011-06-30T13:47:00Z"/>
                    <w:rFonts w:ascii="Calibri" w:hAnsi="Calibri" w:cs="Calibri"/>
                    <w:color w:val="000000"/>
                    <w:sz w:val="22"/>
                    <w:szCs w:val="22"/>
                  </w:rPr>
                </w:rPrChange>
              </w:rPr>
              <w:pPrChange w:id="3604" w:author="bmooney" w:date="2011-06-30T13:51:00Z">
                <w:pPr>
                  <w:jc w:val="right"/>
                </w:pPr>
              </w:pPrChange>
            </w:pPr>
            <w:ins w:id="3605" w:author="bmooney" w:date="2011-06-30T13:50:00Z">
              <w:r w:rsidRPr="00174D9D">
                <w:rPr>
                  <w:color w:val="000000"/>
                  <w:sz w:val="20"/>
                  <w:rPrChange w:id="3606" w:author="bmooney" w:date="2011-06-30T13:51:00Z">
                    <w:rPr>
                      <w:rFonts w:ascii="Calibri" w:hAnsi="Calibri" w:cs="Calibri"/>
                      <w:color w:val="000000"/>
                      <w:sz w:val="22"/>
                      <w:szCs w:val="22"/>
                    </w:rPr>
                  </w:rPrChange>
                </w:rPr>
                <w:t>FR-</w:t>
              </w:r>
            </w:ins>
            <w:ins w:id="3607" w:author="bmooney" w:date="2011-07-01T08:57:00Z">
              <w:r w:rsidR="00620DF9">
                <w:rPr>
                  <w:color w:val="000000"/>
                  <w:sz w:val="20"/>
                </w:rPr>
                <w:t>309</w:t>
              </w:r>
            </w:ins>
            <w:ins w:id="3608" w:author="bmooney" w:date="2011-06-30T13:50:00Z">
              <w:r w:rsidRPr="00174D9D">
                <w:rPr>
                  <w:color w:val="000000"/>
                  <w:sz w:val="20"/>
                  <w:rPrChange w:id="3609" w:author="bmooney" w:date="2011-06-30T13:51:00Z">
                    <w:rPr>
                      <w:rFonts w:ascii="Calibri" w:hAnsi="Calibri" w:cs="Calibri"/>
                      <w:color w:val="000000"/>
                      <w:sz w:val="22"/>
                      <w:szCs w:val="22"/>
                    </w:rPr>
                  </w:rPrChange>
                </w:rPr>
                <w:t>1</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610"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3604110E" w14:textId="48A1EECB" w:rsidR="00174D9D" w:rsidRPr="00174D9D" w:rsidRDefault="00174D9D">
            <w:pPr>
              <w:rPr>
                <w:ins w:id="3611" w:author="bmooney" w:date="2011-06-30T13:47:00Z"/>
                <w:color w:val="000000"/>
                <w:sz w:val="20"/>
                <w:rPrChange w:id="3612" w:author="bmooney" w:date="2011-06-30T13:51:00Z">
                  <w:rPr>
                    <w:ins w:id="3613" w:author="bmooney" w:date="2011-06-30T13:47:00Z"/>
                    <w:rFonts w:ascii="Calibri" w:hAnsi="Calibri" w:cs="Calibri"/>
                    <w:color w:val="000000"/>
                    <w:sz w:val="22"/>
                    <w:szCs w:val="22"/>
                  </w:rPr>
                </w:rPrChange>
              </w:rPr>
              <w:pPrChange w:id="3614" w:author="bmooney" w:date="2011-06-30T13:51:00Z">
                <w:pPr>
                  <w:jc w:val="right"/>
                </w:pPr>
              </w:pPrChange>
            </w:pPr>
            <w:ins w:id="3615" w:author="bmooney" w:date="2011-06-30T13:47:00Z">
              <w:r w:rsidRPr="00174D9D">
                <w:rPr>
                  <w:color w:val="000000"/>
                  <w:sz w:val="20"/>
                  <w:rPrChange w:id="3616" w:author="bmooney" w:date="2011-06-30T13:51:00Z">
                    <w:rPr>
                      <w:rFonts w:ascii="Calibri" w:hAnsi="Calibri" w:cs="Calibri"/>
                      <w:color w:val="000000"/>
                      <w:sz w:val="22"/>
                      <w:szCs w:val="22"/>
                    </w:rPr>
                  </w:rPrChange>
                </w:rPr>
                <w:t>174.8</w:t>
              </w:r>
            </w:ins>
          </w:p>
        </w:tc>
        <w:tc>
          <w:tcPr>
            <w:tcW w:w="6030" w:type="dxa"/>
            <w:tcBorders>
              <w:top w:val="nil"/>
              <w:left w:val="nil"/>
              <w:bottom w:val="single" w:sz="4" w:space="0" w:color="auto"/>
              <w:right w:val="single" w:sz="4" w:space="0" w:color="auto"/>
            </w:tcBorders>
            <w:shd w:val="clear" w:color="auto" w:fill="auto"/>
            <w:noWrap/>
            <w:vAlign w:val="bottom"/>
            <w:hideMark/>
            <w:tcPrChange w:id="3617"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550F143C" w14:textId="77777777" w:rsidR="00174D9D" w:rsidRPr="00174D9D" w:rsidRDefault="00174D9D" w:rsidP="00174D9D">
            <w:pPr>
              <w:rPr>
                <w:ins w:id="3618" w:author="bmooney" w:date="2011-06-30T13:47:00Z"/>
                <w:color w:val="000000"/>
                <w:sz w:val="20"/>
                <w:rPrChange w:id="3619" w:author="bmooney" w:date="2011-06-30T13:51:00Z">
                  <w:rPr>
                    <w:ins w:id="3620" w:author="bmooney" w:date="2011-06-30T13:47:00Z"/>
                    <w:rFonts w:ascii="Calibri" w:hAnsi="Calibri" w:cs="Calibri"/>
                    <w:color w:val="000000"/>
                    <w:sz w:val="22"/>
                    <w:szCs w:val="22"/>
                  </w:rPr>
                </w:rPrChange>
              </w:rPr>
            </w:pPr>
            <w:ins w:id="3621" w:author="bmooney" w:date="2011-06-30T13:47:00Z">
              <w:r w:rsidRPr="00174D9D">
                <w:rPr>
                  <w:color w:val="000000"/>
                  <w:sz w:val="20"/>
                  <w:rPrChange w:id="3622" w:author="bmooney" w:date="2011-06-30T13:51:00Z">
                    <w:rPr>
                      <w:rFonts w:ascii="Calibri" w:hAnsi="Calibri" w:cs="Calibri"/>
                      <w:color w:val="000000"/>
                      <w:sz w:val="22"/>
                      <w:szCs w:val="22"/>
                    </w:rPr>
                  </w:rPrChange>
                </w:rPr>
                <w:t>Malignant neoplasm of female breast, Other specified sites</w:t>
              </w:r>
            </w:ins>
          </w:p>
        </w:tc>
        <w:tc>
          <w:tcPr>
            <w:tcW w:w="1205" w:type="dxa"/>
            <w:tcBorders>
              <w:top w:val="nil"/>
              <w:left w:val="nil"/>
              <w:bottom w:val="single" w:sz="4" w:space="0" w:color="auto"/>
              <w:right w:val="single" w:sz="4" w:space="0" w:color="auto"/>
            </w:tcBorders>
            <w:shd w:val="clear" w:color="auto" w:fill="auto"/>
            <w:noWrap/>
            <w:vAlign w:val="bottom"/>
            <w:hideMark/>
            <w:tcPrChange w:id="3623"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3E882CF2" w14:textId="77777777" w:rsidR="00174D9D" w:rsidRPr="00174D9D" w:rsidRDefault="00174D9D" w:rsidP="00174D9D">
            <w:pPr>
              <w:rPr>
                <w:ins w:id="3624" w:author="bmooney" w:date="2011-06-30T13:47:00Z"/>
                <w:color w:val="000000"/>
                <w:sz w:val="20"/>
                <w:rPrChange w:id="3625" w:author="bmooney" w:date="2011-06-30T13:51:00Z">
                  <w:rPr>
                    <w:ins w:id="3626" w:author="bmooney" w:date="2011-06-30T13:47:00Z"/>
                    <w:rFonts w:ascii="Calibri" w:hAnsi="Calibri" w:cs="Calibri"/>
                    <w:color w:val="000000"/>
                    <w:sz w:val="22"/>
                    <w:szCs w:val="22"/>
                  </w:rPr>
                </w:rPrChange>
              </w:rPr>
            </w:pPr>
            <w:ins w:id="3627" w:author="bmooney" w:date="2011-06-30T13:47:00Z">
              <w:r w:rsidRPr="00174D9D">
                <w:rPr>
                  <w:color w:val="000000"/>
                  <w:sz w:val="20"/>
                  <w:rPrChange w:id="3628" w:author="bmooney" w:date="2011-06-30T13:51:00Z">
                    <w:rPr>
                      <w:rFonts w:ascii="Calibri" w:hAnsi="Calibri" w:cs="Calibri"/>
                      <w:color w:val="000000"/>
                      <w:sz w:val="22"/>
                      <w:szCs w:val="22"/>
                    </w:rPr>
                  </w:rPrChange>
                </w:rPr>
                <w:t>DCIS</w:t>
              </w:r>
            </w:ins>
          </w:p>
        </w:tc>
      </w:tr>
      <w:tr w:rsidR="00174D9D" w:rsidRPr="00174D9D" w14:paraId="35B99E4C" w14:textId="77777777" w:rsidTr="003A16C3">
        <w:trPr>
          <w:trHeight w:val="300"/>
          <w:ins w:id="3629" w:author="bmooney" w:date="2011-06-30T13:47:00Z"/>
          <w:trPrChange w:id="3630"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631" w:author="bmooney" w:date="2011-06-30T13:51:00Z">
              <w:tcPr>
                <w:tcW w:w="1545" w:type="dxa"/>
                <w:gridSpan w:val="2"/>
                <w:tcBorders>
                  <w:top w:val="nil"/>
                  <w:left w:val="single" w:sz="4" w:space="0" w:color="auto"/>
                  <w:bottom w:val="single" w:sz="4" w:space="0" w:color="auto"/>
                  <w:right w:val="single" w:sz="4" w:space="0" w:color="auto"/>
                </w:tcBorders>
              </w:tcPr>
            </w:tcPrChange>
          </w:tcPr>
          <w:p w14:paraId="31021730" w14:textId="4B722377" w:rsidR="00174D9D" w:rsidRPr="00174D9D" w:rsidRDefault="00174D9D">
            <w:pPr>
              <w:rPr>
                <w:ins w:id="3632" w:author="bmooney" w:date="2011-06-30T13:47:00Z"/>
                <w:color w:val="000000"/>
                <w:sz w:val="20"/>
                <w:rPrChange w:id="3633" w:author="bmooney" w:date="2011-06-30T13:51:00Z">
                  <w:rPr>
                    <w:ins w:id="3634" w:author="bmooney" w:date="2011-06-30T13:47:00Z"/>
                    <w:rFonts w:ascii="Calibri" w:hAnsi="Calibri" w:cs="Calibri"/>
                    <w:color w:val="000000"/>
                    <w:sz w:val="22"/>
                    <w:szCs w:val="22"/>
                  </w:rPr>
                </w:rPrChange>
              </w:rPr>
              <w:pPrChange w:id="3635" w:author="bmooney" w:date="2011-06-30T13:51:00Z">
                <w:pPr>
                  <w:jc w:val="right"/>
                </w:pPr>
              </w:pPrChange>
            </w:pPr>
            <w:ins w:id="3636" w:author="bmooney" w:date="2011-06-30T13:50:00Z">
              <w:r w:rsidRPr="00174D9D">
                <w:rPr>
                  <w:color w:val="000000"/>
                  <w:sz w:val="20"/>
                  <w:rPrChange w:id="3637" w:author="bmooney" w:date="2011-06-30T13:51:00Z">
                    <w:rPr>
                      <w:rFonts w:ascii="Calibri" w:hAnsi="Calibri" w:cs="Calibri"/>
                      <w:color w:val="000000"/>
                      <w:sz w:val="22"/>
                      <w:szCs w:val="22"/>
                    </w:rPr>
                  </w:rPrChange>
                </w:rPr>
                <w:t>FR-</w:t>
              </w:r>
            </w:ins>
            <w:ins w:id="3638" w:author="bmooney" w:date="2011-07-01T08:57:00Z">
              <w:r w:rsidR="00620DF9">
                <w:rPr>
                  <w:color w:val="000000"/>
                  <w:sz w:val="20"/>
                </w:rPr>
                <w:t>309</w:t>
              </w:r>
            </w:ins>
            <w:ins w:id="3639" w:author="bmooney" w:date="2011-06-30T13:50:00Z">
              <w:r w:rsidRPr="00174D9D">
                <w:rPr>
                  <w:color w:val="000000"/>
                  <w:sz w:val="20"/>
                  <w:rPrChange w:id="3640" w:author="bmooney" w:date="2011-06-30T13:51:00Z">
                    <w:rPr>
                      <w:rFonts w:ascii="Calibri" w:hAnsi="Calibri" w:cs="Calibri"/>
                      <w:color w:val="000000"/>
                      <w:sz w:val="22"/>
                      <w:szCs w:val="22"/>
                    </w:rPr>
                  </w:rPrChange>
                </w:rPr>
                <w:t>2</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641"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3A402399" w14:textId="09BCF4A5" w:rsidR="00174D9D" w:rsidRPr="00174D9D" w:rsidRDefault="00174D9D">
            <w:pPr>
              <w:rPr>
                <w:ins w:id="3642" w:author="bmooney" w:date="2011-06-30T13:47:00Z"/>
                <w:color w:val="000000"/>
                <w:sz w:val="20"/>
                <w:rPrChange w:id="3643" w:author="bmooney" w:date="2011-06-30T13:51:00Z">
                  <w:rPr>
                    <w:ins w:id="3644" w:author="bmooney" w:date="2011-06-30T13:47:00Z"/>
                    <w:rFonts w:ascii="Calibri" w:hAnsi="Calibri" w:cs="Calibri"/>
                    <w:color w:val="000000"/>
                    <w:sz w:val="22"/>
                    <w:szCs w:val="22"/>
                  </w:rPr>
                </w:rPrChange>
              </w:rPr>
              <w:pPrChange w:id="3645" w:author="bmooney" w:date="2011-06-30T13:51:00Z">
                <w:pPr>
                  <w:jc w:val="right"/>
                </w:pPr>
              </w:pPrChange>
            </w:pPr>
            <w:ins w:id="3646" w:author="bmooney" w:date="2011-06-30T13:47:00Z">
              <w:r w:rsidRPr="00174D9D">
                <w:rPr>
                  <w:color w:val="000000"/>
                  <w:sz w:val="20"/>
                  <w:rPrChange w:id="3647" w:author="bmooney" w:date="2011-06-30T13:51:00Z">
                    <w:rPr>
                      <w:rFonts w:ascii="Calibri" w:hAnsi="Calibri" w:cs="Calibri"/>
                      <w:color w:val="000000"/>
                      <w:sz w:val="22"/>
                      <w:szCs w:val="22"/>
                    </w:rPr>
                  </w:rPrChange>
                </w:rPr>
                <w:t>174.9</w:t>
              </w:r>
            </w:ins>
          </w:p>
        </w:tc>
        <w:tc>
          <w:tcPr>
            <w:tcW w:w="6030" w:type="dxa"/>
            <w:tcBorders>
              <w:top w:val="nil"/>
              <w:left w:val="nil"/>
              <w:bottom w:val="single" w:sz="4" w:space="0" w:color="auto"/>
              <w:right w:val="single" w:sz="4" w:space="0" w:color="auto"/>
            </w:tcBorders>
            <w:shd w:val="clear" w:color="auto" w:fill="auto"/>
            <w:noWrap/>
            <w:vAlign w:val="bottom"/>
            <w:hideMark/>
            <w:tcPrChange w:id="3648"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49A27C9F" w14:textId="77777777" w:rsidR="00174D9D" w:rsidRPr="00174D9D" w:rsidRDefault="00174D9D" w:rsidP="00174D9D">
            <w:pPr>
              <w:rPr>
                <w:ins w:id="3649" w:author="bmooney" w:date="2011-06-30T13:47:00Z"/>
                <w:color w:val="000000"/>
                <w:sz w:val="20"/>
                <w:rPrChange w:id="3650" w:author="bmooney" w:date="2011-06-30T13:51:00Z">
                  <w:rPr>
                    <w:ins w:id="3651" w:author="bmooney" w:date="2011-06-30T13:47:00Z"/>
                    <w:rFonts w:ascii="Calibri" w:hAnsi="Calibri" w:cs="Calibri"/>
                    <w:color w:val="000000"/>
                    <w:sz w:val="22"/>
                    <w:szCs w:val="22"/>
                  </w:rPr>
                </w:rPrChange>
              </w:rPr>
            </w:pPr>
            <w:ins w:id="3652" w:author="bmooney" w:date="2011-06-30T13:47:00Z">
              <w:r w:rsidRPr="00174D9D">
                <w:rPr>
                  <w:color w:val="000000"/>
                  <w:sz w:val="20"/>
                  <w:rPrChange w:id="3653" w:author="bmooney" w:date="2011-06-30T13:51:00Z">
                    <w:rPr>
                      <w:rFonts w:ascii="Calibri" w:hAnsi="Calibri" w:cs="Calibri"/>
                      <w:color w:val="000000"/>
                      <w:sz w:val="22"/>
                      <w:szCs w:val="22"/>
                    </w:rPr>
                  </w:rPrChange>
                </w:rPr>
                <w:t>Malignant neoplasm of female breast, Other unspecified sites</w:t>
              </w:r>
            </w:ins>
          </w:p>
        </w:tc>
        <w:tc>
          <w:tcPr>
            <w:tcW w:w="1205" w:type="dxa"/>
            <w:tcBorders>
              <w:top w:val="nil"/>
              <w:left w:val="nil"/>
              <w:bottom w:val="single" w:sz="4" w:space="0" w:color="auto"/>
              <w:right w:val="single" w:sz="4" w:space="0" w:color="auto"/>
            </w:tcBorders>
            <w:shd w:val="clear" w:color="auto" w:fill="auto"/>
            <w:noWrap/>
            <w:vAlign w:val="bottom"/>
            <w:hideMark/>
            <w:tcPrChange w:id="3654"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7993CA02" w14:textId="77777777" w:rsidR="00174D9D" w:rsidRPr="00174D9D" w:rsidRDefault="00174D9D" w:rsidP="00174D9D">
            <w:pPr>
              <w:rPr>
                <w:ins w:id="3655" w:author="bmooney" w:date="2011-06-30T13:47:00Z"/>
                <w:color w:val="000000"/>
                <w:sz w:val="20"/>
                <w:rPrChange w:id="3656" w:author="bmooney" w:date="2011-06-30T13:51:00Z">
                  <w:rPr>
                    <w:ins w:id="3657" w:author="bmooney" w:date="2011-06-30T13:47:00Z"/>
                    <w:rFonts w:ascii="Calibri" w:hAnsi="Calibri" w:cs="Calibri"/>
                    <w:color w:val="000000"/>
                    <w:sz w:val="22"/>
                    <w:szCs w:val="22"/>
                  </w:rPr>
                </w:rPrChange>
              </w:rPr>
            </w:pPr>
            <w:ins w:id="3658" w:author="bmooney" w:date="2011-06-30T13:47:00Z">
              <w:r w:rsidRPr="00174D9D">
                <w:rPr>
                  <w:color w:val="000000"/>
                  <w:sz w:val="20"/>
                  <w:rPrChange w:id="3659" w:author="bmooney" w:date="2011-06-30T13:51:00Z">
                    <w:rPr>
                      <w:rFonts w:ascii="Calibri" w:hAnsi="Calibri" w:cs="Calibri"/>
                      <w:color w:val="000000"/>
                      <w:sz w:val="22"/>
                      <w:szCs w:val="22"/>
                    </w:rPr>
                  </w:rPrChange>
                </w:rPr>
                <w:t>DCIS</w:t>
              </w:r>
            </w:ins>
          </w:p>
        </w:tc>
      </w:tr>
      <w:tr w:rsidR="003A16C3" w:rsidRPr="00174D9D" w14:paraId="2C0A973A" w14:textId="77777777" w:rsidTr="003A16C3">
        <w:trPr>
          <w:trHeight w:val="300"/>
          <w:ins w:id="3660" w:author="bmooney" w:date="2011-07-06T12:02:00Z"/>
        </w:trPr>
        <w:tc>
          <w:tcPr>
            <w:tcW w:w="1528" w:type="dxa"/>
            <w:tcBorders>
              <w:top w:val="nil"/>
              <w:left w:val="single" w:sz="4" w:space="0" w:color="auto"/>
              <w:bottom w:val="single" w:sz="4" w:space="0" w:color="auto"/>
              <w:right w:val="single" w:sz="4" w:space="0" w:color="auto"/>
            </w:tcBorders>
            <w:vAlign w:val="bottom"/>
          </w:tcPr>
          <w:p w14:paraId="23EAF390" w14:textId="01A4AA9D" w:rsidR="003A16C3" w:rsidRPr="00E408E6" w:rsidRDefault="003A16C3">
            <w:pPr>
              <w:rPr>
                <w:ins w:id="3661" w:author="bmooney" w:date="2011-07-06T12:02:00Z"/>
                <w:color w:val="000000"/>
                <w:sz w:val="20"/>
              </w:rPr>
            </w:pPr>
            <w:ins w:id="3662" w:author="bmooney" w:date="2011-07-06T12:02:00Z">
              <w:r>
                <w:rPr>
                  <w:color w:val="000000"/>
                  <w:sz w:val="20"/>
                </w:rPr>
                <w:t>FR-3093</w:t>
              </w:r>
            </w:ins>
          </w:p>
        </w:tc>
        <w:tc>
          <w:tcPr>
            <w:tcW w:w="720" w:type="dxa"/>
            <w:tcBorders>
              <w:top w:val="nil"/>
              <w:left w:val="single" w:sz="4" w:space="0" w:color="auto"/>
              <w:bottom w:val="single" w:sz="4" w:space="0" w:color="auto"/>
              <w:right w:val="single" w:sz="4" w:space="0" w:color="auto"/>
            </w:tcBorders>
            <w:shd w:val="clear" w:color="auto" w:fill="auto"/>
            <w:noWrap/>
            <w:vAlign w:val="bottom"/>
          </w:tcPr>
          <w:p w14:paraId="078EA126" w14:textId="090AADCA" w:rsidR="003A16C3" w:rsidRPr="00E408E6" w:rsidRDefault="003A16C3">
            <w:pPr>
              <w:rPr>
                <w:ins w:id="3663" w:author="bmooney" w:date="2011-07-06T12:02:00Z"/>
                <w:color w:val="000000"/>
                <w:sz w:val="20"/>
              </w:rPr>
            </w:pPr>
            <w:ins w:id="3664" w:author="bmooney" w:date="2011-07-06T12:02:00Z">
              <w:r>
                <w:rPr>
                  <w:color w:val="000000"/>
                  <w:sz w:val="20"/>
                </w:rPr>
                <w:t>175.0</w:t>
              </w:r>
            </w:ins>
          </w:p>
        </w:tc>
        <w:tc>
          <w:tcPr>
            <w:tcW w:w="6030" w:type="dxa"/>
            <w:tcBorders>
              <w:top w:val="nil"/>
              <w:left w:val="nil"/>
              <w:bottom w:val="single" w:sz="4" w:space="0" w:color="auto"/>
              <w:right w:val="single" w:sz="4" w:space="0" w:color="auto"/>
            </w:tcBorders>
            <w:shd w:val="clear" w:color="auto" w:fill="auto"/>
            <w:noWrap/>
            <w:vAlign w:val="bottom"/>
          </w:tcPr>
          <w:p w14:paraId="05C8ED60" w14:textId="75F1450C" w:rsidR="003A16C3" w:rsidRPr="009D077F" w:rsidRDefault="003A16C3" w:rsidP="00174D9D">
            <w:pPr>
              <w:rPr>
                <w:ins w:id="3665" w:author="bmooney" w:date="2011-07-06T12:02:00Z"/>
                <w:color w:val="000000"/>
                <w:sz w:val="20"/>
              </w:rPr>
            </w:pPr>
            <w:ins w:id="3666" w:author="bmooney" w:date="2011-09-13T12:38:00Z">
              <w:r w:rsidRPr="00BF1682">
                <w:rPr>
                  <w:color w:val="000000"/>
                  <w:sz w:val="20"/>
                </w:rPr>
                <w:t>Malignant neoplasm of male breast, Nipple and areola</w:t>
              </w:r>
            </w:ins>
          </w:p>
        </w:tc>
        <w:tc>
          <w:tcPr>
            <w:tcW w:w="1205" w:type="dxa"/>
            <w:tcBorders>
              <w:top w:val="nil"/>
              <w:left w:val="nil"/>
              <w:bottom w:val="single" w:sz="4" w:space="0" w:color="auto"/>
              <w:right w:val="single" w:sz="4" w:space="0" w:color="auto"/>
            </w:tcBorders>
            <w:shd w:val="clear" w:color="auto" w:fill="auto"/>
            <w:noWrap/>
            <w:vAlign w:val="bottom"/>
          </w:tcPr>
          <w:p w14:paraId="084722B1" w14:textId="6741E746" w:rsidR="003A16C3" w:rsidRPr="00E408E6" w:rsidRDefault="003A16C3" w:rsidP="00174D9D">
            <w:pPr>
              <w:rPr>
                <w:ins w:id="3667" w:author="bmooney" w:date="2011-07-06T12:02:00Z"/>
                <w:color w:val="000000"/>
                <w:sz w:val="20"/>
              </w:rPr>
            </w:pPr>
            <w:ins w:id="3668" w:author="bmooney" w:date="2011-07-06T12:02:00Z">
              <w:r>
                <w:rPr>
                  <w:color w:val="000000"/>
                  <w:sz w:val="20"/>
                </w:rPr>
                <w:t>DCIS</w:t>
              </w:r>
            </w:ins>
          </w:p>
        </w:tc>
      </w:tr>
      <w:tr w:rsidR="003A16C3" w:rsidRPr="00174D9D" w14:paraId="624EEDEE" w14:textId="77777777" w:rsidTr="003A16C3">
        <w:trPr>
          <w:trHeight w:val="300"/>
          <w:ins w:id="3669" w:author="bmooney" w:date="2011-07-06T12:02:00Z"/>
        </w:trPr>
        <w:tc>
          <w:tcPr>
            <w:tcW w:w="1528" w:type="dxa"/>
            <w:tcBorders>
              <w:top w:val="nil"/>
              <w:left w:val="single" w:sz="4" w:space="0" w:color="auto"/>
              <w:bottom w:val="single" w:sz="4" w:space="0" w:color="auto"/>
              <w:right w:val="single" w:sz="4" w:space="0" w:color="auto"/>
            </w:tcBorders>
            <w:vAlign w:val="bottom"/>
          </w:tcPr>
          <w:p w14:paraId="2D584504" w14:textId="25320A99" w:rsidR="003A16C3" w:rsidRPr="00E408E6" w:rsidRDefault="003A16C3">
            <w:pPr>
              <w:rPr>
                <w:ins w:id="3670" w:author="bmooney" w:date="2011-07-06T12:02:00Z"/>
                <w:color w:val="000000"/>
                <w:sz w:val="20"/>
              </w:rPr>
            </w:pPr>
            <w:ins w:id="3671" w:author="bmooney" w:date="2011-07-06T12:02:00Z">
              <w:r>
                <w:rPr>
                  <w:color w:val="000000"/>
                  <w:sz w:val="20"/>
                </w:rPr>
                <w:t>FR-3094</w:t>
              </w:r>
            </w:ins>
          </w:p>
        </w:tc>
        <w:tc>
          <w:tcPr>
            <w:tcW w:w="720" w:type="dxa"/>
            <w:tcBorders>
              <w:top w:val="nil"/>
              <w:left w:val="single" w:sz="4" w:space="0" w:color="auto"/>
              <w:bottom w:val="single" w:sz="4" w:space="0" w:color="auto"/>
              <w:right w:val="single" w:sz="4" w:space="0" w:color="auto"/>
            </w:tcBorders>
            <w:shd w:val="clear" w:color="auto" w:fill="auto"/>
            <w:noWrap/>
            <w:vAlign w:val="bottom"/>
          </w:tcPr>
          <w:p w14:paraId="2E5C8618" w14:textId="79B9C831" w:rsidR="003A16C3" w:rsidRPr="00E408E6" w:rsidRDefault="003A16C3">
            <w:pPr>
              <w:rPr>
                <w:ins w:id="3672" w:author="bmooney" w:date="2011-07-06T12:02:00Z"/>
                <w:color w:val="000000"/>
                <w:sz w:val="20"/>
              </w:rPr>
            </w:pPr>
            <w:ins w:id="3673" w:author="bmooney" w:date="2011-07-06T12:02:00Z">
              <w:r>
                <w:rPr>
                  <w:color w:val="000000"/>
                  <w:sz w:val="20"/>
                </w:rPr>
                <w:t>175.9</w:t>
              </w:r>
            </w:ins>
          </w:p>
        </w:tc>
        <w:tc>
          <w:tcPr>
            <w:tcW w:w="6030" w:type="dxa"/>
            <w:tcBorders>
              <w:top w:val="nil"/>
              <w:left w:val="nil"/>
              <w:bottom w:val="single" w:sz="4" w:space="0" w:color="auto"/>
              <w:right w:val="single" w:sz="4" w:space="0" w:color="auto"/>
            </w:tcBorders>
            <w:shd w:val="clear" w:color="auto" w:fill="auto"/>
            <w:noWrap/>
            <w:vAlign w:val="bottom"/>
          </w:tcPr>
          <w:p w14:paraId="2E90FFD1" w14:textId="43F2DAA4" w:rsidR="003A16C3" w:rsidRPr="009D077F" w:rsidRDefault="003A16C3" w:rsidP="00174D9D">
            <w:pPr>
              <w:rPr>
                <w:ins w:id="3674" w:author="bmooney" w:date="2011-07-06T12:02:00Z"/>
                <w:color w:val="000000"/>
                <w:sz w:val="20"/>
              </w:rPr>
            </w:pPr>
            <w:ins w:id="3675" w:author="bmooney" w:date="2011-09-13T12:38:00Z">
              <w:r w:rsidRPr="00BF1682">
                <w:rPr>
                  <w:color w:val="000000"/>
                  <w:sz w:val="20"/>
                </w:rPr>
                <w:t>Malignant neoplasm of male breast, Other unspecified sites</w:t>
              </w:r>
            </w:ins>
          </w:p>
        </w:tc>
        <w:tc>
          <w:tcPr>
            <w:tcW w:w="1205" w:type="dxa"/>
            <w:tcBorders>
              <w:top w:val="nil"/>
              <w:left w:val="nil"/>
              <w:bottom w:val="single" w:sz="4" w:space="0" w:color="auto"/>
              <w:right w:val="single" w:sz="4" w:space="0" w:color="auto"/>
            </w:tcBorders>
            <w:shd w:val="clear" w:color="auto" w:fill="auto"/>
            <w:noWrap/>
            <w:vAlign w:val="bottom"/>
          </w:tcPr>
          <w:p w14:paraId="0BB2B824" w14:textId="665262C9" w:rsidR="003A16C3" w:rsidRPr="00E408E6" w:rsidRDefault="003A16C3" w:rsidP="00174D9D">
            <w:pPr>
              <w:rPr>
                <w:ins w:id="3676" w:author="bmooney" w:date="2011-07-06T12:02:00Z"/>
                <w:color w:val="000000"/>
                <w:sz w:val="20"/>
              </w:rPr>
            </w:pPr>
            <w:ins w:id="3677" w:author="bmooney" w:date="2011-07-06T12:02:00Z">
              <w:r>
                <w:rPr>
                  <w:color w:val="000000"/>
                  <w:sz w:val="20"/>
                </w:rPr>
                <w:t>DCIS</w:t>
              </w:r>
            </w:ins>
          </w:p>
        </w:tc>
      </w:tr>
      <w:tr w:rsidR="003A16C3" w:rsidRPr="00174D9D" w14:paraId="1ADF6D4A" w14:textId="77777777" w:rsidTr="003A16C3">
        <w:trPr>
          <w:trHeight w:val="300"/>
          <w:ins w:id="3678" w:author="bmooney" w:date="2011-06-30T13:47:00Z"/>
          <w:trPrChange w:id="3679"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680" w:author="bmooney" w:date="2011-06-30T13:51:00Z">
              <w:tcPr>
                <w:tcW w:w="1545" w:type="dxa"/>
                <w:gridSpan w:val="2"/>
                <w:tcBorders>
                  <w:top w:val="nil"/>
                  <w:left w:val="single" w:sz="4" w:space="0" w:color="auto"/>
                  <w:bottom w:val="single" w:sz="4" w:space="0" w:color="auto"/>
                  <w:right w:val="single" w:sz="4" w:space="0" w:color="auto"/>
                </w:tcBorders>
              </w:tcPr>
            </w:tcPrChange>
          </w:tcPr>
          <w:p w14:paraId="18531278" w14:textId="61F355AC" w:rsidR="003A16C3" w:rsidRPr="00174D9D" w:rsidRDefault="003A16C3">
            <w:pPr>
              <w:rPr>
                <w:ins w:id="3681" w:author="bmooney" w:date="2011-06-30T13:47:00Z"/>
                <w:color w:val="000000"/>
                <w:sz w:val="20"/>
                <w:rPrChange w:id="3682" w:author="bmooney" w:date="2011-06-30T13:51:00Z">
                  <w:rPr>
                    <w:ins w:id="3683" w:author="bmooney" w:date="2011-06-30T13:47:00Z"/>
                    <w:rFonts w:ascii="Calibri" w:hAnsi="Calibri" w:cs="Calibri"/>
                    <w:color w:val="000000"/>
                    <w:sz w:val="22"/>
                    <w:szCs w:val="22"/>
                  </w:rPr>
                </w:rPrChange>
              </w:rPr>
              <w:pPrChange w:id="3684" w:author="bmooney" w:date="2011-06-30T13:51:00Z">
                <w:pPr>
                  <w:jc w:val="right"/>
                </w:pPr>
              </w:pPrChange>
            </w:pPr>
            <w:ins w:id="3685" w:author="bmooney" w:date="2011-06-30T13:50:00Z">
              <w:r w:rsidRPr="00174D9D">
                <w:rPr>
                  <w:color w:val="000000"/>
                  <w:sz w:val="20"/>
                  <w:rPrChange w:id="3686" w:author="bmooney" w:date="2011-06-30T13:51:00Z">
                    <w:rPr>
                      <w:rFonts w:ascii="Calibri" w:hAnsi="Calibri" w:cs="Calibri"/>
                      <w:color w:val="000000"/>
                      <w:sz w:val="22"/>
                      <w:szCs w:val="22"/>
                    </w:rPr>
                  </w:rPrChange>
                </w:rPr>
                <w:t>FR-</w:t>
              </w:r>
            </w:ins>
            <w:ins w:id="3687" w:author="bmooney" w:date="2011-07-01T08:57:00Z">
              <w:r>
                <w:rPr>
                  <w:color w:val="000000"/>
                  <w:sz w:val="20"/>
                </w:rPr>
                <w:t>309</w:t>
              </w:r>
            </w:ins>
            <w:ins w:id="3688" w:author="bmooney" w:date="2011-07-06T12:02:00Z">
              <w:r>
                <w:rPr>
                  <w:color w:val="000000"/>
                  <w:sz w:val="20"/>
                </w:rPr>
                <w:t>5</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689"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2CFA8EEB" w14:textId="38405D96" w:rsidR="003A16C3" w:rsidRPr="00174D9D" w:rsidRDefault="003A16C3">
            <w:pPr>
              <w:rPr>
                <w:ins w:id="3690" w:author="bmooney" w:date="2011-06-30T13:47:00Z"/>
                <w:color w:val="000000"/>
                <w:sz w:val="20"/>
                <w:rPrChange w:id="3691" w:author="bmooney" w:date="2011-06-30T13:51:00Z">
                  <w:rPr>
                    <w:ins w:id="3692" w:author="bmooney" w:date="2011-06-30T13:47:00Z"/>
                    <w:rFonts w:ascii="Calibri" w:hAnsi="Calibri" w:cs="Calibri"/>
                    <w:color w:val="000000"/>
                    <w:sz w:val="22"/>
                    <w:szCs w:val="22"/>
                  </w:rPr>
                </w:rPrChange>
              </w:rPr>
              <w:pPrChange w:id="3693" w:author="bmooney" w:date="2011-06-30T13:51:00Z">
                <w:pPr>
                  <w:jc w:val="right"/>
                </w:pPr>
              </w:pPrChange>
            </w:pPr>
            <w:ins w:id="3694" w:author="bmooney" w:date="2011-06-30T13:47:00Z">
              <w:r w:rsidRPr="00174D9D">
                <w:rPr>
                  <w:color w:val="000000"/>
                  <w:sz w:val="20"/>
                  <w:rPrChange w:id="3695" w:author="bmooney" w:date="2011-06-30T13:51:00Z">
                    <w:rPr>
                      <w:rFonts w:ascii="Calibri" w:hAnsi="Calibri" w:cs="Calibri"/>
                      <w:color w:val="000000"/>
                      <w:sz w:val="22"/>
                      <w:szCs w:val="22"/>
                    </w:rPr>
                  </w:rPrChange>
                </w:rPr>
                <w:t>238.3</w:t>
              </w:r>
            </w:ins>
          </w:p>
        </w:tc>
        <w:tc>
          <w:tcPr>
            <w:tcW w:w="6030" w:type="dxa"/>
            <w:tcBorders>
              <w:top w:val="nil"/>
              <w:left w:val="nil"/>
              <w:bottom w:val="single" w:sz="4" w:space="0" w:color="auto"/>
              <w:right w:val="single" w:sz="4" w:space="0" w:color="auto"/>
            </w:tcBorders>
            <w:shd w:val="clear" w:color="auto" w:fill="auto"/>
            <w:noWrap/>
            <w:vAlign w:val="bottom"/>
            <w:hideMark/>
            <w:tcPrChange w:id="3696"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2349A7E3" w14:textId="77777777" w:rsidR="003A16C3" w:rsidRPr="00174D9D" w:rsidRDefault="003A16C3" w:rsidP="00174D9D">
            <w:pPr>
              <w:rPr>
                <w:ins w:id="3697" w:author="bmooney" w:date="2011-06-30T13:47:00Z"/>
                <w:color w:val="000000"/>
                <w:sz w:val="20"/>
                <w:rPrChange w:id="3698" w:author="bmooney" w:date="2011-06-30T13:51:00Z">
                  <w:rPr>
                    <w:ins w:id="3699" w:author="bmooney" w:date="2011-06-30T13:47:00Z"/>
                    <w:rFonts w:ascii="Calibri" w:hAnsi="Calibri" w:cs="Calibri"/>
                    <w:color w:val="000000"/>
                    <w:sz w:val="22"/>
                    <w:szCs w:val="22"/>
                  </w:rPr>
                </w:rPrChange>
              </w:rPr>
            </w:pPr>
            <w:ins w:id="3700" w:author="bmooney" w:date="2011-06-30T13:47:00Z">
              <w:r w:rsidRPr="00174D9D">
                <w:rPr>
                  <w:color w:val="000000"/>
                  <w:sz w:val="20"/>
                  <w:rPrChange w:id="3701" w:author="bmooney" w:date="2011-06-30T13:51:00Z">
                    <w:rPr>
                      <w:rFonts w:ascii="Calibri" w:hAnsi="Calibri" w:cs="Calibri"/>
                      <w:color w:val="000000"/>
                      <w:sz w:val="22"/>
                      <w:szCs w:val="22"/>
                    </w:rPr>
                  </w:rPrChange>
                </w:rPr>
                <w:t>Neoplasm of uncertain behavior of breast</w:t>
              </w:r>
            </w:ins>
          </w:p>
        </w:tc>
        <w:tc>
          <w:tcPr>
            <w:tcW w:w="1205" w:type="dxa"/>
            <w:tcBorders>
              <w:top w:val="nil"/>
              <w:left w:val="nil"/>
              <w:bottom w:val="single" w:sz="4" w:space="0" w:color="auto"/>
              <w:right w:val="single" w:sz="4" w:space="0" w:color="auto"/>
            </w:tcBorders>
            <w:shd w:val="clear" w:color="auto" w:fill="auto"/>
            <w:noWrap/>
            <w:vAlign w:val="bottom"/>
            <w:hideMark/>
            <w:tcPrChange w:id="3702"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5BBA7320" w14:textId="77777777" w:rsidR="003A16C3" w:rsidRPr="00174D9D" w:rsidRDefault="003A16C3" w:rsidP="00174D9D">
            <w:pPr>
              <w:rPr>
                <w:ins w:id="3703" w:author="bmooney" w:date="2011-06-30T13:47:00Z"/>
                <w:color w:val="000000"/>
                <w:sz w:val="20"/>
                <w:rPrChange w:id="3704" w:author="bmooney" w:date="2011-06-30T13:51:00Z">
                  <w:rPr>
                    <w:ins w:id="3705" w:author="bmooney" w:date="2011-06-30T13:47:00Z"/>
                    <w:rFonts w:ascii="Calibri" w:hAnsi="Calibri" w:cs="Calibri"/>
                    <w:color w:val="000000"/>
                    <w:sz w:val="22"/>
                    <w:szCs w:val="22"/>
                  </w:rPr>
                </w:rPrChange>
              </w:rPr>
            </w:pPr>
            <w:ins w:id="3706" w:author="bmooney" w:date="2011-06-30T13:47:00Z">
              <w:r w:rsidRPr="00174D9D">
                <w:rPr>
                  <w:color w:val="000000"/>
                  <w:sz w:val="20"/>
                  <w:rPrChange w:id="3707" w:author="bmooney" w:date="2011-06-30T13:51:00Z">
                    <w:rPr>
                      <w:rFonts w:ascii="Calibri" w:hAnsi="Calibri" w:cs="Calibri"/>
                      <w:color w:val="000000"/>
                      <w:sz w:val="22"/>
                      <w:szCs w:val="22"/>
                    </w:rPr>
                  </w:rPrChange>
                </w:rPr>
                <w:t>DCIS</w:t>
              </w:r>
            </w:ins>
          </w:p>
        </w:tc>
      </w:tr>
      <w:tr w:rsidR="003A16C3" w:rsidRPr="00174D9D" w14:paraId="30A8FDE9" w14:textId="77777777" w:rsidTr="003A16C3">
        <w:trPr>
          <w:trHeight w:val="300"/>
          <w:ins w:id="3708" w:author="bmooney" w:date="2011-06-30T13:47:00Z"/>
          <w:trPrChange w:id="3709" w:author="bmooney" w:date="2011-06-30T13:51:00Z">
            <w:trPr>
              <w:gridAfter w:val="0"/>
              <w:trHeight w:val="300"/>
            </w:trPr>
          </w:trPrChange>
        </w:trPr>
        <w:tc>
          <w:tcPr>
            <w:tcW w:w="1528" w:type="dxa"/>
            <w:tcBorders>
              <w:top w:val="nil"/>
              <w:left w:val="single" w:sz="4" w:space="0" w:color="auto"/>
              <w:bottom w:val="single" w:sz="4" w:space="0" w:color="auto"/>
              <w:right w:val="single" w:sz="4" w:space="0" w:color="auto"/>
            </w:tcBorders>
            <w:vAlign w:val="bottom"/>
            <w:tcPrChange w:id="3710" w:author="bmooney" w:date="2011-06-30T13:51:00Z">
              <w:tcPr>
                <w:tcW w:w="1545" w:type="dxa"/>
                <w:gridSpan w:val="2"/>
                <w:tcBorders>
                  <w:top w:val="nil"/>
                  <w:left w:val="single" w:sz="4" w:space="0" w:color="auto"/>
                  <w:bottom w:val="single" w:sz="4" w:space="0" w:color="auto"/>
                  <w:right w:val="single" w:sz="4" w:space="0" w:color="auto"/>
                </w:tcBorders>
              </w:tcPr>
            </w:tcPrChange>
          </w:tcPr>
          <w:p w14:paraId="61475B77" w14:textId="31F2D246" w:rsidR="003A16C3" w:rsidRPr="00174D9D" w:rsidRDefault="003A16C3" w:rsidP="00174D9D">
            <w:pPr>
              <w:rPr>
                <w:ins w:id="3711" w:author="bmooney" w:date="2011-06-30T13:47:00Z"/>
                <w:color w:val="000000"/>
                <w:sz w:val="20"/>
                <w:rPrChange w:id="3712" w:author="bmooney" w:date="2011-06-30T13:51:00Z">
                  <w:rPr>
                    <w:ins w:id="3713" w:author="bmooney" w:date="2011-06-30T13:47:00Z"/>
                    <w:rFonts w:ascii="Calibri" w:hAnsi="Calibri" w:cs="Calibri"/>
                    <w:color w:val="000000"/>
                    <w:sz w:val="22"/>
                    <w:szCs w:val="22"/>
                  </w:rPr>
                </w:rPrChange>
              </w:rPr>
            </w:pPr>
            <w:ins w:id="3714" w:author="bmooney" w:date="2011-06-30T13:50:00Z">
              <w:r w:rsidRPr="00174D9D">
                <w:rPr>
                  <w:color w:val="000000"/>
                  <w:sz w:val="20"/>
                  <w:rPrChange w:id="3715" w:author="bmooney" w:date="2011-06-30T13:51:00Z">
                    <w:rPr>
                      <w:rFonts w:ascii="Calibri" w:hAnsi="Calibri" w:cs="Calibri"/>
                      <w:color w:val="000000"/>
                      <w:sz w:val="22"/>
                      <w:szCs w:val="22"/>
                    </w:rPr>
                  </w:rPrChange>
                </w:rPr>
                <w:t>FR-</w:t>
              </w:r>
            </w:ins>
            <w:ins w:id="3716" w:author="bmooney" w:date="2011-07-01T08:57:00Z">
              <w:r>
                <w:rPr>
                  <w:color w:val="000000"/>
                  <w:sz w:val="20"/>
                </w:rPr>
                <w:t>309</w:t>
              </w:r>
            </w:ins>
            <w:ins w:id="3717" w:author="bmooney" w:date="2011-07-06T12:02:00Z">
              <w:r>
                <w:rPr>
                  <w:color w:val="000000"/>
                  <w:sz w:val="20"/>
                </w:rPr>
                <w:t>6</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Change w:id="3718" w:author="bmooney" w:date="2011-06-30T13:51:00Z">
              <w:tcPr>
                <w:tcW w:w="916" w:type="dxa"/>
                <w:gridSpan w:val="3"/>
                <w:tcBorders>
                  <w:top w:val="nil"/>
                  <w:left w:val="single" w:sz="4" w:space="0" w:color="auto"/>
                  <w:bottom w:val="single" w:sz="4" w:space="0" w:color="auto"/>
                  <w:right w:val="single" w:sz="4" w:space="0" w:color="auto"/>
                </w:tcBorders>
                <w:shd w:val="clear" w:color="auto" w:fill="auto"/>
                <w:noWrap/>
                <w:vAlign w:val="bottom"/>
                <w:hideMark/>
              </w:tcPr>
            </w:tcPrChange>
          </w:tcPr>
          <w:p w14:paraId="0870817C" w14:textId="45F84A4E" w:rsidR="003A16C3" w:rsidRPr="00174D9D" w:rsidRDefault="003A16C3" w:rsidP="00174D9D">
            <w:pPr>
              <w:rPr>
                <w:ins w:id="3719" w:author="bmooney" w:date="2011-06-30T13:47:00Z"/>
                <w:color w:val="000000"/>
                <w:sz w:val="20"/>
                <w:rPrChange w:id="3720" w:author="bmooney" w:date="2011-06-30T13:51:00Z">
                  <w:rPr>
                    <w:ins w:id="3721" w:author="bmooney" w:date="2011-06-30T13:47:00Z"/>
                    <w:rFonts w:ascii="Calibri" w:hAnsi="Calibri" w:cs="Calibri"/>
                    <w:color w:val="000000"/>
                    <w:sz w:val="22"/>
                    <w:szCs w:val="22"/>
                  </w:rPr>
                </w:rPrChange>
              </w:rPr>
            </w:pPr>
            <w:ins w:id="3722" w:author="bmooney" w:date="2011-06-30T13:47:00Z">
              <w:r w:rsidRPr="00174D9D">
                <w:rPr>
                  <w:color w:val="000000"/>
                  <w:sz w:val="20"/>
                  <w:rPrChange w:id="3723" w:author="bmooney" w:date="2011-06-30T13:51:00Z">
                    <w:rPr>
                      <w:rFonts w:ascii="Calibri" w:hAnsi="Calibri" w:cs="Calibri"/>
                      <w:color w:val="000000"/>
                      <w:sz w:val="22"/>
                      <w:szCs w:val="22"/>
                    </w:rPr>
                  </w:rPrChange>
                </w:rPr>
                <w:t>233.0</w:t>
              </w:r>
            </w:ins>
          </w:p>
        </w:tc>
        <w:tc>
          <w:tcPr>
            <w:tcW w:w="6030" w:type="dxa"/>
            <w:tcBorders>
              <w:top w:val="nil"/>
              <w:left w:val="nil"/>
              <w:bottom w:val="single" w:sz="4" w:space="0" w:color="auto"/>
              <w:right w:val="single" w:sz="4" w:space="0" w:color="auto"/>
            </w:tcBorders>
            <w:shd w:val="clear" w:color="auto" w:fill="auto"/>
            <w:noWrap/>
            <w:vAlign w:val="bottom"/>
            <w:hideMark/>
            <w:tcPrChange w:id="3724" w:author="bmooney" w:date="2011-06-30T13:51:00Z">
              <w:tcPr>
                <w:tcW w:w="5834" w:type="dxa"/>
                <w:tcBorders>
                  <w:top w:val="nil"/>
                  <w:left w:val="nil"/>
                  <w:bottom w:val="single" w:sz="4" w:space="0" w:color="auto"/>
                  <w:right w:val="single" w:sz="4" w:space="0" w:color="auto"/>
                </w:tcBorders>
                <w:shd w:val="clear" w:color="auto" w:fill="auto"/>
                <w:noWrap/>
                <w:vAlign w:val="bottom"/>
                <w:hideMark/>
              </w:tcPr>
            </w:tcPrChange>
          </w:tcPr>
          <w:p w14:paraId="5F241E1A" w14:textId="77777777" w:rsidR="003A16C3" w:rsidRPr="00174D9D" w:rsidRDefault="003A16C3" w:rsidP="00174D9D">
            <w:pPr>
              <w:rPr>
                <w:ins w:id="3725" w:author="bmooney" w:date="2011-06-30T13:47:00Z"/>
                <w:color w:val="000000"/>
                <w:sz w:val="20"/>
                <w:rPrChange w:id="3726" w:author="bmooney" w:date="2011-06-30T13:51:00Z">
                  <w:rPr>
                    <w:ins w:id="3727" w:author="bmooney" w:date="2011-06-30T13:47:00Z"/>
                    <w:rFonts w:ascii="Calibri" w:hAnsi="Calibri" w:cs="Calibri"/>
                    <w:color w:val="000000"/>
                    <w:sz w:val="22"/>
                    <w:szCs w:val="22"/>
                  </w:rPr>
                </w:rPrChange>
              </w:rPr>
            </w:pPr>
            <w:ins w:id="3728" w:author="bmooney" w:date="2011-06-30T13:47:00Z">
              <w:r w:rsidRPr="00174D9D">
                <w:rPr>
                  <w:color w:val="000000"/>
                  <w:sz w:val="20"/>
                  <w:rPrChange w:id="3729" w:author="bmooney" w:date="2011-06-30T13:51:00Z">
                    <w:rPr>
                      <w:rFonts w:ascii="Calibri" w:hAnsi="Calibri" w:cs="Calibri"/>
                      <w:color w:val="000000"/>
                      <w:sz w:val="22"/>
                      <w:szCs w:val="22"/>
                    </w:rPr>
                  </w:rPrChange>
                </w:rPr>
                <w:t>Carcinoma in situ of breast</w:t>
              </w:r>
            </w:ins>
          </w:p>
        </w:tc>
        <w:tc>
          <w:tcPr>
            <w:tcW w:w="1205" w:type="dxa"/>
            <w:tcBorders>
              <w:top w:val="nil"/>
              <w:left w:val="nil"/>
              <w:bottom w:val="single" w:sz="4" w:space="0" w:color="auto"/>
              <w:right w:val="single" w:sz="4" w:space="0" w:color="auto"/>
            </w:tcBorders>
            <w:shd w:val="clear" w:color="auto" w:fill="auto"/>
            <w:noWrap/>
            <w:vAlign w:val="bottom"/>
            <w:hideMark/>
            <w:tcPrChange w:id="3730" w:author="bmooney" w:date="2011-06-30T13:51:00Z">
              <w:tcPr>
                <w:tcW w:w="1188" w:type="dxa"/>
                <w:gridSpan w:val="2"/>
                <w:tcBorders>
                  <w:top w:val="nil"/>
                  <w:left w:val="nil"/>
                  <w:bottom w:val="single" w:sz="4" w:space="0" w:color="auto"/>
                  <w:right w:val="single" w:sz="4" w:space="0" w:color="auto"/>
                </w:tcBorders>
                <w:shd w:val="clear" w:color="auto" w:fill="auto"/>
                <w:noWrap/>
                <w:vAlign w:val="bottom"/>
                <w:hideMark/>
              </w:tcPr>
            </w:tcPrChange>
          </w:tcPr>
          <w:p w14:paraId="07A3C429" w14:textId="77777777" w:rsidR="003A16C3" w:rsidRPr="00174D9D" w:rsidRDefault="003A16C3" w:rsidP="00174D9D">
            <w:pPr>
              <w:rPr>
                <w:ins w:id="3731" w:author="bmooney" w:date="2011-06-30T13:47:00Z"/>
                <w:color w:val="000000"/>
                <w:sz w:val="20"/>
                <w:rPrChange w:id="3732" w:author="bmooney" w:date="2011-06-30T13:51:00Z">
                  <w:rPr>
                    <w:ins w:id="3733" w:author="bmooney" w:date="2011-06-30T13:47:00Z"/>
                    <w:rFonts w:ascii="Calibri" w:hAnsi="Calibri" w:cs="Calibri"/>
                    <w:color w:val="000000"/>
                    <w:sz w:val="22"/>
                    <w:szCs w:val="22"/>
                  </w:rPr>
                </w:rPrChange>
              </w:rPr>
            </w:pPr>
            <w:ins w:id="3734" w:author="bmooney" w:date="2011-06-30T13:47:00Z">
              <w:r w:rsidRPr="00174D9D">
                <w:rPr>
                  <w:color w:val="000000"/>
                  <w:sz w:val="20"/>
                  <w:rPrChange w:id="3735" w:author="bmooney" w:date="2011-06-30T13:51:00Z">
                    <w:rPr>
                      <w:rFonts w:ascii="Calibri" w:hAnsi="Calibri" w:cs="Calibri"/>
                      <w:color w:val="000000"/>
                      <w:sz w:val="22"/>
                      <w:szCs w:val="22"/>
                    </w:rPr>
                  </w:rPrChange>
                </w:rPr>
                <w:t>DCIS</w:t>
              </w:r>
            </w:ins>
          </w:p>
        </w:tc>
      </w:tr>
      <w:tr w:rsidR="003A16C3" w:rsidRPr="00174D9D" w14:paraId="19364E49" w14:textId="77777777" w:rsidTr="003A16C3">
        <w:trPr>
          <w:trHeight w:val="300"/>
          <w:ins w:id="3736" w:author="bmooney" w:date="2011-06-30T13:57:00Z"/>
        </w:trPr>
        <w:tc>
          <w:tcPr>
            <w:tcW w:w="1528" w:type="dxa"/>
            <w:tcBorders>
              <w:top w:val="nil"/>
              <w:left w:val="single" w:sz="4" w:space="0" w:color="auto"/>
              <w:bottom w:val="single" w:sz="4" w:space="0" w:color="auto"/>
              <w:right w:val="single" w:sz="4" w:space="0" w:color="auto"/>
            </w:tcBorders>
            <w:vAlign w:val="bottom"/>
          </w:tcPr>
          <w:p w14:paraId="13CC18BC" w14:textId="12BF962A" w:rsidR="003A16C3" w:rsidRPr="00605373" w:rsidRDefault="003A16C3" w:rsidP="007A2EB7">
            <w:pPr>
              <w:rPr>
                <w:ins w:id="3737" w:author="bmooney" w:date="2011-06-30T13:57:00Z"/>
                <w:color w:val="000000"/>
                <w:sz w:val="20"/>
              </w:rPr>
            </w:pPr>
            <w:ins w:id="3738" w:author="bmooney" w:date="2011-06-30T13:57:00Z">
              <w:r w:rsidRPr="00605373">
                <w:rPr>
                  <w:color w:val="000000"/>
                  <w:sz w:val="20"/>
                </w:rPr>
                <w:t>FR-</w:t>
              </w:r>
            </w:ins>
            <w:ins w:id="3739" w:author="bmooney" w:date="2011-07-01T08:57:00Z">
              <w:r>
                <w:rPr>
                  <w:color w:val="000000"/>
                  <w:sz w:val="20"/>
                </w:rPr>
                <w:t>309</w:t>
              </w:r>
            </w:ins>
            <w:ins w:id="3740" w:author="bmooney" w:date="2011-07-06T12:02:00Z">
              <w:r>
                <w:rPr>
                  <w:color w:val="000000"/>
                  <w:sz w:val="20"/>
                </w:rPr>
                <w:t>7</w:t>
              </w:r>
            </w:ins>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17DDADE1" w14:textId="77777777" w:rsidR="003A16C3" w:rsidRPr="00605373" w:rsidRDefault="003A16C3" w:rsidP="007A2EB7">
            <w:pPr>
              <w:rPr>
                <w:ins w:id="3741" w:author="bmooney" w:date="2011-06-30T13:57:00Z"/>
                <w:color w:val="000000"/>
                <w:sz w:val="20"/>
              </w:rPr>
            </w:pPr>
            <w:ins w:id="3742" w:author="bmooney" w:date="2011-06-30T13:57:00Z">
              <w:r w:rsidRPr="00605373">
                <w:rPr>
                  <w:color w:val="000000"/>
                  <w:sz w:val="20"/>
                </w:rPr>
                <w:t>232.5</w:t>
              </w:r>
            </w:ins>
          </w:p>
        </w:tc>
        <w:tc>
          <w:tcPr>
            <w:tcW w:w="6030" w:type="dxa"/>
            <w:tcBorders>
              <w:top w:val="nil"/>
              <w:left w:val="nil"/>
              <w:bottom w:val="single" w:sz="4" w:space="0" w:color="auto"/>
              <w:right w:val="single" w:sz="4" w:space="0" w:color="auto"/>
            </w:tcBorders>
            <w:shd w:val="clear" w:color="auto" w:fill="auto"/>
            <w:noWrap/>
            <w:vAlign w:val="bottom"/>
            <w:hideMark/>
          </w:tcPr>
          <w:p w14:paraId="2E645274" w14:textId="77777777" w:rsidR="003A16C3" w:rsidRPr="00605373" w:rsidRDefault="003A16C3" w:rsidP="007A2EB7">
            <w:pPr>
              <w:rPr>
                <w:ins w:id="3743" w:author="bmooney" w:date="2011-06-30T13:57:00Z"/>
                <w:color w:val="000000"/>
                <w:sz w:val="20"/>
              </w:rPr>
            </w:pPr>
            <w:ins w:id="3744" w:author="bmooney" w:date="2011-06-30T13:57:00Z">
              <w:r w:rsidRPr="00605373">
                <w:rPr>
                  <w:color w:val="000000"/>
                  <w:sz w:val="20"/>
                </w:rPr>
                <w:t>Carcinoma in situ of skin of trunk except scrotum</w:t>
              </w:r>
            </w:ins>
          </w:p>
        </w:tc>
        <w:tc>
          <w:tcPr>
            <w:tcW w:w="1205" w:type="dxa"/>
            <w:tcBorders>
              <w:top w:val="nil"/>
              <w:left w:val="nil"/>
              <w:bottom w:val="single" w:sz="4" w:space="0" w:color="auto"/>
              <w:right w:val="single" w:sz="4" w:space="0" w:color="auto"/>
            </w:tcBorders>
            <w:shd w:val="clear" w:color="auto" w:fill="auto"/>
            <w:noWrap/>
            <w:vAlign w:val="bottom"/>
            <w:hideMark/>
          </w:tcPr>
          <w:p w14:paraId="59BBEB14" w14:textId="77777777" w:rsidR="003A16C3" w:rsidRPr="00605373" w:rsidRDefault="003A16C3" w:rsidP="007A2EB7">
            <w:pPr>
              <w:rPr>
                <w:ins w:id="3745" w:author="bmooney" w:date="2011-06-30T13:57:00Z"/>
                <w:color w:val="000000"/>
                <w:sz w:val="20"/>
              </w:rPr>
            </w:pPr>
            <w:ins w:id="3746" w:author="bmooney" w:date="2011-06-30T13:57:00Z">
              <w:r w:rsidRPr="00605373">
                <w:rPr>
                  <w:color w:val="000000"/>
                  <w:sz w:val="20"/>
                </w:rPr>
                <w:t>DCIS</w:t>
              </w:r>
            </w:ins>
          </w:p>
        </w:tc>
      </w:tr>
    </w:tbl>
    <w:p w14:paraId="5955DDB9" w14:textId="77777777" w:rsidR="00174D9D" w:rsidRDefault="00174D9D">
      <w:pPr>
        <w:rPr>
          <w:ins w:id="3747" w:author="bmooney" w:date="2011-06-30T13:45:00Z"/>
          <w:sz w:val="20"/>
        </w:rPr>
        <w:pPrChange w:id="3748" w:author="bmooney" w:date="2011-06-30T13:32:00Z">
          <w:pPr>
            <w:pStyle w:val="Heading3"/>
          </w:pPr>
        </w:pPrChange>
      </w:pPr>
    </w:p>
    <w:p w14:paraId="433B60CE" w14:textId="77777777" w:rsidR="00174D9D" w:rsidRDefault="00174D9D">
      <w:pPr>
        <w:rPr>
          <w:ins w:id="3749" w:author="bmooney" w:date="2011-06-30T13:36:00Z"/>
          <w:sz w:val="20"/>
        </w:rPr>
        <w:pPrChange w:id="3750" w:author="bmooney" w:date="2011-06-30T13:32:00Z">
          <w:pPr>
            <w:pStyle w:val="Heading3"/>
          </w:pPr>
        </w:pPrChange>
      </w:pPr>
    </w:p>
    <w:p w14:paraId="66B9A3B1" w14:textId="77777777" w:rsidR="0079575E" w:rsidRPr="0079575E" w:rsidRDefault="0079575E">
      <w:pPr>
        <w:rPr>
          <w:ins w:id="3751" w:author="bmooney" w:date="2011-06-30T13:32:00Z"/>
          <w:sz w:val="20"/>
          <w:rPrChange w:id="3752" w:author="bmooney" w:date="2011-06-30T13:32:00Z">
            <w:rPr>
              <w:ins w:id="3753" w:author="bmooney" w:date="2011-06-30T13:32:00Z"/>
            </w:rPr>
          </w:rPrChange>
        </w:rPr>
        <w:pPrChange w:id="3754" w:author="bmooney" w:date="2011-06-30T13:32:00Z">
          <w:pPr>
            <w:pStyle w:val="Heading3"/>
          </w:pPr>
        </w:pPrChange>
      </w:pPr>
    </w:p>
    <w:p w14:paraId="16E4A38E" w14:textId="77777777" w:rsidR="00684432" w:rsidRDefault="00537805" w:rsidP="009446BF">
      <w:pPr>
        <w:pStyle w:val="Heading3"/>
      </w:pPr>
      <w:r w:rsidRPr="00FB06D0">
        <w:t>Primary tab</w:t>
      </w:r>
      <w:bookmarkEnd w:id="2546"/>
      <w:bookmarkEnd w:id="2547"/>
      <w:bookmarkEnd w:id="2548"/>
      <w:bookmarkEnd w:id="2549"/>
    </w:p>
    <w:p w14:paraId="16E4A38F" w14:textId="77777777" w:rsidR="00684432" w:rsidRDefault="004D3ADC" w:rsidP="009446BF">
      <w:pPr>
        <w:pStyle w:val="Body3"/>
      </w:pPr>
      <w:r>
        <w:t>This screen not fully documented.</w:t>
      </w:r>
    </w:p>
    <w:p w14:paraId="16E4A390" w14:textId="77777777" w:rsidR="00684432" w:rsidRDefault="00B37D2E" w:rsidP="009446BF">
      <w:pPr>
        <w:pStyle w:val="Body3"/>
      </w:pPr>
      <w:r>
        <w:rPr>
          <w:noProof/>
        </w:rPr>
        <w:drawing>
          <wp:inline distT="0" distB="0" distL="0" distR="0" wp14:anchorId="16E4AFF4" wp14:editId="16E4AFF5">
            <wp:extent cx="4443984" cy="3671316"/>
            <wp:effectExtent l="1905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srcRect/>
                    <a:stretch>
                      <a:fillRect/>
                    </a:stretch>
                  </pic:blipFill>
                  <pic:spPr bwMode="auto">
                    <a:xfrm>
                      <a:off x="0" y="0"/>
                      <a:ext cx="4443984" cy="3671316"/>
                    </a:xfrm>
                    <a:prstGeom prst="rect">
                      <a:avLst/>
                    </a:prstGeom>
                    <a:noFill/>
                    <a:ln w="9525">
                      <a:noFill/>
                      <a:miter lim="800000"/>
                      <a:headEnd/>
                      <a:tailEnd/>
                    </a:ln>
                  </pic:spPr>
                </pic:pic>
              </a:graphicData>
            </a:graphic>
          </wp:inline>
        </w:drawing>
      </w:r>
    </w:p>
    <w:p w14:paraId="16E4A391" w14:textId="77777777" w:rsidR="00684432" w:rsidRDefault="00CF6AA2" w:rsidP="009446BF">
      <w:pPr>
        <w:pStyle w:val="Body3"/>
      </w:pPr>
      <w:r w:rsidRPr="00FB06D0">
        <w:t>This tab represents information about the patient’s primary insurance coverage.</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1800"/>
        <w:gridCol w:w="2430"/>
        <w:gridCol w:w="1882"/>
        <w:gridCol w:w="1808"/>
      </w:tblGrid>
      <w:tr w:rsidR="00D90467" w:rsidRPr="005858AC" w14:paraId="16E4A397" w14:textId="77777777" w:rsidTr="006B4698">
        <w:tc>
          <w:tcPr>
            <w:tcW w:w="720" w:type="dxa"/>
          </w:tcPr>
          <w:p w14:paraId="16E4A392" w14:textId="77777777" w:rsidR="00D90467" w:rsidRPr="005858AC" w:rsidRDefault="00D90467" w:rsidP="005858AC">
            <w:pPr>
              <w:spacing w:after="120"/>
              <w:rPr>
                <w:b/>
                <w:bCs/>
                <w:sz w:val="20"/>
              </w:rPr>
            </w:pPr>
            <w:proofErr w:type="spellStart"/>
            <w:r w:rsidRPr="005858AC">
              <w:rPr>
                <w:b/>
                <w:bCs/>
                <w:sz w:val="20"/>
              </w:rPr>
              <w:t>Req</w:t>
            </w:r>
            <w:proofErr w:type="spellEnd"/>
            <w:r w:rsidRPr="005858AC">
              <w:rPr>
                <w:b/>
                <w:bCs/>
                <w:sz w:val="20"/>
              </w:rPr>
              <w:t xml:space="preserve"> #</w:t>
            </w:r>
          </w:p>
        </w:tc>
        <w:tc>
          <w:tcPr>
            <w:tcW w:w="1800" w:type="dxa"/>
          </w:tcPr>
          <w:p w14:paraId="16E4A393" w14:textId="77777777" w:rsidR="00D90467" w:rsidRPr="005858AC" w:rsidRDefault="00D90467" w:rsidP="005858AC">
            <w:pPr>
              <w:spacing w:after="120"/>
              <w:rPr>
                <w:b/>
                <w:bCs/>
                <w:sz w:val="20"/>
              </w:rPr>
            </w:pPr>
            <w:r w:rsidRPr="005858AC">
              <w:rPr>
                <w:b/>
                <w:bCs/>
                <w:sz w:val="20"/>
              </w:rPr>
              <w:t>Field Name</w:t>
            </w:r>
          </w:p>
        </w:tc>
        <w:tc>
          <w:tcPr>
            <w:tcW w:w="2430" w:type="dxa"/>
          </w:tcPr>
          <w:p w14:paraId="16E4A394" w14:textId="77777777" w:rsidR="00D90467" w:rsidRPr="005858AC" w:rsidRDefault="00D90467" w:rsidP="005858AC">
            <w:pPr>
              <w:spacing w:after="120"/>
              <w:rPr>
                <w:b/>
                <w:bCs/>
                <w:sz w:val="20"/>
              </w:rPr>
            </w:pPr>
            <w:r w:rsidRPr="005858AC">
              <w:rPr>
                <w:b/>
                <w:bCs/>
                <w:sz w:val="20"/>
              </w:rPr>
              <w:t>Meaning</w:t>
            </w:r>
          </w:p>
        </w:tc>
        <w:tc>
          <w:tcPr>
            <w:tcW w:w="1882" w:type="dxa"/>
          </w:tcPr>
          <w:p w14:paraId="16E4A395" w14:textId="77777777" w:rsidR="00D90467" w:rsidRPr="005858AC" w:rsidRDefault="00D90467" w:rsidP="005858AC">
            <w:pPr>
              <w:spacing w:after="120"/>
              <w:rPr>
                <w:b/>
                <w:bCs/>
                <w:sz w:val="20"/>
              </w:rPr>
            </w:pPr>
            <w:r w:rsidRPr="005858AC">
              <w:rPr>
                <w:b/>
                <w:bCs/>
                <w:sz w:val="20"/>
              </w:rPr>
              <w:t>Database column</w:t>
            </w:r>
          </w:p>
        </w:tc>
        <w:tc>
          <w:tcPr>
            <w:tcW w:w="1808" w:type="dxa"/>
          </w:tcPr>
          <w:p w14:paraId="16E4A396" w14:textId="77777777" w:rsidR="00D90467" w:rsidRPr="005858AC" w:rsidRDefault="00D90467" w:rsidP="005858AC">
            <w:pPr>
              <w:spacing w:after="120"/>
              <w:rPr>
                <w:b/>
                <w:bCs/>
                <w:sz w:val="20"/>
              </w:rPr>
            </w:pPr>
            <w:r w:rsidRPr="005858AC">
              <w:rPr>
                <w:b/>
                <w:bCs/>
                <w:sz w:val="20"/>
              </w:rPr>
              <w:t>Data source</w:t>
            </w:r>
          </w:p>
        </w:tc>
      </w:tr>
      <w:tr w:rsidR="00D90467" w:rsidRPr="005858AC" w14:paraId="16E4A39D" w14:textId="77777777" w:rsidTr="006B4698">
        <w:tc>
          <w:tcPr>
            <w:tcW w:w="720" w:type="dxa"/>
          </w:tcPr>
          <w:p w14:paraId="16E4A398" w14:textId="77777777" w:rsidR="00D90467" w:rsidRPr="005858AC" w:rsidRDefault="00D90467" w:rsidP="005858AC">
            <w:pPr>
              <w:spacing w:after="120"/>
              <w:rPr>
                <w:sz w:val="20"/>
              </w:rPr>
            </w:pPr>
          </w:p>
        </w:tc>
        <w:tc>
          <w:tcPr>
            <w:tcW w:w="1800" w:type="dxa"/>
          </w:tcPr>
          <w:p w14:paraId="16E4A399" w14:textId="77777777" w:rsidR="00D90467" w:rsidRPr="005858AC" w:rsidRDefault="00CF6AA2" w:rsidP="005858AC">
            <w:pPr>
              <w:spacing w:after="120"/>
              <w:rPr>
                <w:sz w:val="20"/>
              </w:rPr>
            </w:pPr>
            <w:r w:rsidRPr="005858AC">
              <w:rPr>
                <w:sz w:val="20"/>
              </w:rPr>
              <w:t>Member ID #</w:t>
            </w:r>
          </w:p>
        </w:tc>
        <w:tc>
          <w:tcPr>
            <w:tcW w:w="2430" w:type="dxa"/>
          </w:tcPr>
          <w:p w14:paraId="16E4A39A" w14:textId="77777777" w:rsidR="00D90467" w:rsidRPr="005858AC" w:rsidRDefault="00D90467" w:rsidP="005858AC">
            <w:pPr>
              <w:spacing w:after="120"/>
              <w:rPr>
                <w:sz w:val="20"/>
              </w:rPr>
            </w:pPr>
          </w:p>
        </w:tc>
        <w:tc>
          <w:tcPr>
            <w:tcW w:w="1882" w:type="dxa"/>
          </w:tcPr>
          <w:p w14:paraId="16E4A39B" w14:textId="77777777" w:rsidR="00D90467" w:rsidRPr="005858AC" w:rsidRDefault="00D90467" w:rsidP="005858AC">
            <w:pPr>
              <w:spacing w:after="120"/>
              <w:rPr>
                <w:sz w:val="20"/>
              </w:rPr>
            </w:pPr>
          </w:p>
        </w:tc>
        <w:tc>
          <w:tcPr>
            <w:tcW w:w="1808" w:type="dxa"/>
          </w:tcPr>
          <w:p w14:paraId="16E4A39C" w14:textId="77777777" w:rsidR="00D90467" w:rsidRPr="005858AC" w:rsidRDefault="00D90467" w:rsidP="005858AC">
            <w:pPr>
              <w:spacing w:after="120"/>
              <w:rPr>
                <w:sz w:val="20"/>
              </w:rPr>
            </w:pPr>
          </w:p>
        </w:tc>
      </w:tr>
      <w:tr w:rsidR="00D90467" w:rsidRPr="005858AC" w14:paraId="16E4A3A3" w14:textId="77777777" w:rsidTr="006B4698">
        <w:tc>
          <w:tcPr>
            <w:tcW w:w="720" w:type="dxa"/>
          </w:tcPr>
          <w:p w14:paraId="16E4A39E" w14:textId="77777777" w:rsidR="00D90467" w:rsidRPr="005858AC" w:rsidRDefault="00D90467" w:rsidP="005858AC">
            <w:pPr>
              <w:spacing w:after="120"/>
              <w:rPr>
                <w:sz w:val="20"/>
              </w:rPr>
            </w:pPr>
          </w:p>
        </w:tc>
        <w:tc>
          <w:tcPr>
            <w:tcW w:w="1800" w:type="dxa"/>
          </w:tcPr>
          <w:p w14:paraId="16E4A39F" w14:textId="77777777" w:rsidR="00D90467" w:rsidRPr="005858AC" w:rsidRDefault="00CF6AA2" w:rsidP="005858AC">
            <w:pPr>
              <w:spacing w:after="120"/>
              <w:rPr>
                <w:sz w:val="20"/>
              </w:rPr>
            </w:pPr>
            <w:r w:rsidRPr="005858AC">
              <w:rPr>
                <w:sz w:val="20"/>
              </w:rPr>
              <w:t>Group #</w:t>
            </w:r>
          </w:p>
        </w:tc>
        <w:tc>
          <w:tcPr>
            <w:tcW w:w="2430" w:type="dxa"/>
          </w:tcPr>
          <w:p w14:paraId="16E4A3A0" w14:textId="77777777" w:rsidR="00D90467" w:rsidRPr="005858AC" w:rsidRDefault="00D90467" w:rsidP="005858AC">
            <w:pPr>
              <w:spacing w:after="120"/>
              <w:rPr>
                <w:sz w:val="20"/>
              </w:rPr>
            </w:pPr>
          </w:p>
        </w:tc>
        <w:tc>
          <w:tcPr>
            <w:tcW w:w="1882" w:type="dxa"/>
          </w:tcPr>
          <w:p w14:paraId="16E4A3A1" w14:textId="77777777" w:rsidR="00D90467" w:rsidRPr="005858AC" w:rsidRDefault="00D90467" w:rsidP="005858AC">
            <w:pPr>
              <w:spacing w:after="120"/>
              <w:rPr>
                <w:sz w:val="20"/>
              </w:rPr>
            </w:pPr>
          </w:p>
        </w:tc>
        <w:tc>
          <w:tcPr>
            <w:tcW w:w="1808" w:type="dxa"/>
          </w:tcPr>
          <w:p w14:paraId="16E4A3A2" w14:textId="77777777" w:rsidR="00D90467" w:rsidRPr="005858AC" w:rsidRDefault="00D90467" w:rsidP="005858AC">
            <w:pPr>
              <w:spacing w:after="120"/>
              <w:rPr>
                <w:sz w:val="20"/>
              </w:rPr>
            </w:pPr>
          </w:p>
        </w:tc>
      </w:tr>
      <w:tr w:rsidR="00D90467" w:rsidRPr="005858AC" w14:paraId="16E4A3A9" w14:textId="77777777" w:rsidTr="006B4698">
        <w:tc>
          <w:tcPr>
            <w:tcW w:w="720" w:type="dxa"/>
          </w:tcPr>
          <w:p w14:paraId="16E4A3A4" w14:textId="77777777" w:rsidR="00D90467" w:rsidRPr="005858AC" w:rsidRDefault="00D90467" w:rsidP="005858AC">
            <w:pPr>
              <w:spacing w:after="120"/>
              <w:rPr>
                <w:sz w:val="20"/>
              </w:rPr>
            </w:pPr>
          </w:p>
        </w:tc>
        <w:tc>
          <w:tcPr>
            <w:tcW w:w="1800" w:type="dxa"/>
          </w:tcPr>
          <w:p w14:paraId="16E4A3A5" w14:textId="77777777" w:rsidR="00D90467" w:rsidRPr="005858AC" w:rsidRDefault="00CF6AA2" w:rsidP="005858AC">
            <w:pPr>
              <w:spacing w:after="120"/>
              <w:rPr>
                <w:sz w:val="20"/>
              </w:rPr>
            </w:pPr>
            <w:r w:rsidRPr="005858AC">
              <w:rPr>
                <w:sz w:val="20"/>
              </w:rPr>
              <w:t>Relationship</w:t>
            </w:r>
          </w:p>
        </w:tc>
        <w:tc>
          <w:tcPr>
            <w:tcW w:w="2430" w:type="dxa"/>
          </w:tcPr>
          <w:p w14:paraId="16E4A3A6" w14:textId="77777777" w:rsidR="00D90467" w:rsidRPr="005858AC" w:rsidRDefault="00D90467" w:rsidP="005858AC">
            <w:pPr>
              <w:spacing w:after="120"/>
              <w:rPr>
                <w:sz w:val="20"/>
              </w:rPr>
            </w:pPr>
          </w:p>
        </w:tc>
        <w:tc>
          <w:tcPr>
            <w:tcW w:w="1882" w:type="dxa"/>
          </w:tcPr>
          <w:p w14:paraId="16E4A3A7" w14:textId="77777777" w:rsidR="00D90467" w:rsidRPr="005858AC" w:rsidRDefault="00D90467" w:rsidP="005858AC">
            <w:pPr>
              <w:spacing w:after="120"/>
              <w:rPr>
                <w:sz w:val="20"/>
              </w:rPr>
            </w:pPr>
          </w:p>
        </w:tc>
        <w:tc>
          <w:tcPr>
            <w:tcW w:w="1808" w:type="dxa"/>
          </w:tcPr>
          <w:p w14:paraId="16E4A3A8" w14:textId="77777777" w:rsidR="00D90467" w:rsidRPr="005858AC" w:rsidRDefault="00D90467" w:rsidP="005858AC">
            <w:pPr>
              <w:spacing w:after="120"/>
              <w:rPr>
                <w:sz w:val="20"/>
              </w:rPr>
            </w:pPr>
          </w:p>
        </w:tc>
      </w:tr>
      <w:tr w:rsidR="00D90467" w:rsidRPr="005858AC" w14:paraId="16E4A3AF" w14:textId="77777777" w:rsidTr="006B4698">
        <w:tc>
          <w:tcPr>
            <w:tcW w:w="720" w:type="dxa"/>
          </w:tcPr>
          <w:p w14:paraId="16E4A3AA" w14:textId="77777777" w:rsidR="00D90467" w:rsidRPr="005858AC" w:rsidRDefault="00D90467" w:rsidP="005858AC">
            <w:pPr>
              <w:spacing w:after="120"/>
              <w:rPr>
                <w:sz w:val="20"/>
              </w:rPr>
            </w:pPr>
          </w:p>
        </w:tc>
        <w:tc>
          <w:tcPr>
            <w:tcW w:w="1800" w:type="dxa"/>
          </w:tcPr>
          <w:p w14:paraId="16E4A3AB" w14:textId="77777777" w:rsidR="00D90467" w:rsidRPr="005858AC" w:rsidRDefault="00CF6AA2" w:rsidP="005858AC">
            <w:pPr>
              <w:spacing w:after="120"/>
              <w:rPr>
                <w:sz w:val="20"/>
              </w:rPr>
            </w:pPr>
            <w:r w:rsidRPr="005858AC">
              <w:rPr>
                <w:sz w:val="20"/>
              </w:rPr>
              <w:t>Other Relationship</w:t>
            </w:r>
          </w:p>
        </w:tc>
        <w:tc>
          <w:tcPr>
            <w:tcW w:w="2430" w:type="dxa"/>
          </w:tcPr>
          <w:p w14:paraId="16E4A3AC" w14:textId="77777777" w:rsidR="00D90467" w:rsidRPr="005858AC" w:rsidRDefault="00D90467" w:rsidP="005858AC">
            <w:pPr>
              <w:spacing w:after="120"/>
              <w:rPr>
                <w:sz w:val="20"/>
              </w:rPr>
            </w:pPr>
          </w:p>
        </w:tc>
        <w:tc>
          <w:tcPr>
            <w:tcW w:w="1882" w:type="dxa"/>
          </w:tcPr>
          <w:p w14:paraId="16E4A3AD" w14:textId="77777777" w:rsidR="00D90467" w:rsidRPr="005858AC" w:rsidRDefault="00D90467" w:rsidP="005858AC">
            <w:pPr>
              <w:spacing w:after="120"/>
              <w:rPr>
                <w:sz w:val="20"/>
              </w:rPr>
            </w:pPr>
          </w:p>
        </w:tc>
        <w:tc>
          <w:tcPr>
            <w:tcW w:w="1808" w:type="dxa"/>
          </w:tcPr>
          <w:p w14:paraId="16E4A3AE" w14:textId="77777777" w:rsidR="00D90467" w:rsidRPr="005858AC" w:rsidRDefault="00D90467" w:rsidP="005858AC">
            <w:pPr>
              <w:spacing w:after="120"/>
              <w:rPr>
                <w:sz w:val="20"/>
              </w:rPr>
            </w:pPr>
          </w:p>
        </w:tc>
      </w:tr>
      <w:tr w:rsidR="00D90467" w:rsidRPr="005858AC" w14:paraId="16E4A3B5" w14:textId="77777777" w:rsidTr="006B4698">
        <w:tc>
          <w:tcPr>
            <w:tcW w:w="720" w:type="dxa"/>
          </w:tcPr>
          <w:p w14:paraId="16E4A3B0" w14:textId="77777777" w:rsidR="00D90467" w:rsidRPr="005858AC" w:rsidRDefault="00D90467" w:rsidP="005858AC">
            <w:pPr>
              <w:spacing w:after="120"/>
              <w:rPr>
                <w:sz w:val="20"/>
              </w:rPr>
            </w:pPr>
          </w:p>
        </w:tc>
        <w:tc>
          <w:tcPr>
            <w:tcW w:w="1800" w:type="dxa"/>
          </w:tcPr>
          <w:p w14:paraId="16E4A3B1" w14:textId="77777777" w:rsidR="00D90467" w:rsidRPr="005858AC" w:rsidRDefault="00CF6AA2" w:rsidP="005858AC">
            <w:pPr>
              <w:spacing w:after="120"/>
              <w:rPr>
                <w:sz w:val="20"/>
              </w:rPr>
            </w:pPr>
            <w:r w:rsidRPr="005858AC">
              <w:rPr>
                <w:sz w:val="20"/>
              </w:rPr>
              <w:t>DOB</w:t>
            </w:r>
          </w:p>
        </w:tc>
        <w:tc>
          <w:tcPr>
            <w:tcW w:w="2430" w:type="dxa"/>
          </w:tcPr>
          <w:p w14:paraId="16E4A3B2" w14:textId="77777777" w:rsidR="00D90467" w:rsidRPr="005858AC" w:rsidRDefault="00D90467" w:rsidP="005858AC">
            <w:pPr>
              <w:spacing w:after="120"/>
              <w:rPr>
                <w:sz w:val="20"/>
              </w:rPr>
            </w:pPr>
          </w:p>
        </w:tc>
        <w:tc>
          <w:tcPr>
            <w:tcW w:w="1882" w:type="dxa"/>
          </w:tcPr>
          <w:p w14:paraId="16E4A3B3" w14:textId="77777777" w:rsidR="00D90467" w:rsidRPr="005858AC" w:rsidRDefault="00D90467" w:rsidP="005858AC">
            <w:pPr>
              <w:spacing w:after="120"/>
              <w:rPr>
                <w:sz w:val="20"/>
              </w:rPr>
            </w:pPr>
          </w:p>
        </w:tc>
        <w:tc>
          <w:tcPr>
            <w:tcW w:w="1808" w:type="dxa"/>
          </w:tcPr>
          <w:p w14:paraId="16E4A3B4" w14:textId="77777777" w:rsidR="00D90467" w:rsidRPr="005858AC" w:rsidRDefault="00D90467" w:rsidP="005858AC">
            <w:pPr>
              <w:spacing w:after="120"/>
              <w:rPr>
                <w:sz w:val="20"/>
              </w:rPr>
            </w:pPr>
          </w:p>
        </w:tc>
      </w:tr>
      <w:tr w:rsidR="00D90467" w:rsidRPr="005858AC" w14:paraId="16E4A3BB" w14:textId="77777777" w:rsidTr="006B4698">
        <w:tc>
          <w:tcPr>
            <w:tcW w:w="720" w:type="dxa"/>
          </w:tcPr>
          <w:p w14:paraId="16E4A3B6" w14:textId="77777777" w:rsidR="00D90467" w:rsidRPr="005858AC" w:rsidRDefault="00D90467" w:rsidP="005858AC">
            <w:pPr>
              <w:spacing w:after="120"/>
              <w:rPr>
                <w:sz w:val="20"/>
              </w:rPr>
            </w:pPr>
          </w:p>
        </w:tc>
        <w:tc>
          <w:tcPr>
            <w:tcW w:w="1800" w:type="dxa"/>
          </w:tcPr>
          <w:p w14:paraId="16E4A3B7" w14:textId="77777777" w:rsidR="00D90467" w:rsidRPr="005858AC" w:rsidRDefault="00CF6AA2" w:rsidP="005858AC">
            <w:pPr>
              <w:spacing w:after="120"/>
              <w:rPr>
                <w:sz w:val="20"/>
              </w:rPr>
            </w:pPr>
            <w:r w:rsidRPr="005858AC">
              <w:rPr>
                <w:sz w:val="20"/>
              </w:rPr>
              <w:t>Gender</w:t>
            </w:r>
          </w:p>
        </w:tc>
        <w:tc>
          <w:tcPr>
            <w:tcW w:w="2430" w:type="dxa"/>
          </w:tcPr>
          <w:p w14:paraId="16E4A3B8" w14:textId="77777777" w:rsidR="00D90467" w:rsidRPr="005858AC" w:rsidRDefault="00D90467" w:rsidP="005858AC">
            <w:pPr>
              <w:spacing w:after="120"/>
              <w:rPr>
                <w:sz w:val="20"/>
              </w:rPr>
            </w:pPr>
          </w:p>
        </w:tc>
        <w:tc>
          <w:tcPr>
            <w:tcW w:w="1882" w:type="dxa"/>
          </w:tcPr>
          <w:p w14:paraId="16E4A3B9" w14:textId="77777777" w:rsidR="00D90467" w:rsidRPr="005858AC" w:rsidRDefault="00D90467" w:rsidP="005858AC">
            <w:pPr>
              <w:spacing w:after="120"/>
              <w:rPr>
                <w:sz w:val="20"/>
              </w:rPr>
            </w:pPr>
          </w:p>
        </w:tc>
        <w:tc>
          <w:tcPr>
            <w:tcW w:w="1808" w:type="dxa"/>
          </w:tcPr>
          <w:p w14:paraId="16E4A3BA" w14:textId="77777777" w:rsidR="00D90467" w:rsidRPr="005858AC" w:rsidRDefault="00D90467" w:rsidP="005858AC">
            <w:pPr>
              <w:spacing w:after="120"/>
              <w:rPr>
                <w:sz w:val="20"/>
              </w:rPr>
            </w:pPr>
          </w:p>
        </w:tc>
      </w:tr>
      <w:tr w:rsidR="00D90467" w:rsidRPr="005858AC" w14:paraId="16E4A3C1" w14:textId="77777777" w:rsidTr="006B4698">
        <w:tc>
          <w:tcPr>
            <w:tcW w:w="720" w:type="dxa"/>
          </w:tcPr>
          <w:p w14:paraId="16E4A3BC" w14:textId="77777777" w:rsidR="00D90467" w:rsidRPr="005858AC" w:rsidRDefault="00D90467" w:rsidP="005858AC">
            <w:pPr>
              <w:spacing w:after="120"/>
              <w:rPr>
                <w:sz w:val="20"/>
              </w:rPr>
            </w:pPr>
          </w:p>
        </w:tc>
        <w:tc>
          <w:tcPr>
            <w:tcW w:w="1800" w:type="dxa"/>
          </w:tcPr>
          <w:p w14:paraId="16E4A3BD" w14:textId="77777777" w:rsidR="00D90467" w:rsidRPr="005858AC" w:rsidRDefault="00CF6AA2" w:rsidP="005858AC">
            <w:pPr>
              <w:spacing w:after="120"/>
              <w:rPr>
                <w:sz w:val="20"/>
              </w:rPr>
            </w:pPr>
            <w:r w:rsidRPr="005858AC">
              <w:rPr>
                <w:sz w:val="20"/>
              </w:rPr>
              <w:t>Last Name</w:t>
            </w:r>
          </w:p>
        </w:tc>
        <w:tc>
          <w:tcPr>
            <w:tcW w:w="2430" w:type="dxa"/>
          </w:tcPr>
          <w:p w14:paraId="16E4A3BE" w14:textId="77777777" w:rsidR="00D90467" w:rsidRPr="005858AC" w:rsidRDefault="00D90467" w:rsidP="005858AC">
            <w:pPr>
              <w:spacing w:after="120"/>
              <w:rPr>
                <w:sz w:val="20"/>
              </w:rPr>
            </w:pPr>
          </w:p>
        </w:tc>
        <w:tc>
          <w:tcPr>
            <w:tcW w:w="1882" w:type="dxa"/>
          </w:tcPr>
          <w:p w14:paraId="16E4A3BF" w14:textId="77777777" w:rsidR="00D90467" w:rsidRPr="005858AC" w:rsidRDefault="00D90467" w:rsidP="005858AC">
            <w:pPr>
              <w:spacing w:after="120"/>
              <w:rPr>
                <w:sz w:val="20"/>
              </w:rPr>
            </w:pPr>
          </w:p>
        </w:tc>
        <w:tc>
          <w:tcPr>
            <w:tcW w:w="1808" w:type="dxa"/>
          </w:tcPr>
          <w:p w14:paraId="16E4A3C0" w14:textId="77777777" w:rsidR="00D90467" w:rsidRPr="005858AC" w:rsidRDefault="00D90467" w:rsidP="005858AC">
            <w:pPr>
              <w:spacing w:after="120"/>
              <w:rPr>
                <w:sz w:val="20"/>
              </w:rPr>
            </w:pPr>
          </w:p>
        </w:tc>
      </w:tr>
      <w:tr w:rsidR="00D90467" w:rsidRPr="005858AC" w14:paraId="16E4A3C7" w14:textId="77777777" w:rsidTr="006B4698">
        <w:tc>
          <w:tcPr>
            <w:tcW w:w="720" w:type="dxa"/>
          </w:tcPr>
          <w:p w14:paraId="16E4A3C2" w14:textId="77777777" w:rsidR="00D90467" w:rsidRPr="005858AC" w:rsidRDefault="00D90467" w:rsidP="005858AC">
            <w:pPr>
              <w:spacing w:after="120"/>
              <w:rPr>
                <w:sz w:val="20"/>
              </w:rPr>
            </w:pPr>
          </w:p>
        </w:tc>
        <w:tc>
          <w:tcPr>
            <w:tcW w:w="1800" w:type="dxa"/>
          </w:tcPr>
          <w:p w14:paraId="16E4A3C3" w14:textId="77777777" w:rsidR="00D90467" w:rsidRPr="005858AC" w:rsidRDefault="00CF6AA2" w:rsidP="005858AC">
            <w:pPr>
              <w:spacing w:after="120"/>
              <w:rPr>
                <w:sz w:val="20"/>
              </w:rPr>
            </w:pPr>
            <w:r w:rsidRPr="005858AC">
              <w:rPr>
                <w:sz w:val="20"/>
              </w:rPr>
              <w:t>First Name</w:t>
            </w:r>
          </w:p>
        </w:tc>
        <w:tc>
          <w:tcPr>
            <w:tcW w:w="2430" w:type="dxa"/>
          </w:tcPr>
          <w:p w14:paraId="16E4A3C4" w14:textId="77777777" w:rsidR="00D90467" w:rsidRPr="005858AC" w:rsidRDefault="00D90467" w:rsidP="005858AC">
            <w:pPr>
              <w:spacing w:after="120"/>
              <w:rPr>
                <w:sz w:val="20"/>
              </w:rPr>
            </w:pPr>
          </w:p>
        </w:tc>
        <w:tc>
          <w:tcPr>
            <w:tcW w:w="1882" w:type="dxa"/>
          </w:tcPr>
          <w:p w14:paraId="16E4A3C5" w14:textId="77777777" w:rsidR="00D90467" w:rsidRPr="005858AC" w:rsidRDefault="00D90467" w:rsidP="005858AC">
            <w:pPr>
              <w:spacing w:after="120"/>
              <w:rPr>
                <w:sz w:val="20"/>
              </w:rPr>
            </w:pPr>
          </w:p>
        </w:tc>
        <w:tc>
          <w:tcPr>
            <w:tcW w:w="1808" w:type="dxa"/>
          </w:tcPr>
          <w:p w14:paraId="16E4A3C6" w14:textId="77777777" w:rsidR="00D90467" w:rsidRPr="005858AC" w:rsidRDefault="00D90467" w:rsidP="005858AC">
            <w:pPr>
              <w:spacing w:after="120"/>
              <w:rPr>
                <w:sz w:val="20"/>
              </w:rPr>
            </w:pPr>
          </w:p>
        </w:tc>
      </w:tr>
      <w:tr w:rsidR="00D90467" w:rsidRPr="005858AC" w14:paraId="16E4A3CD" w14:textId="77777777" w:rsidTr="006B4698">
        <w:tc>
          <w:tcPr>
            <w:tcW w:w="720" w:type="dxa"/>
          </w:tcPr>
          <w:p w14:paraId="16E4A3C8" w14:textId="77777777" w:rsidR="00D90467" w:rsidRPr="005858AC" w:rsidRDefault="00D90467" w:rsidP="005858AC">
            <w:pPr>
              <w:spacing w:after="120"/>
              <w:rPr>
                <w:sz w:val="20"/>
              </w:rPr>
            </w:pPr>
          </w:p>
        </w:tc>
        <w:tc>
          <w:tcPr>
            <w:tcW w:w="1800" w:type="dxa"/>
          </w:tcPr>
          <w:p w14:paraId="16E4A3C9" w14:textId="77777777" w:rsidR="00D90467" w:rsidRPr="005858AC" w:rsidRDefault="00CF6AA2" w:rsidP="005858AC">
            <w:pPr>
              <w:spacing w:after="120"/>
              <w:rPr>
                <w:sz w:val="20"/>
              </w:rPr>
            </w:pPr>
            <w:r w:rsidRPr="005858AC">
              <w:rPr>
                <w:sz w:val="20"/>
              </w:rPr>
              <w:t>Middle Name</w:t>
            </w:r>
          </w:p>
        </w:tc>
        <w:tc>
          <w:tcPr>
            <w:tcW w:w="2430" w:type="dxa"/>
          </w:tcPr>
          <w:p w14:paraId="16E4A3CA" w14:textId="77777777" w:rsidR="00D90467" w:rsidRPr="005858AC" w:rsidRDefault="00D90467" w:rsidP="005858AC">
            <w:pPr>
              <w:spacing w:after="120"/>
              <w:rPr>
                <w:sz w:val="20"/>
              </w:rPr>
            </w:pPr>
          </w:p>
        </w:tc>
        <w:tc>
          <w:tcPr>
            <w:tcW w:w="1882" w:type="dxa"/>
          </w:tcPr>
          <w:p w14:paraId="16E4A3CB" w14:textId="77777777" w:rsidR="00D90467" w:rsidRPr="005858AC" w:rsidRDefault="00D90467" w:rsidP="005858AC">
            <w:pPr>
              <w:spacing w:after="120"/>
              <w:rPr>
                <w:sz w:val="20"/>
              </w:rPr>
            </w:pPr>
          </w:p>
        </w:tc>
        <w:tc>
          <w:tcPr>
            <w:tcW w:w="1808" w:type="dxa"/>
          </w:tcPr>
          <w:p w14:paraId="16E4A3CC" w14:textId="77777777" w:rsidR="00D90467" w:rsidRPr="005858AC" w:rsidRDefault="00D90467" w:rsidP="005858AC">
            <w:pPr>
              <w:spacing w:after="120"/>
              <w:rPr>
                <w:sz w:val="20"/>
              </w:rPr>
            </w:pPr>
          </w:p>
        </w:tc>
      </w:tr>
      <w:tr w:rsidR="00D90467" w:rsidRPr="005858AC" w14:paraId="16E4A3D3" w14:textId="77777777" w:rsidTr="006B4698">
        <w:tc>
          <w:tcPr>
            <w:tcW w:w="720" w:type="dxa"/>
          </w:tcPr>
          <w:p w14:paraId="16E4A3CE" w14:textId="77777777" w:rsidR="00D90467" w:rsidRPr="005858AC" w:rsidRDefault="00D90467" w:rsidP="005858AC">
            <w:pPr>
              <w:spacing w:after="120"/>
              <w:rPr>
                <w:sz w:val="20"/>
              </w:rPr>
            </w:pPr>
          </w:p>
        </w:tc>
        <w:tc>
          <w:tcPr>
            <w:tcW w:w="1800" w:type="dxa"/>
          </w:tcPr>
          <w:p w14:paraId="16E4A3CF" w14:textId="77777777" w:rsidR="00D90467" w:rsidRPr="005858AC" w:rsidRDefault="00CF6AA2" w:rsidP="005858AC">
            <w:pPr>
              <w:spacing w:after="120"/>
              <w:rPr>
                <w:sz w:val="20"/>
              </w:rPr>
            </w:pPr>
            <w:r w:rsidRPr="005858AC">
              <w:rPr>
                <w:sz w:val="20"/>
              </w:rPr>
              <w:t>Payer Name</w:t>
            </w:r>
          </w:p>
        </w:tc>
        <w:tc>
          <w:tcPr>
            <w:tcW w:w="2430" w:type="dxa"/>
          </w:tcPr>
          <w:p w14:paraId="16E4A3D0" w14:textId="77777777" w:rsidR="00D90467" w:rsidRPr="005858AC" w:rsidRDefault="00D90467" w:rsidP="005858AC">
            <w:pPr>
              <w:spacing w:after="120"/>
              <w:rPr>
                <w:sz w:val="20"/>
              </w:rPr>
            </w:pPr>
          </w:p>
        </w:tc>
        <w:tc>
          <w:tcPr>
            <w:tcW w:w="1882" w:type="dxa"/>
          </w:tcPr>
          <w:p w14:paraId="16E4A3D1" w14:textId="77777777" w:rsidR="00D90467" w:rsidRPr="005858AC" w:rsidRDefault="00D90467" w:rsidP="005858AC">
            <w:pPr>
              <w:spacing w:after="120"/>
              <w:rPr>
                <w:sz w:val="20"/>
              </w:rPr>
            </w:pPr>
          </w:p>
        </w:tc>
        <w:tc>
          <w:tcPr>
            <w:tcW w:w="1808" w:type="dxa"/>
          </w:tcPr>
          <w:p w14:paraId="16E4A3D2" w14:textId="77777777" w:rsidR="00D90467" w:rsidRPr="005858AC" w:rsidRDefault="00D90467" w:rsidP="005858AC">
            <w:pPr>
              <w:spacing w:after="120"/>
              <w:rPr>
                <w:sz w:val="20"/>
              </w:rPr>
            </w:pPr>
          </w:p>
        </w:tc>
      </w:tr>
      <w:tr w:rsidR="00D90467" w:rsidRPr="005858AC" w14:paraId="16E4A3D9" w14:textId="77777777" w:rsidTr="006B4698">
        <w:tc>
          <w:tcPr>
            <w:tcW w:w="720" w:type="dxa"/>
          </w:tcPr>
          <w:p w14:paraId="16E4A3D4" w14:textId="77777777" w:rsidR="00D90467" w:rsidRPr="005858AC" w:rsidRDefault="00D90467" w:rsidP="005858AC">
            <w:pPr>
              <w:spacing w:after="120"/>
              <w:rPr>
                <w:sz w:val="20"/>
              </w:rPr>
            </w:pPr>
          </w:p>
        </w:tc>
        <w:tc>
          <w:tcPr>
            <w:tcW w:w="1800" w:type="dxa"/>
          </w:tcPr>
          <w:p w14:paraId="16E4A3D5" w14:textId="77777777" w:rsidR="00D90467" w:rsidRPr="005858AC" w:rsidRDefault="00CF6AA2" w:rsidP="005858AC">
            <w:pPr>
              <w:spacing w:after="120"/>
              <w:rPr>
                <w:sz w:val="20"/>
              </w:rPr>
            </w:pPr>
            <w:r w:rsidRPr="005858AC">
              <w:rPr>
                <w:sz w:val="20"/>
              </w:rPr>
              <w:t>Authorization #</w:t>
            </w:r>
          </w:p>
        </w:tc>
        <w:tc>
          <w:tcPr>
            <w:tcW w:w="2430" w:type="dxa"/>
          </w:tcPr>
          <w:p w14:paraId="16E4A3D6" w14:textId="77777777" w:rsidR="00D90467" w:rsidRPr="005858AC" w:rsidRDefault="00D90467" w:rsidP="005858AC">
            <w:pPr>
              <w:spacing w:after="120"/>
              <w:rPr>
                <w:sz w:val="20"/>
              </w:rPr>
            </w:pPr>
          </w:p>
        </w:tc>
        <w:tc>
          <w:tcPr>
            <w:tcW w:w="1882" w:type="dxa"/>
          </w:tcPr>
          <w:p w14:paraId="16E4A3D7" w14:textId="77777777" w:rsidR="00D90467" w:rsidRPr="005858AC" w:rsidRDefault="00D90467" w:rsidP="005858AC">
            <w:pPr>
              <w:spacing w:after="120"/>
              <w:rPr>
                <w:sz w:val="20"/>
              </w:rPr>
            </w:pPr>
          </w:p>
        </w:tc>
        <w:tc>
          <w:tcPr>
            <w:tcW w:w="1808" w:type="dxa"/>
          </w:tcPr>
          <w:p w14:paraId="16E4A3D8" w14:textId="77777777" w:rsidR="00D90467" w:rsidRPr="005858AC" w:rsidRDefault="00D90467" w:rsidP="005858AC">
            <w:pPr>
              <w:spacing w:after="120"/>
              <w:rPr>
                <w:sz w:val="20"/>
              </w:rPr>
            </w:pPr>
          </w:p>
        </w:tc>
      </w:tr>
      <w:tr w:rsidR="00D90467" w:rsidRPr="005858AC" w14:paraId="16E4A3DF" w14:textId="77777777" w:rsidTr="006B4698">
        <w:tc>
          <w:tcPr>
            <w:tcW w:w="720" w:type="dxa"/>
          </w:tcPr>
          <w:p w14:paraId="16E4A3DA" w14:textId="77777777" w:rsidR="00D90467" w:rsidRPr="005858AC" w:rsidRDefault="00D90467" w:rsidP="005858AC">
            <w:pPr>
              <w:spacing w:after="120"/>
              <w:rPr>
                <w:sz w:val="20"/>
              </w:rPr>
            </w:pPr>
          </w:p>
        </w:tc>
        <w:tc>
          <w:tcPr>
            <w:tcW w:w="1800" w:type="dxa"/>
          </w:tcPr>
          <w:p w14:paraId="16E4A3DB" w14:textId="77777777" w:rsidR="00D90467" w:rsidRPr="005858AC" w:rsidRDefault="00CF6AA2" w:rsidP="005858AC">
            <w:pPr>
              <w:spacing w:after="120"/>
              <w:rPr>
                <w:sz w:val="20"/>
              </w:rPr>
            </w:pPr>
            <w:r w:rsidRPr="005858AC">
              <w:rPr>
                <w:sz w:val="20"/>
              </w:rPr>
              <w:t>Code</w:t>
            </w:r>
          </w:p>
        </w:tc>
        <w:tc>
          <w:tcPr>
            <w:tcW w:w="2430" w:type="dxa"/>
          </w:tcPr>
          <w:p w14:paraId="16E4A3DC" w14:textId="77777777" w:rsidR="00D90467" w:rsidRPr="005858AC" w:rsidRDefault="00D90467" w:rsidP="005858AC">
            <w:pPr>
              <w:spacing w:after="120"/>
              <w:rPr>
                <w:sz w:val="20"/>
              </w:rPr>
            </w:pPr>
          </w:p>
        </w:tc>
        <w:tc>
          <w:tcPr>
            <w:tcW w:w="1882" w:type="dxa"/>
          </w:tcPr>
          <w:p w14:paraId="16E4A3DD" w14:textId="77777777" w:rsidR="00D90467" w:rsidRPr="005858AC" w:rsidRDefault="00D90467" w:rsidP="005858AC">
            <w:pPr>
              <w:spacing w:after="120"/>
              <w:rPr>
                <w:sz w:val="20"/>
              </w:rPr>
            </w:pPr>
          </w:p>
        </w:tc>
        <w:tc>
          <w:tcPr>
            <w:tcW w:w="1808" w:type="dxa"/>
          </w:tcPr>
          <w:p w14:paraId="16E4A3DE" w14:textId="77777777" w:rsidR="00D90467" w:rsidRPr="005858AC" w:rsidRDefault="00D90467" w:rsidP="005858AC">
            <w:pPr>
              <w:spacing w:after="120"/>
              <w:rPr>
                <w:sz w:val="20"/>
              </w:rPr>
            </w:pPr>
          </w:p>
        </w:tc>
      </w:tr>
      <w:tr w:rsidR="00CF6AA2" w:rsidRPr="005858AC" w14:paraId="16E4A3E5" w14:textId="77777777" w:rsidTr="006B4698">
        <w:tc>
          <w:tcPr>
            <w:tcW w:w="720" w:type="dxa"/>
          </w:tcPr>
          <w:p w14:paraId="16E4A3E0" w14:textId="77777777" w:rsidR="00CF6AA2" w:rsidRPr="005858AC" w:rsidRDefault="00CF6AA2" w:rsidP="005858AC">
            <w:pPr>
              <w:spacing w:after="120"/>
              <w:rPr>
                <w:sz w:val="20"/>
              </w:rPr>
            </w:pPr>
          </w:p>
        </w:tc>
        <w:tc>
          <w:tcPr>
            <w:tcW w:w="1800" w:type="dxa"/>
          </w:tcPr>
          <w:p w14:paraId="16E4A3E1" w14:textId="77777777" w:rsidR="00CF6AA2" w:rsidRPr="005858AC" w:rsidRDefault="00CF6AA2" w:rsidP="005858AC">
            <w:pPr>
              <w:spacing w:after="120"/>
              <w:rPr>
                <w:sz w:val="20"/>
              </w:rPr>
            </w:pPr>
            <w:r w:rsidRPr="005858AC">
              <w:rPr>
                <w:sz w:val="20"/>
              </w:rPr>
              <w:t>Paperwork</w:t>
            </w:r>
          </w:p>
        </w:tc>
        <w:tc>
          <w:tcPr>
            <w:tcW w:w="2430" w:type="dxa"/>
          </w:tcPr>
          <w:p w14:paraId="16E4A3E2" w14:textId="77777777" w:rsidR="00CF6AA2" w:rsidRPr="005858AC" w:rsidRDefault="00CF6AA2" w:rsidP="005858AC">
            <w:pPr>
              <w:spacing w:after="120"/>
              <w:rPr>
                <w:sz w:val="20"/>
              </w:rPr>
            </w:pPr>
          </w:p>
        </w:tc>
        <w:tc>
          <w:tcPr>
            <w:tcW w:w="1882" w:type="dxa"/>
          </w:tcPr>
          <w:p w14:paraId="16E4A3E3" w14:textId="77777777" w:rsidR="00CF6AA2" w:rsidRPr="005858AC" w:rsidRDefault="00CF6AA2" w:rsidP="005858AC">
            <w:pPr>
              <w:spacing w:after="120"/>
              <w:rPr>
                <w:sz w:val="20"/>
              </w:rPr>
            </w:pPr>
          </w:p>
        </w:tc>
        <w:tc>
          <w:tcPr>
            <w:tcW w:w="1808" w:type="dxa"/>
          </w:tcPr>
          <w:p w14:paraId="16E4A3E4" w14:textId="77777777" w:rsidR="00CF6AA2" w:rsidRPr="005858AC" w:rsidRDefault="00CF6AA2" w:rsidP="005858AC">
            <w:pPr>
              <w:spacing w:after="120"/>
              <w:rPr>
                <w:sz w:val="20"/>
              </w:rPr>
            </w:pPr>
          </w:p>
        </w:tc>
      </w:tr>
      <w:tr w:rsidR="00CF6AA2" w:rsidRPr="005858AC" w14:paraId="16E4A3EB" w14:textId="77777777" w:rsidTr="006B4698">
        <w:tc>
          <w:tcPr>
            <w:tcW w:w="720" w:type="dxa"/>
          </w:tcPr>
          <w:p w14:paraId="16E4A3E6" w14:textId="77777777" w:rsidR="00CF6AA2" w:rsidRPr="005858AC" w:rsidRDefault="00CF6AA2" w:rsidP="005858AC">
            <w:pPr>
              <w:spacing w:after="120"/>
              <w:rPr>
                <w:sz w:val="20"/>
              </w:rPr>
            </w:pPr>
          </w:p>
        </w:tc>
        <w:tc>
          <w:tcPr>
            <w:tcW w:w="1800" w:type="dxa"/>
          </w:tcPr>
          <w:p w14:paraId="16E4A3E7" w14:textId="77777777" w:rsidR="00CF6AA2" w:rsidRPr="005858AC" w:rsidRDefault="00CF6AA2" w:rsidP="005858AC">
            <w:pPr>
              <w:spacing w:after="120"/>
              <w:rPr>
                <w:sz w:val="20"/>
              </w:rPr>
            </w:pPr>
            <w:r w:rsidRPr="005858AC">
              <w:rPr>
                <w:sz w:val="20"/>
              </w:rPr>
              <w:t>Address</w:t>
            </w:r>
          </w:p>
        </w:tc>
        <w:tc>
          <w:tcPr>
            <w:tcW w:w="2430" w:type="dxa"/>
          </w:tcPr>
          <w:p w14:paraId="16E4A3E8" w14:textId="77777777" w:rsidR="00CF6AA2" w:rsidRPr="005858AC" w:rsidRDefault="00CF6AA2" w:rsidP="005858AC">
            <w:pPr>
              <w:spacing w:after="120"/>
              <w:rPr>
                <w:sz w:val="20"/>
              </w:rPr>
            </w:pPr>
          </w:p>
        </w:tc>
        <w:tc>
          <w:tcPr>
            <w:tcW w:w="1882" w:type="dxa"/>
          </w:tcPr>
          <w:p w14:paraId="16E4A3E9" w14:textId="77777777" w:rsidR="00CF6AA2" w:rsidRPr="005858AC" w:rsidRDefault="00CF6AA2" w:rsidP="005858AC">
            <w:pPr>
              <w:spacing w:after="120"/>
              <w:rPr>
                <w:sz w:val="20"/>
              </w:rPr>
            </w:pPr>
          </w:p>
        </w:tc>
        <w:tc>
          <w:tcPr>
            <w:tcW w:w="1808" w:type="dxa"/>
          </w:tcPr>
          <w:p w14:paraId="16E4A3EA" w14:textId="77777777" w:rsidR="00CF6AA2" w:rsidRPr="005858AC" w:rsidRDefault="00CF6AA2" w:rsidP="005858AC">
            <w:pPr>
              <w:spacing w:after="120"/>
              <w:rPr>
                <w:sz w:val="20"/>
              </w:rPr>
            </w:pPr>
          </w:p>
        </w:tc>
      </w:tr>
      <w:tr w:rsidR="009B5B0D" w:rsidRPr="005858AC" w14:paraId="16E4A3F1" w14:textId="77777777" w:rsidTr="006B4698">
        <w:tc>
          <w:tcPr>
            <w:tcW w:w="720" w:type="dxa"/>
          </w:tcPr>
          <w:p w14:paraId="16E4A3EC" w14:textId="77777777" w:rsidR="009B5B0D" w:rsidRPr="005858AC" w:rsidRDefault="009B5B0D" w:rsidP="005858AC">
            <w:pPr>
              <w:spacing w:after="120"/>
              <w:rPr>
                <w:sz w:val="20"/>
              </w:rPr>
            </w:pPr>
          </w:p>
        </w:tc>
        <w:tc>
          <w:tcPr>
            <w:tcW w:w="1800" w:type="dxa"/>
          </w:tcPr>
          <w:p w14:paraId="16E4A3ED" w14:textId="77777777" w:rsidR="009B5B0D" w:rsidRPr="005858AC" w:rsidRDefault="009B5B0D" w:rsidP="005858AC">
            <w:pPr>
              <w:spacing w:after="120"/>
              <w:rPr>
                <w:sz w:val="20"/>
              </w:rPr>
            </w:pPr>
          </w:p>
        </w:tc>
        <w:tc>
          <w:tcPr>
            <w:tcW w:w="2430" w:type="dxa"/>
          </w:tcPr>
          <w:p w14:paraId="16E4A3EE" w14:textId="77777777" w:rsidR="009B5B0D" w:rsidRPr="005858AC" w:rsidRDefault="009B5B0D" w:rsidP="005858AC">
            <w:pPr>
              <w:spacing w:after="120"/>
              <w:rPr>
                <w:sz w:val="20"/>
              </w:rPr>
            </w:pPr>
          </w:p>
        </w:tc>
        <w:tc>
          <w:tcPr>
            <w:tcW w:w="1882" w:type="dxa"/>
          </w:tcPr>
          <w:p w14:paraId="16E4A3EF" w14:textId="77777777" w:rsidR="009B5B0D" w:rsidRPr="005858AC" w:rsidRDefault="009B5B0D" w:rsidP="005858AC">
            <w:pPr>
              <w:spacing w:after="120"/>
              <w:rPr>
                <w:sz w:val="20"/>
              </w:rPr>
            </w:pPr>
          </w:p>
        </w:tc>
        <w:tc>
          <w:tcPr>
            <w:tcW w:w="1808" w:type="dxa"/>
          </w:tcPr>
          <w:p w14:paraId="16E4A3F0" w14:textId="77777777" w:rsidR="009B5B0D" w:rsidRPr="005858AC" w:rsidRDefault="009B5B0D" w:rsidP="005858AC">
            <w:pPr>
              <w:spacing w:after="120"/>
              <w:rPr>
                <w:sz w:val="20"/>
              </w:rPr>
            </w:pPr>
          </w:p>
        </w:tc>
      </w:tr>
    </w:tbl>
    <w:p w14:paraId="16E4A3F2" w14:textId="77777777" w:rsidR="00684432" w:rsidRDefault="00E913DD" w:rsidP="009446BF">
      <w:pPr>
        <w:pStyle w:val="Body3"/>
      </w:pPr>
      <w:bookmarkStart w:id="3755" w:name="_Toc248042327"/>
      <w:r w:rsidRPr="00E913DD">
        <w:t xml:space="preserve">Note that </w:t>
      </w:r>
      <w:r w:rsidR="009B5B0D">
        <w:t>when the payer contact is removed from the tab and the requisition is saved, all information on the tab is cleared.</w:t>
      </w:r>
    </w:p>
    <w:p w14:paraId="16E4A3F3" w14:textId="77777777" w:rsidR="00684432" w:rsidRDefault="00537805" w:rsidP="009446BF">
      <w:pPr>
        <w:pStyle w:val="Heading3"/>
      </w:pPr>
      <w:bookmarkStart w:id="3756" w:name="_Toc270946262"/>
      <w:bookmarkStart w:id="3757" w:name="_Toc278358731"/>
      <w:bookmarkStart w:id="3758" w:name="_Toc295735808"/>
      <w:r w:rsidRPr="00FB06D0">
        <w:t>Secondary tab</w:t>
      </w:r>
      <w:bookmarkEnd w:id="3755"/>
      <w:bookmarkEnd w:id="3756"/>
      <w:bookmarkEnd w:id="3757"/>
      <w:bookmarkEnd w:id="3758"/>
    </w:p>
    <w:p w14:paraId="16E4A3F4" w14:textId="77777777" w:rsidR="00684432" w:rsidRDefault="004D3ADC" w:rsidP="009446BF">
      <w:pPr>
        <w:pStyle w:val="Body3"/>
      </w:pPr>
      <w:r>
        <w:t>This screen not fully documented.</w:t>
      </w:r>
    </w:p>
    <w:p w14:paraId="16E4A3F5" w14:textId="77777777" w:rsidR="00684432" w:rsidRDefault="00B37D2E" w:rsidP="009446BF">
      <w:pPr>
        <w:pStyle w:val="Body3"/>
      </w:pPr>
      <w:r>
        <w:rPr>
          <w:noProof/>
        </w:rPr>
        <w:drawing>
          <wp:inline distT="0" distB="0" distL="0" distR="0" wp14:anchorId="16E4AFF6" wp14:editId="16E4AFF7">
            <wp:extent cx="4648200" cy="3819525"/>
            <wp:effectExtent l="1905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4648200" cy="3819525"/>
                    </a:xfrm>
                    <a:prstGeom prst="rect">
                      <a:avLst/>
                    </a:prstGeom>
                    <a:noFill/>
                    <a:ln w="9525">
                      <a:noFill/>
                      <a:miter lim="800000"/>
                      <a:headEnd/>
                      <a:tailEnd/>
                    </a:ln>
                  </pic:spPr>
                </pic:pic>
              </a:graphicData>
            </a:graphic>
          </wp:inline>
        </w:drawing>
      </w:r>
    </w:p>
    <w:p w14:paraId="16E4A3F6" w14:textId="77777777" w:rsidR="00684432" w:rsidRDefault="00BE7924" w:rsidP="009446BF">
      <w:pPr>
        <w:pStyle w:val="Body3"/>
      </w:pPr>
      <w:r w:rsidRPr="00FB06D0">
        <w:t xml:space="preserve">This tab represents information about the patient’s </w:t>
      </w:r>
      <w:proofErr w:type="spellStart"/>
      <w:r w:rsidRPr="00FB06D0">
        <w:t>seconary</w:t>
      </w:r>
      <w:proofErr w:type="spellEnd"/>
      <w:r w:rsidRPr="00FB06D0">
        <w:t xml:space="preserve"> insurance coverage.</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1800"/>
        <w:gridCol w:w="1440"/>
        <w:gridCol w:w="2872"/>
        <w:gridCol w:w="1808"/>
      </w:tblGrid>
      <w:tr w:rsidR="00BE7924" w:rsidRPr="005858AC" w14:paraId="16E4A3FC" w14:textId="77777777" w:rsidTr="006B4698">
        <w:tc>
          <w:tcPr>
            <w:tcW w:w="720" w:type="dxa"/>
          </w:tcPr>
          <w:p w14:paraId="16E4A3F7" w14:textId="77777777" w:rsidR="00BE7924" w:rsidRPr="005858AC" w:rsidRDefault="00BE7924" w:rsidP="005858AC">
            <w:pPr>
              <w:spacing w:after="120"/>
              <w:rPr>
                <w:b/>
                <w:bCs/>
                <w:sz w:val="20"/>
              </w:rPr>
            </w:pPr>
            <w:proofErr w:type="spellStart"/>
            <w:r w:rsidRPr="005858AC">
              <w:rPr>
                <w:b/>
                <w:bCs/>
                <w:sz w:val="20"/>
              </w:rPr>
              <w:t>Req</w:t>
            </w:r>
            <w:proofErr w:type="spellEnd"/>
            <w:r w:rsidRPr="005858AC">
              <w:rPr>
                <w:b/>
                <w:bCs/>
                <w:sz w:val="20"/>
              </w:rPr>
              <w:t xml:space="preserve"> #</w:t>
            </w:r>
          </w:p>
        </w:tc>
        <w:tc>
          <w:tcPr>
            <w:tcW w:w="1800" w:type="dxa"/>
          </w:tcPr>
          <w:p w14:paraId="16E4A3F8" w14:textId="77777777" w:rsidR="00BE7924" w:rsidRPr="005858AC" w:rsidRDefault="00BE7924" w:rsidP="005858AC">
            <w:pPr>
              <w:spacing w:after="120"/>
              <w:rPr>
                <w:b/>
                <w:bCs/>
                <w:sz w:val="20"/>
              </w:rPr>
            </w:pPr>
            <w:r w:rsidRPr="005858AC">
              <w:rPr>
                <w:b/>
                <w:bCs/>
                <w:sz w:val="20"/>
              </w:rPr>
              <w:t>Field Name</w:t>
            </w:r>
          </w:p>
        </w:tc>
        <w:tc>
          <w:tcPr>
            <w:tcW w:w="1440" w:type="dxa"/>
          </w:tcPr>
          <w:p w14:paraId="16E4A3F9" w14:textId="77777777" w:rsidR="00BE7924" w:rsidRPr="005858AC" w:rsidRDefault="00BE7924" w:rsidP="005858AC">
            <w:pPr>
              <w:spacing w:after="120"/>
              <w:rPr>
                <w:b/>
                <w:bCs/>
                <w:sz w:val="20"/>
              </w:rPr>
            </w:pPr>
            <w:r w:rsidRPr="005858AC">
              <w:rPr>
                <w:b/>
                <w:bCs/>
                <w:sz w:val="20"/>
              </w:rPr>
              <w:t>Meaning</w:t>
            </w:r>
          </w:p>
        </w:tc>
        <w:tc>
          <w:tcPr>
            <w:tcW w:w="2872" w:type="dxa"/>
          </w:tcPr>
          <w:p w14:paraId="16E4A3FA" w14:textId="77777777" w:rsidR="00BE7924" w:rsidRPr="005858AC" w:rsidRDefault="00BE7924" w:rsidP="005858AC">
            <w:pPr>
              <w:spacing w:after="120"/>
              <w:rPr>
                <w:b/>
                <w:bCs/>
                <w:sz w:val="20"/>
              </w:rPr>
            </w:pPr>
            <w:r w:rsidRPr="005858AC">
              <w:rPr>
                <w:b/>
                <w:bCs/>
                <w:sz w:val="20"/>
              </w:rPr>
              <w:t>Database column</w:t>
            </w:r>
          </w:p>
        </w:tc>
        <w:tc>
          <w:tcPr>
            <w:tcW w:w="1808" w:type="dxa"/>
          </w:tcPr>
          <w:p w14:paraId="16E4A3FB" w14:textId="77777777" w:rsidR="00BE7924" w:rsidRPr="005858AC" w:rsidRDefault="00BE7924" w:rsidP="005858AC">
            <w:pPr>
              <w:spacing w:after="120"/>
              <w:rPr>
                <w:b/>
                <w:bCs/>
                <w:sz w:val="20"/>
              </w:rPr>
            </w:pPr>
            <w:r w:rsidRPr="005858AC">
              <w:rPr>
                <w:b/>
                <w:bCs/>
                <w:sz w:val="20"/>
              </w:rPr>
              <w:t>Data source</w:t>
            </w:r>
          </w:p>
        </w:tc>
      </w:tr>
      <w:tr w:rsidR="00BE7924" w:rsidRPr="00FB06D0" w14:paraId="16E4A402" w14:textId="77777777" w:rsidTr="006B4698">
        <w:tc>
          <w:tcPr>
            <w:tcW w:w="720" w:type="dxa"/>
          </w:tcPr>
          <w:p w14:paraId="16E4A3FD" w14:textId="77777777" w:rsidR="00BE7924" w:rsidRPr="005858AC" w:rsidRDefault="00BE7924" w:rsidP="005858AC">
            <w:pPr>
              <w:spacing w:after="120"/>
              <w:rPr>
                <w:sz w:val="20"/>
              </w:rPr>
            </w:pPr>
          </w:p>
        </w:tc>
        <w:tc>
          <w:tcPr>
            <w:tcW w:w="1800" w:type="dxa"/>
          </w:tcPr>
          <w:p w14:paraId="16E4A3FE" w14:textId="77777777" w:rsidR="00BE7924" w:rsidRPr="005858AC" w:rsidRDefault="00BE7924" w:rsidP="005858AC">
            <w:pPr>
              <w:spacing w:after="120"/>
              <w:rPr>
                <w:sz w:val="20"/>
              </w:rPr>
            </w:pPr>
            <w:r w:rsidRPr="005858AC">
              <w:rPr>
                <w:sz w:val="20"/>
              </w:rPr>
              <w:t>Member ID #</w:t>
            </w:r>
          </w:p>
        </w:tc>
        <w:tc>
          <w:tcPr>
            <w:tcW w:w="1440" w:type="dxa"/>
          </w:tcPr>
          <w:p w14:paraId="16E4A3FF" w14:textId="77777777" w:rsidR="00BE7924" w:rsidRPr="005858AC" w:rsidRDefault="00BE7924" w:rsidP="005858AC">
            <w:pPr>
              <w:spacing w:after="120"/>
              <w:rPr>
                <w:sz w:val="20"/>
              </w:rPr>
            </w:pPr>
          </w:p>
        </w:tc>
        <w:tc>
          <w:tcPr>
            <w:tcW w:w="2872" w:type="dxa"/>
          </w:tcPr>
          <w:p w14:paraId="16E4A400" w14:textId="77777777" w:rsidR="00BE7924" w:rsidRPr="005858AC" w:rsidRDefault="00BE7924" w:rsidP="005858AC">
            <w:pPr>
              <w:spacing w:after="120"/>
              <w:rPr>
                <w:sz w:val="20"/>
              </w:rPr>
            </w:pPr>
          </w:p>
        </w:tc>
        <w:tc>
          <w:tcPr>
            <w:tcW w:w="1808" w:type="dxa"/>
          </w:tcPr>
          <w:p w14:paraId="16E4A401" w14:textId="77777777" w:rsidR="00BE7924" w:rsidRPr="005858AC" w:rsidRDefault="00BE7924" w:rsidP="005858AC">
            <w:pPr>
              <w:spacing w:after="120"/>
              <w:rPr>
                <w:sz w:val="20"/>
              </w:rPr>
            </w:pPr>
          </w:p>
        </w:tc>
      </w:tr>
      <w:tr w:rsidR="00BE7924" w:rsidRPr="00FB06D0" w14:paraId="16E4A408" w14:textId="77777777" w:rsidTr="006B4698">
        <w:tc>
          <w:tcPr>
            <w:tcW w:w="720" w:type="dxa"/>
          </w:tcPr>
          <w:p w14:paraId="16E4A403" w14:textId="77777777" w:rsidR="00BE7924" w:rsidRPr="005858AC" w:rsidRDefault="00BE7924" w:rsidP="005858AC">
            <w:pPr>
              <w:spacing w:after="120"/>
              <w:rPr>
                <w:sz w:val="20"/>
              </w:rPr>
            </w:pPr>
          </w:p>
        </w:tc>
        <w:tc>
          <w:tcPr>
            <w:tcW w:w="1800" w:type="dxa"/>
          </w:tcPr>
          <w:p w14:paraId="16E4A404" w14:textId="77777777" w:rsidR="00BE7924" w:rsidRPr="005858AC" w:rsidRDefault="00BE7924" w:rsidP="005858AC">
            <w:pPr>
              <w:spacing w:after="120"/>
              <w:rPr>
                <w:sz w:val="20"/>
              </w:rPr>
            </w:pPr>
            <w:r w:rsidRPr="005858AC">
              <w:rPr>
                <w:sz w:val="20"/>
              </w:rPr>
              <w:t>Group #</w:t>
            </w:r>
          </w:p>
        </w:tc>
        <w:tc>
          <w:tcPr>
            <w:tcW w:w="1440" w:type="dxa"/>
          </w:tcPr>
          <w:p w14:paraId="16E4A405" w14:textId="77777777" w:rsidR="00BE7924" w:rsidRPr="005858AC" w:rsidRDefault="00BE7924" w:rsidP="005858AC">
            <w:pPr>
              <w:spacing w:after="120"/>
              <w:rPr>
                <w:sz w:val="20"/>
              </w:rPr>
            </w:pPr>
          </w:p>
        </w:tc>
        <w:tc>
          <w:tcPr>
            <w:tcW w:w="2872" w:type="dxa"/>
          </w:tcPr>
          <w:p w14:paraId="16E4A406" w14:textId="77777777" w:rsidR="00BE7924" w:rsidRPr="005858AC" w:rsidRDefault="00BE7924" w:rsidP="005858AC">
            <w:pPr>
              <w:spacing w:after="120"/>
              <w:rPr>
                <w:sz w:val="20"/>
              </w:rPr>
            </w:pPr>
          </w:p>
        </w:tc>
        <w:tc>
          <w:tcPr>
            <w:tcW w:w="1808" w:type="dxa"/>
          </w:tcPr>
          <w:p w14:paraId="16E4A407" w14:textId="77777777" w:rsidR="00BE7924" w:rsidRPr="005858AC" w:rsidRDefault="00BE7924" w:rsidP="005858AC">
            <w:pPr>
              <w:spacing w:after="120"/>
              <w:rPr>
                <w:sz w:val="20"/>
              </w:rPr>
            </w:pPr>
          </w:p>
        </w:tc>
      </w:tr>
      <w:tr w:rsidR="00BE7924" w:rsidRPr="00FB06D0" w14:paraId="16E4A40E" w14:textId="77777777" w:rsidTr="006B4698">
        <w:tc>
          <w:tcPr>
            <w:tcW w:w="720" w:type="dxa"/>
          </w:tcPr>
          <w:p w14:paraId="16E4A409" w14:textId="77777777" w:rsidR="00BE7924" w:rsidRPr="005858AC" w:rsidRDefault="00BE7924" w:rsidP="005858AC">
            <w:pPr>
              <w:spacing w:after="120"/>
              <w:rPr>
                <w:sz w:val="20"/>
              </w:rPr>
            </w:pPr>
          </w:p>
        </w:tc>
        <w:tc>
          <w:tcPr>
            <w:tcW w:w="1800" w:type="dxa"/>
          </w:tcPr>
          <w:p w14:paraId="16E4A40A" w14:textId="77777777" w:rsidR="00BE7924" w:rsidRPr="005858AC" w:rsidRDefault="00BE7924" w:rsidP="005858AC">
            <w:pPr>
              <w:spacing w:after="120"/>
              <w:rPr>
                <w:sz w:val="20"/>
              </w:rPr>
            </w:pPr>
            <w:r w:rsidRPr="005858AC">
              <w:rPr>
                <w:sz w:val="20"/>
              </w:rPr>
              <w:t>Relationship</w:t>
            </w:r>
          </w:p>
        </w:tc>
        <w:tc>
          <w:tcPr>
            <w:tcW w:w="1440" w:type="dxa"/>
          </w:tcPr>
          <w:p w14:paraId="16E4A40B" w14:textId="77777777" w:rsidR="00BE7924" w:rsidRPr="005858AC" w:rsidRDefault="00BE7924" w:rsidP="005858AC">
            <w:pPr>
              <w:spacing w:after="120"/>
              <w:rPr>
                <w:sz w:val="20"/>
              </w:rPr>
            </w:pPr>
          </w:p>
        </w:tc>
        <w:tc>
          <w:tcPr>
            <w:tcW w:w="2872" w:type="dxa"/>
          </w:tcPr>
          <w:p w14:paraId="16E4A40C" w14:textId="77777777" w:rsidR="00BE7924" w:rsidRPr="005858AC" w:rsidRDefault="00BE7924" w:rsidP="005858AC">
            <w:pPr>
              <w:spacing w:after="120"/>
              <w:rPr>
                <w:sz w:val="20"/>
              </w:rPr>
            </w:pPr>
          </w:p>
        </w:tc>
        <w:tc>
          <w:tcPr>
            <w:tcW w:w="1808" w:type="dxa"/>
          </w:tcPr>
          <w:p w14:paraId="16E4A40D" w14:textId="77777777" w:rsidR="00BE7924" w:rsidRPr="005858AC" w:rsidRDefault="00BE7924" w:rsidP="005858AC">
            <w:pPr>
              <w:spacing w:after="120"/>
              <w:rPr>
                <w:sz w:val="20"/>
              </w:rPr>
            </w:pPr>
          </w:p>
        </w:tc>
      </w:tr>
      <w:tr w:rsidR="00BE7924" w:rsidRPr="00FB06D0" w14:paraId="16E4A414" w14:textId="77777777" w:rsidTr="006B4698">
        <w:tc>
          <w:tcPr>
            <w:tcW w:w="720" w:type="dxa"/>
          </w:tcPr>
          <w:p w14:paraId="16E4A40F" w14:textId="77777777" w:rsidR="00BE7924" w:rsidRPr="005858AC" w:rsidRDefault="00BE7924" w:rsidP="005858AC">
            <w:pPr>
              <w:spacing w:after="120"/>
              <w:rPr>
                <w:sz w:val="20"/>
              </w:rPr>
            </w:pPr>
          </w:p>
        </w:tc>
        <w:tc>
          <w:tcPr>
            <w:tcW w:w="1800" w:type="dxa"/>
          </w:tcPr>
          <w:p w14:paraId="16E4A410" w14:textId="77777777" w:rsidR="00BE7924" w:rsidRPr="005858AC" w:rsidRDefault="00BE7924" w:rsidP="005858AC">
            <w:pPr>
              <w:spacing w:after="120"/>
              <w:rPr>
                <w:sz w:val="20"/>
              </w:rPr>
            </w:pPr>
            <w:r w:rsidRPr="005858AC">
              <w:rPr>
                <w:sz w:val="20"/>
              </w:rPr>
              <w:t>Other Relationship</w:t>
            </w:r>
          </w:p>
        </w:tc>
        <w:tc>
          <w:tcPr>
            <w:tcW w:w="1440" w:type="dxa"/>
          </w:tcPr>
          <w:p w14:paraId="16E4A411" w14:textId="77777777" w:rsidR="00BE7924" w:rsidRPr="005858AC" w:rsidRDefault="00BE7924" w:rsidP="005858AC">
            <w:pPr>
              <w:spacing w:after="120"/>
              <w:rPr>
                <w:sz w:val="20"/>
              </w:rPr>
            </w:pPr>
          </w:p>
        </w:tc>
        <w:tc>
          <w:tcPr>
            <w:tcW w:w="2872" w:type="dxa"/>
          </w:tcPr>
          <w:p w14:paraId="16E4A412" w14:textId="77777777" w:rsidR="00BE7924" w:rsidRPr="005858AC" w:rsidRDefault="00BE7924" w:rsidP="005858AC">
            <w:pPr>
              <w:spacing w:after="120"/>
              <w:rPr>
                <w:sz w:val="20"/>
              </w:rPr>
            </w:pPr>
          </w:p>
        </w:tc>
        <w:tc>
          <w:tcPr>
            <w:tcW w:w="1808" w:type="dxa"/>
          </w:tcPr>
          <w:p w14:paraId="16E4A413" w14:textId="77777777" w:rsidR="00BE7924" w:rsidRPr="005858AC" w:rsidRDefault="00BE7924" w:rsidP="005858AC">
            <w:pPr>
              <w:spacing w:after="120"/>
              <w:rPr>
                <w:sz w:val="20"/>
              </w:rPr>
            </w:pPr>
          </w:p>
        </w:tc>
      </w:tr>
      <w:tr w:rsidR="00BE7924" w:rsidRPr="00FB06D0" w14:paraId="16E4A41A" w14:textId="77777777" w:rsidTr="006B4698">
        <w:tc>
          <w:tcPr>
            <w:tcW w:w="720" w:type="dxa"/>
          </w:tcPr>
          <w:p w14:paraId="16E4A415" w14:textId="77777777" w:rsidR="00BE7924" w:rsidRPr="005858AC" w:rsidRDefault="00BE7924" w:rsidP="005858AC">
            <w:pPr>
              <w:spacing w:after="120"/>
              <w:rPr>
                <w:sz w:val="20"/>
              </w:rPr>
            </w:pPr>
          </w:p>
        </w:tc>
        <w:tc>
          <w:tcPr>
            <w:tcW w:w="1800" w:type="dxa"/>
          </w:tcPr>
          <w:p w14:paraId="16E4A416" w14:textId="77777777" w:rsidR="00BE7924" w:rsidRPr="005858AC" w:rsidRDefault="00BE7924" w:rsidP="005858AC">
            <w:pPr>
              <w:spacing w:after="120"/>
              <w:rPr>
                <w:sz w:val="20"/>
              </w:rPr>
            </w:pPr>
            <w:r w:rsidRPr="005858AC">
              <w:rPr>
                <w:sz w:val="20"/>
              </w:rPr>
              <w:t>DOB</w:t>
            </w:r>
          </w:p>
        </w:tc>
        <w:tc>
          <w:tcPr>
            <w:tcW w:w="1440" w:type="dxa"/>
          </w:tcPr>
          <w:p w14:paraId="16E4A417" w14:textId="77777777" w:rsidR="00BE7924" w:rsidRPr="005858AC" w:rsidRDefault="00BE7924" w:rsidP="005858AC">
            <w:pPr>
              <w:spacing w:after="120"/>
              <w:rPr>
                <w:sz w:val="20"/>
              </w:rPr>
            </w:pPr>
          </w:p>
        </w:tc>
        <w:tc>
          <w:tcPr>
            <w:tcW w:w="2872" w:type="dxa"/>
          </w:tcPr>
          <w:p w14:paraId="16E4A418" w14:textId="77777777" w:rsidR="00BE7924" w:rsidRPr="005858AC" w:rsidRDefault="00BE7924" w:rsidP="005858AC">
            <w:pPr>
              <w:spacing w:after="120"/>
              <w:rPr>
                <w:sz w:val="20"/>
              </w:rPr>
            </w:pPr>
          </w:p>
        </w:tc>
        <w:tc>
          <w:tcPr>
            <w:tcW w:w="1808" w:type="dxa"/>
          </w:tcPr>
          <w:p w14:paraId="16E4A419" w14:textId="77777777" w:rsidR="00BE7924" w:rsidRPr="005858AC" w:rsidRDefault="00BE7924" w:rsidP="005858AC">
            <w:pPr>
              <w:spacing w:after="120"/>
              <w:rPr>
                <w:sz w:val="20"/>
              </w:rPr>
            </w:pPr>
          </w:p>
        </w:tc>
      </w:tr>
      <w:tr w:rsidR="00BE7924" w:rsidRPr="00FB06D0" w14:paraId="16E4A420" w14:textId="77777777" w:rsidTr="006B4698">
        <w:tc>
          <w:tcPr>
            <w:tcW w:w="720" w:type="dxa"/>
          </w:tcPr>
          <w:p w14:paraId="16E4A41B" w14:textId="77777777" w:rsidR="00BE7924" w:rsidRPr="005858AC" w:rsidRDefault="00BE7924" w:rsidP="005858AC">
            <w:pPr>
              <w:spacing w:after="120"/>
              <w:rPr>
                <w:sz w:val="20"/>
              </w:rPr>
            </w:pPr>
          </w:p>
        </w:tc>
        <w:tc>
          <w:tcPr>
            <w:tcW w:w="1800" w:type="dxa"/>
          </w:tcPr>
          <w:p w14:paraId="16E4A41C" w14:textId="77777777" w:rsidR="00BE7924" w:rsidRPr="005858AC" w:rsidRDefault="00BE7924" w:rsidP="005858AC">
            <w:pPr>
              <w:spacing w:after="120"/>
              <w:rPr>
                <w:sz w:val="20"/>
              </w:rPr>
            </w:pPr>
            <w:r w:rsidRPr="005858AC">
              <w:rPr>
                <w:sz w:val="20"/>
              </w:rPr>
              <w:t>Gender</w:t>
            </w:r>
          </w:p>
        </w:tc>
        <w:tc>
          <w:tcPr>
            <w:tcW w:w="1440" w:type="dxa"/>
          </w:tcPr>
          <w:p w14:paraId="16E4A41D" w14:textId="77777777" w:rsidR="00BE7924" w:rsidRPr="005858AC" w:rsidRDefault="00BE7924" w:rsidP="005858AC">
            <w:pPr>
              <w:spacing w:after="120"/>
              <w:rPr>
                <w:sz w:val="20"/>
              </w:rPr>
            </w:pPr>
          </w:p>
        </w:tc>
        <w:tc>
          <w:tcPr>
            <w:tcW w:w="2872" w:type="dxa"/>
          </w:tcPr>
          <w:p w14:paraId="16E4A41E" w14:textId="77777777" w:rsidR="00BE7924" w:rsidRPr="005858AC" w:rsidRDefault="00BE7924" w:rsidP="005858AC">
            <w:pPr>
              <w:spacing w:after="120"/>
              <w:rPr>
                <w:sz w:val="20"/>
              </w:rPr>
            </w:pPr>
          </w:p>
        </w:tc>
        <w:tc>
          <w:tcPr>
            <w:tcW w:w="1808" w:type="dxa"/>
          </w:tcPr>
          <w:p w14:paraId="16E4A41F" w14:textId="77777777" w:rsidR="00BE7924" w:rsidRPr="005858AC" w:rsidRDefault="00BE7924" w:rsidP="005858AC">
            <w:pPr>
              <w:spacing w:after="120"/>
              <w:rPr>
                <w:sz w:val="20"/>
              </w:rPr>
            </w:pPr>
          </w:p>
        </w:tc>
      </w:tr>
      <w:tr w:rsidR="00BE7924" w:rsidRPr="00FB06D0" w14:paraId="16E4A426" w14:textId="77777777" w:rsidTr="006B4698">
        <w:tc>
          <w:tcPr>
            <w:tcW w:w="720" w:type="dxa"/>
          </w:tcPr>
          <w:p w14:paraId="16E4A421" w14:textId="77777777" w:rsidR="00BE7924" w:rsidRPr="005858AC" w:rsidRDefault="00BE7924" w:rsidP="005858AC">
            <w:pPr>
              <w:spacing w:after="120"/>
              <w:rPr>
                <w:sz w:val="20"/>
              </w:rPr>
            </w:pPr>
          </w:p>
        </w:tc>
        <w:tc>
          <w:tcPr>
            <w:tcW w:w="1800" w:type="dxa"/>
          </w:tcPr>
          <w:p w14:paraId="16E4A422" w14:textId="77777777" w:rsidR="00BE7924" w:rsidRPr="005858AC" w:rsidRDefault="00BE7924" w:rsidP="005858AC">
            <w:pPr>
              <w:spacing w:after="120"/>
              <w:rPr>
                <w:sz w:val="20"/>
              </w:rPr>
            </w:pPr>
            <w:r w:rsidRPr="005858AC">
              <w:rPr>
                <w:sz w:val="20"/>
              </w:rPr>
              <w:t>Last Name</w:t>
            </w:r>
          </w:p>
        </w:tc>
        <w:tc>
          <w:tcPr>
            <w:tcW w:w="1440" w:type="dxa"/>
          </w:tcPr>
          <w:p w14:paraId="16E4A423" w14:textId="77777777" w:rsidR="00BE7924" w:rsidRPr="005858AC" w:rsidRDefault="00BE7924" w:rsidP="005858AC">
            <w:pPr>
              <w:spacing w:after="120"/>
              <w:rPr>
                <w:sz w:val="20"/>
              </w:rPr>
            </w:pPr>
          </w:p>
        </w:tc>
        <w:tc>
          <w:tcPr>
            <w:tcW w:w="2872" w:type="dxa"/>
          </w:tcPr>
          <w:p w14:paraId="16E4A424" w14:textId="77777777" w:rsidR="00BE7924" w:rsidRPr="005858AC" w:rsidRDefault="00BE7924" w:rsidP="005858AC">
            <w:pPr>
              <w:spacing w:after="120"/>
              <w:rPr>
                <w:sz w:val="20"/>
              </w:rPr>
            </w:pPr>
          </w:p>
        </w:tc>
        <w:tc>
          <w:tcPr>
            <w:tcW w:w="1808" w:type="dxa"/>
          </w:tcPr>
          <w:p w14:paraId="16E4A425" w14:textId="77777777" w:rsidR="00BE7924" w:rsidRPr="005858AC" w:rsidRDefault="00BE7924" w:rsidP="005858AC">
            <w:pPr>
              <w:spacing w:after="120"/>
              <w:rPr>
                <w:sz w:val="20"/>
              </w:rPr>
            </w:pPr>
          </w:p>
        </w:tc>
      </w:tr>
      <w:tr w:rsidR="00BE7924" w:rsidRPr="00FB06D0" w14:paraId="16E4A42C" w14:textId="77777777" w:rsidTr="006B4698">
        <w:tc>
          <w:tcPr>
            <w:tcW w:w="720" w:type="dxa"/>
          </w:tcPr>
          <w:p w14:paraId="16E4A427" w14:textId="77777777" w:rsidR="00BE7924" w:rsidRPr="005858AC" w:rsidRDefault="00BE7924" w:rsidP="005858AC">
            <w:pPr>
              <w:spacing w:after="120"/>
              <w:rPr>
                <w:sz w:val="20"/>
              </w:rPr>
            </w:pPr>
          </w:p>
        </w:tc>
        <w:tc>
          <w:tcPr>
            <w:tcW w:w="1800" w:type="dxa"/>
          </w:tcPr>
          <w:p w14:paraId="16E4A428" w14:textId="77777777" w:rsidR="00BE7924" w:rsidRPr="005858AC" w:rsidRDefault="00BE7924" w:rsidP="005858AC">
            <w:pPr>
              <w:spacing w:after="120"/>
              <w:rPr>
                <w:sz w:val="20"/>
              </w:rPr>
            </w:pPr>
            <w:r w:rsidRPr="005858AC">
              <w:rPr>
                <w:sz w:val="20"/>
              </w:rPr>
              <w:t>First Name</w:t>
            </w:r>
          </w:p>
        </w:tc>
        <w:tc>
          <w:tcPr>
            <w:tcW w:w="1440" w:type="dxa"/>
          </w:tcPr>
          <w:p w14:paraId="16E4A429" w14:textId="77777777" w:rsidR="00BE7924" w:rsidRPr="005858AC" w:rsidRDefault="00BE7924" w:rsidP="005858AC">
            <w:pPr>
              <w:spacing w:after="120"/>
              <w:rPr>
                <w:sz w:val="20"/>
              </w:rPr>
            </w:pPr>
          </w:p>
        </w:tc>
        <w:tc>
          <w:tcPr>
            <w:tcW w:w="2872" w:type="dxa"/>
          </w:tcPr>
          <w:p w14:paraId="16E4A42A" w14:textId="77777777" w:rsidR="00BE7924" w:rsidRPr="005858AC" w:rsidRDefault="00BE7924" w:rsidP="005858AC">
            <w:pPr>
              <w:spacing w:after="120"/>
              <w:rPr>
                <w:sz w:val="20"/>
              </w:rPr>
            </w:pPr>
          </w:p>
        </w:tc>
        <w:tc>
          <w:tcPr>
            <w:tcW w:w="1808" w:type="dxa"/>
          </w:tcPr>
          <w:p w14:paraId="16E4A42B" w14:textId="77777777" w:rsidR="00BE7924" w:rsidRPr="005858AC" w:rsidRDefault="00BE7924" w:rsidP="005858AC">
            <w:pPr>
              <w:spacing w:after="120"/>
              <w:rPr>
                <w:sz w:val="20"/>
              </w:rPr>
            </w:pPr>
          </w:p>
        </w:tc>
      </w:tr>
      <w:tr w:rsidR="00BE7924" w:rsidRPr="00FB06D0" w14:paraId="16E4A432" w14:textId="77777777" w:rsidTr="006B4698">
        <w:tc>
          <w:tcPr>
            <w:tcW w:w="720" w:type="dxa"/>
          </w:tcPr>
          <w:p w14:paraId="16E4A42D" w14:textId="77777777" w:rsidR="00BE7924" w:rsidRPr="005858AC" w:rsidRDefault="00BE7924" w:rsidP="005858AC">
            <w:pPr>
              <w:spacing w:after="120"/>
              <w:rPr>
                <w:sz w:val="20"/>
              </w:rPr>
            </w:pPr>
          </w:p>
        </w:tc>
        <w:tc>
          <w:tcPr>
            <w:tcW w:w="1800" w:type="dxa"/>
          </w:tcPr>
          <w:p w14:paraId="16E4A42E" w14:textId="77777777" w:rsidR="00BE7924" w:rsidRPr="005858AC" w:rsidRDefault="00BE7924" w:rsidP="005858AC">
            <w:pPr>
              <w:spacing w:after="120"/>
              <w:rPr>
                <w:sz w:val="20"/>
              </w:rPr>
            </w:pPr>
            <w:r w:rsidRPr="005858AC">
              <w:rPr>
                <w:sz w:val="20"/>
              </w:rPr>
              <w:t>Middle Name</w:t>
            </w:r>
          </w:p>
        </w:tc>
        <w:tc>
          <w:tcPr>
            <w:tcW w:w="1440" w:type="dxa"/>
          </w:tcPr>
          <w:p w14:paraId="16E4A42F" w14:textId="77777777" w:rsidR="00BE7924" w:rsidRPr="005858AC" w:rsidRDefault="00BE7924" w:rsidP="005858AC">
            <w:pPr>
              <w:spacing w:after="120"/>
              <w:rPr>
                <w:sz w:val="20"/>
              </w:rPr>
            </w:pPr>
          </w:p>
        </w:tc>
        <w:tc>
          <w:tcPr>
            <w:tcW w:w="2872" w:type="dxa"/>
          </w:tcPr>
          <w:p w14:paraId="16E4A430" w14:textId="77777777" w:rsidR="00BE7924" w:rsidRPr="005858AC" w:rsidRDefault="00BE7924" w:rsidP="005858AC">
            <w:pPr>
              <w:spacing w:after="120"/>
              <w:rPr>
                <w:sz w:val="20"/>
              </w:rPr>
            </w:pPr>
          </w:p>
        </w:tc>
        <w:tc>
          <w:tcPr>
            <w:tcW w:w="1808" w:type="dxa"/>
          </w:tcPr>
          <w:p w14:paraId="16E4A431" w14:textId="77777777" w:rsidR="00BE7924" w:rsidRPr="005858AC" w:rsidRDefault="00BE7924" w:rsidP="005858AC">
            <w:pPr>
              <w:spacing w:after="120"/>
              <w:rPr>
                <w:sz w:val="20"/>
              </w:rPr>
            </w:pPr>
          </w:p>
        </w:tc>
      </w:tr>
      <w:tr w:rsidR="00BE7924" w:rsidRPr="00FB06D0" w14:paraId="16E4A438" w14:textId="77777777" w:rsidTr="006B4698">
        <w:tc>
          <w:tcPr>
            <w:tcW w:w="720" w:type="dxa"/>
          </w:tcPr>
          <w:p w14:paraId="16E4A433" w14:textId="77777777" w:rsidR="00BE7924" w:rsidRPr="005858AC" w:rsidRDefault="00BE7924" w:rsidP="005858AC">
            <w:pPr>
              <w:spacing w:after="120"/>
              <w:rPr>
                <w:sz w:val="20"/>
              </w:rPr>
            </w:pPr>
          </w:p>
        </w:tc>
        <w:tc>
          <w:tcPr>
            <w:tcW w:w="1800" w:type="dxa"/>
          </w:tcPr>
          <w:p w14:paraId="16E4A434" w14:textId="77777777" w:rsidR="00BE7924" w:rsidRPr="005858AC" w:rsidRDefault="00BE7924" w:rsidP="005858AC">
            <w:pPr>
              <w:spacing w:after="120"/>
              <w:rPr>
                <w:sz w:val="20"/>
              </w:rPr>
            </w:pPr>
            <w:r w:rsidRPr="005858AC">
              <w:rPr>
                <w:sz w:val="20"/>
              </w:rPr>
              <w:t>Payer Name</w:t>
            </w:r>
          </w:p>
        </w:tc>
        <w:tc>
          <w:tcPr>
            <w:tcW w:w="1440" w:type="dxa"/>
          </w:tcPr>
          <w:p w14:paraId="16E4A435" w14:textId="77777777" w:rsidR="00BE7924" w:rsidRPr="005858AC" w:rsidRDefault="00BE7924" w:rsidP="005858AC">
            <w:pPr>
              <w:spacing w:after="120"/>
              <w:rPr>
                <w:sz w:val="20"/>
              </w:rPr>
            </w:pPr>
          </w:p>
        </w:tc>
        <w:tc>
          <w:tcPr>
            <w:tcW w:w="2872" w:type="dxa"/>
          </w:tcPr>
          <w:p w14:paraId="16E4A436" w14:textId="77777777" w:rsidR="00BE7924" w:rsidRPr="005858AC" w:rsidRDefault="00BE7924" w:rsidP="005858AC">
            <w:pPr>
              <w:spacing w:after="120"/>
              <w:rPr>
                <w:sz w:val="20"/>
              </w:rPr>
            </w:pPr>
          </w:p>
        </w:tc>
        <w:tc>
          <w:tcPr>
            <w:tcW w:w="1808" w:type="dxa"/>
          </w:tcPr>
          <w:p w14:paraId="16E4A437" w14:textId="77777777" w:rsidR="00BE7924" w:rsidRPr="005858AC" w:rsidRDefault="00BE7924" w:rsidP="005858AC">
            <w:pPr>
              <w:spacing w:after="120"/>
              <w:rPr>
                <w:sz w:val="20"/>
              </w:rPr>
            </w:pPr>
          </w:p>
        </w:tc>
      </w:tr>
      <w:tr w:rsidR="00BE7924" w:rsidRPr="00FB06D0" w14:paraId="16E4A43E" w14:textId="77777777" w:rsidTr="006B4698">
        <w:tc>
          <w:tcPr>
            <w:tcW w:w="720" w:type="dxa"/>
          </w:tcPr>
          <w:p w14:paraId="16E4A439" w14:textId="77777777" w:rsidR="00BE7924" w:rsidRPr="005858AC" w:rsidRDefault="00BE7924" w:rsidP="005858AC">
            <w:pPr>
              <w:spacing w:after="120"/>
              <w:rPr>
                <w:sz w:val="20"/>
              </w:rPr>
            </w:pPr>
          </w:p>
        </w:tc>
        <w:tc>
          <w:tcPr>
            <w:tcW w:w="1800" w:type="dxa"/>
          </w:tcPr>
          <w:p w14:paraId="16E4A43A" w14:textId="77777777" w:rsidR="00BE7924" w:rsidRPr="005858AC" w:rsidRDefault="00BE7924" w:rsidP="005858AC">
            <w:pPr>
              <w:spacing w:after="120"/>
              <w:rPr>
                <w:sz w:val="20"/>
              </w:rPr>
            </w:pPr>
            <w:r w:rsidRPr="005858AC">
              <w:rPr>
                <w:sz w:val="20"/>
              </w:rPr>
              <w:t>Authorization #</w:t>
            </w:r>
          </w:p>
        </w:tc>
        <w:tc>
          <w:tcPr>
            <w:tcW w:w="1440" w:type="dxa"/>
          </w:tcPr>
          <w:p w14:paraId="16E4A43B" w14:textId="77777777" w:rsidR="00BE7924" w:rsidRPr="005858AC" w:rsidRDefault="00BE7924" w:rsidP="005858AC">
            <w:pPr>
              <w:spacing w:after="120"/>
              <w:rPr>
                <w:sz w:val="20"/>
              </w:rPr>
            </w:pPr>
          </w:p>
        </w:tc>
        <w:tc>
          <w:tcPr>
            <w:tcW w:w="2872" w:type="dxa"/>
          </w:tcPr>
          <w:p w14:paraId="16E4A43C" w14:textId="77777777" w:rsidR="00BE7924" w:rsidRPr="005858AC" w:rsidRDefault="00BE7924" w:rsidP="005858AC">
            <w:pPr>
              <w:spacing w:after="120"/>
              <w:rPr>
                <w:sz w:val="20"/>
              </w:rPr>
            </w:pPr>
          </w:p>
        </w:tc>
        <w:tc>
          <w:tcPr>
            <w:tcW w:w="1808" w:type="dxa"/>
          </w:tcPr>
          <w:p w14:paraId="16E4A43D" w14:textId="77777777" w:rsidR="00BE7924" w:rsidRPr="005858AC" w:rsidRDefault="00BE7924" w:rsidP="005858AC">
            <w:pPr>
              <w:spacing w:after="120"/>
              <w:rPr>
                <w:sz w:val="20"/>
              </w:rPr>
            </w:pPr>
          </w:p>
        </w:tc>
      </w:tr>
      <w:tr w:rsidR="00BE7924" w:rsidRPr="00FB06D0" w14:paraId="16E4A444" w14:textId="77777777" w:rsidTr="006B4698">
        <w:tc>
          <w:tcPr>
            <w:tcW w:w="720" w:type="dxa"/>
          </w:tcPr>
          <w:p w14:paraId="16E4A43F" w14:textId="77777777" w:rsidR="00BE7924" w:rsidRPr="005858AC" w:rsidRDefault="00BE7924" w:rsidP="005858AC">
            <w:pPr>
              <w:spacing w:after="120"/>
              <w:rPr>
                <w:sz w:val="20"/>
              </w:rPr>
            </w:pPr>
          </w:p>
        </w:tc>
        <w:tc>
          <w:tcPr>
            <w:tcW w:w="1800" w:type="dxa"/>
          </w:tcPr>
          <w:p w14:paraId="16E4A440" w14:textId="77777777" w:rsidR="00BE7924" w:rsidRPr="005858AC" w:rsidRDefault="00BE7924" w:rsidP="005858AC">
            <w:pPr>
              <w:spacing w:after="120"/>
              <w:rPr>
                <w:sz w:val="20"/>
              </w:rPr>
            </w:pPr>
            <w:r w:rsidRPr="005858AC">
              <w:rPr>
                <w:sz w:val="20"/>
              </w:rPr>
              <w:t>Code</w:t>
            </w:r>
          </w:p>
        </w:tc>
        <w:tc>
          <w:tcPr>
            <w:tcW w:w="1440" w:type="dxa"/>
          </w:tcPr>
          <w:p w14:paraId="16E4A441" w14:textId="77777777" w:rsidR="00BE7924" w:rsidRPr="005858AC" w:rsidRDefault="00BE7924" w:rsidP="005858AC">
            <w:pPr>
              <w:spacing w:after="120"/>
              <w:rPr>
                <w:sz w:val="20"/>
              </w:rPr>
            </w:pPr>
          </w:p>
        </w:tc>
        <w:tc>
          <w:tcPr>
            <w:tcW w:w="2872" w:type="dxa"/>
          </w:tcPr>
          <w:p w14:paraId="16E4A442" w14:textId="77777777" w:rsidR="00BE7924" w:rsidRPr="005858AC" w:rsidRDefault="00BE7924" w:rsidP="005858AC">
            <w:pPr>
              <w:spacing w:after="120"/>
              <w:rPr>
                <w:sz w:val="20"/>
              </w:rPr>
            </w:pPr>
          </w:p>
        </w:tc>
        <w:tc>
          <w:tcPr>
            <w:tcW w:w="1808" w:type="dxa"/>
          </w:tcPr>
          <w:p w14:paraId="16E4A443" w14:textId="77777777" w:rsidR="00BE7924" w:rsidRPr="005858AC" w:rsidRDefault="00BE7924" w:rsidP="005858AC">
            <w:pPr>
              <w:spacing w:after="120"/>
              <w:rPr>
                <w:sz w:val="20"/>
              </w:rPr>
            </w:pPr>
          </w:p>
        </w:tc>
      </w:tr>
      <w:tr w:rsidR="00BE7924" w:rsidRPr="00FB06D0" w14:paraId="16E4A44A" w14:textId="77777777" w:rsidTr="006B4698">
        <w:tc>
          <w:tcPr>
            <w:tcW w:w="720" w:type="dxa"/>
          </w:tcPr>
          <w:p w14:paraId="16E4A445" w14:textId="77777777" w:rsidR="00BE7924" w:rsidRPr="005858AC" w:rsidRDefault="00BE7924" w:rsidP="005858AC">
            <w:pPr>
              <w:spacing w:after="120"/>
              <w:rPr>
                <w:sz w:val="20"/>
              </w:rPr>
            </w:pPr>
          </w:p>
        </w:tc>
        <w:tc>
          <w:tcPr>
            <w:tcW w:w="1800" w:type="dxa"/>
          </w:tcPr>
          <w:p w14:paraId="16E4A446" w14:textId="77777777" w:rsidR="00BE7924" w:rsidRPr="005858AC" w:rsidRDefault="00BE7924" w:rsidP="005858AC">
            <w:pPr>
              <w:spacing w:after="120"/>
              <w:rPr>
                <w:sz w:val="20"/>
              </w:rPr>
            </w:pPr>
            <w:r w:rsidRPr="005858AC">
              <w:rPr>
                <w:sz w:val="20"/>
              </w:rPr>
              <w:t>Paperwork</w:t>
            </w:r>
          </w:p>
        </w:tc>
        <w:tc>
          <w:tcPr>
            <w:tcW w:w="1440" w:type="dxa"/>
          </w:tcPr>
          <w:p w14:paraId="16E4A447" w14:textId="77777777" w:rsidR="00BE7924" w:rsidRPr="005858AC" w:rsidRDefault="00BE7924" w:rsidP="005858AC">
            <w:pPr>
              <w:spacing w:after="120"/>
              <w:rPr>
                <w:sz w:val="20"/>
              </w:rPr>
            </w:pPr>
          </w:p>
        </w:tc>
        <w:tc>
          <w:tcPr>
            <w:tcW w:w="2872" w:type="dxa"/>
          </w:tcPr>
          <w:p w14:paraId="16E4A448" w14:textId="77777777" w:rsidR="00BE7924" w:rsidRPr="005858AC" w:rsidRDefault="00BE7924" w:rsidP="005858AC">
            <w:pPr>
              <w:spacing w:after="120"/>
              <w:rPr>
                <w:sz w:val="20"/>
              </w:rPr>
            </w:pPr>
          </w:p>
        </w:tc>
        <w:tc>
          <w:tcPr>
            <w:tcW w:w="1808" w:type="dxa"/>
          </w:tcPr>
          <w:p w14:paraId="16E4A449" w14:textId="77777777" w:rsidR="00BE7924" w:rsidRPr="005858AC" w:rsidRDefault="00BE7924" w:rsidP="005858AC">
            <w:pPr>
              <w:spacing w:after="120"/>
              <w:rPr>
                <w:sz w:val="20"/>
              </w:rPr>
            </w:pPr>
          </w:p>
        </w:tc>
      </w:tr>
      <w:tr w:rsidR="00BE7924" w:rsidRPr="00FB06D0" w14:paraId="16E4A450" w14:textId="77777777" w:rsidTr="006B4698">
        <w:tc>
          <w:tcPr>
            <w:tcW w:w="720" w:type="dxa"/>
          </w:tcPr>
          <w:p w14:paraId="16E4A44B" w14:textId="77777777" w:rsidR="00BE7924" w:rsidRPr="005858AC" w:rsidRDefault="00BE7924" w:rsidP="005858AC">
            <w:pPr>
              <w:spacing w:after="120"/>
              <w:rPr>
                <w:sz w:val="20"/>
              </w:rPr>
            </w:pPr>
          </w:p>
        </w:tc>
        <w:tc>
          <w:tcPr>
            <w:tcW w:w="1800" w:type="dxa"/>
          </w:tcPr>
          <w:p w14:paraId="16E4A44C" w14:textId="77777777" w:rsidR="00BE7924" w:rsidRPr="005858AC" w:rsidRDefault="00BE7924" w:rsidP="005858AC">
            <w:pPr>
              <w:spacing w:after="120"/>
              <w:rPr>
                <w:sz w:val="20"/>
              </w:rPr>
            </w:pPr>
            <w:r w:rsidRPr="005858AC">
              <w:rPr>
                <w:sz w:val="20"/>
              </w:rPr>
              <w:t>Address</w:t>
            </w:r>
          </w:p>
        </w:tc>
        <w:tc>
          <w:tcPr>
            <w:tcW w:w="1440" w:type="dxa"/>
          </w:tcPr>
          <w:p w14:paraId="16E4A44D" w14:textId="77777777" w:rsidR="00BE7924" w:rsidRPr="005858AC" w:rsidRDefault="00BE7924" w:rsidP="005858AC">
            <w:pPr>
              <w:spacing w:after="120"/>
              <w:rPr>
                <w:sz w:val="20"/>
              </w:rPr>
            </w:pPr>
          </w:p>
        </w:tc>
        <w:tc>
          <w:tcPr>
            <w:tcW w:w="2872" w:type="dxa"/>
          </w:tcPr>
          <w:p w14:paraId="16E4A44E" w14:textId="77777777" w:rsidR="00BE7924" w:rsidRPr="005858AC" w:rsidRDefault="00BE7924" w:rsidP="005858AC">
            <w:pPr>
              <w:spacing w:after="120"/>
              <w:rPr>
                <w:sz w:val="20"/>
              </w:rPr>
            </w:pPr>
          </w:p>
        </w:tc>
        <w:tc>
          <w:tcPr>
            <w:tcW w:w="1808" w:type="dxa"/>
          </w:tcPr>
          <w:p w14:paraId="16E4A44F" w14:textId="77777777" w:rsidR="00BE7924" w:rsidRPr="005858AC" w:rsidRDefault="00BE7924" w:rsidP="005858AC">
            <w:pPr>
              <w:spacing w:after="120"/>
              <w:rPr>
                <w:sz w:val="20"/>
              </w:rPr>
            </w:pPr>
          </w:p>
        </w:tc>
      </w:tr>
    </w:tbl>
    <w:p w14:paraId="16E4A451" w14:textId="77777777" w:rsidR="00684432" w:rsidRDefault="00537805" w:rsidP="009446BF">
      <w:pPr>
        <w:pStyle w:val="Heading3"/>
      </w:pPr>
      <w:bookmarkStart w:id="3759" w:name="_Toc270940867"/>
      <w:bookmarkStart w:id="3760" w:name="_Toc270946263"/>
      <w:bookmarkStart w:id="3761" w:name="_Toc278358732"/>
      <w:bookmarkStart w:id="3762" w:name="_Toc295735809"/>
      <w:bookmarkEnd w:id="3759"/>
      <w:r w:rsidRPr="00FB06D0">
        <w:t>BI tab</w:t>
      </w:r>
      <w:bookmarkEnd w:id="3760"/>
      <w:bookmarkEnd w:id="3761"/>
      <w:bookmarkEnd w:id="3762"/>
    </w:p>
    <w:p w14:paraId="16E4A452" w14:textId="77777777" w:rsidR="00684432" w:rsidRDefault="004D3ADC" w:rsidP="009446BF">
      <w:pPr>
        <w:pStyle w:val="Body3"/>
      </w:pPr>
      <w:r>
        <w:t>This screen not fully documented.</w:t>
      </w:r>
    </w:p>
    <w:p w14:paraId="16E4A453" w14:textId="77777777" w:rsidR="00684432" w:rsidRDefault="00B37D2E" w:rsidP="009446BF">
      <w:pPr>
        <w:pStyle w:val="Body3"/>
      </w:pPr>
      <w:r>
        <w:rPr>
          <w:noProof/>
        </w:rPr>
        <w:drawing>
          <wp:inline distT="0" distB="0" distL="0" distR="0" wp14:anchorId="16E4AFF8" wp14:editId="16E4AFF9">
            <wp:extent cx="4733925" cy="39052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srcRect/>
                    <a:stretch>
                      <a:fillRect/>
                    </a:stretch>
                  </pic:blipFill>
                  <pic:spPr bwMode="auto">
                    <a:xfrm>
                      <a:off x="0" y="0"/>
                      <a:ext cx="4733925" cy="3905250"/>
                    </a:xfrm>
                    <a:prstGeom prst="rect">
                      <a:avLst/>
                    </a:prstGeom>
                    <a:noFill/>
                    <a:ln w="9525">
                      <a:noFill/>
                      <a:miter lim="800000"/>
                      <a:headEnd/>
                      <a:tailEnd/>
                    </a:ln>
                  </pic:spPr>
                </pic:pic>
              </a:graphicData>
            </a:graphic>
          </wp:inline>
        </w:drawing>
      </w:r>
    </w:p>
    <w:p w14:paraId="16E4A454" w14:textId="77777777" w:rsidR="00EC2B18" w:rsidRDefault="00EC2B18"/>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910"/>
        <w:gridCol w:w="1447"/>
        <w:gridCol w:w="1931"/>
        <w:gridCol w:w="1680"/>
      </w:tblGrid>
      <w:tr w:rsidR="00E867FB" w:rsidRPr="005858AC" w14:paraId="16E4A45A" w14:textId="77777777" w:rsidTr="00E867FB">
        <w:tc>
          <w:tcPr>
            <w:tcW w:w="780" w:type="dxa"/>
          </w:tcPr>
          <w:p w14:paraId="16E4A455" w14:textId="77777777" w:rsidR="00D90467" w:rsidRPr="005858AC" w:rsidRDefault="00D90467" w:rsidP="005858AC">
            <w:pPr>
              <w:spacing w:after="120"/>
              <w:rPr>
                <w:b/>
                <w:bCs/>
                <w:sz w:val="20"/>
              </w:rPr>
            </w:pPr>
            <w:proofErr w:type="spellStart"/>
            <w:r w:rsidRPr="005858AC">
              <w:rPr>
                <w:b/>
                <w:bCs/>
                <w:sz w:val="20"/>
              </w:rPr>
              <w:t>Req</w:t>
            </w:r>
            <w:proofErr w:type="spellEnd"/>
            <w:r w:rsidRPr="005858AC">
              <w:rPr>
                <w:b/>
                <w:bCs/>
                <w:sz w:val="20"/>
              </w:rPr>
              <w:t xml:space="preserve"> #</w:t>
            </w:r>
          </w:p>
        </w:tc>
        <w:tc>
          <w:tcPr>
            <w:tcW w:w="2910" w:type="dxa"/>
          </w:tcPr>
          <w:p w14:paraId="16E4A456" w14:textId="77777777" w:rsidR="00D90467" w:rsidRPr="005858AC" w:rsidRDefault="00D90467" w:rsidP="005858AC">
            <w:pPr>
              <w:spacing w:after="120"/>
              <w:rPr>
                <w:b/>
                <w:bCs/>
                <w:sz w:val="20"/>
              </w:rPr>
            </w:pPr>
            <w:r w:rsidRPr="005858AC">
              <w:rPr>
                <w:b/>
                <w:bCs/>
                <w:sz w:val="20"/>
              </w:rPr>
              <w:t>Field Name</w:t>
            </w:r>
          </w:p>
        </w:tc>
        <w:tc>
          <w:tcPr>
            <w:tcW w:w="1447" w:type="dxa"/>
          </w:tcPr>
          <w:p w14:paraId="16E4A457" w14:textId="77777777" w:rsidR="00D90467" w:rsidRPr="005858AC" w:rsidRDefault="00D90467" w:rsidP="005858AC">
            <w:pPr>
              <w:spacing w:after="120"/>
              <w:rPr>
                <w:b/>
                <w:bCs/>
                <w:sz w:val="20"/>
              </w:rPr>
            </w:pPr>
            <w:r w:rsidRPr="005858AC">
              <w:rPr>
                <w:b/>
                <w:bCs/>
                <w:sz w:val="20"/>
              </w:rPr>
              <w:t>Meaning</w:t>
            </w:r>
          </w:p>
        </w:tc>
        <w:tc>
          <w:tcPr>
            <w:tcW w:w="1931" w:type="dxa"/>
          </w:tcPr>
          <w:p w14:paraId="16E4A458" w14:textId="77777777" w:rsidR="00D90467" w:rsidRPr="005858AC" w:rsidRDefault="00D90467" w:rsidP="005858AC">
            <w:pPr>
              <w:spacing w:after="120"/>
              <w:rPr>
                <w:b/>
                <w:bCs/>
                <w:sz w:val="20"/>
              </w:rPr>
            </w:pPr>
            <w:r w:rsidRPr="005858AC">
              <w:rPr>
                <w:b/>
                <w:bCs/>
                <w:sz w:val="20"/>
              </w:rPr>
              <w:t>Database column</w:t>
            </w:r>
          </w:p>
        </w:tc>
        <w:tc>
          <w:tcPr>
            <w:tcW w:w="1680" w:type="dxa"/>
          </w:tcPr>
          <w:p w14:paraId="16E4A459" w14:textId="77777777" w:rsidR="00D90467" w:rsidRPr="005858AC" w:rsidRDefault="00D90467" w:rsidP="005858AC">
            <w:pPr>
              <w:spacing w:after="120"/>
              <w:rPr>
                <w:b/>
                <w:bCs/>
                <w:sz w:val="20"/>
              </w:rPr>
            </w:pPr>
            <w:r w:rsidRPr="005858AC">
              <w:rPr>
                <w:b/>
                <w:bCs/>
                <w:sz w:val="20"/>
              </w:rPr>
              <w:t>Data source</w:t>
            </w:r>
          </w:p>
        </w:tc>
      </w:tr>
      <w:tr w:rsidR="00E867FB" w:rsidRPr="005858AC" w14:paraId="16E4A460" w14:textId="77777777" w:rsidTr="00E867FB">
        <w:tc>
          <w:tcPr>
            <w:tcW w:w="780" w:type="dxa"/>
          </w:tcPr>
          <w:p w14:paraId="16E4A45B" w14:textId="77777777" w:rsidR="00D90467" w:rsidRPr="005858AC" w:rsidRDefault="00D90467" w:rsidP="005858AC">
            <w:pPr>
              <w:spacing w:after="120"/>
              <w:rPr>
                <w:sz w:val="20"/>
              </w:rPr>
            </w:pPr>
          </w:p>
        </w:tc>
        <w:tc>
          <w:tcPr>
            <w:tcW w:w="2910" w:type="dxa"/>
          </w:tcPr>
          <w:p w14:paraId="16E4A45C" w14:textId="77777777" w:rsidR="00D90467" w:rsidRPr="005858AC" w:rsidRDefault="002E4689" w:rsidP="005858AC">
            <w:pPr>
              <w:spacing w:after="120"/>
              <w:rPr>
                <w:sz w:val="20"/>
              </w:rPr>
            </w:pPr>
            <w:r w:rsidRPr="005858AC">
              <w:rPr>
                <w:sz w:val="20"/>
              </w:rPr>
              <w:t>Service Option</w:t>
            </w:r>
          </w:p>
        </w:tc>
        <w:tc>
          <w:tcPr>
            <w:tcW w:w="1447" w:type="dxa"/>
          </w:tcPr>
          <w:p w14:paraId="16E4A45D" w14:textId="77777777" w:rsidR="00D90467" w:rsidRPr="005858AC" w:rsidRDefault="00D90467" w:rsidP="005858AC">
            <w:pPr>
              <w:spacing w:after="120"/>
              <w:rPr>
                <w:sz w:val="20"/>
              </w:rPr>
            </w:pPr>
          </w:p>
        </w:tc>
        <w:tc>
          <w:tcPr>
            <w:tcW w:w="1931" w:type="dxa"/>
          </w:tcPr>
          <w:p w14:paraId="16E4A45E" w14:textId="77777777" w:rsidR="00D90467" w:rsidRPr="005858AC" w:rsidRDefault="00D90467" w:rsidP="005858AC">
            <w:pPr>
              <w:spacing w:after="120"/>
              <w:rPr>
                <w:sz w:val="20"/>
              </w:rPr>
            </w:pPr>
          </w:p>
        </w:tc>
        <w:tc>
          <w:tcPr>
            <w:tcW w:w="1680" w:type="dxa"/>
          </w:tcPr>
          <w:p w14:paraId="16E4A45F" w14:textId="77777777" w:rsidR="00D90467" w:rsidRPr="005858AC" w:rsidRDefault="00D90467" w:rsidP="005858AC">
            <w:pPr>
              <w:spacing w:after="120"/>
              <w:rPr>
                <w:sz w:val="20"/>
              </w:rPr>
            </w:pPr>
          </w:p>
        </w:tc>
      </w:tr>
      <w:tr w:rsidR="00E867FB" w:rsidRPr="005858AC" w14:paraId="16E4A466" w14:textId="77777777" w:rsidTr="00E867FB">
        <w:tc>
          <w:tcPr>
            <w:tcW w:w="780" w:type="dxa"/>
          </w:tcPr>
          <w:p w14:paraId="16E4A461" w14:textId="77777777" w:rsidR="00D90467" w:rsidRPr="005858AC" w:rsidRDefault="00D90467" w:rsidP="005858AC">
            <w:pPr>
              <w:spacing w:after="120"/>
              <w:rPr>
                <w:sz w:val="20"/>
              </w:rPr>
            </w:pPr>
          </w:p>
        </w:tc>
        <w:tc>
          <w:tcPr>
            <w:tcW w:w="2910" w:type="dxa"/>
          </w:tcPr>
          <w:p w14:paraId="16E4A462" w14:textId="77777777" w:rsidR="00D90467" w:rsidRPr="005858AC" w:rsidRDefault="002E4689" w:rsidP="005858AC">
            <w:pPr>
              <w:spacing w:after="120"/>
              <w:rPr>
                <w:sz w:val="20"/>
              </w:rPr>
            </w:pPr>
            <w:r w:rsidRPr="005858AC">
              <w:rPr>
                <w:sz w:val="20"/>
              </w:rPr>
              <w:t>Statement of Medical Necessity</w:t>
            </w:r>
          </w:p>
        </w:tc>
        <w:tc>
          <w:tcPr>
            <w:tcW w:w="1447" w:type="dxa"/>
          </w:tcPr>
          <w:p w14:paraId="16E4A463" w14:textId="77777777" w:rsidR="00D90467" w:rsidRPr="005858AC" w:rsidRDefault="00D90467" w:rsidP="005858AC">
            <w:pPr>
              <w:spacing w:after="120"/>
              <w:rPr>
                <w:sz w:val="20"/>
              </w:rPr>
            </w:pPr>
          </w:p>
        </w:tc>
        <w:tc>
          <w:tcPr>
            <w:tcW w:w="1931" w:type="dxa"/>
          </w:tcPr>
          <w:p w14:paraId="16E4A464" w14:textId="77777777" w:rsidR="00D90467" w:rsidRPr="005858AC" w:rsidRDefault="00D90467" w:rsidP="005858AC">
            <w:pPr>
              <w:spacing w:after="120"/>
              <w:rPr>
                <w:sz w:val="20"/>
              </w:rPr>
            </w:pPr>
          </w:p>
        </w:tc>
        <w:tc>
          <w:tcPr>
            <w:tcW w:w="1680" w:type="dxa"/>
          </w:tcPr>
          <w:p w14:paraId="16E4A465" w14:textId="77777777" w:rsidR="00D90467" w:rsidRPr="005858AC" w:rsidRDefault="00D90467" w:rsidP="005858AC">
            <w:pPr>
              <w:spacing w:after="120"/>
              <w:rPr>
                <w:sz w:val="20"/>
              </w:rPr>
            </w:pPr>
          </w:p>
        </w:tc>
      </w:tr>
      <w:tr w:rsidR="00E867FB" w:rsidRPr="005858AC" w14:paraId="16E4A46C" w14:textId="77777777" w:rsidTr="00E867FB">
        <w:tc>
          <w:tcPr>
            <w:tcW w:w="780" w:type="dxa"/>
          </w:tcPr>
          <w:p w14:paraId="16E4A467" w14:textId="77777777" w:rsidR="00D90467" w:rsidRPr="005858AC" w:rsidRDefault="00D90467" w:rsidP="005858AC">
            <w:pPr>
              <w:spacing w:after="120"/>
              <w:rPr>
                <w:sz w:val="20"/>
              </w:rPr>
            </w:pPr>
          </w:p>
        </w:tc>
        <w:tc>
          <w:tcPr>
            <w:tcW w:w="2910" w:type="dxa"/>
          </w:tcPr>
          <w:p w14:paraId="16E4A468" w14:textId="77777777" w:rsidR="00D90467" w:rsidRPr="005858AC" w:rsidRDefault="002E4689" w:rsidP="005858AC">
            <w:pPr>
              <w:spacing w:after="120"/>
              <w:rPr>
                <w:sz w:val="20"/>
              </w:rPr>
            </w:pPr>
            <w:r w:rsidRPr="005858AC">
              <w:rPr>
                <w:sz w:val="20"/>
              </w:rPr>
              <w:t>Patient Contact</w:t>
            </w:r>
          </w:p>
        </w:tc>
        <w:tc>
          <w:tcPr>
            <w:tcW w:w="1447" w:type="dxa"/>
          </w:tcPr>
          <w:p w14:paraId="16E4A469" w14:textId="77777777" w:rsidR="00D90467" w:rsidRPr="005858AC" w:rsidRDefault="00D90467" w:rsidP="005858AC">
            <w:pPr>
              <w:spacing w:after="120"/>
              <w:rPr>
                <w:sz w:val="20"/>
              </w:rPr>
            </w:pPr>
          </w:p>
        </w:tc>
        <w:tc>
          <w:tcPr>
            <w:tcW w:w="1931" w:type="dxa"/>
          </w:tcPr>
          <w:p w14:paraId="16E4A46A" w14:textId="77777777" w:rsidR="00D90467" w:rsidRPr="005858AC" w:rsidRDefault="00D90467" w:rsidP="005858AC">
            <w:pPr>
              <w:spacing w:after="120"/>
              <w:rPr>
                <w:sz w:val="20"/>
              </w:rPr>
            </w:pPr>
          </w:p>
        </w:tc>
        <w:tc>
          <w:tcPr>
            <w:tcW w:w="1680" w:type="dxa"/>
          </w:tcPr>
          <w:p w14:paraId="16E4A46B" w14:textId="77777777" w:rsidR="00D90467" w:rsidRPr="005858AC" w:rsidRDefault="00D90467" w:rsidP="005858AC">
            <w:pPr>
              <w:spacing w:after="120"/>
              <w:rPr>
                <w:sz w:val="20"/>
              </w:rPr>
            </w:pPr>
          </w:p>
        </w:tc>
      </w:tr>
      <w:tr w:rsidR="00E867FB" w:rsidRPr="005858AC" w14:paraId="16E4A472" w14:textId="77777777" w:rsidTr="00E867FB">
        <w:tc>
          <w:tcPr>
            <w:tcW w:w="780" w:type="dxa"/>
          </w:tcPr>
          <w:p w14:paraId="16E4A46D" w14:textId="77777777" w:rsidR="00D90467" w:rsidRPr="005858AC" w:rsidRDefault="00D90467" w:rsidP="005858AC">
            <w:pPr>
              <w:spacing w:after="120"/>
              <w:rPr>
                <w:sz w:val="20"/>
              </w:rPr>
            </w:pPr>
          </w:p>
        </w:tc>
        <w:tc>
          <w:tcPr>
            <w:tcW w:w="2910" w:type="dxa"/>
          </w:tcPr>
          <w:p w14:paraId="16E4A46E" w14:textId="77777777" w:rsidR="00D90467" w:rsidRPr="005858AC" w:rsidRDefault="002E4689" w:rsidP="005858AC">
            <w:pPr>
              <w:spacing w:after="120"/>
              <w:rPr>
                <w:sz w:val="20"/>
              </w:rPr>
            </w:pPr>
            <w:r w:rsidRPr="005858AC">
              <w:rPr>
                <w:sz w:val="20"/>
              </w:rPr>
              <w:t>Physician Contact</w:t>
            </w:r>
          </w:p>
        </w:tc>
        <w:tc>
          <w:tcPr>
            <w:tcW w:w="1447" w:type="dxa"/>
          </w:tcPr>
          <w:p w14:paraId="16E4A46F" w14:textId="77777777" w:rsidR="00D90467" w:rsidRPr="005858AC" w:rsidRDefault="00D90467" w:rsidP="005858AC">
            <w:pPr>
              <w:spacing w:after="120"/>
              <w:rPr>
                <w:sz w:val="20"/>
              </w:rPr>
            </w:pPr>
          </w:p>
        </w:tc>
        <w:tc>
          <w:tcPr>
            <w:tcW w:w="1931" w:type="dxa"/>
          </w:tcPr>
          <w:p w14:paraId="16E4A470" w14:textId="77777777" w:rsidR="00D90467" w:rsidRPr="005858AC" w:rsidRDefault="00D90467" w:rsidP="005858AC">
            <w:pPr>
              <w:spacing w:after="120"/>
              <w:rPr>
                <w:sz w:val="20"/>
              </w:rPr>
            </w:pPr>
          </w:p>
        </w:tc>
        <w:tc>
          <w:tcPr>
            <w:tcW w:w="1680" w:type="dxa"/>
          </w:tcPr>
          <w:p w14:paraId="16E4A471" w14:textId="77777777" w:rsidR="00D90467" w:rsidRPr="005858AC" w:rsidRDefault="00D90467" w:rsidP="005858AC">
            <w:pPr>
              <w:spacing w:after="120"/>
              <w:rPr>
                <w:sz w:val="20"/>
              </w:rPr>
            </w:pPr>
          </w:p>
        </w:tc>
      </w:tr>
      <w:tr w:rsidR="00E867FB" w:rsidRPr="005858AC" w14:paraId="16E4A478" w14:textId="77777777" w:rsidTr="00E867FB">
        <w:tc>
          <w:tcPr>
            <w:tcW w:w="780" w:type="dxa"/>
          </w:tcPr>
          <w:p w14:paraId="16E4A473" w14:textId="77777777" w:rsidR="00D90467" w:rsidRPr="005858AC" w:rsidRDefault="00D90467" w:rsidP="005858AC">
            <w:pPr>
              <w:spacing w:after="120"/>
              <w:rPr>
                <w:sz w:val="20"/>
              </w:rPr>
            </w:pPr>
          </w:p>
        </w:tc>
        <w:tc>
          <w:tcPr>
            <w:tcW w:w="2910" w:type="dxa"/>
          </w:tcPr>
          <w:p w14:paraId="16E4A474" w14:textId="77777777" w:rsidR="00D90467" w:rsidRPr="005858AC" w:rsidRDefault="002E4689" w:rsidP="005858AC">
            <w:pPr>
              <w:spacing w:after="120"/>
              <w:rPr>
                <w:sz w:val="20"/>
              </w:rPr>
            </w:pPr>
            <w:r w:rsidRPr="005858AC">
              <w:rPr>
                <w:sz w:val="20"/>
              </w:rPr>
              <w:t>BI Sent</w:t>
            </w:r>
          </w:p>
        </w:tc>
        <w:tc>
          <w:tcPr>
            <w:tcW w:w="1447" w:type="dxa"/>
          </w:tcPr>
          <w:p w14:paraId="16E4A475" w14:textId="77777777" w:rsidR="00D90467" w:rsidRPr="005858AC" w:rsidRDefault="00D90467" w:rsidP="005858AC">
            <w:pPr>
              <w:spacing w:after="120"/>
              <w:rPr>
                <w:sz w:val="20"/>
              </w:rPr>
            </w:pPr>
          </w:p>
        </w:tc>
        <w:tc>
          <w:tcPr>
            <w:tcW w:w="1931" w:type="dxa"/>
          </w:tcPr>
          <w:p w14:paraId="16E4A476" w14:textId="77777777" w:rsidR="00D90467" w:rsidRPr="005858AC" w:rsidRDefault="00D90467" w:rsidP="005858AC">
            <w:pPr>
              <w:spacing w:after="120"/>
              <w:rPr>
                <w:sz w:val="20"/>
              </w:rPr>
            </w:pPr>
          </w:p>
        </w:tc>
        <w:tc>
          <w:tcPr>
            <w:tcW w:w="1680" w:type="dxa"/>
          </w:tcPr>
          <w:p w14:paraId="16E4A477" w14:textId="77777777" w:rsidR="00D90467" w:rsidRPr="005858AC" w:rsidRDefault="00D90467" w:rsidP="005858AC">
            <w:pPr>
              <w:spacing w:after="120"/>
              <w:rPr>
                <w:sz w:val="20"/>
              </w:rPr>
            </w:pPr>
          </w:p>
        </w:tc>
      </w:tr>
      <w:tr w:rsidR="00E867FB" w:rsidRPr="005858AC" w14:paraId="16E4A47E" w14:textId="77777777" w:rsidTr="00E867FB">
        <w:tc>
          <w:tcPr>
            <w:tcW w:w="780" w:type="dxa"/>
          </w:tcPr>
          <w:p w14:paraId="16E4A479" w14:textId="77777777" w:rsidR="00D90467" w:rsidRPr="005858AC" w:rsidRDefault="00D90467" w:rsidP="005858AC">
            <w:pPr>
              <w:spacing w:after="120"/>
              <w:rPr>
                <w:sz w:val="20"/>
              </w:rPr>
            </w:pPr>
          </w:p>
        </w:tc>
        <w:tc>
          <w:tcPr>
            <w:tcW w:w="2910" w:type="dxa"/>
          </w:tcPr>
          <w:p w14:paraId="16E4A47A" w14:textId="77777777" w:rsidR="00D90467" w:rsidRPr="005858AC" w:rsidRDefault="002E4689" w:rsidP="005858AC">
            <w:pPr>
              <w:spacing w:after="120"/>
              <w:rPr>
                <w:sz w:val="20"/>
              </w:rPr>
            </w:pPr>
            <w:r w:rsidRPr="005858AC">
              <w:rPr>
                <w:sz w:val="20"/>
              </w:rPr>
              <w:t>BI Completed</w:t>
            </w:r>
          </w:p>
        </w:tc>
        <w:tc>
          <w:tcPr>
            <w:tcW w:w="1447" w:type="dxa"/>
          </w:tcPr>
          <w:p w14:paraId="16E4A47B" w14:textId="77777777" w:rsidR="00D90467" w:rsidRPr="005858AC" w:rsidRDefault="00D90467" w:rsidP="005858AC">
            <w:pPr>
              <w:spacing w:after="120"/>
              <w:rPr>
                <w:sz w:val="20"/>
              </w:rPr>
            </w:pPr>
          </w:p>
        </w:tc>
        <w:tc>
          <w:tcPr>
            <w:tcW w:w="1931" w:type="dxa"/>
          </w:tcPr>
          <w:p w14:paraId="16E4A47C" w14:textId="77777777" w:rsidR="00D90467" w:rsidRPr="005858AC" w:rsidRDefault="00D90467" w:rsidP="005858AC">
            <w:pPr>
              <w:spacing w:after="120"/>
              <w:rPr>
                <w:sz w:val="20"/>
              </w:rPr>
            </w:pPr>
          </w:p>
        </w:tc>
        <w:tc>
          <w:tcPr>
            <w:tcW w:w="1680" w:type="dxa"/>
          </w:tcPr>
          <w:p w14:paraId="16E4A47D" w14:textId="77777777" w:rsidR="00D90467" w:rsidRPr="005858AC" w:rsidRDefault="00D90467" w:rsidP="005858AC">
            <w:pPr>
              <w:spacing w:after="120"/>
              <w:rPr>
                <w:sz w:val="20"/>
              </w:rPr>
            </w:pPr>
          </w:p>
        </w:tc>
      </w:tr>
      <w:tr w:rsidR="00E867FB" w:rsidRPr="005858AC" w14:paraId="16E4A484" w14:textId="77777777" w:rsidTr="00E867FB">
        <w:tc>
          <w:tcPr>
            <w:tcW w:w="780" w:type="dxa"/>
          </w:tcPr>
          <w:p w14:paraId="16E4A47F" w14:textId="77777777" w:rsidR="00D90467" w:rsidRPr="005858AC" w:rsidRDefault="00D90467" w:rsidP="005858AC">
            <w:pPr>
              <w:spacing w:after="120"/>
              <w:rPr>
                <w:sz w:val="20"/>
              </w:rPr>
            </w:pPr>
          </w:p>
        </w:tc>
        <w:tc>
          <w:tcPr>
            <w:tcW w:w="2910" w:type="dxa"/>
          </w:tcPr>
          <w:p w14:paraId="16E4A480" w14:textId="77777777" w:rsidR="00D90467" w:rsidRPr="005858AC" w:rsidRDefault="002E4689" w:rsidP="005858AC">
            <w:pPr>
              <w:spacing w:after="120"/>
              <w:rPr>
                <w:sz w:val="20"/>
              </w:rPr>
            </w:pPr>
            <w:r w:rsidRPr="005858AC">
              <w:rPr>
                <w:sz w:val="20"/>
              </w:rPr>
              <w:t>BI Results</w:t>
            </w:r>
          </w:p>
        </w:tc>
        <w:tc>
          <w:tcPr>
            <w:tcW w:w="1447" w:type="dxa"/>
          </w:tcPr>
          <w:p w14:paraId="16E4A481" w14:textId="77777777" w:rsidR="00D90467" w:rsidRPr="005858AC" w:rsidRDefault="00D90467" w:rsidP="005858AC">
            <w:pPr>
              <w:spacing w:after="120"/>
              <w:rPr>
                <w:sz w:val="20"/>
              </w:rPr>
            </w:pPr>
          </w:p>
        </w:tc>
        <w:tc>
          <w:tcPr>
            <w:tcW w:w="1931" w:type="dxa"/>
          </w:tcPr>
          <w:p w14:paraId="16E4A482" w14:textId="77777777" w:rsidR="00D90467" w:rsidRPr="005858AC" w:rsidRDefault="00D90467" w:rsidP="005858AC">
            <w:pPr>
              <w:spacing w:after="120"/>
              <w:rPr>
                <w:sz w:val="20"/>
              </w:rPr>
            </w:pPr>
          </w:p>
        </w:tc>
        <w:tc>
          <w:tcPr>
            <w:tcW w:w="1680" w:type="dxa"/>
          </w:tcPr>
          <w:p w14:paraId="16E4A483" w14:textId="77777777" w:rsidR="00D90467" w:rsidRPr="005858AC" w:rsidRDefault="00D90467" w:rsidP="005858AC">
            <w:pPr>
              <w:spacing w:after="120"/>
              <w:rPr>
                <w:sz w:val="20"/>
              </w:rPr>
            </w:pPr>
          </w:p>
        </w:tc>
      </w:tr>
      <w:tr w:rsidR="00E867FB" w:rsidRPr="005858AC" w14:paraId="16E4A48A" w14:textId="77777777" w:rsidTr="00E867FB">
        <w:tc>
          <w:tcPr>
            <w:tcW w:w="780" w:type="dxa"/>
          </w:tcPr>
          <w:p w14:paraId="16E4A485" w14:textId="77777777" w:rsidR="00D90467" w:rsidRPr="005858AC" w:rsidRDefault="00D90467" w:rsidP="005858AC">
            <w:pPr>
              <w:spacing w:after="120"/>
              <w:rPr>
                <w:sz w:val="20"/>
              </w:rPr>
            </w:pPr>
          </w:p>
        </w:tc>
        <w:tc>
          <w:tcPr>
            <w:tcW w:w="2910" w:type="dxa"/>
          </w:tcPr>
          <w:p w14:paraId="16E4A486" w14:textId="77777777" w:rsidR="00D90467" w:rsidRPr="005858AC" w:rsidRDefault="002E4689" w:rsidP="005858AC">
            <w:pPr>
              <w:spacing w:after="120"/>
              <w:rPr>
                <w:sz w:val="20"/>
              </w:rPr>
            </w:pPr>
            <w:r w:rsidRPr="005858AC">
              <w:rPr>
                <w:sz w:val="20"/>
              </w:rPr>
              <w:t>Resolution</w:t>
            </w:r>
          </w:p>
        </w:tc>
        <w:tc>
          <w:tcPr>
            <w:tcW w:w="1447" w:type="dxa"/>
          </w:tcPr>
          <w:p w14:paraId="16E4A487" w14:textId="77777777" w:rsidR="00D90467" w:rsidRPr="005858AC" w:rsidRDefault="00D90467" w:rsidP="005858AC">
            <w:pPr>
              <w:spacing w:after="120"/>
              <w:rPr>
                <w:sz w:val="20"/>
              </w:rPr>
            </w:pPr>
          </w:p>
        </w:tc>
        <w:tc>
          <w:tcPr>
            <w:tcW w:w="1931" w:type="dxa"/>
          </w:tcPr>
          <w:p w14:paraId="16E4A488" w14:textId="77777777" w:rsidR="00D90467" w:rsidRPr="005858AC" w:rsidRDefault="00D90467" w:rsidP="005858AC">
            <w:pPr>
              <w:spacing w:after="120"/>
              <w:rPr>
                <w:sz w:val="20"/>
              </w:rPr>
            </w:pPr>
          </w:p>
        </w:tc>
        <w:tc>
          <w:tcPr>
            <w:tcW w:w="1680" w:type="dxa"/>
          </w:tcPr>
          <w:p w14:paraId="16E4A489" w14:textId="77777777" w:rsidR="00D90467" w:rsidRPr="005858AC" w:rsidRDefault="00D90467" w:rsidP="005858AC">
            <w:pPr>
              <w:spacing w:after="120"/>
              <w:rPr>
                <w:sz w:val="20"/>
              </w:rPr>
            </w:pPr>
          </w:p>
        </w:tc>
      </w:tr>
    </w:tbl>
    <w:p w14:paraId="16E4A48B" w14:textId="77777777" w:rsidR="00684432" w:rsidRDefault="00A863BD" w:rsidP="009446BF">
      <w:pPr>
        <w:pStyle w:val="Body3"/>
      </w:pPr>
      <w:r>
        <w:t xml:space="preserve">If you enter </w:t>
      </w:r>
      <w:proofErr w:type="gramStart"/>
      <w:r>
        <w:t>a ‘t’</w:t>
      </w:r>
      <w:proofErr w:type="gramEnd"/>
      <w:r>
        <w:t xml:space="preserve"> in the BI Sent field, today’s date is filled in.</w:t>
      </w:r>
    </w:p>
    <w:p w14:paraId="16E4A48C" w14:textId="77777777" w:rsidR="00684432" w:rsidRDefault="00A863BD" w:rsidP="009446BF">
      <w:pPr>
        <w:pStyle w:val="Body3"/>
      </w:pPr>
      <w:r>
        <w:t xml:space="preserve">If you enter </w:t>
      </w:r>
      <w:proofErr w:type="gramStart"/>
      <w:r>
        <w:t>a ‘t’</w:t>
      </w:r>
      <w:proofErr w:type="gramEnd"/>
      <w:r>
        <w:t xml:space="preserve"> in the BI Completed field, today’s date is filled in.</w:t>
      </w:r>
    </w:p>
    <w:p w14:paraId="16E4A48D" w14:textId="77777777" w:rsidR="00CF592E" w:rsidRPr="0011545D" w:rsidRDefault="00CF592E" w:rsidP="0011545D">
      <w:pPr>
        <w:rPr>
          <w:sz w:val="20"/>
        </w:rPr>
      </w:pPr>
      <w:bookmarkStart w:id="3763" w:name="_Toc248042329"/>
      <w:bookmarkStart w:id="3764" w:name="_Toc270946264"/>
    </w:p>
    <w:p w14:paraId="16E4A48E" w14:textId="77777777" w:rsidR="00684432" w:rsidRDefault="00537805" w:rsidP="009446BF">
      <w:pPr>
        <w:pStyle w:val="Heading3"/>
      </w:pPr>
      <w:bookmarkStart w:id="3765" w:name="_Toc278358733"/>
      <w:bookmarkStart w:id="3766" w:name="_Ref291235597"/>
      <w:bookmarkStart w:id="3767" w:name="_Toc295735810"/>
      <w:bookmarkStart w:id="3768" w:name="_Ref298846073"/>
      <w:r w:rsidRPr="00FB06D0">
        <w:t>Specimen tab</w:t>
      </w:r>
      <w:bookmarkEnd w:id="3763"/>
      <w:bookmarkEnd w:id="3764"/>
      <w:bookmarkEnd w:id="3765"/>
      <w:bookmarkEnd w:id="3766"/>
      <w:bookmarkEnd w:id="3767"/>
      <w:bookmarkEnd w:id="3768"/>
    </w:p>
    <w:p w14:paraId="16E4A48F" w14:textId="1E4B318A" w:rsidR="00684432" w:rsidRDefault="00B37D2E" w:rsidP="009446BF">
      <w:pPr>
        <w:pStyle w:val="Body3"/>
        <w:rPr>
          <w:ins w:id="3769" w:author="bmooney" w:date="2011-07-13T22:06:00Z"/>
          <w:noProof/>
        </w:rPr>
      </w:pPr>
      <w:del w:id="3770" w:author="bmooney" w:date="2011-07-13T22:05:00Z">
        <w:r w:rsidDel="00BB1A5A">
          <w:rPr>
            <w:noProof/>
            <w:rPrChange w:id="3771" w:author="Unknown">
              <w:rPr>
                <w:rFonts w:ascii="Arial" w:hAnsi="Arial"/>
                <w:b/>
                <w:noProof/>
                <w:sz w:val="24"/>
              </w:rPr>
            </w:rPrChange>
          </w:rPr>
          <w:drawing>
            <wp:inline distT="0" distB="0" distL="0" distR="0" wp14:anchorId="16E4AFFA" wp14:editId="44C18727">
              <wp:extent cx="5581650" cy="4000500"/>
              <wp:effectExtent l="1905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srcRect t="12257"/>
                      <a:stretch>
                        <a:fillRect/>
                      </a:stretch>
                    </pic:blipFill>
                    <pic:spPr bwMode="auto">
                      <a:xfrm>
                        <a:off x="0" y="0"/>
                        <a:ext cx="5581650" cy="4000500"/>
                      </a:xfrm>
                      <a:prstGeom prst="rect">
                        <a:avLst/>
                      </a:prstGeom>
                      <a:noFill/>
                      <a:ln w="9525">
                        <a:noFill/>
                        <a:miter lim="800000"/>
                        <a:headEnd/>
                        <a:tailEnd/>
                      </a:ln>
                    </pic:spPr>
                  </pic:pic>
                </a:graphicData>
              </a:graphic>
            </wp:inline>
          </w:drawing>
        </w:r>
      </w:del>
      <w:ins w:id="3772" w:author="bmooney" w:date="2011-07-13T22:05:00Z">
        <w:r w:rsidR="005475A7">
          <w:rPr>
            <w:noProof/>
          </w:rPr>
          <w:t>Screen shot with IBC or DCIS specimen criteria visible:</w:t>
        </w:r>
        <w:r w:rsidR="005475A7">
          <w:rPr>
            <w:noProof/>
            <w:rPrChange w:id="3773" w:author="Unknown">
              <w:rPr>
                <w:rFonts w:ascii="Arial" w:hAnsi="Arial"/>
                <w:b/>
                <w:noProof/>
                <w:sz w:val="24"/>
              </w:rPr>
            </w:rPrChange>
          </w:rPr>
          <w:drawing>
            <wp:inline distT="0" distB="0" distL="0" distR="0" wp14:anchorId="140A4A85" wp14:editId="176494C1">
              <wp:extent cx="5943600" cy="4592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4592320"/>
                      </a:xfrm>
                      <a:prstGeom prst="rect">
                        <a:avLst/>
                      </a:prstGeom>
                    </pic:spPr>
                  </pic:pic>
                </a:graphicData>
              </a:graphic>
            </wp:inline>
          </w:drawing>
        </w:r>
      </w:ins>
    </w:p>
    <w:p w14:paraId="338F2E97" w14:textId="0F195B74" w:rsidR="005475A7" w:rsidRDefault="005475A7" w:rsidP="009446BF">
      <w:pPr>
        <w:pStyle w:val="Body3"/>
        <w:rPr>
          <w:ins w:id="3774" w:author="bmooney" w:date="2011-07-13T22:06:00Z"/>
          <w:noProof/>
        </w:rPr>
      </w:pPr>
      <w:ins w:id="3775" w:author="bmooney" w:date="2011-07-13T22:06:00Z">
        <w:r>
          <w:rPr>
            <w:noProof/>
          </w:rPr>
          <w:t>Screen shot with Colon specimen critieria visible:</w:t>
        </w:r>
      </w:ins>
    </w:p>
    <w:p w14:paraId="6BF41D6A" w14:textId="03C56849" w:rsidR="005475A7" w:rsidRDefault="005475A7" w:rsidP="009446BF">
      <w:pPr>
        <w:pStyle w:val="Body3"/>
      </w:pPr>
      <w:ins w:id="3776" w:author="bmooney" w:date="2011-07-13T22:07:00Z">
        <w:r>
          <w:rPr>
            <w:noProof/>
            <w:rPrChange w:id="3777" w:author="Unknown">
              <w:rPr>
                <w:rFonts w:ascii="Arial" w:hAnsi="Arial"/>
                <w:b/>
                <w:noProof/>
                <w:sz w:val="24"/>
              </w:rPr>
            </w:rPrChange>
          </w:rPr>
          <w:drawing>
            <wp:inline distT="0" distB="0" distL="0" distR="0" wp14:anchorId="473E67E0" wp14:editId="628FCD96">
              <wp:extent cx="5943600" cy="45923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592320"/>
                      </a:xfrm>
                      <a:prstGeom prst="rect">
                        <a:avLst/>
                      </a:prstGeom>
                    </pic:spPr>
                  </pic:pic>
                </a:graphicData>
              </a:graphic>
            </wp:inline>
          </w:drawing>
        </w:r>
      </w:ins>
    </w:p>
    <w:p w14:paraId="16E4A490" w14:textId="77777777" w:rsidR="00EC2B18" w:rsidRPr="0011545D" w:rsidRDefault="00EC2B18">
      <w:pPr>
        <w:rPr>
          <w:sz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0"/>
        <w:gridCol w:w="1170"/>
        <w:gridCol w:w="1699"/>
        <w:gridCol w:w="3648"/>
        <w:gridCol w:w="1943"/>
      </w:tblGrid>
      <w:tr w:rsidR="007B19EF" w:rsidRPr="005858AC" w14:paraId="16E4A496" w14:textId="77777777" w:rsidTr="0011545D">
        <w:trPr>
          <w:cantSplit/>
        </w:trPr>
        <w:tc>
          <w:tcPr>
            <w:tcW w:w="900" w:type="dxa"/>
          </w:tcPr>
          <w:p w14:paraId="16E4A491" w14:textId="77777777" w:rsidR="00D90467" w:rsidRPr="005858AC" w:rsidRDefault="00D90467" w:rsidP="005858AC">
            <w:pPr>
              <w:spacing w:after="120"/>
              <w:rPr>
                <w:b/>
                <w:bCs/>
                <w:sz w:val="20"/>
              </w:rPr>
            </w:pPr>
            <w:proofErr w:type="spellStart"/>
            <w:r w:rsidRPr="005858AC">
              <w:rPr>
                <w:b/>
                <w:bCs/>
                <w:sz w:val="20"/>
              </w:rPr>
              <w:t>Req</w:t>
            </w:r>
            <w:proofErr w:type="spellEnd"/>
            <w:r w:rsidRPr="005858AC">
              <w:rPr>
                <w:b/>
                <w:bCs/>
                <w:sz w:val="20"/>
              </w:rPr>
              <w:t xml:space="preserve"> #</w:t>
            </w:r>
          </w:p>
        </w:tc>
        <w:tc>
          <w:tcPr>
            <w:tcW w:w="1170" w:type="dxa"/>
          </w:tcPr>
          <w:p w14:paraId="16E4A492" w14:textId="77777777" w:rsidR="00D90467" w:rsidRPr="005858AC" w:rsidRDefault="00D90467" w:rsidP="005858AC">
            <w:pPr>
              <w:spacing w:after="120"/>
              <w:rPr>
                <w:b/>
                <w:bCs/>
                <w:sz w:val="20"/>
              </w:rPr>
            </w:pPr>
            <w:r w:rsidRPr="005858AC">
              <w:rPr>
                <w:b/>
                <w:bCs/>
                <w:sz w:val="20"/>
              </w:rPr>
              <w:t>Field Name</w:t>
            </w:r>
          </w:p>
        </w:tc>
        <w:tc>
          <w:tcPr>
            <w:tcW w:w="1699" w:type="dxa"/>
          </w:tcPr>
          <w:p w14:paraId="16E4A493" w14:textId="77777777" w:rsidR="00D90467" w:rsidRPr="005858AC" w:rsidRDefault="00D90467" w:rsidP="005858AC">
            <w:pPr>
              <w:spacing w:after="120"/>
              <w:rPr>
                <w:b/>
                <w:bCs/>
                <w:sz w:val="20"/>
              </w:rPr>
            </w:pPr>
            <w:r w:rsidRPr="005858AC">
              <w:rPr>
                <w:b/>
                <w:bCs/>
                <w:sz w:val="20"/>
              </w:rPr>
              <w:t>Meaning</w:t>
            </w:r>
          </w:p>
        </w:tc>
        <w:tc>
          <w:tcPr>
            <w:tcW w:w="3648" w:type="dxa"/>
          </w:tcPr>
          <w:p w14:paraId="16E4A494" w14:textId="77777777" w:rsidR="00D90467" w:rsidRPr="005858AC" w:rsidRDefault="00D90467" w:rsidP="005858AC">
            <w:pPr>
              <w:spacing w:after="120"/>
              <w:rPr>
                <w:b/>
                <w:bCs/>
                <w:sz w:val="20"/>
              </w:rPr>
            </w:pPr>
            <w:r w:rsidRPr="005858AC">
              <w:rPr>
                <w:b/>
                <w:bCs/>
                <w:sz w:val="20"/>
              </w:rPr>
              <w:t>Database column</w:t>
            </w:r>
          </w:p>
        </w:tc>
        <w:tc>
          <w:tcPr>
            <w:tcW w:w="1943" w:type="dxa"/>
          </w:tcPr>
          <w:p w14:paraId="16E4A495" w14:textId="77777777" w:rsidR="00D90467" w:rsidRPr="005858AC" w:rsidRDefault="00D90467" w:rsidP="005858AC">
            <w:pPr>
              <w:spacing w:after="120"/>
              <w:rPr>
                <w:b/>
                <w:bCs/>
                <w:sz w:val="20"/>
              </w:rPr>
            </w:pPr>
            <w:r w:rsidRPr="005858AC">
              <w:rPr>
                <w:b/>
                <w:bCs/>
                <w:sz w:val="20"/>
              </w:rPr>
              <w:t>Data source</w:t>
            </w:r>
          </w:p>
        </w:tc>
      </w:tr>
      <w:tr w:rsidR="007B19EF" w:rsidRPr="005858AC" w14:paraId="16E4A49C" w14:textId="77777777" w:rsidTr="0011545D">
        <w:trPr>
          <w:cantSplit/>
        </w:trPr>
        <w:tc>
          <w:tcPr>
            <w:tcW w:w="900" w:type="dxa"/>
          </w:tcPr>
          <w:p w14:paraId="16E4A497" w14:textId="77777777" w:rsidR="00D90467" w:rsidRPr="005858AC" w:rsidRDefault="00DF51FB" w:rsidP="005858AC">
            <w:pPr>
              <w:spacing w:after="120"/>
              <w:rPr>
                <w:sz w:val="20"/>
              </w:rPr>
            </w:pPr>
            <w:r w:rsidRPr="005858AC">
              <w:rPr>
                <w:sz w:val="20"/>
              </w:rPr>
              <w:t>FR-501</w:t>
            </w:r>
          </w:p>
        </w:tc>
        <w:tc>
          <w:tcPr>
            <w:tcW w:w="1170" w:type="dxa"/>
          </w:tcPr>
          <w:p w14:paraId="16E4A498" w14:textId="77777777" w:rsidR="00D90467" w:rsidRPr="005858AC" w:rsidRDefault="00605AD1" w:rsidP="005858AC">
            <w:pPr>
              <w:spacing w:after="120"/>
              <w:rPr>
                <w:sz w:val="20"/>
              </w:rPr>
            </w:pPr>
            <w:r w:rsidRPr="005858AC">
              <w:rPr>
                <w:sz w:val="20"/>
              </w:rPr>
              <w:t>Service Option</w:t>
            </w:r>
          </w:p>
        </w:tc>
        <w:tc>
          <w:tcPr>
            <w:tcW w:w="1699" w:type="dxa"/>
          </w:tcPr>
          <w:p w14:paraId="16E4A499" w14:textId="77777777" w:rsidR="00D90467" w:rsidRPr="005858AC" w:rsidRDefault="005C346D" w:rsidP="005858AC">
            <w:pPr>
              <w:spacing w:after="120"/>
              <w:rPr>
                <w:sz w:val="20"/>
              </w:rPr>
            </w:pPr>
            <w:r w:rsidRPr="005858AC">
              <w:rPr>
                <w:sz w:val="20"/>
              </w:rPr>
              <w:t>Determines whether Genomic Health will contact the pathologist’s office and ask them to send us the tumor sample or whether the submitting physician will arrange for the tumor sample to be sent.</w:t>
            </w:r>
          </w:p>
        </w:tc>
        <w:tc>
          <w:tcPr>
            <w:tcW w:w="3648" w:type="dxa"/>
          </w:tcPr>
          <w:p w14:paraId="16E4A49A" w14:textId="77777777" w:rsidR="00D90467" w:rsidRPr="005858AC" w:rsidRDefault="005C346D" w:rsidP="005858AC">
            <w:pPr>
              <w:spacing w:after="120"/>
              <w:rPr>
                <w:sz w:val="20"/>
              </w:rPr>
            </w:pPr>
            <w:proofErr w:type="spellStart"/>
            <w:proofErr w:type="gramStart"/>
            <w:r w:rsidRPr="005858AC">
              <w:rPr>
                <w:sz w:val="20"/>
              </w:rPr>
              <w:t>tblSpecimen</w:t>
            </w:r>
            <w:proofErr w:type="spellEnd"/>
            <w:proofErr w:type="gramEnd"/>
            <w:r w:rsidRPr="005858AC">
              <w:rPr>
                <w:sz w:val="20"/>
              </w:rPr>
              <w:t>..</w:t>
            </w:r>
            <w:proofErr w:type="spellStart"/>
            <w:r w:rsidRPr="005858AC">
              <w:rPr>
                <w:sz w:val="20"/>
              </w:rPr>
              <w:t>SpecimenRetrievalEnumID</w:t>
            </w:r>
            <w:proofErr w:type="spellEnd"/>
          </w:p>
        </w:tc>
        <w:tc>
          <w:tcPr>
            <w:tcW w:w="1943" w:type="dxa"/>
          </w:tcPr>
          <w:p w14:paraId="16E4A49B" w14:textId="77777777" w:rsidR="00D90467" w:rsidRPr="005858AC" w:rsidRDefault="00DD749A" w:rsidP="005858AC">
            <w:pPr>
              <w:spacing w:after="120"/>
              <w:rPr>
                <w:sz w:val="20"/>
              </w:rPr>
            </w:pPr>
            <w:r w:rsidRPr="005858AC">
              <w:rPr>
                <w:sz w:val="20"/>
              </w:rPr>
              <w:t xml:space="preserve">Boxes numbered 1. </w:t>
            </w:r>
            <w:proofErr w:type="gramStart"/>
            <w:r w:rsidRPr="005858AC">
              <w:rPr>
                <w:sz w:val="20"/>
              </w:rPr>
              <w:t>and</w:t>
            </w:r>
            <w:proofErr w:type="gramEnd"/>
            <w:r w:rsidRPr="005858AC">
              <w:rPr>
                <w:sz w:val="20"/>
              </w:rPr>
              <w:t xml:space="preserve"> 2. </w:t>
            </w:r>
            <w:proofErr w:type="gramStart"/>
            <w:r w:rsidRPr="005858AC">
              <w:rPr>
                <w:sz w:val="20"/>
              </w:rPr>
              <w:t>in</w:t>
            </w:r>
            <w:proofErr w:type="gramEnd"/>
            <w:r w:rsidRPr="005858AC">
              <w:rPr>
                <w:sz w:val="20"/>
              </w:rPr>
              <w:t xml:space="preserve"> the Specimen Retrieval section of the </w:t>
            </w:r>
            <w:proofErr w:type="spellStart"/>
            <w:r w:rsidRPr="005858AC">
              <w:rPr>
                <w:sz w:val="20"/>
              </w:rPr>
              <w:t>req</w:t>
            </w:r>
            <w:proofErr w:type="spellEnd"/>
            <w:r w:rsidRPr="005858AC">
              <w:rPr>
                <w:sz w:val="20"/>
              </w:rPr>
              <w:t xml:space="preserve"> form. </w:t>
            </w:r>
          </w:p>
        </w:tc>
      </w:tr>
      <w:tr w:rsidR="007B19EF" w:rsidRPr="005858AC" w14:paraId="16E4A4A2" w14:textId="77777777" w:rsidTr="0011545D">
        <w:trPr>
          <w:cantSplit/>
        </w:trPr>
        <w:tc>
          <w:tcPr>
            <w:tcW w:w="900" w:type="dxa"/>
          </w:tcPr>
          <w:p w14:paraId="16E4A49D" w14:textId="77777777" w:rsidR="00D90467" w:rsidRPr="005858AC" w:rsidRDefault="00DF51FB" w:rsidP="005858AC">
            <w:pPr>
              <w:spacing w:after="120"/>
              <w:rPr>
                <w:sz w:val="20"/>
              </w:rPr>
            </w:pPr>
            <w:r w:rsidRPr="005858AC">
              <w:rPr>
                <w:sz w:val="20"/>
              </w:rPr>
              <w:t>FR-502</w:t>
            </w:r>
          </w:p>
        </w:tc>
        <w:tc>
          <w:tcPr>
            <w:tcW w:w="1170" w:type="dxa"/>
          </w:tcPr>
          <w:p w14:paraId="16E4A49E" w14:textId="77777777" w:rsidR="00D90467" w:rsidRPr="005858AC" w:rsidRDefault="00605AD1" w:rsidP="005858AC">
            <w:pPr>
              <w:spacing w:after="120"/>
              <w:rPr>
                <w:sz w:val="20"/>
              </w:rPr>
            </w:pPr>
            <w:r w:rsidRPr="005858AC">
              <w:rPr>
                <w:sz w:val="20"/>
              </w:rPr>
              <w:t>Phone</w:t>
            </w:r>
          </w:p>
        </w:tc>
        <w:tc>
          <w:tcPr>
            <w:tcW w:w="1699" w:type="dxa"/>
          </w:tcPr>
          <w:p w14:paraId="16E4A49F" w14:textId="77777777" w:rsidR="00D90467" w:rsidRPr="005858AC" w:rsidRDefault="005C346D" w:rsidP="005858AC">
            <w:pPr>
              <w:spacing w:after="120"/>
              <w:rPr>
                <w:sz w:val="20"/>
              </w:rPr>
            </w:pPr>
            <w:r w:rsidRPr="005858AC">
              <w:rPr>
                <w:sz w:val="20"/>
              </w:rPr>
              <w:t>The pathologist’s phone number</w:t>
            </w:r>
          </w:p>
        </w:tc>
        <w:tc>
          <w:tcPr>
            <w:tcW w:w="3648" w:type="dxa"/>
          </w:tcPr>
          <w:p w14:paraId="16E4A4A0" w14:textId="77777777" w:rsidR="00D90467" w:rsidRPr="005858AC" w:rsidRDefault="007B19EF" w:rsidP="005858AC">
            <w:pPr>
              <w:spacing w:after="120"/>
              <w:rPr>
                <w:sz w:val="20"/>
              </w:rPr>
            </w:pPr>
            <w:proofErr w:type="spellStart"/>
            <w:r w:rsidRPr="005858AC">
              <w:rPr>
                <w:sz w:val="20"/>
              </w:rPr>
              <w:t>tblRequisitionAddress.Phone</w:t>
            </w:r>
            <w:proofErr w:type="spellEnd"/>
            <w:r w:rsidRPr="005858AC">
              <w:rPr>
                <w:sz w:val="20"/>
              </w:rPr>
              <w:t xml:space="preserve"> for the pathology role</w:t>
            </w:r>
          </w:p>
        </w:tc>
        <w:tc>
          <w:tcPr>
            <w:tcW w:w="1943" w:type="dxa"/>
          </w:tcPr>
          <w:p w14:paraId="16E4A4A1" w14:textId="77777777" w:rsidR="00D90467" w:rsidRPr="005858AC" w:rsidRDefault="006A5509" w:rsidP="005858AC">
            <w:pPr>
              <w:spacing w:after="120"/>
              <w:rPr>
                <w:sz w:val="20"/>
              </w:rPr>
            </w:pPr>
            <w:r w:rsidRPr="005858AC">
              <w:rPr>
                <w:sz w:val="20"/>
              </w:rPr>
              <w:t>Entered in the Pathology tab and read-only here.</w:t>
            </w:r>
          </w:p>
        </w:tc>
      </w:tr>
      <w:tr w:rsidR="007B19EF" w:rsidRPr="005858AC" w14:paraId="16E4A4A8" w14:textId="77777777" w:rsidTr="0011545D">
        <w:trPr>
          <w:cantSplit/>
        </w:trPr>
        <w:tc>
          <w:tcPr>
            <w:tcW w:w="900" w:type="dxa"/>
          </w:tcPr>
          <w:p w14:paraId="16E4A4A3" w14:textId="77777777" w:rsidR="00D90467" w:rsidRPr="005858AC" w:rsidRDefault="00DF51FB" w:rsidP="005858AC">
            <w:pPr>
              <w:spacing w:after="120"/>
              <w:rPr>
                <w:sz w:val="20"/>
              </w:rPr>
            </w:pPr>
            <w:r w:rsidRPr="005858AC">
              <w:rPr>
                <w:sz w:val="20"/>
              </w:rPr>
              <w:t>FR-503</w:t>
            </w:r>
          </w:p>
        </w:tc>
        <w:tc>
          <w:tcPr>
            <w:tcW w:w="1170" w:type="dxa"/>
          </w:tcPr>
          <w:p w14:paraId="16E4A4A4" w14:textId="77777777" w:rsidR="00D90467" w:rsidRPr="005858AC" w:rsidRDefault="00605AD1" w:rsidP="005858AC">
            <w:pPr>
              <w:spacing w:after="120"/>
              <w:rPr>
                <w:sz w:val="20"/>
              </w:rPr>
            </w:pPr>
            <w:r w:rsidRPr="005858AC">
              <w:rPr>
                <w:sz w:val="20"/>
              </w:rPr>
              <w:t>Pathology Account</w:t>
            </w:r>
          </w:p>
        </w:tc>
        <w:tc>
          <w:tcPr>
            <w:tcW w:w="1699" w:type="dxa"/>
          </w:tcPr>
          <w:p w14:paraId="16E4A4A5" w14:textId="77777777" w:rsidR="00D90467" w:rsidRPr="005858AC" w:rsidRDefault="005C346D" w:rsidP="005858AC">
            <w:pPr>
              <w:spacing w:after="120"/>
              <w:rPr>
                <w:sz w:val="20"/>
              </w:rPr>
            </w:pPr>
            <w:r w:rsidRPr="005858AC">
              <w:rPr>
                <w:sz w:val="20"/>
              </w:rPr>
              <w:t>The pathologist’s CRM account</w:t>
            </w:r>
          </w:p>
        </w:tc>
        <w:tc>
          <w:tcPr>
            <w:tcW w:w="3648" w:type="dxa"/>
          </w:tcPr>
          <w:p w14:paraId="16E4A4A6" w14:textId="77777777" w:rsidR="00D90467" w:rsidRPr="005858AC" w:rsidRDefault="007B19EF" w:rsidP="005858AC">
            <w:pPr>
              <w:spacing w:after="120"/>
              <w:rPr>
                <w:sz w:val="20"/>
              </w:rPr>
            </w:pPr>
            <w:proofErr w:type="spellStart"/>
            <w:r w:rsidRPr="005858AC">
              <w:rPr>
                <w:sz w:val="20"/>
              </w:rPr>
              <w:t>tblRequisitionEntity.EntityName</w:t>
            </w:r>
            <w:proofErr w:type="spellEnd"/>
            <w:r w:rsidRPr="005858AC">
              <w:rPr>
                <w:sz w:val="20"/>
              </w:rPr>
              <w:t xml:space="preserve"> for  pathology / payer or account </w:t>
            </w:r>
          </w:p>
        </w:tc>
        <w:tc>
          <w:tcPr>
            <w:tcW w:w="1943" w:type="dxa"/>
          </w:tcPr>
          <w:p w14:paraId="16E4A4A7" w14:textId="77777777" w:rsidR="00D90467" w:rsidRPr="005858AC" w:rsidRDefault="00422B2B" w:rsidP="005858AC">
            <w:pPr>
              <w:spacing w:after="120"/>
              <w:rPr>
                <w:sz w:val="20"/>
              </w:rPr>
            </w:pPr>
            <w:r w:rsidRPr="005858AC">
              <w:rPr>
                <w:sz w:val="20"/>
              </w:rPr>
              <w:t>This is selected in the Pathology tab.</w:t>
            </w:r>
          </w:p>
        </w:tc>
      </w:tr>
      <w:tr w:rsidR="007B19EF" w:rsidRPr="005858AC" w14:paraId="16E4A4AE" w14:textId="77777777" w:rsidTr="0011545D">
        <w:trPr>
          <w:cantSplit/>
        </w:trPr>
        <w:tc>
          <w:tcPr>
            <w:tcW w:w="900" w:type="dxa"/>
          </w:tcPr>
          <w:p w14:paraId="16E4A4A9" w14:textId="77777777" w:rsidR="007B19EF" w:rsidRPr="005858AC" w:rsidRDefault="007B19EF" w:rsidP="005858AC">
            <w:pPr>
              <w:spacing w:after="120"/>
              <w:rPr>
                <w:sz w:val="20"/>
              </w:rPr>
            </w:pPr>
            <w:r w:rsidRPr="005858AC">
              <w:rPr>
                <w:sz w:val="20"/>
              </w:rPr>
              <w:t>FR-504</w:t>
            </w:r>
          </w:p>
        </w:tc>
        <w:tc>
          <w:tcPr>
            <w:tcW w:w="1170" w:type="dxa"/>
          </w:tcPr>
          <w:p w14:paraId="16E4A4AA" w14:textId="77777777" w:rsidR="007B19EF" w:rsidRPr="005858AC" w:rsidRDefault="007B19EF" w:rsidP="005858AC">
            <w:pPr>
              <w:spacing w:after="120"/>
              <w:rPr>
                <w:sz w:val="20"/>
              </w:rPr>
            </w:pPr>
            <w:r w:rsidRPr="005858AC">
              <w:rPr>
                <w:sz w:val="20"/>
              </w:rPr>
              <w:t>Fax</w:t>
            </w:r>
          </w:p>
        </w:tc>
        <w:tc>
          <w:tcPr>
            <w:tcW w:w="1699" w:type="dxa"/>
          </w:tcPr>
          <w:p w14:paraId="16E4A4AB" w14:textId="77777777" w:rsidR="007B19EF" w:rsidRPr="005858AC" w:rsidRDefault="007B19EF" w:rsidP="005858AC">
            <w:pPr>
              <w:spacing w:after="120"/>
              <w:rPr>
                <w:sz w:val="20"/>
              </w:rPr>
            </w:pPr>
            <w:r w:rsidRPr="005858AC">
              <w:rPr>
                <w:sz w:val="20"/>
              </w:rPr>
              <w:t>The pathologist’s fax number</w:t>
            </w:r>
          </w:p>
        </w:tc>
        <w:tc>
          <w:tcPr>
            <w:tcW w:w="3648" w:type="dxa"/>
          </w:tcPr>
          <w:p w14:paraId="16E4A4AC" w14:textId="77777777" w:rsidR="007B19EF" w:rsidRPr="005858AC" w:rsidRDefault="007B19EF" w:rsidP="005858AC">
            <w:pPr>
              <w:spacing w:after="120"/>
              <w:rPr>
                <w:sz w:val="20"/>
              </w:rPr>
            </w:pPr>
            <w:proofErr w:type="spellStart"/>
            <w:r w:rsidRPr="005858AC">
              <w:rPr>
                <w:sz w:val="20"/>
              </w:rPr>
              <w:t>tblRequisitionAddress.Fax</w:t>
            </w:r>
            <w:proofErr w:type="spellEnd"/>
            <w:r w:rsidRPr="005858AC">
              <w:rPr>
                <w:sz w:val="20"/>
              </w:rPr>
              <w:t xml:space="preserve"> for the pathology role</w:t>
            </w:r>
          </w:p>
        </w:tc>
        <w:tc>
          <w:tcPr>
            <w:tcW w:w="1943" w:type="dxa"/>
          </w:tcPr>
          <w:p w14:paraId="16E4A4AD" w14:textId="77777777" w:rsidR="007B19EF" w:rsidRPr="005858AC" w:rsidRDefault="007B19EF" w:rsidP="005858AC">
            <w:pPr>
              <w:spacing w:after="120"/>
              <w:rPr>
                <w:sz w:val="20"/>
              </w:rPr>
            </w:pPr>
            <w:r w:rsidRPr="005858AC">
              <w:rPr>
                <w:sz w:val="20"/>
              </w:rPr>
              <w:t>Entered in the Pathology tab and read-only here.</w:t>
            </w:r>
          </w:p>
        </w:tc>
      </w:tr>
      <w:tr w:rsidR="007B19EF" w:rsidRPr="005858AC" w14:paraId="16E4A4B4" w14:textId="77777777" w:rsidTr="0011545D">
        <w:trPr>
          <w:cantSplit/>
        </w:trPr>
        <w:tc>
          <w:tcPr>
            <w:tcW w:w="900" w:type="dxa"/>
          </w:tcPr>
          <w:p w14:paraId="16E4A4AF" w14:textId="77777777" w:rsidR="007B19EF" w:rsidRPr="005858AC" w:rsidRDefault="007B19EF" w:rsidP="005858AC">
            <w:pPr>
              <w:spacing w:after="120"/>
              <w:rPr>
                <w:sz w:val="20"/>
              </w:rPr>
            </w:pPr>
            <w:r w:rsidRPr="005858AC">
              <w:rPr>
                <w:sz w:val="20"/>
              </w:rPr>
              <w:t>FR-505</w:t>
            </w:r>
          </w:p>
        </w:tc>
        <w:tc>
          <w:tcPr>
            <w:tcW w:w="1170" w:type="dxa"/>
          </w:tcPr>
          <w:p w14:paraId="16E4A4B0" w14:textId="77777777" w:rsidR="007B19EF" w:rsidRPr="005858AC" w:rsidRDefault="007B19EF" w:rsidP="005858AC">
            <w:pPr>
              <w:spacing w:after="120"/>
              <w:rPr>
                <w:sz w:val="20"/>
              </w:rPr>
            </w:pPr>
            <w:r w:rsidRPr="005858AC">
              <w:rPr>
                <w:sz w:val="20"/>
              </w:rPr>
              <w:t>Pathologist</w:t>
            </w:r>
          </w:p>
        </w:tc>
        <w:tc>
          <w:tcPr>
            <w:tcW w:w="1699" w:type="dxa"/>
          </w:tcPr>
          <w:p w14:paraId="16E4A4B1" w14:textId="77777777" w:rsidR="007B19EF" w:rsidRPr="005858AC" w:rsidRDefault="007B19EF" w:rsidP="005858AC">
            <w:pPr>
              <w:spacing w:after="120"/>
              <w:rPr>
                <w:sz w:val="20"/>
              </w:rPr>
            </w:pPr>
            <w:r w:rsidRPr="005858AC">
              <w:rPr>
                <w:sz w:val="20"/>
              </w:rPr>
              <w:t>The pathologist’s name</w:t>
            </w:r>
          </w:p>
        </w:tc>
        <w:tc>
          <w:tcPr>
            <w:tcW w:w="3648" w:type="dxa"/>
          </w:tcPr>
          <w:p w14:paraId="16E4A4B2" w14:textId="77777777" w:rsidR="007B19EF" w:rsidRPr="005858AC" w:rsidRDefault="007B19EF" w:rsidP="005858AC">
            <w:pPr>
              <w:spacing w:after="120"/>
              <w:rPr>
                <w:sz w:val="20"/>
              </w:rPr>
            </w:pPr>
            <w:proofErr w:type="spellStart"/>
            <w:r w:rsidRPr="005858AC">
              <w:rPr>
                <w:sz w:val="20"/>
              </w:rPr>
              <w:t>tblRequisitionEntity.EntityName</w:t>
            </w:r>
            <w:proofErr w:type="spellEnd"/>
            <w:r w:rsidRPr="005858AC">
              <w:rPr>
                <w:sz w:val="20"/>
              </w:rPr>
              <w:t xml:space="preserve"> for  pathology / contact</w:t>
            </w:r>
          </w:p>
        </w:tc>
        <w:tc>
          <w:tcPr>
            <w:tcW w:w="1943" w:type="dxa"/>
          </w:tcPr>
          <w:p w14:paraId="16E4A4B3" w14:textId="77777777" w:rsidR="007B19EF" w:rsidRPr="005858AC" w:rsidRDefault="007B19EF" w:rsidP="005858AC">
            <w:pPr>
              <w:spacing w:after="120"/>
              <w:rPr>
                <w:sz w:val="20"/>
              </w:rPr>
            </w:pPr>
            <w:r w:rsidRPr="005858AC">
              <w:rPr>
                <w:sz w:val="20"/>
              </w:rPr>
              <w:t>Entered in the Pathology tab and read-only here.</w:t>
            </w:r>
          </w:p>
        </w:tc>
      </w:tr>
      <w:tr w:rsidR="007B19EF" w:rsidRPr="005858AC" w14:paraId="16E4A4BA" w14:textId="77777777" w:rsidTr="0011545D">
        <w:trPr>
          <w:cantSplit/>
        </w:trPr>
        <w:tc>
          <w:tcPr>
            <w:tcW w:w="900" w:type="dxa"/>
          </w:tcPr>
          <w:p w14:paraId="16E4A4B5" w14:textId="77777777" w:rsidR="007B19EF" w:rsidRPr="005858AC" w:rsidRDefault="007B19EF" w:rsidP="005858AC">
            <w:pPr>
              <w:spacing w:after="120"/>
              <w:rPr>
                <w:sz w:val="20"/>
              </w:rPr>
            </w:pPr>
            <w:r w:rsidRPr="005858AC">
              <w:rPr>
                <w:sz w:val="20"/>
              </w:rPr>
              <w:t>FR-506</w:t>
            </w:r>
          </w:p>
        </w:tc>
        <w:tc>
          <w:tcPr>
            <w:tcW w:w="1170" w:type="dxa"/>
          </w:tcPr>
          <w:p w14:paraId="16E4A4B6" w14:textId="77777777" w:rsidR="007B19EF" w:rsidRPr="005858AC" w:rsidRDefault="007B19EF" w:rsidP="005858AC">
            <w:pPr>
              <w:spacing w:after="120"/>
              <w:rPr>
                <w:sz w:val="20"/>
              </w:rPr>
            </w:pPr>
            <w:r w:rsidRPr="005858AC">
              <w:rPr>
                <w:sz w:val="20"/>
              </w:rPr>
              <w:t>E-Mail</w:t>
            </w:r>
          </w:p>
        </w:tc>
        <w:tc>
          <w:tcPr>
            <w:tcW w:w="1699" w:type="dxa"/>
          </w:tcPr>
          <w:p w14:paraId="16E4A4B7" w14:textId="77777777" w:rsidR="007B19EF" w:rsidRPr="005858AC" w:rsidRDefault="007B19EF" w:rsidP="005858AC">
            <w:pPr>
              <w:spacing w:after="120"/>
              <w:rPr>
                <w:sz w:val="20"/>
              </w:rPr>
            </w:pPr>
            <w:r w:rsidRPr="005858AC">
              <w:rPr>
                <w:sz w:val="20"/>
              </w:rPr>
              <w:t>A contact email for the pathologist</w:t>
            </w:r>
          </w:p>
        </w:tc>
        <w:tc>
          <w:tcPr>
            <w:tcW w:w="3648" w:type="dxa"/>
          </w:tcPr>
          <w:p w14:paraId="16E4A4B8" w14:textId="77777777" w:rsidR="007B19EF" w:rsidRPr="005858AC" w:rsidRDefault="007B19EF" w:rsidP="005858AC">
            <w:pPr>
              <w:spacing w:after="120"/>
              <w:rPr>
                <w:sz w:val="20"/>
              </w:rPr>
            </w:pPr>
            <w:proofErr w:type="spellStart"/>
            <w:r w:rsidRPr="005858AC">
              <w:rPr>
                <w:sz w:val="20"/>
              </w:rPr>
              <w:t>tblReportPrefs.EmailAddress</w:t>
            </w:r>
            <w:proofErr w:type="spellEnd"/>
            <w:r w:rsidRPr="005858AC">
              <w:rPr>
                <w:sz w:val="20"/>
              </w:rPr>
              <w:t xml:space="preserve"> for the Pathology role</w:t>
            </w:r>
          </w:p>
        </w:tc>
        <w:tc>
          <w:tcPr>
            <w:tcW w:w="1943" w:type="dxa"/>
          </w:tcPr>
          <w:p w14:paraId="16E4A4B9" w14:textId="77777777" w:rsidR="007B19EF" w:rsidRPr="005858AC" w:rsidRDefault="007B19EF" w:rsidP="005858AC">
            <w:pPr>
              <w:spacing w:after="120"/>
              <w:rPr>
                <w:sz w:val="20"/>
              </w:rPr>
            </w:pPr>
            <w:r w:rsidRPr="005858AC">
              <w:rPr>
                <w:sz w:val="20"/>
              </w:rPr>
              <w:t>Entered in the Pathology tab and read-only here.</w:t>
            </w:r>
          </w:p>
        </w:tc>
      </w:tr>
      <w:tr w:rsidR="007B19EF" w:rsidRPr="005858AC" w14:paraId="16E4A4C0" w14:textId="77777777" w:rsidTr="0011545D">
        <w:trPr>
          <w:cantSplit/>
        </w:trPr>
        <w:tc>
          <w:tcPr>
            <w:tcW w:w="900" w:type="dxa"/>
          </w:tcPr>
          <w:p w14:paraId="16E4A4BB" w14:textId="77777777" w:rsidR="007B19EF" w:rsidRPr="005858AC" w:rsidRDefault="007B19EF" w:rsidP="005858AC">
            <w:pPr>
              <w:spacing w:after="120"/>
              <w:rPr>
                <w:sz w:val="20"/>
              </w:rPr>
            </w:pPr>
            <w:r w:rsidRPr="005858AC">
              <w:rPr>
                <w:sz w:val="20"/>
              </w:rPr>
              <w:t>FR-507</w:t>
            </w:r>
          </w:p>
        </w:tc>
        <w:tc>
          <w:tcPr>
            <w:tcW w:w="1170" w:type="dxa"/>
          </w:tcPr>
          <w:p w14:paraId="16E4A4BC" w14:textId="77777777" w:rsidR="007B19EF" w:rsidRPr="005858AC" w:rsidRDefault="007B19EF" w:rsidP="005858AC">
            <w:pPr>
              <w:spacing w:after="120"/>
              <w:rPr>
                <w:sz w:val="20"/>
              </w:rPr>
            </w:pPr>
            <w:r w:rsidRPr="005858AC">
              <w:rPr>
                <w:sz w:val="20"/>
              </w:rPr>
              <w:t>Confirm Signature</w:t>
            </w:r>
          </w:p>
        </w:tc>
        <w:tc>
          <w:tcPr>
            <w:tcW w:w="1699" w:type="dxa"/>
          </w:tcPr>
          <w:p w14:paraId="16E4A4BD" w14:textId="77777777" w:rsidR="007B19EF" w:rsidRPr="005858AC" w:rsidRDefault="007B19EF" w:rsidP="005858AC">
            <w:pPr>
              <w:spacing w:after="120"/>
              <w:rPr>
                <w:sz w:val="20"/>
              </w:rPr>
            </w:pPr>
            <w:r w:rsidRPr="005858AC">
              <w:rPr>
                <w:sz w:val="20"/>
              </w:rPr>
              <w:t xml:space="preserve">A checkbox to note that a customer service rep has checked the signature on the </w:t>
            </w:r>
            <w:proofErr w:type="spellStart"/>
            <w:r w:rsidRPr="005858AC">
              <w:rPr>
                <w:sz w:val="20"/>
              </w:rPr>
              <w:t>req</w:t>
            </w:r>
            <w:proofErr w:type="spellEnd"/>
            <w:r w:rsidRPr="005858AC">
              <w:rPr>
                <w:sz w:val="20"/>
              </w:rPr>
              <w:t xml:space="preserve"> form</w:t>
            </w:r>
          </w:p>
        </w:tc>
        <w:tc>
          <w:tcPr>
            <w:tcW w:w="3648" w:type="dxa"/>
          </w:tcPr>
          <w:p w14:paraId="16E4A4BE" w14:textId="77777777" w:rsidR="007B19EF" w:rsidRPr="005858AC" w:rsidRDefault="007B19EF" w:rsidP="005858AC">
            <w:pPr>
              <w:spacing w:after="120"/>
              <w:rPr>
                <w:sz w:val="20"/>
              </w:rPr>
            </w:pPr>
            <w:proofErr w:type="spellStart"/>
            <w:proofErr w:type="gramStart"/>
            <w:r w:rsidRPr="005858AC">
              <w:rPr>
                <w:sz w:val="20"/>
              </w:rPr>
              <w:t>tblRequisition</w:t>
            </w:r>
            <w:proofErr w:type="spellEnd"/>
            <w:proofErr w:type="gramEnd"/>
            <w:r w:rsidRPr="005858AC">
              <w:rPr>
                <w:sz w:val="20"/>
              </w:rPr>
              <w:t>..</w:t>
            </w:r>
            <w:proofErr w:type="spellStart"/>
            <w:r w:rsidRPr="005858AC">
              <w:rPr>
                <w:sz w:val="20"/>
              </w:rPr>
              <w:t>SignatureVerified</w:t>
            </w:r>
            <w:proofErr w:type="spellEnd"/>
          </w:p>
        </w:tc>
        <w:tc>
          <w:tcPr>
            <w:tcW w:w="1943" w:type="dxa"/>
          </w:tcPr>
          <w:p w14:paraId="16E4A4BF" w14:textId="77777777" w:rsidR="007B19EF" w:rsidRPr="005858AC" w:rsidRDefault="007B19EF" w:rsidP="005858AC">
            <w:pPr>
              <w:spacing w:after="120"/>
              <w:rPr>
                <w:sz w:val="20"/>
              </w:rPr>
            </w:pPr>
            <w:r w:rsidRPr="005858AC">
              <w:rPr>
                <w:sz w:val="20"/>
              </w:rPr>
              <w:t xml:space="preserve">The customer service rep checks this box after he or she has confirmed the signature on the </w:t>
            </w:r>
            <w:proofErr w:type="spellStart"/>
            <w:r w:rsidRPr="005858AC">
              <w:rPr>
                <w:sz w:val="20"/>
              </w:rPr>
              <w:t>req</w:t>
            </w:r>
            <w:proofErr w:type="spellEnd"/>
            <w:r w:rsidRPr="005858AC">
              <w:rPr>
                <w:sz w:val="20"/>
              </w:rPr>
              <w:t xml:space="preserve"> form</w:t>
            </w:r>
          </w:p>
        </w:tc>
      </w:tr>
      <w:tr w:rsidR="007B19EF" w:rsidRPr="005858AC" w14:paraId="16E4A4C6" w14:textId="77777777" w:rsidTr="0011545D">
        <w:trPr>
          <w:cantSplit/>
        </w:trPr>
        <w:tc>
          <w:tcPr>
            <w:tcW w:w="900" w:type="dxa"/>
          </w:tcPr>
          <w:p w14:paraId="16E4A4C1" w14:textId="77777777" w:rsidR="007B19EF" w:rsidRPr="005858AC" w:rsidRDefault="007B19EF" w:rsidP="005858AC">
            <w:pPr>
              <w:spacing w:after="120"/>
              <w:rPr>
                <w:sz w:val="20"/>
              </w:rPr>
            </w:pPr>
            <w:r w:rsidRPr="005858AC">
              <w:rPr>
                <w:sz w:val="20"/>
              </w:rPr>
              <w:t>FR-508</w:t>
            </w:r>
          </w:p>
        </w:tc>
        <w:tc>
          <w:tcPr>
            <w:tcW w:w="1170" w:type="dxa"/>
          </w:tcPr>
          <w:p w14:paraId="16E4A4C2" w14:textId="77777777" w:rsidR="007B19EF" w:rsidRPr="005858AC" w:rsidRDefault="007B19EF" w:rsidP="005858AC">
            <w:pPr>
              <w:spacing w:after="120"/>
              <w:rPr>
                <w:sz w:val="20"/>
              </w:rPr>
            </w:pPr>
            <w:r w:rsidRPr="005858AC">
              <w:rPr>
                <w:sz w:val="20"/>
              </w:rPr>
              <w:t>Signature Date</w:t>
            </w:r>
          </w:p>
        </w:tc>
        <w:tc>
          <w:tcPr>
            <w:tcW w:w="1699" w:type="dxa"/>
          </w:tcPr>
          <w:p w14:paraId="16E4A4C3" w14:textId="77777777" w:rsidR="007B19EF" w:rsidRPr="005858AC" w:rsidRDefault="007B19EF" w:rsidP="005858AC">
            <w:pPr>
              <w:spacing w:after="120"/>
              <w:rPr>
                <w:sz w:val="20"/>
              </w:rPr>
            </w:pPr>
            <w:r w:rsidRPr="005858AC">
              <w:rPr>
                <w:sz w:val="20"/>
              </w:rPr>
              <w:t>The date the physician signed the order form</w:t>
            </w:r>
          </w:p>
        </w:tc>
        <w:tc>
          <w:tcPr>
            <w:tcW w:w="3648" w:type="dxa"/>
          </w:tcPr>
          <w:p w14:paraId="16E4A4C4" w14:textId="77777777" w:rsidR="007B19EF" w:rsidRPr="005858AC" w:rsidRDefault="007B19EF" w:rsidP="005858AC">
            <w:pPr>
              <w:spacing w:after="120"/>
              <w:rPr>
                <w:sz w:val="20"/>
              </w:rPr>
            </w:pPr>
            <w:proofErr w:type="spellStart"/>
            <w:proofErr w:type="gramStart"/>
            <w:r w:rsidRPr="005858AC">
              <w:rPr>
                <w:sz w:val="20"/>
              </w:rPr>
              <w:t>tblRequisition</w:t>
            </w:r>
            <w:proofErr w:type="spellEnd"/>
            <w:proofErr w:type="gramEnd"/>
            <w:r w:rsidRPr="005858AC">
              <w:rPr>
                <w:sz w:val="20"/>
              </w:rPr>
              <w:t>..</w:t>
            </w:r>
            <w:proofErr w:type="spellStart"/>
            <w:r w:rsidRPr="005858AC">
              <w:rPr>
                <w:sz w:val="20"/>
              </w:rPr>
              <w:t>SignatureDate</w:t>
            </w:r>
            <w:proofErr w:type="spellEnd"/>
          </w:p>
        </w:tc>
        <w:tc>
          <w:tcPr>
            <w:tcW w:w="1943" w:type="dxa"/>
          </w:tcPr>
          <w:p w14:paraId="16E4A4C5" w14:textId="77777777" w:rsidR="007B19EF" w:rsidRPr="005858AC" w:rsidRDefault="007B19EF" w:rsidP="005858AC">
            <w:pPr>
              <w:spacing w:after="120"/>
              <w:rPr>
                <w:sz w:val="20"/>
              </w:rPr>
            </w:pPr>
            <w:r w:rsidRPr="005858AC">
              <w:rPr>
                <w:sz w:val="20"/>
              </w:rPr>
              <w:t xml:space="preserve">Date in the Physician Signature &amp; Tumor Type Confirmation section of the </w:t>
            </w:r>
            <w:proofErr w:type="spellStart"/>
            <w:r w:rsidRPr="005858AC">
              <w:rPr>
                <w:sz w:val="20"/>
              </w:rPr>
              <w:t>req</w:t>
            </w:r>
            <w:proofErr w:type="spellEnd"/>
            <w:r w:rsidRPr="005858AC">
              <w:rPr>
                <w:sz w:val="20"/>
              </w:rPr>
              <w:t xml:space="preserve"> form.</w:t>
            </w:r>
          </w:p>
        </w:tc>
      </w:tr>
      <w:tr w:rsidR="007B19EF" w:rsidRPr="005858AC" w14:paraId="16E4A4CC" w14:textId="77777777" w:rsidTr="0011545D">
        <w:trPr>
          <w:cantSplit/>
        </w:trPr>
        <w:tc>
          <w:tcPr>
            <w:tcW w:w="900" w:type="dxa"/>
          </w:tcPr>
          <w:p w14:paraId="16E4A4C7" w14:textId="77777777" w:rsidR="007B19EF" w:rsidRPr="005858AC" w:rsidRDefault="007B19EF" w:rsidP="005858AC">
            <w:pPr>
              <w:spacing w:after="120"/>
              <w:rPr>
                <w:sz w:val="20"/>
              </w:rPr>
            </w:pPr>
            <w:r w:rsidRPr="005858AC">
              <w:rPr>
                <w:sz w:val="20"/>
              </w:rPr>
              <w:t>FR-509</w:t>
            </w:r>
          </w:p>
        </w:tc>
        <w:tc>
          <w:tcPr>
            <w:tcW w:w="1170" w:type="dxa"/>
          </w:tcPr>
          <w:p w14:paraId="16E4A4C8" w14:textId="77777777" w:rsidR="007B19EF" w:rsidRPr="005858AC" w:rsidRDefault="007B19EF" w:rsidP="005858AC">
            <w:pPr>
              <w:spacing w:after="120"/>
              <w:rPr>
                <w:sz w:val="20"/>
              </w:rPr>
            </w:pPr>
            <w:r w:rsidRPr="005858AC">
              <w:rPr>
                <w:sz w:val="20"/>
              </w:rPr>
              <w:t>Exception Criteria</w:t>
            </w:r>
          </w:p>
        </w:tc>
        <w:tc>
          <w:tcPr>
            <w:tcW w:w="1699" w:type="dxa"/>
          </w:tcPr>
          <w:p w14:paraId="16E4A4C9" w14:textId="77777777" w:rsidR="007B19EF" w:rsidRPr="005858AC" w:rsidRDefault="007B19EF" w:rsidP="005858AC">
            <w:pPr>
              <w:spacing w:after="120"/>
              <w:rPr>
                <w:sz w:val="20"/>
              </w:rPr>
            </w:pPr>
            <w:r w:rsidRPr="005858AC">
              <w:rPr>
                <w:sz w:val="20"/>
              </w:rPr>
              <w:t>Free-text describing the ways in which this submission does not meet our submission criteria</w:t>
            </w:r>
          </w:p>
        </w:tc>
        <w:tc>
          <w:tcPr>
            <w:tcW w:w="3648" w:type="dxa"/>
          </w:tcPr>
          <w:p w14:paraId="16E4A4CA" w14:textId="77777777" w:rsidR="007B19EF" w:rsidRPr="005858AC" w:rsidRDefault="007B19EF" w:rsidP="005858AC">
            <w:pPr>
              <w:spacing w:after="120"/>
              <w:rPr>
                <w:sz w:val="20"/>
              </w:rPr>
            </w:pPr>
            <w:proofErr w:type="spellStart"/>
            <w:proofErr w:type="gramStart"/>
            <w:r w:rsidRPr="005858AC">
              <w:rPr>
                <w:sz w:val="20"/>
              </w:rPr>
              <w:t>tblSpecimen</w:t>
            </w:r>
            <w:proofErr w:type="spellEnd"/>
            <w:proofErr w:type="gramEnd"/>
            <w:r w:rsidRPr="005858AC">
              <w:rPr>
                <w:sz w:val="20"/>
              </w:rPr>
              <w:t>..</w:t>
            </w:r>
            <w:proofErr w:type="spellStart"/>
            <w:r w:rsidRPr="005858AC">
              <w:rPr>
                <w:sz w:val="20"/>
              </w:rPr>
              <w:t>ExceptionCriteria</w:t>
            </w:r>
            <w:proofErr w:type="spellEnd"/>
          </w:p>
        </w:tc>
        <w:tc>
          <w:tcPr>
            <w:tcW w:w="1943" w:type="dxa"/>
          </w:tcPr>
          <w:p w14:paraId="16E4A4CB" w14:textId="77777777" w:rsidR="007B19EF" w:rsidRPr="005858AC" w:rsidRDefault="007B19EF" w:rsidP="005858AC">
            <w:pPr>
              <w:spacing w:after="120"/>
              <w:rPr>
                <w:sz w:val="20"/>
              </w:rPr>
            </w:pPr>
            <w:proofErr w:type="spellStart"/>
            <w:r w:rsidRPr="005858AC">
              <w:rPr>
                <w:sz w:val="20"/>
              </w:rPr>
              <w:t>ExceptionCriteria</w:t>
            </w:r>
            <w:proofErr w:type="spellEnd"/>
            <w:r w:rsidRPr="005858AC">
              <w:rPr>
                <w:sz w:val="20"/>
              </w:rPr>
              <w:t xml:space="preserve"> box in the Physician Signature &amp; Tumor Type Confirmation section of the </w:t>
            </w:r>
            <w:proofErr w:type="spellStart"/>
            <w:r w:rsidRPr="005858AC">
              <w:rPr>
                <w:sz w:val="20"/>
              </w:rPr>
              <w:t>req</w:t>
            </w:r>
            <w:proofErr w:type="spellEnd"/>
            <w:r w:rsidRPr="005858AC">
              <w:rPr>
                <w:sz w:val="20"/>
              </w:rPr>
              <w:t xml:space="preserve"> form.</w:t>
            </w:r>
          </w:p>
        </w:tc>
      </w:tr>
    </w:tbl>
    <w:p w14:paraId="16E4A4CD" w14:textId="77777777" w:rsidR="00EC2B18" w:rsidRDefault="00EC2B18"/>
    <w:p w14:paraId="16E4A4CE" w14:textId="77777777" w:rsidR="00684432" w:rsidRDefault="00DF51FB" w:rsidP="009446BF">
      <w:pPr>
        <w:pStyle w:val="Body3"/>
      </w:pPr>
      <w:proofErr w:type="gramStart"/>
      <w:r w:rsidRPr="005858AC">
        <w:t>FR-520.</w:t>
      </w:r>
      <w:proofErr w:type="gramEnd"/>
      <w:r w:rsidRPr="005858AC">
        <w:t xml:space="preserve"> </w:t>
      </w:r>
      <w:r w:rsidR="005858AC" w:rsidRPr="005858AC">
        <w:t xml:space="preserve"> </w:t>
      </w:r>
      <w:r w:rsidR="00A17E26" w:rsidRPr="005858AC">
        <w:t>The Service Option dropdown will have the following two options:</w:t>
      </w:r>
      <w:r w:rsidR="00CF6982">
        <w:t xml:space="preserve"> </w:t>
      </w:r>
      <w:r w:rsidR="00A17E26" w:rsidRPr="005858AC">
        <w:t xml:space="preserve"> 1. Genomic Health to request specimen, 2. Physician to request specimen.</w:t>
      </w:r>
    </w:p>
    <w:p w14:paraId="16E4A4CF" w14:textId="77777777" w:rsidR="00684432" w:rsidRDefault="006A5509" w:rsidP="009446BF">
      <w:pPr>
        <w:pStyle w:val="Body3"/>
      </w:pPr>
      <w:r w:rsidRPr="005858AC">
        <w:t xml:space="preserve">Note that the Service Option dropdown is left blank when the specimen and </w:t>
      </w:r>
      <w:proofErr w:type="spellStart"/>
      <w:r w:rsidRPr="005858AC">
        <w:t>req</w:t>
      </w:r>
      <w:proofErr w:type="spellEnd"/>
      <w:r w:rsidRPr="005858AC">
        <w:t xml:space="preserve"> form arrive together. </w:t>
      </w:r>
    </w:p>
    <w:p w14:paraId="16E4A4D0" w14:textId="2EB6D843" w:rsidR="00684432" w:rsidRDefault="00DF51FB" w:rsidP="009446BF">
      <w:pPr>
        <w:pStyle w:val="Body3"/>
        <w:rPr>
          <w:ins w:id="3778" w:author="bmooney" w:date="2011-07-13T21:05:00Z"/>
        </w:rPr>
      </w:pPr>
      <w:proofErr w:type="gramStart"/>
      <w:r w:rsidRPr="005858AC">
        <w:t>FR-521.</w:t>
      </w:r>
      <w:proofErr w:type="gramEnd"/>
      <w:r w:rsidRPr="005858AC">
        <w:t xml:space="preserve"> </w:t>
      </w:r>
      <w:r w:rsidR="005858AC" w:rsidRPr="005858AC">
        <w:t xml:space="preserve"> </w:t>
      </w:r>
      <w:r w:rsidR="00B31B31" w:rsidRPr="005858AC">
        <w:t>If the requisition’s</w:t>
      </w:r>
      <w:ins w:id="3779" w:author="bmooney" w:date="2011-07-13T21:05:00Z">
        <w:r w:rsidR="00D311CE">
          <w:t xml:space="preserve"> </w:t>
        </w:r>
      </w:ins>
      <w:del w:id="3780" w:author="bmooney" w:date="2011-07-13T21:05:00Z">
        <w:r w:rsidR="00B31B31" w:rsidRPr="005858AC" w:rsidDel="00D311CE">
          <w:delText xml:space="preserve"> </w:delText>
        </w:r>
      </w:del>
      <w:ins w:id="3781" w:author="bmooney" w:date="2011-07-13T21:05:00Z">
        <w:r w:rsidR="00D311CE">
          <w:t xml:space="preserve">orderable </w:t>
        </w:r>
      </w:ins>
      <w:r w:rsidR="00B31B31" w:rsidRPr="005858AC">
        <w:t>test type is not set</w:t>
      </w:r>
      <w:ins w:id="3782" w:author="bmooney" w:date="2011-04-22T11:42:00Z">
        <w:r w:rsidR="00FB69E9">
          <w:t xml:space="preserve"> or is set to Unknown</w:t>
        </w:r>
      </w:ins>
      <w:r w:rsidR="00B31B31" w:rsidRPr="005858AC">
        <w:t xml:space="preserve">, </w:t>
      </w:r>
      <w:del w:id="3783" w:author="bmooney" w:date="2011-07-13T21:04:00Z">
        <w:r w:rsidR="00B31B31" w:rsidRPr="005858AC" w:rsidDel="00D311CE">
          <w:delText>both the breast-specific specimen criteria and the colon-specific specimen criteria will be greyed out.</w:delText>
        </w:r>
      </w:del>
      <w:ins w:id="3784" w:author="bmooney" w:date="2011-07-13T21:04:00Z">
        <w:r w:rsidR="00D311CE">
          <w:t>no specimen criteria section will appear in the Specimen tab.</w:t>
        </w:r>
      </w:ins>
    </w:p>
    <w:p w14:paraId="4DF9CE76" w14:textId="6F7EC4F7" w:rsidR="004E17EC" w:rsidDel="0009369D" w:rsidRDefault="003949FA" w:rsidP="009446BF">
      <w:pPr>
        <w:pStyle w:val="Body3"/>
        <w:rPr>
          <w:del w:id="3785" w:author="bmooney" w:date="2011-07-13T21:08:00Z"/>
        </w:rPr>
      </w:pPr>
      <w:proofErr w:type="gramStart"/>
      <w:ins w:id="3786" w:author="bmooney" w:date="2011-07-13T21:44:00Z">
        <w:r>
          <w:t>FR-529</w:t>
        </w:r>
      </w:ins>
      <w:ins w:id="3787" w:author="bmooney" w:date="2011-07-13T21:45:00Z">
        <w:r w:rsidR="0009369D">
          <w:t>-FR-530</w:t>
        </w:r>
      </w:ins>
      <w:ins w:id="3788" w:author="bmooney" w:date="2011-07-13T21:44:00Z">
        <w:r w:rsidR="0009369D">
          <w:t>.</w:t>
        </w:r>
        <w:proofErr w:type="gramEnd"/>
        <w:r w:rsidR="0009369D">
          <w:t xml:space="preserve"> </w:t>
        </w:r>
        <w:proofErr w:type="gramStart"/>
        <w:r w:rsidR="0009369D">
          <w:t>Th</w:t>
        </w:r>
      </w:ins>
      <w:ins w:id="3789" w:author="bmooney" w:date="2011-07-13T21:45:00Z">
        <w:r w:rsidR="0009369D">
          <w:t>e</w:t>
        </w:r>
      </w:ins>
      <w:ins w:id="3790" w:author="bmooney" w:date="2011-07-13T21:44:00Z">
        <w:r>
          <w:t>s</w:t>
        </w:r>
      </w:ins>
      <w:ins w:id="3791" w:author="bmooney" w:date="2011-07-13T21:45:00Z">
        <w:r w:rsidR="0009369D">
          <w:t>e</w:t>
        </w:r>
      </w:ins>
      <w:ins w:id="3792" w:author="bmooney" w:date="2011-07-13T21:44:00Z">
        <w:r>
          <w:t xml:space="preserve"> requirement number</w:t>
        </w:r>
      </w:ins>
      <w:ins w:id="3793" w:author="bmooney" w:date="2011-07-13T21:45:00Z">
        <w:r w:rsidR="0009369D">
          <w:t>s</w:t>
        </w:r>
      </w:ins>
      <w:ins w:id="3794" w:author="bmooney" w:date="2011-07-13T21:44:00Z">
        <w:r>
          <w:t xml:space="preserve"> unused.</w:t>
        </w:r>
      </w:ins>
      <w:proofErr w:type="gramEnd"/>
    </w:p>
    <w:p w14:paraId="7716CD54" w14:textId="77777777" w:rsidR="0009369D" w:rsidRDefault="0009369D" w:rsidP="009446BF">
      <w:pPr>
        <w:pStyle w:val="Body3"/>
        <w:rPr>
          <w:ins w:id="3795" w:author="bmooney" w:date="2011-07-13T21:54:00Z"/>
        </w:rPr>
      </w:pPr>
    </w:p>
    <w:p w14:paraId="16E4A4D1" w14:textId="4282DEFE" w:rsidR="00684432" w:rsidRDefault="008B0948">
      <w:pPr>
        <w:pStyle w:val="Heading4"/>
        <w:rPr>
          <w:ins w:id="3796" w:author="bmooney" w:date="2011-09-13T12:39:00Z"/>
        </w:rPr>
        <w:pPrChange w:id="3797" w:author="bmooney" w:date="2011-07-13T21:55:00Z">
          <w:pPr>
            <w:pStyle w:val="Body3"/>
          </w:pPr>
        </w:pPrChange>
      </w:pPr>
      <w:del w:id="3798" w:author="bmooney" w:date="2011-07-13T21:54:00Z">
        <w:r w:rsidRPr="005858AC" w:rsidDel="0009369D">
          <w:delText>Breast</w:delText>
        </w:r>
      </w:del>
      <w:del w:id="3799" w:author="bmooney" w:date="2011-06-17T09:30:00Z">
        <w:r w:rsidRPr="005858AC" w:rsidDel="0004330A">
          <w:delText>-</w:delText>
        </w:r>
      </w:del>
      <w:del w:id="3800" w:author="bmooney" w:date="2011-07-13T21:54:00Z">
        <w:r w:rsidRPr="005858AC" w:rsidDel="0009369D">
          <w:delText>specific specimen criteria:</w:delText>
        </w:r>
      </w:del>
      <w:ins w:id="3801" w:author="bmooney" w:date="2011-07-13T21:54:00Z">
        <w:r w:rsidR="0009369D">
          <w:t>Specimen Criteria Fields for Invasive Breast Cancer and DCIS</w:t>
        </w:r>
      </w:ins>
    </w:p>
    <w:p w14:paraId="24229563" w14:textId="5DC9B95A" w:rsidR="003A16C3" w:rsidRDefault="003A16C3">
      <w:pPr>
        <w:pStyle w:val="Body4"/>
        <w:rPr>
          <w:ins w:id="3802" w:author="bmooney" w:date="2011-09-13T12:39:00Z"/>
        </w:rPr>
        <w:pPrChange w:id="3803" w:author="bmooney" w:date="2011-09-13T12:39:00Z">
          <w:pPr>
            <w:pStyle w:val="Body3"/>
          </w:pPr>
        </w:pPrChange>
      </w:pPr>
      <w:ins w:id="3804" w:author="bmooney" w:date="2011-09-13T12:40:00Z">
        <w:r>
          <w:t>Example screen shot:</w:t>
        </w:r>
      </w:ins>
    </w:p>
    <w:p w14:paraId="56BA9407" w14:textId="314B4756" w:rsidR="003A16C3" w:rsidRPr="003A16C3" w:rsidRDefault="003A16C3">
      <w:pPr>
        <w:pStyle w:val="Body4"/>
        <w:rPr>
          <w:ins w:id="3805" w:author="bmooney" w:date="2011-07-13T22:07:00Z"/>
        </w:rPr>
        <w:pPrChange w:id="3806" w:author="bmooney" w:date="2011-09-13T12:39:00Z">
          <w:pPr>
            <w:pStyle w:val="Body3"/>
          </w:pPr>
        </w:pPrChange>
      </w:pPr>
      <w:ins w:id="3807" w:author="bmooney" w:date="2011-09-13T12:39:00Z">
        <w:r>
          <w:rPr>
            <w:noProof/>
          </w:rPr>
          <w:drawing>
            <wp:inline distT="0" distB="0" distL="0" distR="0" wp14:anchorId="2FFC75F3" wp14:editId="29545A8D">
              <wp:extent cx="5943600" cy="38017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801745"/>
                      </a:xfrm>
                      <a:prstGeom prst="rect">
                        <a:avLst/>
                      </a:prstGeom>
                    </pic:spPr>
                  </pic:pic>
                </a:graphicData>
              </a:graphic>
            </wp:inline>
          </w:drawing>
        </w:r>
      </w:ins>
    </w:p>
    <w:p w14:paraId="4CADAE80" w14:textId="77777777" w:rsidR="005475A7" w:rsidRDefault="005475A7" w:rsidP="005475A7">
      <w:pPr>
        <w:pStyle w:val="Body3"/>
        <w:rPr>
          <w:ins w:id="3808" w:author="bmooney" w:date="2011-07-13T22:07:00Z"/>
        </w:rPr>
      </w:pPr>
      <w:proofErr w:type="gramStart"/>
      <w:ins w:id="3809" w:author="bmooney" w:date="2011-07-13T22:07:00Z">
        <w:r>
          <w:t>FR-522.</w:t>
        </w:r>
        <w:proofErr w:type="gramEnd"/>
        <w:r>
          <w:t xml:space="preserve"> If the </w:t>
        </w:r>
        <w:proofErr w:type="spellStart"/>
        <w:r>
          <w:t>requisitions’s</w:t>
        </w:r>
        <w:proofErr w:type="spellEnd"/>
        <w:r>
          <w:t xml:space="preserve"> orderable test type is Invasive Breast Cancer or DCIS, fields to capture breast specimen criteria will appear in the Specimen </w:t>
        </w:r>
        <w:proofErr w:type="gramStart"/>
        <w:r>
          <w:t>tab .</w:t>
        </w:r>
        <w:proofErr w:type="gramEnd"/>
        <w:r>
          <w:t xml:space="preserve"> Fields to capture colon-specific criteria will not be visible.</w:t>
        </w:r>
      </w:ins>
    </w:p>
    <w:p w14:paraId="3E0C423C" w14:textId="77777777" w:rsidR="005475A7" w:rsidRDefault="005475A7" w:rsidP="005475A7">
      <w:pPr>
        <w:pStyle w:val="Body3"/>
        <w:rPr>
          <w:ins w:id="3810" w:author="bmooney" w:date="2011-07-13T22:07:00Z"/>
        </w:rPr>
      </w:pPr>
      <w:proofErr w:type="gramStart"/>
      <w:ins w:id="3811" w:author="bmooney" w:date="2011-07-13T22:07:00Z">
        <w:r>
          <w:t>FR-523.</w:t>
        </w:r>
        <w:proofErr w:type="gramEnd"/>
        <w:r>
          <w:t xml:space="preserve"> When Oncotype DX Breast is ordered, the specimen criteria label will be “Specimen </w:t>
        </w:r>
        <w:proofErr w:type="spellStart"/>
        <w:r>
          <w:t>Critieria</w:t>
        </w:r>
        <w:proofErr w:type="spellEnd"/>
        <w:r>
          <w:t xml:space="preserve"> – IBC”.</w:t>
        </w:r>
      </w:ins>
    </w:p>
    <w:p w14:paraId="10D43019" w14:textId="0EDCA181" w:rsidR="005475A7" w:rsidRPr="005475A7" w:rsidRDefault="005475A7" w:rsidP="005475A7">
      <w:pPr>
        <w:pStyle w:val="Body3"/>
      </w:pPr>
      <w:proofErr w:type="gramStart"/>
      <w:ins w:id="3812" w:author="bmooney" w:date="2011-07-13T22:07:00Z">
        <w:r>
          <w:t>FR-524.</w:t>
        </w:r>
        <w:proofErr w:type="gramEnd"/>
        <w:r>
          <w:t xml:space="preserve"> When Oncotype DX DCIS is ordered, the</w:t>
        </w:r>
        <w:r w:rsidRPr="00D311CE">
          <w:t xml:space="preserve"> </w:t>
        </w:r>
        <w:r>
          <w:t xml:space="preserve">specimen criteria label will be “Specimen </w:t>
        </w:r>
        <w:proofErr w:type="spellStart"/>
        <w:r>
          <w:t>Critieria</w:t>
        </w:r>
        <w:proofErr w:type="spellEnd"/>
        <w:r>
          <w:t xml:space="preserve"> – DCIS”.</w:t>
        </w:r>
      </w:ins>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0"/>
        <w:gridCol w:w="1440"/>
        <w:gridCol w:w="3060"/>
        <w:gridCol w:w="2340"/>
        <w:gridCol w:w="1620"/>
      </w:tblGrid>
      <w:tr w:rsidR="0023534B" w:rsidRPr="005858AC" w14:paraId="16E4A4D7" w14:textId="77777777" w:rsidTr="0011545D">
        <w:trPr>
          <w:cantSplit/>
        </w:trPr>
        <w:tc>
          <w:tcPr>
            <w:tcW w:w="900" w:type="dxa"/>
          </w:tcPr>
          <w:p w14:paraId="16E4A4D2" w14:textId="77777777" w:rsidR="008B0948" w:rsidRPr="005858AC" w:rsidRDefault="008B0948" w:rsidP="005858AC">
            <w:pPr>
              <w:spacing w:after="120"/>
              <w:rPr>
                <w:b/>
                <w:bCs/>
                <w:sz w:val="20"/>
              </w:rPr>
            </w:pPr>
            <w:proofErr w:type="spellStart"/>
            <w:r w:rsidRPr="005858AC">
              <w:rPr>
                <w:b/>
                <w:bCs/>
                <w:sz w:val="20"/>
              </w:rPr>
              <w:t>Req</w:t>
            </w:r>
            <w:proofErr w:type="spellEnd"/>
            <w:r w:rsidRPr="005858AC">
              <w:rPr>
                <w:b/>
                <w:bCs/>
                <w:sz w:val="20"/>
              </w:rPr>
              <w:t xml:space="preserve"> #</w:t>
            </w:r>
          </w:p>
        </w:tc>
        <w:tc>
          <w:tcPr>
            <w:tcW w:w="1440" w:type="dxa"/>
          </w:tcPr>
          <w:p w14:paraId="16E4A4D3" w14:textId="77777777" w:rsidR="008B0948" w:rsidRPr="005858AC" w:rsidRDefault="008B0948" w:rsidP="005858AC">
            <w:pPr>
              <w:spacing w:after="120"/>
              <w:rPr>
                <w:b/>
                <w:bCs/>
                <w:sz w:val="20"/>
              </w:rPr>
            </w:pPr>
            <w:r w:rsidRPr="005858AC">
              <w:rPr>
                <w:b/>
                <w:bCs/>
                <w:sz w:val="20"/>
              </w:rPr>
              <w:t>Field Name</w:t>
            </w:r>
          </w:p>
        </w:tc>
        <w:tc>
          <w:tcPr>
            <w:tcW w:w="3060" w:type="dxa"/>
          </w:tcPr>
          <w:p w14:paraId="16E4A4D4" w14:textId="77777777" w:rsidR="008B0948" w:rsidRPr="005858AC" w:rsidRDefault="008B0948" w:rsidP="005858AC">
            <w:pPr>
              <w:spacing w:after="120"/>
              <w:rPr>
                <w:b/>
                <w:bCs/>
                <w:sz w:val="20"/>
              </w:rPr>
            </w:pPr>
            <w:r w:rsidRPr="005858AC">
              <w:rPr>
                <w:b/>
                <w:bCs/>
                <w:sz w:val="20"/>
              </w:rPr>
              <w:t>Meaning</w:t>
            </w:r>
          </w:p>
        </w:tc>
        <w:tc>
          <w:tcPr>
            <w:tcW w:w="2340" w:type="dxa"/>
          </w:tcPr>
          <w:p w14:paraId="16E4A4D5" w14:textId="77777777" w:rsidR="008B0948" w:rsidRPr="005858AC" w:rsidRDefault="008B0948" w:rsidP="005858AC">
            <w:pPr>
              <w:spacing w:after="120"/>
              <w:rPr>
                <w:b/>
                <w:bCs/>
                <w:sz w:val="20"/>
              </w:rPr>
            </w:pPr>
            <w:r w:rsidRPr="005858AC">
              <w:rPr>
                <w:b/>
                <w:bCs/>
                <w:sz w:val="20"/>
              </w:rPr>
              <w:t>Database column</w:t>
            </w:r>
          </w:p>
        </w:tc>
        <w:tc>
          <w:tcPr>
            <w:tcW w:w="1620" w:type="dxa"/>
          </w:tcPr>
          <w:p w14:paraId="16E4A4D6" w14:textId="77777777" w:rsidR="008B0948" w:rsidRPr="005858AC" w:rsidRDefault="008B0948" w:rsidP="005858AC">
            <w:pPr>
              <w:spacing w:after="120"/>
              <w:rPr>
                <w:b/>
                <w:bCs/>
                <w:sz w:val="20"/>
              </w:rPr>
            </w:pPr>
            <w:r w:rsidRPr="005858AC">
              <w:rPr>
                <w:b/>
                <w:bCs/>
                <w:sz w:val="20"/>
              </w:rPr>
              <w:t>Data source</w:t>
            </w:r>
          </w:p>
        </w:tc>
      </w:tr>
      <w:tr w:rsidR="0023534B" w:rsidRPr="005858AC" w14:paraId="16E4A4DD" w14:textId="77777777" w:rsidTr="0011545D">
        <w:trPr>
          <w:cantSplit/>
        </w:trPr>
        <w:tc>
          <w:tcPr>
            <w:tcW w:w="900" w:type="dxa"/>
          </w:tcPr>
          <w:p w14:paraId="16E4A4D8" w14:textId="77777777" w:rsidR="008B0948" w:rsidRPr="005858AC" w:rsidRDefault="00DF51FB" w:rsidP="005858AC">
            <w:pPr>
              <w:spacing w:after="120"/>
              <w:rPr>
                <w:sz w:val="20"/>
              </w:rPr>
            </w:pPr>
            <w:r w:rsidRPr="005858AC">
              <w:rPr>
                <w:sz w:val="20"/>
              </w:rPr>
              <w:t>FR-525</w:t>
            </w:r>
          </w:p>
        </w:tc>
        <w:tc>
          <w:tcPr>
            <w:tcW w:w="1440" w:type="dxa"/>
          </w:tcPr>
          <w:p w14:paraId="16E4A4D9" w14:textId="77777777" w:rsidR="008B0948" w:rsidRPr="005858AC" w:rsidRDefault="008B0948" w:rsidP="005858AC">
            <w:pPr>
              <w:spacing w:after="120"/>
              <w:rPr>
                <w:sz w:val="20"/>
              </w:rPr>
            </w:pPr>
            <w:r w:rsidRPr="005858AC">
              <w:rPr>
                <w:sz w:val="20"/>
              </w:rPr>
              <w:t>ER Status</w:t>
            </w:r>
          </w:p>
        </w:tc>
        <w:tc>
          <w:tcPr>
            <w:tcW w:w="3060" w:type="dxa"/>
          </w:tcPr>
          <w:p w14:paraId="16E4A4DA" w14:textId="77777777" w:rsidR="008B0948" w:rsidRPr="005858AC" w:rsidRDefault="0023534B" w:rsidP="005858AC">
            <w:pPr>
              <w:spacing w:after="120"/>
              <w:rPr>
                <w:sz w:val="20"/>
              </w:rPr>
            </w:pPr>
            <w:r w:rsidRPr="005858AC">
              <w:rPr>
                <w:sz w:val="20"/>
              </w:rPr>
              <w:t>Whether the patient’s cancer is estrogen-receptor positive or negative. We support ER Positive breast cancer.</w:t>
            </w:r>
          </w:p>
        </w:tc>
        <w:tc>
          <w:tcPr>
            <w:tcW w:w="2340" w:type="dxa"/>
          </w:tcPr>
          <w:p w14:paraId="16E4A4DB" w14:textId="77777777" w:rsidR="008B0948" w:rsidRPr="005858AC" w:rsidRDefault="0023534B" w:rsidP="005858AC">
            <w:pPr>
              <w:spacing w:after="120"/>
              <w:rPr>
                <w:sz w:val="20"/>
              </w:rPr>
            </w:pPr>
            <w:proofErr w:type="spellStart"/>
            <w:r w:rsidRPr="005858AC">
              <w:rPr>
                <w:sz w:val="20"/>
              </w:rPr>
              <w:t>tblSpecimen_BreastRC</w:t>
            </w:r>
            <w:proofErr w:type="spellEnd"/>
            <w:r w:rsidRPr="005858AC">
              <w:rPr>
                <w:sz w:val="20"/>
              </w:rPr>
              <w:t xml:space="preserve">. </w:t>
            </w:r>
            <w:proofErr w:type="spellStart"/>
            <w:r w:rsidRPr="005858AC">
              <w:rPr>
                <w:sz w:val="20"/>
              </w:rPr>
              <w:t>ERStatus</w:t>
            </w:r>
            <w:proofErr w:type="spellEnd"/>
          </w:p>
        </w:tc>
        <w:tc>
          <w:tcPr>
            <w:tcW w:w="1620" w:type="dxa"/>
          </w:tcPr>
          <w:p w14:paraId="16E4A4DC" w14:textId="79A3C9A5" w:rsidR="008B0948" w:rsidRPr="005858AC" w:rsidRDefault="00FB5287" w:rsidP="00827802">
            <w:pPr>
              <w:spacing w:after="120"/>
              <w:rPr>
                <w:sz w:val="20"/>
              </w:rPr>
            </w:pPr>
            <w:ins w:id="3813" w:author="bmooney" w:date="2011-04-25T08:29:00Z">
              <w:r>
                <w:rPr>
                  <w:sz w:val="20"/>
                </w:rPr>
                <w:t>Chec</w:t>
              </w:r>
              <w:r w:rsidR="00827802">
                <w:rPr>
                  <w:sz w:val="20"/>
                </w:rPr>
                <w:t>kboxes on some requisition form</w:t>
              </w:r>
            </w:ins>
            <w:ins w:id="3814" w:author="bmooney" w:date="2011-04-25T08:35:00Z">
              <w:r w:rsidR="00827802">
                <w:rPr>
                  <w:sz w:val="20"/>
                </w:rPr>
                <w:t xml:space="preserve"> versions</w:t>
              </w:r>
            </w:ins>
            <w:ins w:id="3815" w:author="bmooney" w:date="2011-04-25T08:29:00Z">
              <w:r>
                <w:rPr>
                  <w:sz w:val="20"/>
                </w:rPr>
                <w:t>; in others, m</w:t>
              </w:r>
            </w:ins>
            <w:del w:id="3816" w:author="bmooney" w:date="2011-04-25T08:29:00Z">
              <w:r w:rsidR="0023534B" w:rsidRPr="005858AC" w:rsidDel="00FB5287">
                <w:rPr>
                  <w:sz w:val="20"/>
                </w:rPr>
                <w:delText>M</w:delText>
              </w:r>
            </w:del>
            <w:r w:rsidR="0023534B" w:rsidRPr="005858AC">
              <w:rPr>
                <w:sz w:val="20"/>
              </w:rPr>
              <w:t>ay be written in the Exception Criteria</w:t>
            </w:r>
            <w:ins w:id="3817" w:author="bmooney" w:date="2011-04-25T08:35:00Z">
              <w:r w:rsidR="00827802">
                <w:rPr>
                  <w:sz w:val="20"/>
                </w:rPr>
                <w:t xml:space="preserve"> field.</w:t>
              </w:r>
            </w:ins>
            <w:del w:id="3818" w:author="bmooney" w:date="2011-04-25T08:35:00Z">
              <w:r w:rsidR="0023534B" w:rsidRPr="005858AC" w:rsidDel="00827802">
                <w:rPr>
                  <w:sz w:val="20"/>
                </w:rPr>
                <w:delText xml:space="preserve"> on the req form</w:delText>
              </w:r>
            </w:del>
            <w:r w:rsidR="0023534B" w:rsidRPr="005858AC">
              <w:rPr>
                <w:sz w:val="20"/>
              </w:rPr>
              <w:t>.</w:t>
            </w:r>
          </w:p>
        </w:tc>
      </w:tr>
      <w:tr w:rsidR="0023534B" w:rsidRPr="005858AC" w14:paraId="16E4A4E3" w14:textId="77777777" w:rsidTr="0011545D">
        <w:trPr>
          <w:cantSplit/>
        </w:trPr>
        <w:tc>
          <w:tcPr>
            <w:tcW w:w="900" w:type="dxa"/>
          </w:tcPr>
          <w:p w14:paraId="16E4A4DE" w14:textId="77777777" w:rsidR="008B0948" w:rsidRPr="005858AC" w:rsidRDefault="00DF51FB" w:rsidP="005858AC">
            <w:pPr>
              <w:spacing w:after="120"/>
              <w:rPr>
                <w:sz w:val="20"/>
              </w:rPr>
            </w:pPr>
            <w:r w:rsidRPr="005858AC">
              <w:rPr>
                <w:sz w:val="20"/>
              </w:rPr>
              <w:t>FR-526</w:t>
            </w:r>
          </w:p>
        </w:tc>
        <w:tc>
          <w:tcPr>
            <w:tcW w:w="1440" w:type="dxa"/>
          </w:tcPr>
          <w:p w14:paraId="16E4A4DF" w14:textId="77777777" w:rsidR="008B0948" w:rsidRPr="005858AC" w:rsidRDefault="008B0948" w:rsidP="005858AC">
            <w:pPr>
              <w:spacing w:after="120"/>
              <w:rPr>
                <w:sz w:val="20"/>
              </w:rPr>
            </w:pPr>
            <w:r w:rsidRPr="005858AC">
              <w:rPr>
                <w:sz w:val="20"/>
              </w:rPr>
              <w:t>Clinical Stage</w:t>
            </w:r>
          </w:p>
        </w:tc>
        <w:tc>
          <w:tcPr>
            <w:tcW w:w="3060" w:type="dxa"/>
          </w:tcPr>
          <w:p w14:paraId="16E4A4E0" w14:textId="50E1D503" w:rsidR="008B0948" w:rsidRPr="005858AC" w:rsidRDefault="0023534B" w:rsidP="005858AC">
            <w:pPr>
              <w:spacing w:after="120"/>
              <w:rPr>
                <w:sz w:val="20"/>
              </w:rPr>
            </w:pPr>
            <w:r w:rsidRPr="005858AC">
              <w:rPr>
                <w:sz w:val="20"/>
              </w:rPr>
              <w:t xml:space="preserve">The cancer’s clinical stage. For breast cancer, we support stages I, II, and III, as long as the cancer is T3 N1 or less. </w:t>
            </w:r>
            <w:ins w:id="3819" w:author="bmooney" w:date="2011-07-13T22:09:00Z">
              <w:r w:rsidR="006C06CE">
                <w:rPr>
                  <w:sz w:val="20"/>
                </w:rPr>
                <w:t>For DCIS, we support Stage 0 breast cancer.</w:t>
              </w:r>
            </w:ins>
          </w:p>
        </w:tc>
        <w:tc>
          <w:tcPr>
            <w:tcW w:w="2340" w:type="dxa"/>
          </w:tcPr>
          <w:p w14:paraId="16E4A4E1" w14:textId="77777777" w:rsidR="008B0948" w:rsidRPr="005858AC" w:rsidRDefault="0023534B" w:rsidP="005858AC">
            <w:pPr>
              <w:spacing w:after="120"/>
              <w:rPr>
                <w:sz w:val="20"/>
              </w:rPr>
            </w:pPr>
            <w:proofErr w:type="spellStart"/>
            <w:r w:rsidRPr="005858AC">
              <w:rPr>
                <w:sz w:val="20"/>
              </w:rPr>
              <w:t>tblSpecimen_BreastRC</w:t>
            </w:r>
            <w:proofErr w:type="spellEnd"/>
            <w:r w:rsidRPr="005858AC">
              <w:rPr>
                <w:sz w:val="20"/>
              </w:rPr>
              <w:t xml:space="preserve">. </w:t>
            </w:r>
            <w:proofErr w:type="spellStart"/>
            <w:r w:rsidRPr="005858AC">
              <w:rPr>
                <w:sz w:val="20"/>
              </w:rPr>
              <w:t>ClinicalStageEnumID</w:t>
            </w:r>
            <w:proofErr w:type="spellEnd"/>
          </w:p>
        </w:tc>
        <w:tc>
          <w:tcPr>
            <w:tcW w:w="1620" w:type="dxa"/>
          </w:tcPr>
          <w:p w14:paraId="16E4A4E2" w14:textId="77777777" w:rsidR="008B0948" w:rsidRPr="005858AC" w:rsidRDefault="0023534B" w:rsidP="005858AC">
            <w:pPr>
              <w:spacing w:after="120"/>
              <w:rPr>
                <w:sz w:val="20"/>
              </w:rPr>
            </w:pPr>
            <w:r w:rsidRPr="005858AC">
              <w:rPr>
                <w:sz w:val="20"/>
              </w:rPr>
              <w:t xml:space="preserve">May be written in the Exception Criteria on the </w:t>
            </w:r>
            <w:proofErr w:type="spellStart"/>
            <w:r w:rsidRPr="005858AC">
              <w:rPr>
                <w:sz w:val="20"/>
              </w:rPr>
              <w:t>req</w:t>
            </w:r>
            <w:proofErr w:type="spellEnd"/>
            <w:r w:rsidRPr="005858AC">
              <w:rPr>
                <w:sz w:val="20"/>
              </w:rPr>
              <w:t xml:space="preserve"> form.</w:t>
            </w:r>
          </w:p>
        </w:tc>
      </w:tr>
      <w:tr w:rsidR="0023534B" w:rsidRPr="005858AC" w14:paraId="16E4A4E9" w14:textId="77777777" w:rsidTr="0011545D">
        <w:trPr>
          <w:cantSplit/>
        </w:trPr>
        <w:tc>
          <w:tcPr>
            <w:tcW w:w="900" w:type="dxa"/>
          </w:tcPr>
          <w:p w14:paraId="16E4A4E4" w14:textId="77777777" w:rsidR="008B0948" w:rsidRPr="005858AC" w:rsidRDefault="00DF51FB" w:rsidP="005858AC">
            <w:pPr>
              <w:spacing w:after="120"/>
              <w:rPr>
                <w:sz w:val="20"/>
              </w:rPr>
            </w:pPr>
            <w:r w:rsidRPr="005858AC">
              <w:rPr>
                <w:sz w:val="20"/>
              </w:rPr>
              <w:t>FR-527</w:t>
            </w:r>
          </w:p>
        </w:tc>
        <w:tc>
          <w:tcPr>
            <w:tcW w:w="1440" w:type="dxa"/>
          </w:tcPr>
          <w:p w14:paraId="16E4A4E5" w14:textId="77777777" w:rsidR="008B0948" w:rsidRPr="005858AC" w:rsidRDefault="008B0948" w:rsidP="005858AC">
            <w:pPr>
              <w:spacing w:after="120"/>
              <w:rPr>
                <w:sz w:val="20"/>
              </w:rPr>
            </w:pPr>
            <w:r w:rsidRPr="005858AC">
              <w:rPr>
                <w:sz w:val="20"/>
              </w:rPr>
              <w:t>Node Status</w:t>
            </w:r>
          </w:p>
        </w:tc>
        <w:tc>
          <w:tcPr>
            <w:tcW w:w="3060" w:type="dxa"/>
          </w:tcPr>
          <w:p w14:paraId="16E4A4E6" w14:textId="77777777" w:rsidR="008B0948" w:rsidRPr="005858AC" w:rsidRDefault="0023534B" w:rsidP="005858AC">
            <w:pPr>
              <w:spacing w:after="120"/>
              <w:rPr>
                <w:sz w:val="20"/>
              </w:rPr>
            </w:pPr>
            <w:r w:rsidRPr="005858AC">
              <w:rPr>
                <w:sz w:val="20"/>
              </w:rPr>
              <w:t>How many lymph nodes (out of 12) the cancer appeared in. We support node-negative and low node-positive breast cancer.</w:t>
            </w:r>
          </w:p>
        </w:tc>
        <w:tc>
          <w:tcPr>
            <w:tcW w:w="2340" w:type="dxa"/>
          </w:tcPr>
          <w:p w14:paraId="16E4A4E7" w14:textId="77777777" w:rsidR="008B0948" w:rsidRPr="005858AC" w:rsidRDefault="0023534B" w:rsidP="005858AC">
            <w:pPr>
              <w:spacing w:after="120"/>
              <w:rPr>
                <w:sz w:val="20"/>
              </w:rPr>
            </w:pPr>
            <w:proofErr w:type="spellStart"/>
            <w:r w:rsidRPr="005858AC">
              <w:rPr>
                <w:sz w:val="20"/>
              </w:rPr>
              <w:t>tblSpecimen_BreastRC</w:t>
            </w:r>
            <w:proofErr w:type="spellEnd"/>
            <w:r w:rsidRPr="005858AC">
              <w:rPr>
                <w:sz w:val="20"/>
              </w:rPr>
              <w:t xml:space="preserve">. </w:t>
            </w:r>
            <w:proofErr w:type="spellStart"/>
            <w:r w:rsidRPr="005858AC">
              <w:rPr>
                <w:sz w:val="20"/>
              </w:rPr>
              <w:t>NodeStatus</w:t>
            </w:r>
            <w:proofErr w:type="spellEnd"/>
          </w:p>
        </w:tc>
        <w:tc>
          <w:tcPr>
            <w:tcW w:w="1620" w:type="dxa"/>
          </w:tcPr>
          <w:p w14:paraId="16E4A4E8" w14:textId="77777777" w:rsidR="008B0948" w:rsidRPr="005858AC" w:rsidRDefault="0023534B" w:rsidP="005858AC">
            <w:pPr>
              <w:spacing w:after="120"/>
              <w:rPr>
                <w:sz w:val="20"/>
              </w:rPr>
            </w:pPr>
            <w:r w:rsidRPr="005858AC">
              <w:rPr>
                <w:sz w:val="20"/>
              </w:rPr>
              <w:t xml:space="preserve">Checkbox on the </w:t>
            </w:r>
            <w:proofErr w:type="spellStart"/>
            <w:r w:rsidRPr="005858AC">
              <w:rPr>
                <w:sz w:val="20"/>
              </w:rPr>
              <w:t>req</w:t>
            </w:r>
            <w:proofErr w:type="spellEnd"/>
            <w:r w:rsidRPr="005858AC">
              <w:rPr>
                <w:sz w:val="20"/>
              </w:rPr>
              <w:t xml:space="preserve"> form.</w:t>
            </w:r>
          </w:p>
        </w:tc>
      </w:tr>
      <w:tr w:rsidR="0023534B" w:rsidRPr="005858AC" w14:paraId="16E4A4EF" w14:textId="77777777" w:rsidTr="0011545D">
        <w:trPr>
          <w:cantSplit/>
        </w:trPr>
        <w:tc>
          <w:tcPr>
            <w:tcW w:w="900" w:type="dxa"/>
          </w:tcPr>
          <w:p w14:paraId="16E4A4EA" w14:textId="77777777" w:rsidR="008B0948" w:rsidRPr="005858AC" w:rsidRDefault="00DF51FB" w:rsidP="005858AC">
            <w:pPr>
              <w:spacing w:after="120"/>
              <w:rPr>
                <w:sz w:val="20"/>
              </w:rPr>
            </w:pPr>
            <w:r w:rsidRPr="005858AC">
              <w:rPr>
                <w:sz w:val="20"/>
              </w:rPr>
              <w:t>FR-528</w:t>
            </w:r>
          </w:p>
        </w:tc>
        <w:tc>
          <w:tcPr>
            <w:tcW w:w="1440" w:type="dxa"/>
          </w:tcPr>
          <w:p w14:paraId="16E4A4EB" w14:textId="77777777" w:rsidR="008B0948" w:rsidRPr="005858AC" w:rsidRDefault="008B0948" w:rsidP="005858AC">
            <w:pPr>
              <w:spacing w:after="120"/>
              <w:rPr>
                <w:sz w:val="20"/>
              </w:rPr>
            </w:pPr>
            <w:r w:rsidRPr="005858AC">
              <w:rPr>
                <w:sz w:val="20"/>
              </w:rPr>
              <w:t>Node Status Determination</w:t>
            </w:r>
          </w:p>
        </w:tc>
        <w:tc>
          <w:tcPr>
            <w:tcW w:w="3060" w:type="dxa"/>
          </w:tcPr>
          <w:p w14:paraId="16E4A4EC" w14:textId="77777777" w:rsidR="008B0948" w:rsidRPr="005858AC" w:rsidRDefault="0023534B" w:rsidP="005858AC">
            <w:pPr>
              <w:spacing w:after="120"/>
              <w:rPr>
                <w:sz w:val="20"/>
              </w:rPr>
            </w:pPr>
            <w:r w:rsidRPr="005858AC">
              <w:rPr>
                <w:sz w:val="20"/>
              </w:rPr>
              <w:t xml:space="preserve">How the node status information was determined at GHI; from the </w:t>
            </w:r>
            <w:proofErr w:type="spellStart"/>
            <w:r w:rsidRPr="005858AC">
              <w:rPr>
                <w:sz w:val="20"/>
              </w:rPr>
              <w:t>req</w:t>
            </w:r>
            <w:proofErr w:type="spellEnd"/>
            <w:r w:rsidRPr="005858AC">
              <w:rPr>
                <w:sz w:val="20"/>
              </w:rPr>
              <w:t xml:space="preserve"> form, from a doctor reading a pathology report, etc. </w:t>
            </w:r>
          </w:p>
        </w:tc>
        <w:tc>
          <w:tcPr>
            <w:tcW w:w="2340" w:type="dxa"/>
          </w:tcPr>
          <w:p w14:paraId="16E4A4ED" w14:textId="77777777" w:rsidR="008B0948" w:rsidRPr="005858AC" w:rsidRDefault="0023534B" w:rsidP="005858AC">
            <w:pPr>
              <w:spacing w:after="120"/>
              <w:rPr>
                <w:sz w:val="20"/>
              </w:rPr>
            </w:pPr>
            <w:proofErr w:type="spellStart"/>
            <w:r w:rsidRPr="005858AC">
              <w:rPr>
                <w:sz w:val="20"/>
              </w:rPr>
              <w:t>tblSpecimen_BreastRC</w:t>
            </w:r>
            <w:proofErr w:type="spellEnd"/>
            <w:r w:rsidRPr="005858AC">
              <w:rPr>
                <w:sz w:val="20"/>
              </w:rPr>
              <w:t xml:space="preserve">. </w:t>
            </w:r>
            <w:proofErr w:type="spellStart"/>
            <w:r w:rsidRPr="005858AC">
              <w:rPr>
                <w:sz w:val="20"/>
              </w:rPr>
              <w:t>NodeStatusDeterminationID</w:t>
            </w:r>
            <w:proofErr w:type="spellEnd"/>
          </w:p>
        </w:tc>
        <w:tc>
          <w:tcPr>
            <w:tcW w:w="1620" w:type="dxa"/>
          </w:tcPr>
          <w:p w14:paraId="16E4A4EE" w14:textId="77777777" w:rsidR="008B0948" w:rsidRPr="005858AC" w:rsidRDefault="0023534B" w:rsidP="005858AC">
            <w:pPr>
              <w:spacing w:after="120"/>
              <w:rPr>
                <w:sz w:val="20"/>
              </w:rPr>
            </w:pPr>
            <w:r w:rsidRPr="005858AC">
              <w:rPr>
                <w:sz w:val="20"/>
              </w:rPr>
              <w:t xml:space="preserve">Filled in by </w:t>
            </w:r>
            <w:proofErr w:type="spellStart"/>
            <w:r w:rsidRPr="005858AC">
              <w:rPr>
                <w:sz w:val="20"/>
              </w:rPr>
              <w:t>accessioners</w:t>
            </w:r>
            <w:proofErr w:type="spellEnd"/>
            <w:r w:rsidRPr="005858AC">
              <w:rPr>
                <w:sz w:val="20"/>
              </w:rPr>
              <w:t xml:space="preserve"> as status is updated.</w:t>
            </w:r>
          </w:p>
        </w:tc>
      </w:tr>
    </w:tbl>
    <w:p w14:paraId="16E4A4F0" w14:textId="77777777" w:rsidR="00684432" w:rsidRPr="0011545D" w:rsidRDefault="00684432" w:rsidP="0011545D">
      <w:pPr>
        <w:rPr>
          <w:sz w:val="20"/>
        </w:rPr>
      </w:pPr>
    </w:p>
    <w:p w14:paraId="384D5525" w14:textId="5449BCEC" w:rsidR="00CF3690" w:rsidRDefault="003949FA" w:rsidP="00CF3690">
      <w:pPr>
        <w:pStyle w:val="Body3"/>
        <w:rPr>
          <w:ins w:id="3820" w:author="bmooney" w:date="2011-07-13T21:43:00Z"/>
        </w:rPr>
      </w:pPr>
      <w:proofErr w:type="gramStart"/>
      <w:ins w:id="3821" w:author="bmooney" w:date="2011-07-13T21:42:00Z">
        <w:r w:rsidRPr="005858AC">
          <w:t>FR-540.</w:t>
        </w:r>
        <w:proofErr w:type="gramEnd"/>
        <w:r w:rsidRPr="005858AC">
          <w:t xml:space="preserve"> </w:t>
        </w:r>
        <w:r>
          <w:t xml:space="preserve"> </w:t>
        </w:r>
        <w:r w:rsidRPr="005858AC">
          <w:t xml:space="preserve">When data is entered in the Exception Criteria field for a breast </w:t>
        </w:r>
      </w:ins>
      <w:ins w:id="3822" w:author="bmooney" w:date="2011-07-13T21:43:00Z">
        <w:r>
          <w:t xml:space="preserve">or DCIS </w:t>
        </w:r>
      </w:ins>
      <w:proofErr w:type="spellStart"/>
      <w:ins w:id="3823" w:author="bmooney" w:date="2011-07-13T21:42:00Z">
        <w:r w:rsidRPr="005858AC">
          <w:t>req</w:t>
        </w:r>
        <w:proofErr w:type="spellEnd"/>
        <w:r w:rsidRPr="005858AC">
          <w:t>, the breast</w:t>
        </w:r>
        <w:r>
          <w:t>/DCIS</w:t>
        </w:r>
        <w:r w:rsidRPr="005858AC">
          <w:t xml:space="preserve"> </w:t>
        </w:r>
        <w:r>
          <w:t xml:space="preserve">Node Status, </w:t>
        </w:r>
        <w:r w:rsidRPr="005858AC">
          <w:t>ER Status and Clinical Stage dropdowns will become enabled</w:t>
        </w:r>
        <w:r>
          <w:t xml:space="preserve"> if they were disabled.</w:t>
        </w:r>
      </w:ins>
    </w:p>
    <w:p w14:paraId="082273EE" w14:textId="1F36C8B6" w:rsidR="00CF3690" w:rsidRDefault="0009369D">
      <w:pPr>
        <w:pStyle w:val="Heading5"/>
        <w:rPr>
          <w:ins w:id="3824" w:author="bmooney" w:date="2011-07-13T21:55:00Z"/>
        </w:rPr>
        <w:pPrChange w:id="3825" w:author="bmooney" w:date="2011-09-13T12:40:00Z">
          <w:pPr>
            <w:pStyle w:val="Body3"/>
          </w:pPr>
        </w:pPrChange>
      </w:pPr>
      <w:ins w:id="3826" w:author="bmooney" w:date="2011-07-13T21:55:00Z">
        <w:r>
          <w:t>IBC</w:t>
        </w:r>
      </w:ins>
      <w:ins w:id="3827" w:author="bmooney" w:date="2011-07-13T21:50:00Z">
        <w:r>
          <w:t>-specific</w:t>
        </w:r>
      </w:ins>
      <w:ins w:id="3828" w:author="bmooney" w:date="2011-07-13T21:43:00Z">
        <w:r w:rsidR="003949FA">
          <w:t xml:space="preserve"> specimen criteria requirements</w:t>
        </w:r>
      </w:ins>
    </w:p>
    <w:p w14:paraId="4974EF73" w14:textId="7B8BB5DC" w:rsidR="00C5451A" w:rsidRPr="00C5451A" w:rsidRDefault="00C5451A">
      <w:pPr>
        <w:pStyle w:val="Body4"/>
        <w:rPr>
          <w:ins w:id="3829" w:author="bmooney" w:date="2011-07-13T21:00:00Z"/>
        </w:rPr>
        <w:pPrChange w:id="3830" w:author="bmooney" w:date="2011-07-13T21:55:00Z">
          <w:pPr>
            <w:pStyle w:val="Body3"/>
          </w:pPr>
        </w:pPrChange>
      </w:pPr>
      <w:ins w:id="3831" w:author="bmooney" w:date="2011-07-13T21:55:00Z">
        <w:r>
          <w:t>The following requirements apply when the orderable test type is Oncotype Breast for Invasive Breast Cancer.</w:t>
        </w:r>
      </w:ins>
    </w:p>
    <w:tbl>
      <w:tblPr>
        <w:tblStyle w:val="TableGrid"/>
        <w:tblW w:w="0" w:type="auto"/>
        <w:tblInd w:w="108" w:type="dxa"/>
        <w:tblLook w:val="04A0" w:firstRow="1" w:lastRow="0" w:firstColumn="1" w:lastColumn="0" w:noHBand="0" w:noVBand="1"/>
        <w:tblPrChange w:id="3832" w:author="bmooney" w:date="2011-07-13T21:07:00Z">
          <w:tblPr>
            <w:tblStyle w:val="TableGrid"/>
            <w:tblW w:w="0" w:type="auto"/>
            <w:tblInd w:w="720" w:type="dxa"/>
            <w:tblLook w:val="04A0" w:firstRow="1" w:lastRow="0" w:firstColumn="1" w:lastColumn="0" w:noHBand="0" w:noVBand="1"/>
          </w:tblPr>
        </w:tblPrChange>
      </w:tblPr>
      <w:tblGrid>
        <w:gridCol w:w="990"/>
        <w:gridCol w:w="1530"/>
        <w:gridCol w:w="2250"/>
        <w:gridCol w:w="1944"/>
        <w:gridCol w:w="1377"/>
        <w:gridCol w:w="1377"/>
        <w:tblGridChange w:id="3833">
          <w:tblGrid>
            <w:gridCol w:w="108"/>
            <w:gridCol w:w="990"/>
            <w:gridCol w:w="665"/>
            <w:gridCol w:w="865"/>
            <w:gridCol w:w="912"/>
            <w:gridCol w:w="1338"/>
            <w:gridCol w:w="452"/>
            <w:gridCol w:w="1492"/>
            <w:gridCol w:w="303"/>
            <w:gridCol w:w="1074"/>
            <w:gridCol w:w="657"/>
            <w:gridCol w:w="720"/>
            <w:gridCol w:w="1011"/>
          </w:tblGrid>
        </w:tblGridChange>
      </w:tblGrid>
      <w:tr w:rsidR="00D311CE" w14:paraId="226C919A" w14:textId="60C92662" w:rsidTr="00D311CE">
        <w:trPr>
          <w:ins w:id="3834" w:author="bmooney" w:date="2011-07-13T21:03:00Z"/>
        </w:trPr>
        <w:tc>
          <w:tcPr>
            <w:tcW w:w="990" w:type="dxa"/>
            <w:tcPrChange w:id="3835" w:author="bmooney" w:date="2011-07-13T21:07:00Z">
              <w:tcPr>
                <w:tcW w:w="1915" w:type="dxa"/>
                <w:gridSpan w:val="3"/>
              </w:tcPr>
            </w:tcPrChange>
          </w:tcPr>
          <w:p w14:paraId="5B57C6E1" w14:textId="6DC21F6D" w:rsidR="00D311CE" w:rsidRDefault="00D311CE" w:rsidP="009446BF">
            <w:pPr>
              <w:pStyle w:val="Body3"/>
              <w:ind w:left="0"/>
              <w:rPr>
                <w:ins w:id="3836" w:author="bmooney" w:date="2011-07-13T21:03:00Z"/>
              </w:rPr>
            </w:pPr>
            <w:ins w:id="3837" w:author="bmooney" w:date="2011-07-13T21:03:00Z">
              <w:r>
                <w:t>FR-#</w:t>
              </w:r>
            </w:ins>
          </w:p>
        </w:tc>
        <w:tc>
          <w:tcPr>
            <w:tcW w:w="1530" w:type="dxa"/>
            <w:tcPrChange w:id="3838" w:author="bmooney" w:date="2011-07-13T21:07:00Z">
              <w:tcPr>
                <w:tcW w:w="1915" w:type="dxa"/>
                <w:gridSpan w:val="2"/>
              </w:tcPr>
            </w:tcPrChange>
          </w:tcPr>
          <w:p w14:paraId="51758FD6" w14:textId="4B3C7D73" w:rsidR="00D311CE" w:rsidRDefault="00D311CE" w:rsidP="009446BF">
            <w:pPr>
              <w:pStyle w:val="Body3"/>
              <w:ind w:left="0"/>
              <w:rPr>
                <w:ins w:id="3839" w:author="bmooney" w:date="2011-07-13T21:03:00Z"/>
              </w:rPr>
            </w:pPr>
            <w:ins w:id="3840" w:author="bmooney" w:date="2011-07-13T21:03:00Z">
              <w:r>
                <w:t>Field name</w:t>
              </w:r>
            </w:ins>
          </w:p>
        </w:tc>
        <w:tc>
          <w:tcPr>
            <w:tcW w:w="2250" w:type="dxa"/>
            <w:tcPrChange w:id="3841" w:author="bmooney" w:date="2011-07-13T21:07:00Z">
              <w:tcPr>
                <w:tcW w:w="1915" w:type="dxa"/>
                <w:gridSpan w:val="2"/>
              </w:tcPr>
            </w:tcPrChange>
          </w:tcPr>
          <w:p w14:paraId="261BE660" w14:textId="6AA59159" w:rsidR="00D311CE" w:rsidRDefault="00D311CE" w:rsidP="009446BF">
            <w:pPr>
              <w:pStyle w:val="Body3"/>
              <w:ind w:left="0"/>
              <w:rPr>
                <w:ins w:id="3842" w:author="bmooney" w:date="2011-07-13T21:03:00Z"/>
              </w:rPr>
            </w:pPr>
            <w:ins w:id="3843" w:author="bmooney" w:date="2011-07-13T21:03:00Z">
              <w:r>
                <w:t>Values visible</w:t>
              </w:r>
            </w:ins>
          </w:p>
        </w:tc>
        <w:tc>
          <w:tcPr>
            <w:tcW w:w="1944" w:type="dxa"/>
            <w:tcPrChange w:id="3844" w:author="bmooney" w:date="2011-07-13T21:07:00Z">
              <w:tcPr>
                <w:tcW w:w="1915" w:type="dxa"/>
                <w:gridSpan w:val="2"/>
              </w:tcPr>
            </w:tcPrChange>
          </w:tcPr>
          <w:p w14:paraId="1761BE5B" w14:textId="6CC5E4BD" w:rsidR="00D311CE" w:rsidRDefault="00D311CE" w:rsidP="009446BF">
            <w:pPr>
              <w:pStyle w:val="Body3"/>
              <w:ind w:left="0"/>
              <w:rPr>
                <w:ins w:id="3845" w:author="bmooney" w:date="2011-07-13T21:03:00Z"/>
              </w:rPr>
            </w:pPr>
            <w:ins w:id="3846" w:author="bmooney" w:date="2011-07-13T21:03:00Z">
              <w:r>
                <w:t>Default value</w:t>
              </w:r>
            </w:ins>
          </w:p>
        </w:tc>
        <w:tc>
          <w:tcPr>
            <w:tcW w:w="1377" w:type="dxa"/>
            <w:tcPrChange w:id="3847" w:author="bmooney" w:date="2011-07-13T21:07:00Z">
              <w:tcPr>
                <w:tcW w:w="1916" w:type="dxa"/>
                <w:gridSpan w:val="2"/>
              </w:tcPr>
            </w:tcPrChange>
          </w:tcPr>
          <w:p w14:paraId="1BD0557E" w14:textId="3E894B5F" w:rsidR="00D311CE" w:rsidRDefault="00D311CE" w:rsidP="009446BF">
            <w:pPr>
              <w:pStyle w:val="Body3"/>
              <w:ind w:left="0"/>
              <w:rPr>
                <w:ins w:id="3848" w:author="bmooney" w:date="2011-07-13T21:03:00Z"/>
              </w:rPr>
            </w:pPr>
            <w:ins w:id="3849" w:author="bmooney" w:date="2011-07-13T21:03:00Z">
              <w:r>
                <w:t>Enabled or disabled</w:t>
              </w:r>
            </w:ins>
            <w:ins w:id="3850" w:author="bmooney" w:date="2011-07-13T21:09:00Z">
              <w:r>
                <w:t xml:space="preserve"> if exception criteria is blank?</w:t>
              </w:r>
            </w:ins>
          </w:p>
        </w:tc>
        <w:tc>
          <w:tcPr>
            <w:tcW w:w="1377" w:type="dxa"/>
            <w:tcPrChange w:id="3851" w:author="bmooney" w:date="2011-07-13T21:07:00Z">
              <w:tcPr>
                <w:tcW w:w="1731" w:type="dxa"/>
                <w:gridSpan w:val="2"/>
              </w:tcPr>
            </w:tcPrChange>
          </w:tcPr>
          <w:p w14:paraId="1FD258CB" w14:textId="293A9613" w:rsidR="00D311CE" w:rsidRDefault="00D311CE" w:rsidP="009446BF">
            <w:pPr>
              <w:pStyle w:val="Body3"/>
              <w:ind w:left="0"/>
              <w:rPr>
                <w:ins w:id="3852" w:author="bmooney" w:date="2011-07-13T21:03:00Z"/>
              </w:rPr>
            </w:pPr>
            <w:ins w:id="3853" w:author="bmooney" w:date="2011-07-13T21:03:00Z">
              <w:r>
                <w:t>Form version(s)</w:t>
              </w:r>
            </w:ins>
          </w:p>
        </w:tc>
      </w:tr>
      <w:tr w:rsidR="00D311CE" w14:paraId="14548CE0" w14:textId="63A51965" w:rsidTr="00D311CE">
        <w:trPr>
          <w:ins w:id="3854" w:author="bmooney" w:date="2011-07-13T21:03:00Z"/>
        </w:trPr>
        <w:tc>
          <w:tcPr>
            <w:tcW w:w="990" w:type="dxa"/>
            <w:tcPrChange w:id="3855" w:author="bmooney" w:date="2011-07-13T21:07:00Z">
              <w:tcPr>
                <w:tcW w:w="1915" w:type="dxa"/>
                <w:gridSpan w:val="3"/>
              </w:tcPr>
            </w:tcPrChange>
          </w:tcPr>
          <w:p w14:paraId="3A1A77B8" w14:textId="5060CCA5" w:rsidR="00D311CE" w:rsidRDefault="00CF3690" w:rsidP="003949FA">
            <w:pPr>
              <w:pStyle w:val="Body3"/>
              <w:ind w:left="0"/>
              <w:rPr>
                <w:ins w:id="3856" w:author="bmooney" w:date="2011-07-13T21:03:00Z"/>
              </w:rPr>
            </w:pPr>
            <w:ins w:id="3857" w:author="bmooney" w:date="2011-07-13T21:34:00Z">
              <w:r>
                <w:t>FR-532</w:t>
              </w:r>
            </w:ins>
          </w:p>
        </w:tc>
        <w:tc>
          <w:tcPr>
            <w:tcW w:w="1530" w:type="dxa"/>
            <w:tcPrChange w:id="3858" w:author="bmooney" w:date="2011-07-13T21:07:00Z">
              <w:tcPr>
                <w:tcW w:w="1915" w:type="dxa"/>
                <w:gridSpan w:val="2"/>
              </w:tcPr>
            </w:tcPrChange>
          </w:tcPr>
          <w:p w14:paraId="246F9F38" w14:textId="38D7CF3C" w:rsidR="00D311CE" w:rsidRDefault="00D311CE" w:rsidP="009446BF">
            <w:pPr>
              <w:pStyle w:val="Body3"/>
              <w:ind w:left="0"/>
              <w:rPr>
                <w:ins w:id="3859" w:author="bmooney" w:date="2011-07-13T21:03:00Z"/>
              </w:rPr>
            </w:pPr>
            <w:ins w:id="3860" w:author="bmooney" w:date="2011-07-13T21:07:00Z">
              <w:r>
                <w:t>Clinical Stage</w:t>
              </w:r>
            </w:ins>
          </w:p>
        </w:tc>
        <w:tc>
          <w:tcPr>
            <w:tcW w:w="2250" w:type="dxa"/>
            <w:tcPrChange w:id="3861" w:author="bmooney" w:date="2011-07-13T21:07:00Z">
              <w:tcPr>
                <w:tcW w:w="1915" w:type="dxa"/>
                <w:gridSpan w:val="2"/>
              </w:tcPr>
            </w:tcPrChange>
          </w:tcPr>
          <w:p w14:paraId="693BE4DC" w14:textId="6F0BFD5B" w:rsidR="00D311CE" w:rsidRDefault="00D311CE" w:rsidP="009446BF">
            <w:pPr>
              <w:pStyle w:val="Body3"/>
              <w:ind w:left="0"/>
              <w:rPr>
                <w:ins w:id="3862" w:author="bmooney" w:date="2011-07-13T21:03:00Z"/>
              </w:rPr>
            </w:pPr>
            <w:ins w:id="3863" w:author="bmooney" w:date="2011-07-13T21:09:00Z">
              <w:r w:rsidRPr="005858AC">
                <w:t>blank, 0, I/II/III(T3, N1), III, IV, Unspecified</w:t>
              </w:r>
            </w:ins>
          </w:p>
        </w:tc>
        <w:tc>
          <w:tcPr>
            <w:tcW w:w="1944" w:type="dxa"/>
            <w:tcPrChange w:id="3864" w:author="bmooney" w:date="2011-07-13T21:07:00Z">
              <w:tcPr>
                <w:tcW w:w="1915" w:type="dxa"/>
                <w:gridSpan w:val="2"/>
              </w:tcPr>
            </w:tcPrChange>
          </w:tcPr>
          <w:p w14:paraId="39C7AAA2" w14:textId="7B395504" w:rsidR="00D311CE" w:rsidRDefault="00D311CE" w:rsidP="009446BF">
            <w:pPr>
              <w:pStyle w:val="Body3"/>
              <w:ind w:left="0"/>
              <w:rPr>
                <w:ins w:id="3865" w:author="bmooney" w:date="2011-07-13T21:03:00Z"/>
              </w:rPr>
            </w:pPr>
            <w:ins w:id="3866" w:author="bmooney" w:date="2011-07-13T21:09:00Z">
              <w:r w:rsidRPr="005858AC">
                <w:t>I/II/III(T3, N1)</w:t>
              </w:r>
            </w:ins>
          </w:p>
        </w:tc>
        <w:tc>
          <w:tcPr>
            <w:tcW w:w="1377" w:type="dxa"/>
            <w:tcPrChange w:id="3867" w:author="bmooney" w:date="2011-07-13T21:07:00Z">
              <w:tcPr>
                <w:tcW w:w="1916" w:type="dxa"/>
                <w:gridSpan w:val="2"/>
              </w:tcPr>
            </w:tcPrChange>
          </w:tcPr>
          <w:p w14:paraId="3BE9D31B" w14:textId="4C8CE65E" w:rsidR="00D311CE" w:rsidRDefault="00D311CE" w:rsidP="009446BF">
            <w:pPr>
              <w:pStyle w:val="Body3"/>
              <w:ind w:left="0"/>
              <w:rPr>
                <w:ins w:id="3868" w:author="bmooney" w:date="2011-07-13T21:03:00Z"/>
              </w:rPr>
            </w:pPr>
            <w:ins w:id="3869" w:author="bmooney" w:date="2011-07-13T21:10:00Z">
              <w:r>
                <w:t>D</w:t>
              </w:r>
            </w:ins>
            <w:ins w:id="3870" w:author="bmooney" w:date="2011-07-13T21:09:00Z">
              <w:r>
                <w:t>isabled</w:t>
              </w:r>
            </w:ins>
          </w:p>
        </w:tc>
        <w:tc>
          <w:tcPr>
            <w:tcW w:w="1377" w:type="dxa"/>
            <w:tcPrChange w:id="3871" w:author="bmooney" w:date="2011-07-13T21:07:00Z">
              <w:tcPr>
                <w:tcW w:w="1731" w:type="dxa"/>
                <w:gridSpan w:val="2"/>
              </w:tcPr>
            </w:tcPrChange>
          </w:tcPr>
          <w:p w14:paraId="4FCC13A1" w14:textId="78707A2C" w:rsidR="00D311CE" w:rsidRDefault="00D311CE" w:rsidP="009446BF">
            <w:pPr>
              <w:pStyle w:val="Body3"/>
              <w:ind w:left="0"/>
              <w:rPr>
                <w:ins w:id="3872" w:author="bmooney" w:date="2011-07-13T21:03:00Z"/>
              </w:rPr>
            </w:pPr>
            <w:ins w:id="3873" w:author="bmooney" w:date="2011-07-13T21:13:00Z">
              <w:r>
                <w:t>4,9-14</w:t>
              </w:r>
            </w:ins>
          </w:p>
        </w:tc>
      </w:tr>
      <w:tr w:rsidR="00D311CE" w14:paraId="25D7E4EC" w14:textId="6319DC75" w:rsidTr="00D311CE">
        <w:trPr>
          <w:ins w:id="3874" w:author="bmooney" w:date="2011-07-13T21:03:00Z"/>
        </w:trPr>
        <w:tc>
          <w:tcPr>
            <w:tcW w:w="990" w:type="dxa"/>
            <w:tcPrChange w:id="3875" w:author="bmooney" w:date="2011-07-13T21:07:00Z">
              <w:tcPr>
                <w:tcW w:w="1915" w:type="dxa"/>
                <w:gridSpan w:val="3"/>
              </w:tcPr>
            </w:tcPrChange>
          </w:tcPr>
          <w:p w14:paraId="0AAD2D98" w14:textId="3512001B" w:rsidR="00D311CE" w:rsidRDefault="003949FA" w:rsidP="009446BF">
            <w:pPr>
              <w:pStyle w:val="Body3"/>
              <w:ind w:left="0"/>
              <w:rPr>
                <w:ins w:id="3876" w:author="bmooney" w:date="2011-07-13T21:03:00Z"/>
              </w:rPr>
            </w:pPr>
            <w:ins w:id="3877" w:author="bmooney" w:date="2011-07-13T21:35:00Z">
              <w:r>
                <w:t>FR-537</w:t>
              </w:r>
            </w:ins>
          </w:p>
        </w:tc>
        <w:tc>
          <w:tcPr>
            <w:tcW w:w="1530" w:type="dxa"/>
            <w:tcPrChange w:id="3878" w:author="bmooney" w:date="2011-07-13T21:07:00Z">
              <w:tcPr>
                <w:tcW w:w="1915" w:type="dxa"/>
                <w:gridSpan w:val="2"/>
              </w:tcPr>
            </w:tcPrChange>
          </w:tcPr>
          <w:p w14:paraId="30BAC6E2" w14:textId="30BA6117" w:rsidR="00D311CE" w:rsidRDefault="00D311CE" w:rsidP="009446BF">
            <w:pPr>
              <w:pStyle w:val="Body3"/>
              <w:ind w:left="0"/>
              <w:rPr>
                <w:ins w:id="3879" w:author="bmooney" w:date="2011-07-13T21:03:00Z"/>
              </w:rPr>
            </w:pPr>
            <w:ins w:id="3880" w:author="bmooney" w:date="2011-07-13T21:13:00Z">
              <w:r>
                <w:t>Clinical Stage</w:t>
              </w:r>
            </w:ins>
          </w:p>
        </w:tc>
        <w:tc>
          <w:tcPr>
            <w:tcW w:w="2250" w:type="dxa"/>
            <w:tcPrChange w:id="3881" w:author="bmooney" w:date="2011-07-13T21:07:00Z">
              <w:tcPr>
                <w:tcW w:w="1915" w:type="dxa"/>
                <w:gridSpan w:val="2"/>
              </w:tcPr>
            </w:tcPrChange>
          </w:tcPr>
          <w:p w14:paraId="086C9B74" w14:textId="792B84FF" w:rsidR="00D311CE" w:rsidRDefault="00D311CE" w:rsidP="009446BF">
            <w:pPr>
              <w:pStyle w:val="Body3"/>
              <w:ind w:left="0"/>
              <w:rPr>
                <w:ins w:id="3882" w:author="bmooney" w:date="2011-07-13T21:03:00Z"/>
              </w:rPr>
            </w:pPr>
            <w:ins w:id="3883" w:author="bmooney" w:date="2011-07-13T21:13:00Z">
              <w:r w:rsidRPr="005858AC">
                <w:t>blank, 0, I/II/III(T3, N1), III, IV, Unspecified</w:t>
              </w:r>
            </w:ins>
          </w:p>
        </w:tc>
        <w:tc>
          <w:tcPr>
            <w:tcW w:w="1944" w:type="dxa"/>
            <w:tcPrChange w:id="3884" w:author="bmooney" w:date="2011-07-13T21:07:00Z">
              <w:tcPr>
                <w:tcW w:w="1915" w:type="dxa"/>
                <w:gridSpan w:val="2"/>
              </w:tcPr>
            </w:tcPrChange>
          </w:tcPr>
          <w:p w14:paraId="49947254" w14:textId="39CA5DEE" w:rsidR="00D311CE" w:rsidRDefault="00D311CE" w:rsidP="009446BF">
            <w:pPr>
              <w:pStyle w:val="Body3"/>
              <w:ind w:left="0"/>
              <w:rPr>
                <w:ins w:id="3885" w:author="bmooney" w:date="2011-07-13T21:03:00Z"/>
              </w:rPr>
            </w:pPr>
            <w:ins w:id="3886" w:author="bmooney" w:date="2011-07-13T21:13:00Z">
              <w:r>
                <w:t>blank</w:t>
              </w:r>
            </w:ins>
          </w:p>
        </w:tc>
        <w:tc>
          <w:tcPr>
            <w:tcW w:w="1377" w:type="dxa"/>
            <w:tcPrChange w:id="3887" w:author="bmooney" w:date="2011-07-13T21:07:00Z">
              <w:tcPr>
                <w:tcW w:w="1916" w:type="dxa"/>
                <w:gridSpan w:val="2"/>
              </w:tcPr>
            </w:tcPrChange>
          </w:tcPr>
          <w:p w14:paraId="5EF2DB67" w14:textId="2CB16788" w:rsidR="00D311CE" w:rsidRDefault="00D311CE" w:rsidP="009446BF">
            <w:pPr>
              <w:pStyle w:val="Body3"/>
              <w:ind w:left="0"/>
              <w:rPr>
                <w:ins w:id="3888" w:author="bmooney" w:date="2011-07-13T21:03:00Z"/>
              </w:rPr>
            </w:pPr>
            <w:ins w:id="3889" w:author="bmooney" w:date="2011-07-13T21:13:00Z">
              <w:r>
                <w:t>Enabled</w:t>
              </w:r>
            </w:ins>
          </w:p>
        </w:tc>
        <w:tc>
          <w:tcPr>
            <w:tcW w:w="1377" w:type="dxa"/>
            <w:tcPrChange w:id="3890" w:author="bmooney" w:date="2011-07-13T21:07:00Z">
              <w:tcPr>
                <w:tcW w:w="1731" w:type="dxa"/>
                <w:gridSpan w:val="2"/>
              </w:tcPr>
            </w:tcPrChange>
          </w:tcPr>
          <w:p w14:paraId="722B4D97" w14:textId="7EF9C29C" w:rsidR="00D311CE" w:rsidRDefault="00D311CE" w:rsidP="009446BF">
            <w:pPr>
              <w:pStyle w:val="Body3"/>
              <w:ind w:left="0"/>
              <w:rPr>
                <w:ins w:id="3891" w:author="bmooney" w:date="2011-07-13T21:03:00Z"/>
              </w:rPr>
            </w:pPr>
            <w:ins w:id="3892" w:author="bmooney" w:date="2011-07-13T21:13:00Z">
              <w:r>
                <w:t>5-8</w:t>
              </w:r>
            </w:ins>
          </w:p>
        </w:tc>
      </w:tr>
      <w:tr w:rsidR="00D311CE" w14:paraId="7099A0CB" w14:textId="024C98F0" w:rsidTr="00D311CE">
        <w:trPr>
          <w:ins w:id="3893" w:author="bmooney" w:date="2011-07-13T21:03:00Z"/>
        </w:trPr>
        <w:tc>
          <w:tcPr>
            <w:tcW w:w="990" w:type="dxa"/>
            <w:tcPrChange w:id="3894" w:author="bmooney" w:date="2011-07-13T21:07:00Z">
              <w:tcPr>
                <w:tcW w:w="1915" w:type="dxa"/>
                <w:gridSpan w:val="3"/>
              </w:tcPr>
            </w:tcPrChange>
          </w:tcPr>
          <w:p w14:paraId="6675F7CA" w14:textId="7176291C" w:rsidR="00D311CE" w:rsidRDefault="003949FA" w:rsidP="009446BF">
            <w:pPr>
              <w:pStyle w:val="Body3"/>
              <w:ind w:left="0"/>
              <w:rPr>
                <w:ins w:id="3895" w:author="bmooney" w:date="2011-07-13T21:03:00Z"/>
              </w:rPr>
            </w:pPr>
            <w:ins w:id="3896" w:author="bmooney" w:date="2011-07-13T21:36:00Z">
              <w:r>
                <w:t>FR-533</w:t>
              </w:r>
            </w:ins>
          </w:p>
        </w:tc>
        <w:tc>
          <w:tcPr>
            <w:tcW w:w="1530" w:type="dxa"/>
            <w:tcPrChange w:id="3897" w:author="bmooney" w:date="2011-07-13T21:07:00Z">
              <w:tcPr>
                <w:tcW w:w="1915" w:type="dxa"/>
                <w:gridSpan w:val="2"/>
              </w:tcPr>
            </w:tcPrChange>
          </w:tcPr>
          <w:p w14:paraId="56AFFA37" w14:textId="191CAA42" w:rsidR="00D311CE" w:rsidRDefault="00E80A5A" w:rsidP="009446BF">
            <w:pPr>
              <w:pStyle w:val="Body3"/>
              <w:ind w:left="0"/>
              <w:rPr>
                <w:ins w:id="3898" w:author="bmooney" w:date="2011-07-13T21:03:00Z"/>
              </w:rPr>
            </w:pPr>
            <w:ins w:id="3899" w:author="bmooney" w:date="2011-07-13T21:14:00Z">
              <w:r>
                <w:t>Node Status</w:t>
              </w:r>
            </w:ins>
          </w:p>
        </w:tc>
        <w:tc>
          <w:tcPr>
            <w:tcW w:w="2250" w:type="dxa"/>
            <w:tcPrChange w:id="3900" w:author="bmooney" w:date="2011-07-13T21:07:00Z">
              <w:tcPr>
                <w:tcW w:w="1915" w:type="dxa"/>
                <w:gridSpan w:val="2"/>
              </w:tcPr>
            </w:tcPrChange>
          </w:tcPr>
          <w:p w14:paraId="381EF728" w14:textId="0A237BC0" w:rsidR="00D311CE" w:rsidRDefault="00E80A5A" w:rsidP="009446BF">
            <w:pPr>
              <w:pStyle w:val="Body3"/>
              <w:ind w:left="0"/>
              <w:rPr>
                <w:ins w:id="3901" w:author="bmooney" w:date="2011-07-13T21:03:00Z"/>
              </w:rPr>
            </w:pPr>
            <w:ins w:id="3902" w:author="bmooney" w:date="2011-07-13T21:15:00Z">
              <w:r w:rsidRPr="005858AC">
                <w:t xml:space="preserve">blank, Positive, Positive 1-3, Positive 4+, Negative, </w:t>
              </w:r>
              <w:proofErr w:type="spellStart"/>
              <w:r w:rsidRPr="005858AC">
                <w:t>Micromets</w:t>
              </w:r>
              <w:proofErr w:type="spellEnd"/>
              <w:r w:rsidRPr="005858AC">
                <w:t>, Unspecified, Uncertain, Indeterminable</w:t>
              </w:r>
            </w:ins>
          </w:p>
        </w:tc>
        <w:tc>
          <w:tcPr>
            <w:tcW w:w="1944" w:type="dxa"/>
            <w:tcPrChange w:id="3903" w:author="bmooney" w:date="2011-07-13T21:07:00Z">
              <w:tcPr>
                <w:tcW w:w="1915" w:type="dxa"/>
                <w:gridSpan w:val="2"/>
              </w:tcPr>
            </w:tcPrChange>
          </w:tcPr>
          <w:p w14:paraId="16FC97F2" w14:textId="04A02A6E" w:rsidR="00D311CE" w:rsidRDefault="00E80A5A" w:rsidP="009446BF">
            <w:pPr>
              <w:pStyle w:val="Body3"/>
              <w:ind w:left="0"/>
              <w:rPr>
                <w:ins w:id="3904" w:author="bmooney" w:date="2011-07-13T21:03:00Z"/>
              </w:rPr>
            </w:pPr>
            <w:ins w:id="3905" w:author="bmooney" w:date="2011-07-13T21:16:00Z">
              <w:r>
                <w:t>Negative</w:t>
              </w:r>
            </w:ins>
          </w:p>
        </w:tc>
        <w:tc>
          <w:tcPr>
            <w:tcW w:w="1377" w:type="dxa"/>
            <w:tcPrChange w:id="3906" w:author="bmooney" w:date="2011-07-13T21:07:00Z">
              <w:tcPr>
                <w:tcW w:w="1916" w:type="dxa"/>
                <w:gridSpan w:val="2"/>
              </w:tcPr>
            </w:tcPrChange>
          </w:tcPr>
          <w:p w14:paraId="735DCD4B" w14:textId="6AE38BBB" w:rsidR="00D311CE" w:rsidRDefault="00E80A5A" w:rsidP="009446BF">
            <w:pPr>
              <w:pStyle w:val="Body3"/>
              <w:ind w:left="0"/>
              <w:rPr>
                <w:ins w:id="3907" w:author="bmooney" w:date="2011-07-13T21:03:00Z"/>
              </w:rPr>
            </w:pPr>
            <w:ins w:id="3908" w:author="bmooney" w:date="2011-07-13T21:16:00Z">
              <w:r>
                <w:t>Disabled</w:t>
              </w:r>
            </w:ins>
          </w:p>
        </w:tc>
        <w:tc>
          <w:tcPr>
            <w:tcW w:w="1377" w:type="dxa"/>
            <w:tcPrChange w:id="3909" w:author="bmooney" w:date="2011-07-13T21:07:00Z">
              <w:tcPr>
                <w:tcW w:w="1731" w:type="dxa"/>
                <w:gridSpan w:val="2"/>
              </w:tcPr>
            </w:tcPrChange>
          </w:tcPr>
          <w:p w14:paraId="4F93E50F" w14:textId="2CFB4C95" w:rsidR="00D311CE" w:rsidRDefault="00E80A5A" w:rsidP="009446BF">
            <w:pPr>
              <w:pStyle w:val="Body3"/>
              <w:ind w:left="0"/>
              <w:rPr>
                <w:ins w:id="3910" w:author="bmooney" w:date="2011-07-13T21:03:00Z"/>
              </w:rPr>
            </w:pPr>
            <w:ins w:id="3911" w:author="bmooney" w:date="2011-07-13T21:16:00Z">
              <w:r>
                <w:t>4</w:t>
              </w:r>
            </w:ins>
            <w:ins w:id="3912" w:author="bmooney" w:date="2011-07-13T21:20:00Z">
              <w:r>
                <w:t>,9</w:t>
              </w:r>
            </w:ins>
          </w:p>
        </w:tc>
      </w:tr>
      <w:tr w:rsidR="00E80A5A" w14:paraId="11063436" w14:textId="77C7614A" w:rsidTr="00D311CE">
        <w:trPr>
          <w:ins w:id="3913" w:author="bmooney" w:date="2011-07-13T21:03:00Z"/>
        </w:trPr>
        <w:tc>
          <w:tcPr>
            <w:tcW w:w="990" w:type="dxa"/>
            <w:tcPrChange w:id="3914" w:author="bmooney" w:date="2011-07-13T21:07:00Z">
              <w:tcPr>
                <w:tcW w:w="1915" w:type="dxa"/>
                <w:gridSpan w:val="3"/>
              </w:tcPr>
            </w:tcPrChange>
          </w:tcPr>
          <w:p w14:paraId="50BA70D3" w14:textId="12CA6D3D" w:rsidR="00E80A5A" w:rsidRDefault="003949FA" w:rsidP="009446BF">
            <w:pPr>
              <w:pStyle w:val="Body3"/>
              <w:ind w:left="0"/>
              <w:rPr>
                <w:ins w:id="3915" w:author="bmooney" w:date="2011-07-13T21:03:00Z"/>
              </w:rPr>
            </w:pPr>
            <w:ins w:id="3916" w:author="bmooney" w:date="2011-07-13T21:37:00Z">
              <w:r>
                <w:t>FR-538</w:t>
              </w:r>
            </w:ins>
          </w:p>
        </w:tc>
        <w:tc>
          <w:tcPr>
            <w:tcW w:w="1530" w:type="dxa"/>
            <w:tcPrChange w:id="3917" w:author="bmooney" w:date="2011-07-13T21:07:00Z">
              <w:tcPr>
                <w:tcW w:w="1915" w:type="dxa"/>
                <w:gridSpan w:val="2"/>
              </w:tcPr>
            </w:tcPrChange>
          </w:tcPr>
          <w:p w14:paraId="1B8729D8" w14:textId="08E15D8E" w:rsidR="00E80A5A" w:rsidRDefault="00E80A5A" w:rsidP="009446BF">
            <w:pPr>
              <w:pStyle w:val="Body3"/>
              <w:ind w:left="0"/>
              <w:rPr>
                <w:ins w:id="3918" w:author="bmooney" w:date="2011-07-13T21:03:00Z"/>
              </w:rPr>
            </w:pPr>
            <w:ins w:id="3919" w:author="bmooney" w:date="2011-07-13T21:16:00Z">
              <w:r>
                <w:t>Node Status</w:t>
              </w:r>
            </w:ins>
          </w:p>
        </w:tc>
        <w:tc>
          <w:tcPr>
            <w:tcW w:w="2250" w:type="dxa"/>
            <w:tcPrChange w:id="3920" w:author="bmooney" w:date="2011-07-13T21:07:00Z">
              <w:tcPr>
                <w:tcW w:w="1915" w:type="dxa"/>
                <w:gridSpan w:val="2"/>
              </w:tcPr>
            </w:tcPrChange>
          </w:tcPr>
          <w:p w14:paraId="2B5CF91E" w14:textId="48CECB54" w:rsidR="00E80A5A" w:rsidRDefault="00E80A5A" w:rsidP="009446BF">
            <w:pPr>
              <w:pStyle w:val="Body3"/>
              <w:ind w:left="0"/>
              <w:rPr>
                <w:ins w:id="3921" w:author="bmooney" w:date="2011-07-13T21:03:00Z"/>
              </w:rPr>
            </w:pPr>
            <w:ins w:id="3922" w:author="bmooney" w:date="2011-07-13T21:16:00Z">
              <w:r w:rsidRPr="005858AC">
                <w:t xml:space="preserve">blank, Positive, Positive 1-3, Positive 4+, Negative, </w:t>
              </w:r>
              <w:proofErr w:type="spellStart"/>
              <w:r w:rsidRPr="005858AC">
                <w:t>Micromets</w:t>
              </w:r>
              <w:proofErr w:type="spellEnd"/>
              <w:r w:rsidRPr="005858AC">
                <w:t>, Unspecified, Uncertain, Indeterminable</w:t>
              </w:r>
            </w:ins>
          </w:p>
        </w:tc>
        <w:tc>
          <w:tcPr>
            <w:tcW w:w="1944" w:type="dxa"/>
            <w:tcPrChange w:id="3923" w:author="bmooney" w:date="2011-07-13T21:07:00Z">
              <w:tcPr>
                <w:tcW w:w="1915" w:type="dxa"/>
                <w:gridSpan w:val="2"/>
              </w:tcPr>
            </w:tcPrChange>
          </w:tcPr>
          <w:p w14:paraId="28CDCFD6" w14:textId="28CEDFC9" w:rsidR="00E80A5A" w:rsidRDefault="00E80A5A" w:rsidP="009446BF">
            <w:pPr>
              <w:pStyle w:val="Body3"/>
              <w:ind w:left="0"/>
              <w:rPr>
                <w:ins w:id="3924" w:author="bmooney" w:date="2011-07-13T21:03:00Z"/>
              </w:rPr>
            </w:pPr>
            <w:ins w:id="3925" w:author="bmooney" w:date="2011-07-13T21:16:00Z">
              <w:r>
                <w:t>Blank</w:t>
              </w:r>
            </w:ins>
          </w:p>
        </w:tc>
        <w:tc>
          <w:tcPr>
            <w:tcW w:w="1377" w:type="dxa"/>
            <w:tcPrChange w:id="3926" w:author="bmooney" w:date="2011-07-13T21:07:00Z">
              <w:tcPr>
                <w:tcW w:w="1916" w:type="dxa"/>
                <w:gridSpan w:val="2"/>
              </w:tcPr>
            </w:tcPrChange>
          </w:tcPr>
          <w:p w14:paraId="7AAB19B5" w14:textId="26985138" w:rsidR="00E80A5A" w:rsidRDefault="00E80A5A" w:rsidP="009446BF">
            <w:pPr>
              <w:pStyle w:val="Body3"/>
              <w:ind w:left="0"/>
              <w:rPr>
                <w:ins w:id="3927" w:author="bmooney" w:date="2011-07-13T21:03:00Z"/>
              </w:rPr>
            </w:pPr>
            <w:ins w:id="3928" w:author="bmooney" w:date="2011-07-13T21:16:00Z">
              <w:r>
                <w:t>Enabled</w:t>
              </w:r>
            </w:ins>
          </w:p>
        </w:tc>
        <w:tc>
          <w:tcPr>
            <w:tcW w:w="1377" w:type="dxa"/>
            <w:tcPrChange w:id="3929" w:author="bmooney" w:date="2011-07-13T21:07:00Z">
              <w:tcPr>
                <w:tcW w:w="1731" w:type="dxa"/>
                <w:gridSpan w:val="2"/>
              </w:tcPr>
            </w:tcPrChange>
          </w:tcPr>
          <w:p w14:paraId="36EC59DB" w14:textId="5D8F534D" w:rsidR="00E80A5A" w:rsidRDefault="00E80A5A" w:rsidP="009446BF">
            <w:pPr>
              <w:pStyle w:val="Body3"/>
              <w:ind w:left="0"/>
              <w:rPr>
                <w:ins w:id="3930" w:author="bmooney" w:date="2011-07-13T21:03:00Z"/>
              </w:rPr>
            </w:pPr>
            <w:ins w:id="3931" w:author="bmooney" w:date="2011-07-13T21:16:00Z">
              <w:r>
                <w:t>5-8</w:t>
              </w:r>
            </w:ins>
            <w:ins w:id="3932" w:author="bmooney" w:date="2011-07-13T21:20:00Z">
              <w:r>
                <w:t>, 10</w:t>
              </w:r>
            </w:ins>
          </w:p>
        </w:tc>
      </w:tr>
      <w:tr w:rsidR="00E80A5A" w14:paraId="19550589" w14:textId="243FF7B5" w:rsidTr="00D311CE">
        <w:trPr>
          <w:ins w:id="3933" w:author="bmooney" w:date="2011-07-13T21:03:00Z"/>
        </w:trPr>
        <w:tc>
          <w:tcPr>
            <w:tcW w:w="990" w:type="dxa"/>
            <w:tcPrChange w:id="3934" w:author="bmooney" w:date="2011-07-13T21:07:00Z">
              <w:tcPr>
                <w:tcW w:w="1915" w:type="dxa"/>
                <w:gridSpan w:val="3"/>
              </w:tcPr>
            </w:tcPrChange>
          </w:tcPr>
          <w:p w14:paraId="360DAE0B" w14:textId="0B599A9B" w:rsidR="00E80A5A" w:rsidRDefault="003949FA" w:rsidP="003949FA">
            <w:pPr>
              <w:pStyle w:val="Body3"/>
              <w:ind w:left="0"/>
              <w:rPr>
                <w:ins w:id="3935" w:author="bmooney" w:date="2011-07-13T21:03:00Z"/>
              </w:rPr>
            </w:pPr>
            <w:ins w:id="3936" w:author="bmooney" w:date="2011-07-13T21:36:00Z">
              <w:r>
                <w:t>FR-534</w:t>
              </w:r>
            </w:ins>
          </w:p>
        </w:tc>
        <w:tc>
          <w:tcPr>
            <w:tcW w:w="1530" w:type="dxa"/>
            <w:tcPrChange w:id="3937" w:author="bmooney" w:date="2011-07-13T21:07:00Z">
              <w:tcPr>
                <w:tcW w:w="1915" w:type="dxa"/>
                <w:gridSpan w:val="2"/>
              </w:tcPr>
            </w:tcPrChange>
          </w:tcPr>
          <w:p w14:paraId="45DABF33" w14:textId="5E44A618" w:rsidR="00E80A5A" w:rsidRDefault="00E80A5A" w:rsidP="009446BF">
            <w:pPr>
              <w:pStyle w:val="Body3"/>
              <w:ind w:left="0"/>
              <w:rPr>
                <w:ins w:id="3938" w:author="bmooney" w:date="2011-07-13T21:03:00Z"/>
              </w:rPr>
            </w:pPr>
            <w:ins w:id="3939" w:author="bmooney" w:date="2011-07-13T21:17:00Z">
              <w:r>
                <w:t>Node Status</w:t>
              </w:r>
            </w:ins>
          </w:p>
        </w:tc>
        <w:tc>
          <w:tcPr>
            <w:tcW w:w="2250" w:type="dxa"/>
            <w:tcPrChange w:id="3940" w:author="bmooney" w:date="2011-07-13T21:07:00Z">
              <w:tcPr>
                <w:tcW w:w="1915" w:type="dxa"/>
                <w:gridSpan w:val="2"/>
              </w:tcPr>
            </w:tcPrChange>
          </w:tcPr>
          <w:p w14:paraId="73E5F43F" w14:textId="249BC13C" w:rsidR="00E80A5A" w:rsidRDefault="00E80A5A" w:rsidP="00E80A5A">
            <w:pPr>
              <w:pStyle w:val="Body3"/>
              <w:ind w:left="0"/>
              <w:rPr>
                <w:ins w:id="3941" w:author="bmooney" w:date="2011-07-13T21:03:00Z"/>
              </w:rPr>
            </w:pPr>
            <w:ins w:id="3942" w:author="bmooney" w:date="2011-07-13T21:17:00Z">
              <w:r>
                <w:t>blank</w:t>
              </w:r>
              <w:r w:rsidRPr="005858AC">
                <w:t xml:space="preserve">, Positive 1-3, Positive 4+, Negative, </w:t>
              </w:r>
              <w:proofErr w:type="spellStart"/>
              <w:r w:rsidRPr="005858AC">
                <w:t>Micromets</w:t>
              </w:r>
              <w:proofErr w:type="spellEnd"/>
              <w:r w:rsidRPr="005858AC">
                <w:t>, Unspecified, Uncertain, Indeterminable</w:t>
              </w:r>
            </w:ins>
          </w:p>
        </w:tc>
        <w:tc>
          <w:tcPr>
            <w:tcW w:w="1944" w:type="dxa"/>
            <w:tcPrChange w:id="3943" w:author="bmooney" w:date="2011-07-13T21:07:00Z">
              <w:tcPr>
                <w:tcW w:w="1915" w:type="dxa"/>
                <w:gridSpan w:val="2"/>
              </w:tcPr>
            </w:tcPrChange>
          </w:tcPr>
          <w:p w14:paraId="57D8043B" w14:textId="13C51F1D" w:rsidR="00E80A5A" w:rsidRDefault="00E80A5A" w:rsidP="009446BF">
            <w:pPr>
              <w:pStyle w:val="Body3"/>
              <w:ind w:left="0"/>
              <w:rPr>
                <w:ins w:id="3944" w:author="bmooney" w:date="2011-07-13T21:03:00Z"/>
              </w:rPr>
            </w:pPr>
            <w:ins w:id="3945" w:author="bmooney" w:date="2011-07-13T21:21:00Z">
              <w:r>
                <w:t>Blank</w:t>
              </w:r>
            </w:ins>
          </w:p>
        </w:tc>
        <w:tc>
          <w:tcPr>
            <w:tcW w:w="1377" w:type="dxa"/>
            <w:tcPrChange w:id="3946" w:author="bmooney" w:date="2011-07-13T21:07:00Z">
              <w:tcPr>
                <w:tcW w:w="1916" w:type="dxa"/>
                <w:gridSpan w:val="2"/>
              </w:tcPr>
            </w:tcPrChange>
          </w:tcPr>
          <w:p w14:paraId="15272221" w14:textId="26E8752D" w:rsidR="00E80A5A" w:rsidRDefault="00E80A5A" w:rsidP="009446BF">
            <w:pPr>
              <w:pStyle w:val="Body3"/>
              <w:ind w:left="0"/>
              <w:rPr>
                <w:ins w:id="3947" w:author="bmooney" w:date="2011-07-13T21:03:00Z"/>
              </w:rPr>
            </w:pPr>
            <w:ins w:id="3948" w:author="bmooney" w:date="2011-07-13T21:21:00Z">
              <w:r>
                <w:t>Enabled</w:t>
              </w:r>
            </w:ins>
          </w:p>
        </w:tc>
        <w:tc>
          <w:tcPr>
            <w:tcW w:w="1377" w:type="dxa"/>
            <w:tcPrChange w:id="3949" w:author="bmooney" w:date="2011-07-13T21:07:00Z">
              <w:tcPr>
                <w:tcW w:w="1731" w:type="dxa"/>
                <w:gridSpan w:val="2"/>
              </w:tcPr>
            </w:tcPrChange>
          </w:tcPr>
          <w:p w14:paraId="450EA9BA" w14:textId="7FB4E416" w:rsidR="00E80A5A" w:rsidRDefault="00E80A5A" w:rsidP="009446BF">
            <w:pPr>
              <w:pStyle w:val="Body3"/>
              <w:ind w:left="0"/>
              <w:rPr>
                <w:ins w:id="3950" w:author="bmooney" w:date="2011-07-13T21:03:00Z"/>
              </w:rPr>
            </w:pPr>
            <w:ins w:id="3951" w:author="bmooney" w:date="2011-07-13T21:20:00Z">
              <w:r>
                <w:t>11</w:t>
              </w:r>
            </w:ins>
            <w:ins w:id="3952" w:author="bmooney" w:date="2011-07-13T21:21:00Z">
              <w:r>
                <w:t>-14</w:t>
              </w:r>
            </w:ins>
          </w:p>
        </w:tc>
      </w:tr>
      <w:tr w:rsidR="00E80A5A" w14:paraId="09E990C9" w14:textId="77777777" w:rsidTr="00D311CE">
        <w:trPr>
          <w:ins w:id="3953" w:author="bmooney" w:date="2011-07-13T21:16:00Z"/>
        </w:trPr>
        <w:tc>
          <w:tcPr>
            <w:tcW w:w="990" w:type="dxa"/>
          </w:tcPr>
          <w:p w14:paraId="357B5528" w14:textId="7AEEC8D8" w:rsidR="00E80A5A" w:rsidRDefault="003949FA" w:rsidP="003949FA">
            <w:pPr>
              <w:pStyle w:val="Body3"/>
              <w:ind w:left="0"/>
              <w:rPr>
                <w:ins w:id="3954" w:author="bmooney" w:date="2011-07-13T21:16:00Z"/>
              </w:rPr>
            </w:pPr>
            <w:ins w:id="3955" w:author="bmooney" w:date="2011-07-13T21:38:00Z">
              <w:r>
                <w:t>FR-535</w:t>
              </w:r>
            </w:ins>
            <w:ins w:id="3956" w:author="bmooney" w:date="2011-07-13T21:40:00Z">
              <w:r>
                <w:t xml:space="preserve"> </w:t>
              </w:r>
            </w:ins>
          </w:p>
        </w:tc>
        <w:tc>
          <w:tcPr>
            <w:tcW w:w="1530" w:type="dxa"/>
          </w:tcPr>
          <w:p w14:paraId="577EA716" w14:textId="3467852B" w:rsidR="00E80A5A" w:rsidRDefault="00E80A5A" w:rsidP="009446BF">
            <w:pPr>
              <w:pStyle w:val="Body3"/>
              <w:ind w:left="0"/>
              <w:rPr>
                <w:ins w:id="3957" w:author="bmooney" w:date="2011-07-13T21:16:00Z"/>
              </w:rPr>
            </w:pPr>
            <w:ins w:id="3958" w:author="bmooney" w:date="2011-07-13T21:22:00Z">
              <w:r>
                <w:t>Node Status Determination</w:t>
              </w:r>
            </w:ins>
          </w:p>
        </w:tc>
        <w:tc>
          <w:tcPr>
            <w:tcW w:w="2250" w:type="dxa"/>
          </w:tcPr>
          <w:p w14:paraId="30DCE2BE" w14:textId="3A1DADEC" w:rsidR="00E80A5A" w:rsidRDefault="00E80A5A" w:rsidP="009446BF">
            <w:pPr>
              <w:pStyle w:val="Body3"/>
              <w:ind w:left="0"/>
              <w:rPr>
                <w:ins w:id="3959" w:author="bmooney" w:date="2011-07-13T21:16:00Z"/>
              </w:rPr>
            </w:pPr>
            <w:ins w:id="3960" w:author="bmooney" w:date="2011-07-13T21:23:00Z">
              <w:r w:rsidRPr="005858AC">
                <w:t>blank,  Form, Phone Call, Pathology Report (clinically obtained), Pathology Report (not clinically obtained), Other / Unobtainable</w:t>
              </w:r>
            </w:ins>
          </w:p>
        </w:tc>
        <w:tc>
          <w:tcPr>
            <w:tcW w:w="1944" w:type="dxa"/>
          </w:tcPr>
          <w:p w14:paraId="24F34E25" w14:textId="36839814" w:rsidR="00E80A5A" w:rsidRDefault="00E80A5A" w:rsidP="009446BF">
            <w:pPr>
              <w:pStyle w:val="Body3"/>
              <w:ind w:left="0"/>
              <w:rPr>
                <w:ins w:id="3961" w:author="bmooney" w:date="2011-07-13T21:16:00Z"/>
              </w:rPr>
            </w:pPr>
            <w:ins w:id="3962" w:author="bmooney" w:date="2011-07-13T21:23:00Z">
              <w:r>
                <w:t>Blank</w:t>
              </w:r>
            </w:ins>
          </w:p>
        </w:tc>
        <w:tc>
          <w:tcPr>
            <w:tcW w:w="1377" w:type="dxa"/>
          </w:tcPr>
          <w:p w14:paraId="2509A0FC" w14:textId="362FCA43" w:rsidR="00E80A5A" w:rsidRDefault="00E80A5A" w:rsidP="009446BF">
            <w:pPr>
              <w:pStyle w:val="Body3"/>
              <w:ind w:left="0"/>
              <w:rPr>
                <w:ins w:id="3963" w:author="bmooney" w:date="2011-07-13T21:16:00Z"/>
              </w:rPr>
            </w:pPr>
            <w:ins w:id="3964" w:author="bmooney" w:date="2011-07-13T21:23:00Z">
              <w:r>
                <w:t>Enabled</w:t>
              </w:r>
            </w:ins>
          </w:p>
        </w:tc>
        <w:tc>
          <w:tcPr>
            <w:tcW w:w="1377" w:type="dxa"/>
          </w:tcPr>
          <w:p w14:paraId="7D719838" w14:textId="1B3CCB6C" w:rsidR="00E80A5A" w:rsidRDefault="00E80A5A" w:rsidP="009446BF">
            <w:pPr>
              <w:pStyle w:val="Body3"/>
              <w:ind w:left="0"/>
              <w:rPr>
                <w:ins w:id="3965" w:author="bmooney" w:date="2011-07-13T21:16:00Z"/>
              </w:rPr>
            </w:pPr>
            <w:ins w:id="3966" w:author="bmooney" w:date="2011-07-13T21:23:00Z">
              <w:r>
                <w:t>4-14</w:t>
              </w:r>
            </w:ins>
          </w:p>
        </w:tc>
      </w:tr>
      <w:tr w:rsidR="00E80A5A" w14:paraId="6E187C2A" w14:textId="77777777" w:rsidTr="00D311CE">
        <w:trPr>
          <w:ins w:id="3967" w:author="bmooney" w:date="2011-07-13T21:16:00Z"/>
        </w:trPr>
        <w:tc>
          <w:tcPr>
            <w:tcW w:w="990" w:type="dxa"/>
          </w:tcPr>
          <w:p w14:paraId="60642CD5" w14:textId="7A445C8D" w:rsidR="00E80A5A" w:rsidRDefault="003949FA" w:rsidP="009446BF">
            <w:pPr>
              <w:pStyle w:val="Body3"/>
              <w:ind w:left="0"/>
              <w:rPr>
                <w:ins w:id="3968" w:author="bmooney" w:date="2011-07-13T21:16:00Z"/>
              </w:rPr>
            </w:pPr>
            <w:ins w:id="3969" w:author="bmooney" w:date="2011-07-13T21:38:00Z">
              <w:r>
                <w:t>FR-531</w:t>
              </w:r>
            </w:ins>
          </w:p>
        </w:tc>
        <w:tc>
          <w:tcPr>
            <w:tcW w:w="1530" w:type="dxa"/>
          </w:tcPr>
          <w:p w14:paraId="7E18E1F5" w14:textId="3B32EA9E" w:rsidR="00E80A5A" w:rsidRDefault="00CF3690" w:rsidP="009446BF">
            <w:pPr>
              <w:pStyle w:val="Body3"/>
              <w:ind w:left="0"/>
              <w:rPr>
                <w:ins w:id="3970" w:author="bmooney" w:date="2011-07-13T21:16:00Z"/>
              </w:rPr>
            </w:pPr>
            <w:ins w:id="3971" w:author="bmooney" w:date="2011-07-13T21:26:00Z">
              <w:r>
                <w:t>ER Status</w:t>
              </w:r>
            </w:ins>
          </w:p>
        </w:tc>
        <w:tc>
          <w:tcPr>
            <w:tcW w:w="2250" w:type="dxa"/>
          </w:tcPr>
          <w:p w14:paraId="1BA17A81" w14:textId="1DBA85B1" w:rsidR="00E80A5A" w:rsidRDefault="00CF3690" w:rsidP="009446BF">
            <w:pPr>
              <w:pStyle w:val="Body3"/>
              <w:ind w:left="0"/>
              <w:rPr>
                <w:ins w:id="3972" w:author="bmooney" w:date="2011-07-13T21:16:00Z"/>
              </w:rPr>
            </w:pPr>
            <w:ins w:id="3973" w:author="bmooney" w:date="2011-07-13T21:26:00Z">
              <w:r w:rsidRPr="005858AC">
                <w:t>blank, Positive, Negative, Unspecified</w:t>
              </w:r>
              <w:r>
                <w:t>, Inconclusive by IHC</w:t>
              </w:r>
              <w:r w:rsidRPr="005858AC">
                <w:t>, Uncertain</w:t>
              </w:r>
              <w:r>
                <w:t>, Unknown</w:t>
              </w:r>
            </w:ins>
          </w:p>
        </w:tc>
        <w:tc>
          <w:tcPr>
            <w:tcW w:w="1944" w:type="dxa"/>
          </w:tcPr>
          <w:p w14:paraId="1CE55C24" w14:textId="7C05309E" w:rsidR="00E80A5A" w:rsidRDefault="00CF3690" w:rsidP="009446BF">
            <w:pPr>
              <w:pStyle w:val="Body3"/>
              <w:ind w:left="0"/>
              <w:rPr>
                <w:ins w:id="3974" w:author="bmooney" w:date="2011-07-13T21:16:00Z"/>
              </w:rPr>
            </w:pPr>
            <w:ins w:id="3975" w:author="bmooney" w:date="2011-07-13T21:28:00Z">
              <w:r>
                <w:t>Positive</w:t>
              </w:r>
            </w:ins>
          </w:p>
        </w:tc>
        <w:tc>
          <w:tcPr>
            <w:tcW w:w="1377" w:type="dxa"/>
          </w:tcPr>
          <w:p w14:paraId="260C8A2D" w14:textId="7516F399" w:rsidR="00E80A5A" w:rsidRDefault="00CF3690" w:rsidP="009446BF">
            <w:pPr>
              <w:pStyle w:val="Body3"/>
              <w:ind w:left="0"/>
              <w:rPr>
                <w:ins w:id="3976" w:author="bmooney" w:date="2011-07-13T21:16:00Z"/>
              </w:rPr>
            </w:pPr>
            <w:ins w:id="3977" w:author="bmooney" w:date="2011-07-13T21:28:00Z">
              <w:r>
                <w:t>Disabled</w:t>
              </w:r>
            </w:ins>
          </w:p>
        </w:tc>
        <w:tc>
          <w:tcPr>
            <w:tcW w:w="1377" w:type="dxa"/>
          </w:tcPr>
          <w:p w14:paraId="4A1DA38F" w14:textId="295F12B9" w:rsidR="00E80A5A" w:rsidRDefault="00CF3690" w:rsidP="009446BF">
            <w:pPr>
              <w:pStyle w:val="Body3"/>
              <w:ind w:left="0"/>
              <w:rPr>
                <w:ins w:id="3978" w:author="bmooney" w:date="2011-07-13T21:16:00Z"/>
              </w:rPr>
            </w:pPr>
            <w:ins w:id="3979" w:author="bmooney" w:date="2011-07-13T21:28:00Z">
              <w:r>
                <w:t>4,9-13</w:t>
              </w:r>
            </w:ins>
          </w:p>
        </w:tc>
      </w:tr>
      <w:tr w:rsidR="00CF3690" w14:paraId="35548893" w14:textId="77777777" w:rsidTr="00D311CE">
        <w:trPr>
          <w:ins w:id="3980" w:author="bmooney" w:date="2011-07-13T21:16:00Z"/>
        </w:trPr>
        <w:tc>
          <w:tcPr>
            <w:tcW w:w="990" w:type="dxa"/>
          </w:tcPr>
          <w:p w14:paraId="3C604195" w14:textId="4D126FE7" w:rsidR="00CF3690" w:rsidRDefault="003949FA" w:rsidP="009446BF">
            <w:pPr>
              <w:pStyle w:val="Body3"/>
              <w:ind w:left="0"/>
              <w:rPr>
                <w:ins w:id="3981" w:author="bmooney" w:date="2011-07-13T21:16:00Z"/>
              </w:rPr>
            </w:pPr>
            <w:ins w:id="3982" w:author="bmooney" w:date="2011-07-13T21:39:00Z">
              <w:r>
                <w:t>FR-536</w:t>
              </w:r>
            </w:ins>
          </w:p>
        </w:tc>
        <w:tc>
          <w:tcPr>
            <w:tcW w:w="1530" w:type="dxa"/>
          </w:tcPr>
          <w:p w14:paraId="53C0C160" w14:textId="42CECC18" w:rsidR="00CF3690" w:rsidRDefault="00CF3690" w:rsidP="009446BF">
            <w:pPr>
              <w:pStyle w:val="Body3"/>
              <w:ind w:left="0"/>
              <w:rPr>
                <w:ins w:id="3983" w:author="bmooney" w:date="2011-07-13T21:16:00Z"/>
              </w:rPr>
            </w:pPr>
            <w:ins w:id="3984" w:author="bmooney" w:date="2011-07-13T21:28:00Z">
              <w:r>
                <w:t>ER Status</w:t>
              </w:r>
            </w:ins>
          </w:p>
        </w:tc>
        <w:tc>
          <w:tcPr>
            <w:tcW w:w="2250" w:type="dxa"/>
          </w:tcPr>
          <w:p w14:paraId="24C76E52" w14:textId="127880A0" w:rsidR="00CF3690" w:rsidRDefault="00CF3690" w:rsidP="009446BF">
            <w:pPr>
              <w:pStyle w:val="Body3"/>
              <w:ind w:left="0"/>
              <w:rPr>
                <w:ins w:id="3985" w:author="bmooney" w:date="2011-07-13T21:16:00Z"/>
              </w:rPr>
            </w:pPr>
            <w:ins w:id="3986" w:author="bmooney" w:date="2011-07-13T21:28:00Z">
              <w:r w:rsidRPr="005858AC">
                <w:t>blank, Positive, Negative, Unspecified</w:t>
              </w:r>
              <w:r>
                <w:t>, Inconclusive by IHC</w:t>
              </w:r>
              <w:r w:rsidRPr="005858AC">
                <w:t>, Uncertain</w:t>
              </w:r>
              <w:r>
                <w:t>, Unknown</w:t>
              </w:r>
            </w:ins>
          </w:p>
        </w:tc>
        <w:tc>
          <w:tcPr>
            <w:tcW w:w="1944" w:type="dxa"/>
          </w:tcPr>
          <w:p w14:paraId="11E00F97" w14:textId="1E4AA0F6" w:rsidR="00CF3690" w:rsidRDefault="00CF3690" w:rsidP="009446BF">
            <w:pPr>
              <w:pStyle w:val="Body3"/>
              <w:ind w:left="0"/>
              <w:rPr>
                <w:ins w:id="3987" w:author="bmooney" w:date="2011-07-13T21:16:00Z"/>
              </w:rPr>
            </w:pPr>
            <w:ins w:id="3988" w:author="bmooney" w:date="2011-07-13T21:28:00Z">
              <w:r>
                <w:t>Blank</w:t>
              </w:r>
            </w:ins>
          </w:p>
        </w:tc>
        <w:tc>
          <w:tcPr>
            <w:tcW w:w="1377" w:type="dxa"/>
          </w:tcPr>
          <w:p w14:paraId="5BC2D87D" w14:textId="1A26479B" w:rsidR="00CF3690" w:rsidRDefault="00CF3690" w:rsidP="009446BF">
            <w:pPr>
              <w:pStyle w:val="Body3"/>
              <w:ind w:left="0"/>
              <w:rPr>
                <w:ins w:id="3989" w:author="bmooney" w:date="2011-07-13T21:16:00Z"/>
              </w:rPr>
            </w:pPr>
            <w:ins w:id="3990" w:author="bmooney" w:date="2011-07-13T21:28:00Z">
              <w:r>
                <w:t>Enabled</w:t>
              </w:r>
            </w:ins>
          </w:p>
        </w:tc>
        <w:tc>
          <w:tcPr>
            <w:tcW w:w="1377" w:type="dxa"/>
          </w:tcPr>
          <w:p w14:paraId="5CF81BEF" w14:textId="008E34A4" w:rsidR="00CF3690" w:rsidRDefault="00CF3690" w:rsidP="009446BF">
            <w:pPr>
              <w:pStyle w:val="Body3"/>
              <w:ind w:left="0"/>
              <w:rPr>
                <w:ins w:id="3991" w:author="bmooney" w:date="2011-07-13T21:16:00Z"/>
              </w:rPr>
            </w:pPr>
            <w:ins w:id="3992" w:author="bmooney" w:date="2011-07-13T21:28:00Z">
              <w:r>
                <w:t>5-8</w:t>
              </w:r>
            </w:ins>
          </w:p>
        </w:tc>
      </w:tr>
      <w:tr w:rsidR="00CF3690" w14:paraId="33990A0D" w14:textId="77777777" w:rsidTr="00D311CE">
        <w:trPr>
          <w:ins w:id="3993" w:author="bmooney" w:date="2011-07-13T21:16:00Z"/>
        </w:trPr>
        <w:tc>
          <w:tcPr>
            <w:tcW w:w="990" w:type="dxa"/>
          </w:tcPr>
          <w:p w14:paraId="070846B3" w14:textId="4898193E" w:rsidR="00CF3690" w:rsidRDefault="003949FA" w:rsidP="009446BF">
            <w:pPr>
              <w:pStyle w:val="Body3"/>
              <w:ind w:left="0"/>
              <w:rPr>
                <w:ins w:id="3994" w:author="bmooney" w:date="2011-07-13T21:16:00Z"/>
              </w:rPr>
            </w:pPr>
            <w:ins w:id="3995" w:author="bmooney" w:date="2011-07-13T21:40:00Z">
              <w:r>
                <w:t>FR-539</w:t>
              </w:r>
            </w:ins>
          </w:p>
        </w:tc>
        <w:tc>
          <w:tcPr>
            <w:tcW w:w="1530" w:type="dxa"/>
          </w:tcPr>
          <w:p w14:paraId="638CE597" w14:textId="5542C331" w:rsidR="00CF3690" w:rsidRDefault="00CF3690" w:rsidP="009446BF">
            <w:pPr>
              <w:pStyle w:val="Body3"/>
              <w:ind w:left="0"/>
              <w:rPr>
                <w:ins w:id="3996" w:author="bmooney" w:date="2011-07-13T21:16:00Z"/>
              </w:rPr>
            </w:pPr>
            <w:ins w:id="3997" w:author="bmooney" w:date="2011-07-13T21:28:00Z">
              <w:r>
                <w:t>ER Status</w:t>
              </w:r>
            </w:ins>
          </w:p>
        </w:tc>
        <w:tc>
          <w:tcPr>
            <w:tcW w:w="2250" w:type="dxa"/>
          </w:tcPr>
          <w:p w14:paraId="2F50C446" w14:textId="0A7A47AC" w:rsidR="00CF3690" w:rsidRDefault="00CF3690" w:rsidP="00CF3690">
            <w:pPr>
              <w:pStyle w:val="Body3"/>
              <w:ind w:left="0"/>
              <w:rPr>
                <w:ins w:id="3998" w:author="bmooney" w:date="2011-07-13T21:16:00Z"/>
              </w:rPr>
            </w:pPr>
            <w:ins w:id="3999" w:author="bmooney" w:date="2011-07-13T21:28:00Z">
              <w:r w:rsidRPr="005858AC">
                <w:t>blank, Positive, Negative, Unspecified</w:t>
              </w:r>
              <w:r>
                <w:t>, Inconclusive by IHC, Unknown</w:t>
              </w:r>
            </w:ins>
          </w:p>
        </w:tc>
        <w:tc>
          <w:tcPr>
            <w:tcW w:w="1944" w:type="dxa"/>
          </w:tcPr>
          <w:p w14:paraId="488672EB" w14:textId="7B24ACBE" w:rsidR="00CF3690" w:rsidRDefault="00CF3690" w:rsidP="009446BF">
            <w:pPr>
              <w:pStyle w:val="Body3"/>
              <w:ind w:left="0"/>
              <w:rPr>
                <w:ins w:id="4000" w:author="bmooney" w:date="2011-07-13T21:16:00Z"/>
              </w:rPr>
            </w:pPr>
            <w:ins w:id="4001" w:author="bmooney" w:date="2011-07-13T21:28:00Z">
              <w:r>
                <w:t>Positive</w:t>
              </w:r>
            </w:ins>
          </w:p>
        </w:tc>
        <w:tc>
          <w:tcPr>
            <w:tcW w:w="1377" w:type="dxa"/>
          </w:tcPr>
          <w:p w14:paraId="68F371C4" w14:textId="5D7B6F75" w:rsidR="00CF3690" w:rsidRDefault="00CF3690" w:rsidP="009446BF">
            <w:pPr>
              <w:pStyle w:val="Body3"/>
              <w:ind w:left="0"/>
              <w:rPr>
                <w:ins w:id="4002" w:author="bmooney" w:date="2011-07-13T21:16:00Z"/>
              </w:rPr>
            </w:pPr>
            <w:ins w:id="4003" w:author="bmooney" w:date="2011-07-13T21:28:00Z">
              <w:r>
                <w:t>Enabled</w:t>
              </w:r>
            </w:ins>
          </w:p>
        </w:tc>
        <w:tc>
          <w:tcPr>
            <w:tcW w:w="1377" w:type="dxa"/>
          </w:tcPr>
          <w:p w14:paraId="5E606895" w14:textId="0B089B61" w:rsidR="00CF3690" w:rsidRDefault="00CF3690" w:rsidP="009446BF">
            <w:pPr>
              <w:pStyle w:val="Body3"/>
              <w:ind w:left="0"/>
              <w:rPr>
                <w:ins w:id="4004" w:author="bmooney" w:date="2011-07-13T21:16:00Z"/>
              </w:rPr>
            </w:pPr>
            <w:ins w:id="4005" w:author="bmooney" w:date="2011-07-13T21:28:00Z">
              <w:r>
                <w:t>14</w:t>
              </w:r>
            </w:ins>
          </w:p>
        </w:tc>
      </w:tr>
    </w:tbl>
    <w:p w14:paraId="0544F9DE" w14:textId="2096DC21" w:rsidR="00D311CE" w:rsidRDefault="00CF3690">
      <w:pPr>
        <w:pStyle w:val="Heading5"/>
        <w:rPr>
          <w:ins w:id="4006" w:author="bmooney" w:date="2011-07-13T21:55:00Z"/>
        </w:rPr>
        <w:pPrChange w:id="4007" w:author="bmooney" w:date="2011-09-13T12:41:00Z">
          <w:pPr>
            <w:pStyle w:val="Body3"/>
          </w:pPr>
        </w:pPrChange>
      </w:pPr>
      <w:ins w:id="4008" w:author="bmooney" w:date="2011-07-13T21:30:00Z">
        <w:r>
          <w:t>DCIS</w:t>
        </w:r>
      </w:ins>
      <w:ins w:id="4009" w:author="bmooney" w:date="2011-07-13T21:50:00Z">
        <w:r w:rsidR="0009369D">
          <w:t>-specific</w:t>
        </w:r>
      </w:ins>
      <w:ins w:id="4010" w:author="bmooney" w:date="2011-07-13T21:30:00Z">
        <w:r>
          <w:t xml:space="preserve"> specimen criteria requirements</w:t>
        </w:r>
      </w:ins>
    </w:p>
    <w:p w14:paraId="43ABE4BA" w14:textId="07A7B576" w:rsidR="00C5451A" w:rsidRPr="00C5451A" w:rsidRDefault="00C5451A">
      <w:pPr>
        <w:pStyle w:val="Body4"/>
        <w:rPr>
          <w:ins w:id="4011" w:author="bmooney" w:date="2011-07-13T20:59:00Z"/>
        </w:rPr>
        <w:pPrChange w:id="4012" w:author="bmooney" w:date="2011-07-13T21:55:00Z">
          <w:pPr>
            <w:pStyle w:val="Body3"/>
          </w:pPr>
        </w:pPrChange>
      </w:pPr>
      <w:ins w:id="4013" w:author="bmooney" w:date="2011-07-13T21:55:00Z">
        <w:r>
          <w:t xml:space="preserve">The following requirements apply when the orderable test type is Oncotype Breast for Ductal Carcinoma </w:t>
        </w:r>
        <w:proofErr w:type="gramStart"/>
        <w:r>
          <w:t>In</w:t>
        </w:r>
        <w:proofErr w:type="gramEnd"/>
        <w:r>
          <w:t xml:space="preserve"> Situ.</w:t>
        </w:r>
      </w:ins>
    </w:p>
    <w:tbl>
      <w:tblPr>
        <w:tblStyle w:val="TableGrid"/>
        <w:tblW w:w="0" w:type="auto"/>
        <w:tblInd w:w="18" w:type="dxa"/>
        <w:tblLook w:val="04A0" w:firstRow="1" w:lastRow="0" w:firstColumn="1" w:lastColumn="0" w:noHBand="0" w:noVBand="1"/>
        <w:tblPrChange w:id="4014" w:author="bmooney" w:date="2011-07-13T21:31:00Z">
          <w:tblPr>
            <w:tblStyle w:val="TableGrid"/>
            <w:tblW w:w="0" w:type="auto"/>
            <w:tblInd w:w="108" w:type="dxa"/>
            <w:tblLook w:val="04A0" w:firstRow="1" w:lastRow="0" w:firstColumn="1" w:lastColumn="0" w:noHBand="0" w:noVBand="1"/>
          </w:tblPr>
        </w:tblPrChange>
      </w:tblPr>
      <w:tblGrid>
        <w:gridCol w:w="1080"/>
        <w:gridCol w:w="1530"/>
        <w:gridCol w:w="2250"/>
        <w:gridCol w:w="1944"/>
        <w:gridCol w:w="1377"/>
        <w:gridCol w:w="1377"/>
        <w:tblGridChange w:id="4015">
          <w:tblGrid>
            <w:gridCol w:w="990"/>
            <w:gridCol w:w="1530"/>
            <w:gridCol w:w="2250"/>
            <w:gridCol w:w="1944"/>
            <w:gridCol w:w="1377"/>
            <w:gridCol w:w="1377"/>
          </w:tblGrid>
        </w:tblGridChange>
      </w:tblGrid>
      <w:tr w:rsidR="00CF3690" w14:paraId="1C31FD1B" w14:textId="77777777" w:rsidTr="00CF3690">
        <w:trPr>
          <w:ins w:id="4016" w:author="bmooney" w:date="2011-07-13T21:30:00Z"/>
        </w:trPr>
        <w:tc>
          <w:tcPr>
            <w:tcW w:w="1080" w:type="dxa"/>
            <w:tcPrChange w:id="4017" w:author="bmooney" w:date="2011-07-13T21:31:00Z">
              <w:tcPr>
                <w:tcW w:w="990" w:type="dxa"/>
              </w:tcPr>
            </w:tcPrChange>
          </w:tcPr>
          <w:p w14:paraId="125CA70B" w14:textId="77777777" w:rsidR="00CF3690" w:rsidRDefault="00CF3690" w:rsidP="00CF3690">
            <w:pPr>
              <w:pStyle w:val="Body3"/>
              <w:ind w:left="0"/>
              <w:rPr>
                <w:ins w:id="4018" w:author="bmooney" w:date="2011-07-13T21:30:00Z"/>
              </w:rPr>
            </w:pPr>
            <w:ins w:id="4019" w:author="bmooney" w:date="2011-07-13T21:30:00Z">
              <w:r>
                <w:t>FR-#</w:t>
              </w:r>
            </w:ins>
          </w:p>
        </w:tc>
        <w:tc>
          <w:tcPr>
            <w:tcW w:w="1530" w:type="dxa"/>
            <w:tcPrChange w:id="4020" w:author="bmooney" w:date="2011-07-13T21:31:00Z">
              <w:tcPr>
                <w:tcW w:w="1530" w:type="dxa"/>
              </w:tcPr>
            </w:tcPrChange>
          </w:tcPr>
          <w:p w14:paraId="078116D5" w14:textId="77777777" w:rsidR="00CF3690" w:rsidRDefault="00CF3690" w:rsidP="00CF3690">
            <w:pPr>
              <w:pStyle w:val="Body3"/>
              <w:ind w:left="0"/>
              <w:rPr>
                <w:ins w:id="4021" w:author="bmooney" w:date="2011-07-13T21:30:00Z"/>
              </w:rPr>
            </w:pPr>
            <w:ins w:id="4022" w:author="bmooney" w:date="2011-07-13T21:30:00Z">
              <w:r>
                <w:t>Field name</w:t>
              </w:r>
            </w:ins>
          </w:p>
        </w:tc>
        <w:tc>
          <w:tcPr>
            <w:tcW w:w="2250" w:type="dxa"/>
            <w:tcPrChange w:id="4023" w:author="bmooney" w:date="2011-07-13T21:31:00Z">
              <w:tcPr>
                <w:tcW w:w="2250" w:type="dxa"/>
              </w:tcPr>
            </w:tcPrChange>
          </w:tcPr>
          <w:p w14:paraId="7E55A7F1" w14:textId="77777777" w:rsidR="00CF3690" w:rsidRDefault="00CF3690" w:rsidP="00CF3690">
            <w:pPr>
              <w:pStyle w:val="Body3"/>
              <w:ind w:left="0"/>
              <w:rPr>
                <w:ins w:id="4024" w:author="bmooney" w:date="2011-07-13T21:30:00Z"/>
              </w:rPr>
            </w:pPr>
            <w:ins w:id="4025" w:author="bmooney" w:date="2011-07-13T21:30:00Z">
              <w:r>
                <w:t>Values visible</w:t>
              </w:r>
            </w:ins>
          </w:p>
        </w:tc>
        <w:tc>
          <w:tcPr>
            <w:tcW w:w="1944" w:type="dxa"/>
            <w:tcPrChange w:id="4026" w:author="bmooney" w:date="2011-07-13T21:31:00Z">
              <w:tcPr>
                <w:tcW w:w="1944" w:type="dxa"/>
              </w:tcPr>
            </w:tcPrChange>
          </w:tcPr>
          <w:p w14:paraId="3718BC17" w14:textId="77777777" w:rsidR="00CF3690" w:rsidRDefault="00CF3690" w:rsidP="00CF3690">
            <w:pPr>
              <w:pStyle w:val="Body3"/>
              <w:ind w:left="0"/>
              <w:rPr>
                <w:ins w:id="4027" w:author="bmooney" w:date="2011-07-13T21:30:00Z"/>
              </w:rPr>
            </w:pPr>
            <w:ins w:id="4028" w:author="bmooney" w:date="2011-07-13T21:30:00Z">
              <w:r>
                <w:t>Default value</w:t>
              </w:r>
            </w:ins>
          </w:p>
        </w:tc>
        <w:tc>
          <w:tcPr>
            <w:tcW w:w="1377" w:type="dxa"/>
            <w:tcPrChange w:id="4029" w:author="bmooney" w:date="2011-07-13T21:31:00Z">
              <w:tcPr>
                <w:tcW w:w="1377" w:type="dxa"/>
              </w:tcPr>
            </w:tcPrChange>
          </w:tcPr>
          <w:p w14:paraId="4AF49BA4" w14:textId="77777777" w:rsidR="00CF3690" w:rsidRDefault="00CF3690" w:rsidP="00CF3690">
            <w:pPr>
              <w:pStyle w:val="Body3"/>
              <w:ind w:left="0"/>
              <w:rPr>
                <w:ins w:id="4030" w:author="bmooney" w:date="2011-07-13T21:30:00Z"/>
              </w:rPr>
            </w:pPr>
            <w:ins w:id="4031" w:author="bmooney" w:date="2011-07-13T21:30:00Z">
              <w:r>
                <w:t>Enabled or disabled if exception criteria is blank?</w:t>
              </w:r>
            </w:ins>
          </w:p>
        </w:tc>
        <w:tc>
          <w:tcPr>
            <w:tcW w:w="1377" w:type="dxa"/>
            <w:tcPrChange w:id="4032" w:author="bmooney" w:date="2011-07-13T21:31:00Z">
              <w:tcPr>
                <w:tcW w:w="1377" w:type="dxa"/>
              </w:tcPr>
            </w:tcPrChange>
          </w:tcPr>
          <w:p w14:paraId="2503C1E4" w14:textId="77777777" w:rsidR="00CF3690" w:rsidRDefault="00CF3690" w:rsidP="00CF3690">
            <w:pPr>
              <w:pStyle w:val="Body3"/>
              <w:ind w:left="0"/>
              <w:rPr>
                <w:ins w:id="4033" w:author="bmooney" w:date="2011-07-13T21:30:00Z"/>
              </w:rPr>
            </w:pPr>
            <w:ins w:id="4034" w:author="bmooney" w:date="2011-07-13T21:30:00Z">
              <w:r>
                <w:t>Form version(s)</w:t>
              </w:r>
            </w:ins>
          </w:p>
        </w:tc>
      </w:tr>
      <w:tr w:rsidR="00CF3690" w14:paraId="450F12F5" w14:textId="77777777" w:rsidTr="00CF3690">
        <w:trPr>
          <w:ins w:id="4035" w:author="bmooney" w:date="2011-07-13T21:30:00Z"/>
        </w:trPr>
        <w:tc>
          <w:tcPr>
            <w:tcW w:w="1080" w:type="dxa"/>
            <w:tcPrChange w:id="4036" w:author="bmooney" w:date="2011-07-13T21:31:00Z">
              <w:tcPr>
                <w:tcW w:w="990" w:type="dxa"/>
              </w:tcPr>
            </w:tcPrChange>
          </w:tcPr>
          <w:p w14:paraId="44C7ADE7" w14:textId="40A3EE48" w:rsidR="00CF3690" w:rsidRDefault="0009369D" w:rsidP="00CF3690">
            <w:pPr>
              <w:pStyle w:val="Body3"/>
              <w:ind w:left="0"/>
              <w:rPr>
                <w:ins w:id="4037" w:author="bmooney" w:date="2011-07-13T21:30:00Z"/>
              </w:rPr>
            </w:pPr>
            <w:ins w:id="4038" w:author="bmooney" w:date="2011-07-13T21:46:00Z">
              <w:r>
                <w:t>FR-541</w:t>
              </w:r>
            </w:ins>
          </w:p>
        </w:tc>
        <w:tc>
          <w:tcPr>
            <w:tcW w:w="1530" w:type="dxa"/>
            <w:tcPrChange w:id="4039" w:author="bmooney" w:date="2011-07-13T21:31:00Z">
              <w:tcPr>
                <w:tcW w:w="1530" w:type="dxa"/>
              </w:tcPr>
            </w:tcPrChange>
          </w:tcPr>
          <w:p w14:paraId="3B67607E" w14:textId="77777777" w:rsidR="00CF3690" w:rsidRDefault="00CF3690" w:rsidP="00CF3690">
            <w:pPr>
              <w:pStyle w:val="Body3"/>
              <w:ind w:left="0"/>
              <w:rPr>
                <w:ins w:id="4040" w:author="bmooney" w:date="2011-07-13T21:30:00Z"/>
              </w:rPr>
            </w:pPr>
            <w:ins w:id="4041" w:author="bmooney" w:date="2011-07-13T21:30:00Z">
              <w:r>
                <w:t>Clinical Stage</w:t>
              </w:r>
            </w:ins>
          </w:p>
        </w:tc>
        <w:tc>
          <w:tcPr>
            <w:tcW w:w="2250" w:type="dxa"/>
            <w:tcPrChange w:id="4042" w:author="bmooney" w:date="2011-07-13T21:31:00Z">
              <w:tcPr>
                <w:tcW w:w="2250" w:type="dxa"/>
              </w:tcPr>
            </w:tcPrChange>
          </w:tcPr>
          <w:p w14:paraId="482AB4B2" w14:textId="77777777" w:rsidR="00CF3690" w:rsidRDefault="00CF3690">
            <w:pPr>
              <w:pStyle w:val="Body3"/>
              <w:ind w:left="0"/>
              <w:rPr>
                <w:ins w:id="4043" w:author="bmooney" w:date="2011-07-13T21:31:00Z"/>
              </w:rPr>
              <w:pPrChange w:id="4044" w:author="bmooney" w:date="2011-07-13T21:31:00Z">
                <w:pPr>
                  <w:pStyle w:val="Body3"/>
                  <w:ind w:left="1080"/>
                </w:pPr>
              </w:pPrChange>
            </w:pPr>
            <w:ins w:id="4045" w:author="bmooney" w:date="2011-07-13T21:31:00Z">
              <w:r>
                <w:t>Stage 0 (Tis, N0, M0)</w:t>
              </w:r>
            </w:ins>
          </w:p>
          <w:p w14:paraId="2962E0FD" w14:textId="7DD54DE4" w:rsidR="00CF3690" w:rsidRPr="00BD6243" w:rsidRDefault="00CF3690">
            <w:pPr>
              <w:pStyle w:val="Body3"/>
              <w:ind w:left="0"/>
              <w:rPr>
                <w:ins w:id="4046" w:author="bmooney" w:date="2011-07-13T21:31:00Z"/>
              </w:rPr>
              <w:pPrChange w:id="4047" w:author="bmooney" w:date="2011-07-13T21:31:00Z">
                <w:pPr>
                  <w:pStyle w:val="Body3"/>
                  <w:ind w:left="1080"/>
                </w:pPr>
              </w:pPrChange>
            </w:pPr>
            <w:ins w:id="4048" w:author="bmooney" w:date="2011-07-13T21:31:00Z">
              <w:r w:rsidRPr="00992FE8">
                <w:t>T1mi, N0,</w:t>
              </w:r>
              <w:r w:rsidRPr="00C609F5">
                <w:t xml:space="preserve"> M0</w:t>
              </w:r>
              <w:r>
                <w:t xml:space="preserve"> </w:t>
              </w:r>
              <w:r w:rsidRPr="00BD6243">
                <w:t>(</w:t>
              </w:r>
              <w:proofErr w:type="spellStart"/>
              <w:r w:rsidRPr="00BD6243">
                <w:t>microinvasive</w:t>
              </w:r>
              <w:proofErr w:type="spellEnd"/>
              <w:r w:rsidRPr="00BD6243">
                <w:t>)</w:t>
              </w:r>
            </w:ins>
          </w:p>
          <w:p w14:paraId="07ED98FE" w14:textId="5EE31243" w:rsidR="00CF3690" w:rsidRDefault="00CF3690" w:rsidP="00CF3690">
            <w:pPr>
              <w:pStyle w:val="Body3"/>
              <w:ind w:left="0"/>
              <w:rPr>
                <w:ins w:id="4049" w:author="bmooney" w:date="2011-07-13T21:30:00Z"/>
              </w:rPr>
            </w:pPr>
            <w:ins w:id="4050" w:author="bmooney" w:date="2011-07-13T21:31:00Z">
              <w:r w:rsidRPr="00BD6243">
                <w:t>Tis,</w:t>
              </w:r>
              <w:r w:rsidRPr="00992FE8">
                <w:t xml:space="preserve"> N1, M0</w:t>
              </w:r>
            </w:ins>
          </w:p>
        </w:tc>
        <w:tc>
          <w:tcPr>
            <w:tcW w:w="1944" w:type="dxa"/>
            <w:tcPrChange w:id="4051" w:author="bmooney" w:date="2011-07-13T21:31:00Z">
              <w:tcPr>
                <w:tcW w:w="1944" w:type="dxa"/>
              </w:tcPr>
            </w:tcPrChange>
          </w:tcPr>
          <w:p w14:paraId="45070ADC" w14:textId="77777777" w:rsidR="00CF3690" w:rsidRDefault="00CF3690" w:rsidP="00CF3690">
            <w:pPr>
              <w:pStyle w:val="Body3"/>
              <w:ind w:left="0"/>
              <w:rPr>
                <w:ins w:id="4052" w:author="bmooney" w:date="2011-07-13T21:31:00Z"/>
              </w:rPr>
            </w:pPr>
            <w:ins w:id="4053" w:author="bmooney" w:date="2011-07-13T21:31:00Z">
              <w:r>
                <w:t>Stage 0 (Tis, N0, M0)</w:t>
              </w:r>
            </w:ins>
          </w:p>
          <w:p w14:paraId="41130C3C" w14:textId="357783C6" w:rsidR="00CF3690" w:rsidRDefault="00CF3690" w:rsidP="00CF3690">
            <w:pPr>
              <w:pStyle w:val="Body3"/>
              <w:ind w:left="0"/>
              <w:rPr>
                <w:ins w:id="4054" w:author="bmooney" w:date="2011-07-13T21:30:00Z"/>
              </w:rPr>
            </w:pPr>
          </w:p>
        </w:tc>
        <w:tc>
          <w:tcPr>
            <w:tcW w:w="1377" w:type="dxa"/>
            <w:tcPrChange w:id="4055" w:author="bmooney" w:date="2011-07-13T21:31:00Z">
              <w:tcPr>
                <w:tcW w:w="1377" w:type="dxa"/>
              </w:tcPr>
            </w:tcPrChange>
          </w:tcPr>
          <w:p w14:paraId="12C929F9" w14:textId="77777777" w:rsidR="00CF3690" w:rsidRDefault="00CF3690" w:rsidP="00CF3690">
            <w:pPr>
              <w:pStyle w:val="Body3"/>
              <w:ind w:left="0"/>
              <w:rPr>
                <w:ins w:id="4056" w:author="bmooney" w:date="2011-07-13T21:30:00Z"/>
              </w:rPr>
            </w:pPr>
            <w:ins w:id="4057" w:author="bmooney" w:date="2011-07-13T21:30:00Z">
              <w:r>
                <w:t>Disabled</w:t>
              </w:r>
            </w:ins>
          </w:p>
        </w:tc>
        <w:tc>
          <w:tcPr>
            <w:tcW w:w="1377" w:type="dxa"/>
            <w:tcPrChange w:id="4058" w:author="bmooney" w:date="2011-07-13T21:31:00Z">
              <w:tcPr>
                <w:tcW w:w="1377" w:type="dxa"/>
              </w:tcPr>
            </w:tcPrChange>
          </w:tcPr>
          <w:p w14:paraId="4A5BF692" w14:textId="08B6AD27" w:rsidR="00CF3690" w:rsidRDefault="00CF3690" w:rsidP="00CF3690">
            <w:pPr>
              <w:pStyle w:val="Body3"/>
              <w:ind w:left="0"/>
              <w:rPr>
                <w:ins w:id="4059" w:author="bmooney" w:date="2011-07-13T21:30:00Z"/>
              </w:rPr>
            </w:pPr>
            <w:ins w:id="4060" w:author="bmooney" w:date="2011-07-13T21:31:00Z">
              <w:r>
                <w:t>14</w:t>
              </w:r>
            </w:ins>
          </w:p>
        </w:tc>
      </w:tr>
      <w:tr w:rsidR="00CF3690" w14:paraId="5BF27DAC" w14:textId="77777777" w:rsidTr="00CF3690">
        <w:trPr>
          <w:ins w:id="4061" w:author="bmooney" w:date="2011-07-13T21:30:00Z"/>
        </w:trPr>
        <w:tc>
          <w:tcPr>
            <w:tcW w:w="1080" w:type="dxa"/>
            <w:tcPrChange w:id="4062" w:author="bmooney" w:date="2011-07-13T21:31:00Z">
              <w:tcPr>
                <w:tcW w:w="990" w:type="dxa"/>
              </w:tcPr>
            </w:tcPrChange>
          </w:tcPr>
          <w:p w14:paraId="083505B4" w14:textId="60F99ED8" w:rsidR="00CF3690" w:rsidRDefault="0009369D" w:rsidP="00CF3690">
            <w:pPr>
              <w:pStyle w:val="Body3"/>
              <w:ind w:left="0"/>
              <w:rPr>
                <w:ins w:id="4063" w:author="bmooney" w:date="2011-07-13T21:30:00Z"/>
              </w:rPr>
            </w:pPr>
            <w:ins w:id="4064" w:author="bmooney" w:date="2011-07-13T21:46:00Z">
              <w:r>
                <w:t>FR-542</w:t>
              </w:r>
            </w:ins>
          </w:p>
        </w:tc>
        <w:tc>
          <w:tcPr>
            <w:tcW w:w="1530" w:type="dxa"/>
            <w:tcPrChange w:id="4065" w:author="bmooney" w:date="2011-07-13T21:31:00Z">
              <w:tcPr>
                <w:tcW w:w="1530" w:type="dxa"/>
              </w:tcPr>
            </w:tcPrChange>
          </w:tcPr>
          <w:p w14:paraId="75288103" w14:textId="77777777" w:rsidR="00CF3690" w:rsidRDefault="00CF3690" w:rsidP="00CF3690">
            <w:pPr>
              <w:pStyle w:val="Body3"/>
              <w:ind w:left="0"/>
              <w:rPr>
                <w:ins w:id="4066" w:author="bmooney" w:date="2011-07-13T21:30:00Z"/>
              </w:rPr>
            </w:pPr>
            <w:ins w:id="4067" w:author="bmooney" w:date="2011-07-13T21:30:00Z">
              <w:r>
                <w:t>Node Status</w:t>
              </w:r>
            </w:ins>
          </w:p>
        </w:tc>
        <w:tc>
          <w:tcPr>
            <w:tcW w:w="2250" w:type="dxa"/>
            <w:tcPrChange w:id="4068" w:author="bmooney" w:date="2011-07-13T21:31:00Z">
              <w:tcPr>
                <w:tcW w:w="2250" w:type="dxa"/>
              </w:tcPr>
            </w:tcPrChange>
          </w:tcPr>
          <w:p w14:paraId="2DEA39E4" w14:textId="78891B5E" w:rsidR="00CF3690" w:rsidRDefault="00CF3690" w:rsidP="00CF3690">
            <w:pPr>
              <w:pStyle w:val="Body3"/>
              <w:ind w:left="0"/>
              <w:rPr>
                <w:ins w:id="4069" w:author="bmooney" w:date="2011-07-13T21:30:00Z"/>
              </w:rPr>
            </w:pPr>
            <w:ins w:id="4070" w:author="bmooney" w:date="2011-07-13T21:30:00Z">
              <w:r w:rsidRPr="005858AC">
                <w:t xml:space="preserve">Positive 1-3, Positive 4+, Negative, </w:t>
              </w:r>
              <w:proofErr w:type="spellStart"/>
              <w:r w:rsidRPr="005858AC">
                <w:t>Micromets</w:t>
              </w:r>
              <w:proofErr w:type="spellEnd"/>
              <w:r w:rsidRPr="005858AC">
                <w:t>, Unspecified</w:t>
              </w:r>
            </w:ins>
          </w:p>
        </w:tc>
        <w:tc>
          <w:tcPr>
            <w:tcW w:w="1944" w:type="dxa"/>
            <w:tcPrChange w:id="4071" w:author="bmooney" w:date="2011-07-13T21:31:00Z">
              <w:tcPr>
                <w:tcW w:w="1944" w:type="dxa"/>
              </w:tcPr>
            </w:tcPrChange>
          </w:tcPr>
          <w:p w14:paraId="0DBBA597" w14:textId="0D44E83F" w:rsidR="00CF3690" w:rsidRDefault="00CF3690" w:rsidP="00CF3690">
            <w:pPr>
              <w:pStyle w:val="Body3"/>
              <w:ind w:left="0"/>
              <w:rPr>
                <w:ins w:id="4072" w:author="bmooney" w:date="2011-07-13T21:30:00Z"/>
              </w:rPr>
            </w:pPr>
            <w:ins w:id="4073" w:author="bmooney" w:date="2011-07-13T21:32:00Z">
              <w:r>
                <w:t>Unspecified</w:t>
              </w:r>
            </w:ins>
          </w:p>
        </w:tc>
        <w:tc>
          <w:tcPr>
            <w:tcW w:w="1377" w:type="dxa"/>
            <w:tcPrChange w:id="4074" w:author="bmooney" w:date="2011-07-13T21:31:00Z">
              <w:tcPr>
                <w:tcW w:w="1377" w:type="dxa"/>
              </w:tcPr>
            </w:tcPrChange>
          </w:tcPr>
          <w:p w14:paraId="72CC4973" w14:textId="77777777" w:rsidR="00CF3690" w:rsidRDefault="00CF3690" w:rsidP="00CF3690">
            <w:pPr>
              <w:pStyle w:val="Body3"/>
              <w:ind w:left="0"/>
              <w:rPr>
                <w:ins w:id="4075" w:author="bmooney" w:date="2011-07-13T21:30:00Z"/>
              </w:rPr>
            </w:pPr>
            <w:ins w:id="4076" w:author="bmooney" w:date="2011-07-13T21:30:00Z">
              <w:r>
                <w:t>Enabled</w:t>
              </w:r>
            </w:ins>
          </w:p>
        </w:tc>
        <w:tc>
          <w:tcPr>
            <w:tcW w:w="1377" w:type="dxa"/>
            <w:tcPrChange w:id="4077" w:author="bmooney" w:date="2011-07-13T21:31:00Z">
              <w:tcPr>
                <w:tcW w:w="1377" w:type="dxa"/>
              </w:tcPr>
            </w:tcPrChange>
          </w:tcPr>
          <w:p w14:paraId="222AB871" w14:textId="4968CED4" w:rsidR="00CF3690" w:rsidRDefault="00CF3690" w:rsidP="00CF3690">
            <w:pPr>
              <w:pStyle w:val="Body3"/>
              <w:ind w:left="0"/>
              <w:rPr>
                <w:ins w:id="4078" w:author="bmooney" w:date="2011-07-13T21:30:00Z"/>
              </w:rPr>
            </w:pPr>
            <w:ins w:id="4079" w:author="bmooney" w:date="2011-07-13T21:30:00Z">
              <w:r>
                <w:t>14</w:t>
              </w:r>
            </w:ins>
          </w:p>
        </w:tc>
      </w:tr>
      <w:tr w:rsidR="00CF3690" w14:paraId="6ED5246E" w14:textId="77777777" w:rsidTr="00CF3690">
        <w:trPr>
          <w:ins w:id="4080" w:author="bmooney" w:date="2011-07-13T21:30:00Z"/>
        </w:trPr>
        <w:tc>
          <w:tcPr>
            <w:tcW w:w="1080" w:type="dxa"/>
            <w:tcPrChange w:id="4081" w:author="bmooney" w:date="2011-07-13T21:31:00Z">
              <w:tcPr>
                <w:tcW w:w="990" w:type="dxa"/>
              </w:tcPr>
            </w:tcPrChange>
          </w:tcPr>
          <w:p w14:paraId="00CC194A" w14:textId="597ED55D" w:rsidR="00CF3690" w:rsidRDefault="0009369D" w:rsidP="00CF3690">
            <w:pPr>
              <w:pStyle w:val="Body3"/>
              <w:ind w:left="0"/>
              <w:rPr>
                <w:ins w:id="4082" w:author="bmooney" w:date="2011-07-13T21:30:00Z"/>
              </w:rPr>
            </w:pPr>
            <w:ins w:id="4083" w:author="bmooney" w:date="2011-07-13T21:46:00Z">
              <w:r>
                <w:t>FR-543</w:t>
              </w:r>
            </w:ins>
          </w:p>
        </w:tc>
        <w:tc>
          <w:tcPr>
            <w:tcW w:w="1530" w:type="dxa"/>
            <w:tcPrChange w:id="4084" w:author="bmooney" w:date="2011-07-13T21:31:00Z">
              <w:tcPr>
                <w:tcW w:w="1530" w:type="dxa"/>
              </w:tcPr>
            </w:tcPrChange>
          </w:tcPr>
          <w:p w14:paraId="30F2CB47" w14:textId="77777777" w:rsidR="00CF3690" w:rsidRDefault="00CF3690" w:rsidP="00CF3690">
            <w:pPr>
              <w:pStyle w:val="Body3"/>
              <w:ind w:left="0"/>
              <w:rPr>
                <w:ins w:id="4085" w:author="bmooney" w:date="2011-07-13T21:30:00Z"/>
              </w:rPr>
            </w:pPr>
            <w:ins w:id="4086" w:author="bmooney" w:date="2011-07-13T21:30:00Z">
              <w:r>
                <w:t>Node Status Determination</w:t>
              </w:r>
            </w:ins>
          </w:p>
        </w:tc>
        <w:tc>
          <w:tcPr>
            <w:tcW w:w="2250" w:type="dxa"/>
            <w:tcPrChange w:id="4087" w:author="bmooney" w:date="2011-07-13T21:31:00Z">
              <w:tcPr>
                <w:tcW w:w="2250" w:type="dxa"/>
              </w:tcPr>
            </w:tcPrChange>
          </w:tcPr>
          <w:p w14:paraId="6D6D40C0" w14:textId="77777777" w:rsidR="00CF3690" w:rsidRDefault="00CF3690" w:rsidP="00CF3690">
            <w:pPr>
              <w:pStyle w:val="Body3"/>
              <w:ind w:left="0"/>
              <w:rPr>
                <w:ins w:id="4088" w:author="bmooney" w:date="2011-07-13T21:30:00Z"/>
              </w:rPr>
            </w:pPr>
            <w:ins w:id="4089" w:author="bmooney" w:date="2011-07-13T21:30:00Z">
              <w:r w:rsidRPr="005858AC">
                <w:t>blank,  Form, Phone Call, Pathology Report (clinically obtained), Pathology Report (not clinically obtained), Other / Unobtainable</w:t>
              </w:r>
            </w:ins>
          </w:p>
        </w:tc>
        <w:tc>
          <w:tcPr>
            <w:tcW w:w="1944" w:type="dxa"/>
            <w:tcPrChange w:id="4090" w:author="bmooney" w:date="2011-07-13T21:31:00Z">
              <w:tcPr>
                <w:tcW w:w="1944" w:type="dxa"/>
              </w:tcPr>
            </w:tcPrChange>
          </w:tcPr>
          <w:p w14:paraId="135A08EA" w14:textId="4163AFFF" w:rsidR="00CF3690" w:rsidRDefault="00CF3690" w:rsidP="00CF3690">
            <w:pPr>
              <w:pStyle w:val="Body3"/>
              <w:ind w:left="0"/>
              <w:rPr>
                <w:ins w:id="4091" w:author="bmooney" w:date="2011-07-13T21:30:00Z"/>
              </w:rPr>
            </w:pPr>
            <w:ins w:id="4092" w:author="bmooney" w:date="2011-07-13T21:33:00Z">
              <w:r>
                <w:t>Form</w:t>
              </w:r>
            </w:ins>
          </w:p>
        </w:tc>
        <w:tc>
          <w:tcPr>
            <w:tcW w:w="1377" w:type="dxa"/>
            <w:tcPrChange w:id="4093" w:author="bmooney" w:date="2011-07-13T21:31:00Z">
              <w:tcPr>
                <w:tcW w:w="1377" w:type="dxa"/>
              </w:tcPr>
            </w:tcPrChange>
          </w:tcPr>
          <w:p w14:paraId="0014BE2C" w14:textId="77777777" w:rsidR="00CF3690" w:rsidRDefault="00CF3690" w:rsidP="00CF3690">
            <w:pPr>
              <w:pStyle w:val="Body3"/>
              <w:ind w:left="0"/>
              <w:rPr>
                <w:ins w:id="4094" w:author="bmooney" w:date="2011-07-13T21:30:00Z"/>
              </w:rPr>
            </w:pPr>
            <w:ins w:id="4095" w:author="bmooney" w:date="2011-07-13T21:30:00Z">
              <w:r>
                <w:t>Enabled</w:t>
              </w:r>
            </w:ins>
          </w:p>
        </w:tc>
        <w:tc>
          <w:tcPr>
            <w:tcW w:w="1377" w:type="dxa"/>
            <w:tcPrChange w:id="4096" w:author="bmooney" w:date="2011-07-13T21:31:00Z">
              <w:tcPr>
                <w:tcW w:w="1377" w:type="dxa"/>
              </w:tcPr>
            </w:tcPrChange>
          </w:tcPr>
          <w:p w14:paraId="36D04433" w14:textId="2E64D8CD" w:rsidR="00CF3690" w:rsidRDefault="00CF3690" w:rsidP="00CF3690">
            <w:pPr>
              <w:pStyle w:val="Body3"/>
              <w:ind w:left="0"/>
              <w:rPr>
                <w:ins w:id="4097" w:author="bmooney" w:date="2011-07-13T21:30:00Z"/>
              </w:rPr>
            </w:pPr>
            <w:ins w:id="4098" w:author="bmooney" w:date="2011-07-13T21:32:00Z">
              <w:r>
                <w:t>14</w:t>
              </w:r>
            </w:ins>
          </w:p>
        </w:tc>
      </w:tr>
      <w:tr w:rsidR="00CF3690" w14:paraId="5E53237E" w14:textId="77777777" w:rsidTr="00CF3690">
        <w:trPr>
          <w:ins w:id="4099" w:author="bmooney" w:date="2011-07-13T21:30:00Z"/>
        </w:trPr>
        <w:tc>
          <w:tcPr>
            <w:tcW w:w="1080" w:type="dxa"/>
            <w:tcPrChange w:id="4100" w:author="bmooney" w:date="2011-07-13T21:31:00Z">
              <w:tcPr>
                <w:tcW w:w="990" w:type="dxa"/>
              </w:tcPr>
            </w:tcPrChange>
          </w:tcPr>
          <w:p w14:paraId="7538B934" w14:textId="087EC1B6" w:rsidR="00CF3690" w:rsidRDefault="0009369D" w:rsidP="00CF3690">
            <w:pPr>
              <w:pStyle w:val="Body3"/>
              <w:ind w:left="0"/>
              <w:rPr>
                <w:ins w:id="4101" w:author="bmooney" w:date="2011-07-13T21:30:00Z"/>
              </w:rPr>
            </w:pPr>
            <w:ins w:id="4102" w:author="bmooney" w:date="2011-07-13T21:46:00Z">
              <w:r>
                <w:t>FR-544</w:t>
              </w:r>
            </w:ins>
          </w:p>
        </w:tc>
        <w:tc>
          <w:tcPr>
            <w:tcW w:w="1530" w:type="dxa"/>
            <w:tcPrChange w:id="4103" w:author="bmooney" w:date="2011-07-13T21:31:00Z">
              <w:tcPr>
                <w:tcW w:w="1530" w:type="dxa"/>
              </w:tcPr>
            </w:tcPrChange>
          </w:tcPr>
          <w:p w14:paraId="1C25E3D9" w14:textId="77777777" w:rsidR="00CF3690" w:rsidRDefault="00CF3690" w:rsidP="00CF3690">
            <w:pPr>
              <w:pStyle w:val="Body3"/>
              <w:ind w:left="0"/>
              <w:rPr>
                <w:ins w:id="4104" w:author="bmooney" w:date="2011-07-13T21:30:00Z"/>
              </w:rPr>
            </w:pPr>
            <w:ins w:id="4105" w:author="bmooney" w:date="2011-07-13T21:30:00Z">
              <w:r>
                <w:t>ER Status</w:t>
              </w:r>
            </w:ins>
          </w:p>
        </w:tc>
        <w:tc>
          <w:tcPr>
            <w:tcW w:w="2250" w:type="dxa"/>
            <w:tcPrChange w:id="4106" w:author="bmooney" w:date="2011-07-13T21:31:00Z">
              <w:tcPr>
                <w:tcW w:w="2250" w:type="dxa"/>
              </w:tcPr>
            </w:tcPrChange>
          </w:tcPr>
          <w:p w14:paraId="74A2BB25" w14:textId="7D220DF2" w:rsidR="00CF3690" w:rsidRDefault="00CF3690" w:rsidP="00CF3690">
            <w:pPr>
              <w:pStyle w:val="Body3"/>
              <w:ind w:left="0"/>
              <w:rPr>
                <w:ins w:id="4107" w:author="bmooney" w:date="2011-07-13T21:30:00Z"/>
              </w:rPr>
            </w:pPr>
            <w:ins w:id="4108" w:author="bmooney" w:date="2011-07-13T21:30:00Z">
              <w:r w:rsidRPr="005858AC">
                <w:t>Positive, Negative, Unspecified</w:t>
              </w:r>
              <w:r>
                <w:t>, Inconclusive by IHC, Unknown</w:t>
              </w:r>
            </w:ins>
          </w:p>
        </w:tc>
        <w:tc>
          <w:tcPr>
            <w:tcW w:w="1944" w:type="dxa"/>
            <w:tcPrChange w:id="4109" w:author="bmooney" w:date="2011-07-13T21:31:00Z">
              <w:tcPr>
                <w:tcW w:w="1944" w:type="dxa"/>
              </w:tcPr>
            </w:tcPrChange>
          </w:tcPr>
          <w:p w14:paraId="21F266F1" w14:textId="0EE036F4" w:rsidR="00CF3690" w:rsidRDefault="00CF3690" w:rsidP="00CF3690">
            <w:pPr>
              <w:pStyle w:val="Body3"/>
              <w:ind w:left="0"/>
              <w:rPr>
                <w:ins w:id="4110" w:author="bmooney" w:date="2011-07-13T21:30:00Z"/>
              </w:rPr>
            </w:pPr>
            <w:ins w:id="4111" w:author="bmooney" w:date="2011-07-13T21:33:00Z">
              <w:r>
                <w:t>Unspecified</w:t>
              </w:r>
            </w:ins>
          </w:p>
        </w:tc>
        <w:tc>
          <w:tcPr>
            <w:tcW w:w="1377" w:type="dxa"/>
            <w:tcPrChange w:id="4112" w:author="bmooney" w:date="2011-07-13T21:31:00Z">
              <w:tcPr>
                <w:tcW w:w="1377" w:type="dxa"/>
              </w:tcPr>
            </w:tcPrChange>
          </w:tcPr>
          <w:p w14:paraId="6B63DFA0" w14:textId="77777777" w:rsidR="00CF3690" w:rsidRDefault="00CF3690" w:rsidP="00CF3690">
            <w:pPr>
              <w:pStyle w:val="Body3"/>
              <w:ind w:left="0"/>
              <w:rPr>
                <w:ins w:id="4113" w:author="bmooney" w:date="2011-07-13T21:30:00Z"/>
              </w:rPr>
            </w:pPr>
            <w:ins w:id="4114" w:author="bmooney" w:date="2011-07-13T21:30:00Z">
              <w:r>
                <w:t>Enabled</w:t>
              </w:r>
            </w:ins>
          </w:p>
        </w:tc>
        <w:tc>
          <w:tcPr>
            <w:tcW w:w="1377" w:type="dxa"/>
            <w:tcPrChange w:id="4115" w:author="bmooney" w:date="2011-07-13T21:31:00Z">
              <w:tcPr>
                <w:tcW w:w="1377" w:type="dxa"/>
              </w:tcPr>
            </w:tcPrChange>
          </w:tcPr>
          <w:p w14:paraId="7186E02D" w14:textId="77777777" w:rsidR="00CF3690" w:rsidRDefault="00CF3690" w:rsidP="00CF3690">
            <w:pPr>
              <w:pStyle w:val="Body3"/>
              <w:ind w:left="0"/>
              <w:rPr>
                <w:ins w:id="4116" w:author="bmooney" w:date="2011-07-13T21:30:00Z"/>
              </w:rPr>
            </w:pPr>
            <w:ins w:id="4117" w:author="bmooney" w:date="2011-07-13T21:30:00Z">
              <w:r>
                <w:t>14</w:t>
              </w:r>
            </w:ins>
          </w:p>
        </w:tc>
      </w:tr>
    </w:tbl>
    <w:p w14:paraId="16E4A4F1" w14:textId="129D6146" w:rsidR="00684432" w:rsidDel="00D311CE" w:rsidRDefault="0009369D">
      <w:pPr>
        <w:pStyle w:val="Body3"/>
        <w:rPr>
          <w:del w:id="4118" w:author="bmooney" w:date="2011-07-13T21:04:00Z"/>
        </w:rPr>
      </w:pPr>
      <w:proofErr w:type="gramStart"/>
      <w:ins w:id="4119" w:author="bmooney" w:date="2011-07-13T21:46:00Z">
        <w:r>
          <w:t>FR-545-FR-549.</w:t>
        </w:r>
        <w:proofErr w:type="gramEnd"/>
        <w:r>
          <w:t xml:space="preserve"> </w:t>
        </w:r>
        <w:proofErr w:type="gramStart"/>
        <w:r>
          <w:t>These requirements numbers unused.</w:t>
        </w:r>
      </w:ins>
      <w:proofErr w:type="gramEnd"/>
      <w:del w:id="4120" w:author="bmooney" w:date="2011-07-13T21:04:00Z">
        <w:r w:rsidR="00DF51FB" w:rsidRPr="005858AC" w:rsidDel="00D311CE">
          <w:delText>FR-</w:delText>
        </w:r>
      </w:del>
      <w:del w:id="4121" w:author="bmooney" w:date="2011-04-22T11:45:00Z">
        <w:r w:rsidR="00DF51FB" w:rsidRPr="005858AC" w:rsidDel="00F3685E">
          <w:delText>503</w:delText>
        </w:r>
      </w:del>
      <w:del w:id="4122" w:author="bmooney" w:date="2011-07-13T21:04:00Z">
        <w:r w:rsidR="00DF51FB" w:rsidRPr="005858AC" w:rsidDel="00D311CE">
          <w:delText xml:space="preserve">. </w:delText>
        </w:r>
        <w:r w:rsidR="005858AC" w:rsidRPr="005858AC" w:rsidDel="00D311CE">
          <w:delText xml:space="preserve"> </w:delText>
        </w:r>
      </w:del>
      <w:del w:id="4123" w:author="bmooney" w:date="2011-04-22T11:47:00Z">
        <w:r w:rsidR="009C6D36" w:rsidRPr="005858AC" w:rsidDel="00906683">
          <w:delText>For breast test types</w:delText>
        </w:r>
      </w:del>
      <w:del w:id="4124" w:author="bmooney" w:date="2011-07-13T21:04:00Z">
        <w:r w:rsidR="009C6D36" w:rsidRPr="005858AC" w:rsidDel="00D311CE">
          <w:delText>, the colon-specific specimen criteria will be greyed out.</w:delText>
        </w:r>
      </w:del>
    </w:p>
    <w:p w14:paraId="16E4A4F2" w14:textId="3E9D1094" w:rsidR="00684432" w:rsidDel="009821F0" w:rsidRDefault="00DF51FB">
      <w:pPr>
        <w:pStyle w:val="Body3"/>
        <w:rPr>
          <w:del w:id="4125" w:author="bmooney" w:date="2011-06-30T17:16:00Z"/>
        </w:rPr>
      </w:pPr>
      <w:del w:id="4126" w:author="bmooney" w:date="2011-06-30T17:16:00Z">
        <w:r w:rsidRPr="005858AC" w:rsidDel="009821F0">
          <w:delText xml:space="preserve">FR-531. </w:delText>
        </w:r>
        <w:r w:rsidR="005858AC" w:rsidRPr="005858AC" w:rsidDel="009821F0">
          <w:delText xml:space="preserve"> </w:delText>
        </w:r>
        <w:r w:rsidR="009C6D36" w:rsidRPr="005858AC" w:rsidDel="009821F0">
          <w:delText xml:space="preserve">The </w:delText>
        </w:r>
      </w:del>
      <w:del w:id="4127" w:author="bmooney" w:date="2011-06-17T13:25:00Z">
        <w:r w:rsidR="009C6D36" w:rsidRPr="005858AC" w:rsidDel="00660081">
          <w:delText xml:space="preserve">breast </w:delText>
        </w:r>
      </w:del>
      <w:del w:id="4128" w:author="bmooney" w:date="2011-06-30T17:16:00Z">
        <w:r w:rsidR="009C6D36" w:rsidRPr="005858AC" w:rsidDel="009821F0">
          <w:delText>ER Status dropdown will have the following options:</w:delText>
        </w:r>
        <w:r w:rsidR="00473E08" w:rsidRPr="005858AC" w:rsidDel="009821F0">
          <w:delText xml:space="preserve"> blank, Positive, Negative, Unspecified, Uncertain</w:delText>
        </w:r>
      </w:del>
      <w:del w:id="4129" w:author="bmooney" w:date="2011-04-25T08:30:00Z">
        <w:r w:rsidR="00473E08" w:rsidRPr="005858AC" w:rsidDel="00FB5287">
          <w:delText>.</w:delText>
        </w:r>
      </w:del>
    </w:p>
    <w:p w14:paraId="5425F3FF" w14:textId="10F2E2CF" w:rsidR="00660081" w:rsidDel="0009369D" w:rsidRDefault="00DF51FB" w:rsidP="00C26BEB">
      <w:pPr>
        <w:pStyle w:val="Body3"/>
        <w:rPr>
          <w:del w:id="4130" w:author="bmooney" w:date="2011-07-13T21:47:00Z"/>
        </w:rPr>
      </w:pPr>
      <w:del w:id="4131" w:author="bmooney" w:date="2011-07-13T21:40:00Z">
        <w:r w:rsidRPr="005858AC" w:rsidDel="003949FA">
          <w:delText xml:space="preserve">FR-532. </w:delText>
        </w:r>
        <w:r w:rsidR="005858AC" w:rsidDel="003949FA">
          <w:delText xml:space="preserve"> </w:delText>
        </w:r>
        <w:r w:rsidR="009C6D36" w:rsidRPr="005858AC" w:rsidDel="003949FA">
          <w:delText xml:space="preserve">The </w:delText>
        </w:r>
      </w:del>
      <w:del w:id="4132" w:author="bmooney" w:date="2011-06-17T13:25:00Z">
        <w:r w:rsidR="009C6D36" w:rsidRPr="005858AC" w:rsidDel="00660081">
          <w:delText xml:space="preserve">breast </w:delText>
        </w:r>
      </w:del>
      <w:del w:id="4133" w:author="bmooney" w:date="2011-07-13T21:40:00Z">
        <w:r w:rsidR="009C6D36" w:rsidRPr="005858AC" w:rsidDel="003949FA">
          <w:delText>clinical stage dropdown will have the following options:</w:delText>
        </w:r>
        <w:r w:rsidR="00473E08" w:rsidRPr="005858AC" w:rsidDel="003949FA">
          <w:delText xml:space="preserve"> blank, 0, I/II/III(T3, N1), III, IV, Unspecified</w:delText>
        </w:r>
      </w:del>
      <w:del w:id="4134" w:author="bmooney" w:date="2011-07-13T21:51:00Z">
        <w:r w:rsidR="00473E08" w:rsidRPr="005858AC" w:rsidDel="0009369D">
          <w:delText>.</w:delText>
        </w:r>
      </w:del>
      <w:ins w:id="4135" w:author="Brandon Sonderegger" w:date="2011-06-23T16:10:00Z">
        <w:del w:id="4136" w:author="bmooney" w:date="2011-07-13T21:47:00Z">
          <w:r w:rsidR="0081635A" w:rsidRPr="00BD6243" w:rsidDel="0009369D">
            <w:delText>is</w:delText>
          </w:r>
        </w:del>
      </w:ins>
    </w:p>
    <w:p w14:paraId="6991DDCA" w14:textId="4966BDFD" w:rsidR="00263F56" w:rsidDel="0009369D" w:rsidRDefault="00DF51FB" w:rsidP="0009369D">
      <w:pPr>
        <w:pStyle w:val="Body3"/>
        <w:rPr>
          <w:del w:id="4137" w:author="bmooney" w:date="2011-07-13T21:48:00Z"/>
        </w:rPr>
      </w:pPr>
      <w:del w:id="4138" w:author="bmooney" w:date="2011-07-13T21:41:00Z">
        <w:r w:rsidRPr="005858AC" w:rsidDel="003949FA">
          <w:delText xml:space="preserve">FR-533. </w:delText>
        </w:r>
        <w:r w:rsidR="005858AC" w:rsidDel="003949FA">
          <w:delText xml:space="preserve"> </w:delText>
        </w:r>
        <w:r w:rsidR="009C6D36" w:rsidRPr="005858AC" w:rsidDel="003949FA">
          <w:delText>The breast node status dropdown will have the following options:</w:delText>
        </w:r>
        <w:r w:rsidR="003F6D42" w:rsidRPr="005858AC" w:rsidDel="003949FA">
          <w:delText xml:space="preserve"> </w:delText>
        </w:r>
        <w:r w:rsidR="00473E08" w:rsidRPr="005858AC" w:rsidDel="003949FA">
          <w:delText xml:space="preserve">blank, </w:delText>
        </w:r>
        <w:r w:rsidR="003F6D42" w:rsidRPr="005858AC" w:rsidDel="003949FA">
          <w:delText xml:space="preserve">Positive, Positive 1-3, Positive 4+, Negative, </w:delText>
        </w:r>
        <w:r w:rsidR="00473E08" w:rsidRPr="005858AC" w:rsidDel="003949FA">
          <w:delText>Micromets, Unspecified, Uncertain, Indeterminable</w:delText>
        </w:r>
        <w:r w:rsidR="00EC7E84" w:rsidRPr="005858AC" w:rsidDel="003949FA">
          <w:delText>.</w:delText>
        </w:r>
      </w:del>
    </w:p>
    <w:p w14:paraId="16E4A4F5" w14:textId="2A2BDD3A" w:rsidR="00684432" w:rsidDel="0009369D" w:rsidRDefault="00DF51FB" w:rsidP="009446BF">
      <w:pPr>
        <w:pStyle w:val="Body3"/>
        <w:rPr>
          <w:del w:id="4139" w:author="bmooney" w:date="2011-07-13T21:48:00Z"/>
        </w:rPr>
      </w:pPr>
      <w:del w:id="4140" w:author="bmooney" w:date="2011-07-13T21:41:00Z">
        <w:r w:rsidRPr="005858AC" w:rsidDel="003949FA">
          <w:delText xml:space="preserve">FR-534. </w:delText>
        </w:r>
        <w:r w:rsidR="005858AC" w:rsidDel="003949FA">
          <w:delText xml:space="preserve"> </w:delText>
        </w:r>
        <w:r w:rsidR="00EC7E84" w:rsidRPr="005858AC" w:rsidDel="003949FA">
          <w:delText xml:space="preserve">For req forms versions 11, the Positive option will not appear in the </w:delText>
        </w:r>
      </w:del>
      <w:del w:id="4141" w:author="bmooney" w:date="2011-06-20T09:21:00Z">
        <w:r w:rsidR="00EC7E84" w:rsidRPr="005858AC" w:rsidDel="00263B1B">
          <w:delText xml:space="preserve">breast </w:delText>
        </w:r>
      </w:del>
      <w:del w:id="4142" w:author="bmooney" w:date="2011-07-13T21:41:00Z">
        <w:r w:rsidR="00EC7E84" w:rsidRPr="005858AC" w:rsidDel="003949FA">
          <w:delText>node status dropdown</w:delText>
        </w:r>
      </w:del>
      <w:del w:id="4143" w:author="bmooney" w:date="2011-07-13T21:48:00Z">
        <w:r w:rsidR="00EC7E84" w:rsidRPr="005858AC" w:rsidDel="0009369D">
          <w:delText>.</w:delText>
        </w:r>
      </w:del>
    </w:p>
    <w:p w14:paraId="65146787" w14:textId="50F3E029" w:rsidR="009821F0" w:rsidDel="0009369D" w:rsidRDefault="00DF51FB" w:rsidP="0009369D">
      <w:pPr>
        <w:pStyle w:val="Body3"/>
        <w:rPr>
          <w:del w:id="4144" w:author="bmooney" w:date="2011-07-13T21:51:00Z"/>
        </w:rPr>
      </w:pPr>
      <w:del w:id="4145" w:author="bmooney" w:date="2011-07-13T21:41:00Z">
        <w:r w:rsidRPr="005858AC" w:rsidDel="003949FA">
          <w:delText xml:space="preserve">FR-535. </w:delText>
        </w:r>
        <w:r w:rsidR="005858AC" w:rsidDel="003949FA">
          <w:delText xml:space="preserve"> </w:delText>
        </w:r>
        <w:r w:rsidR="009C6D36" w:rsidRPr="005858AC" w:rsidDel="003949FA">
          <w:delText>The breast node status determination dropdown will have the following options:</w:delText>
        </w:r>
        <w:r w:rsidR="00473E08" w:rsidRPr="005858AC" w:rsidDel="003949FA">
          <w:delText xml:space="preserve"> blank,  Form, Phone Call, Pathology Report (clinically obtained), Pathology Report (not clinically obtained), Other / Unobtainable.</w:delText>
        </w:r>
      </w:del>
    </w:p>
    <w:p w14:paraId="33D02264" w14:textId="0A366AF5" w:rsidR="00F35770" w:rsidDel="0009369D" w:rsidRDefault="00DF51FB" w:rsidP="0009369D">
      <w:pPr>
        <w:pStyle w:val="Body3"/>
        <w:rPr>
          <w:del w:id="4146" w:author="bmooney" w:date="2011-07-13T21:49:00Z"/>
        </w:rPr>
      </w:pPr>
      <w:del w:id="4147" w:author="bmooney" w:date="2011-07-13T21:41:00Z">
        <w:r w:rsidRPr="005858AC" w:rsidDel="003949FA">
          <w:delText xml:space="preserve">FR-536. </w:delText>
        </w:r>
        <w:r w:rsidR="005858AC" w:rsidDel="003949FA">
          <w:delText xml:space="preserve"> </w:delText>
        </w:r>
        <w:r w:rsidR="00473E08" w:rsidRPr="005858AC" w:rsidDel="003949FA">
          <w:delText xml:space="preserve">The </w:delText>
        </w:r>
      </w:del>
      <w:del w:id="4148" w:author="bmooney" w:date="2011-06-20T16:39:00Z">
        <w:r w:rsidR="00473E08" w:rsidRPr="005858AC" w:rsidDel="00F35770">
          <w:delText xml:space="preserve">breast </w:delText>
        </w:r>
      </w:del>
      <w:del w:id="4149" w:author="bmooney" w:date="2011-07-13T21:41:00Z">
        <w:r w:rsidR="00473E08" w:rsidRPr="005858AC" w:rsidDel="003949FA">
          <w:delText>ER Status dropdown will default to Positive</w:delText>
        </w:r>
        <w:r w:rsidR="00EB3477" w:rsidRPr="005858AC" w:rsidDel="003949FA">
          <w:delText xml:space="preserve"> and will initially be disabled for req form versions 1-4 and 9-1</w:delText>
        </w:r>
      </w:del>
      <w:del w:id="4150" w:author="bmooney" w:date="2011-04-25T08:32:00Z">
        <w:r w:rsidR="00EB3477" w:rsidRPr="005858AC" w:rsidDel="00FB5287">
          <w:delText>1</w:delText>
        </w:r>
      </w:del>
      <w:del w:id="4151" w:author="bmooney" w:date="2011-07-13T21:41:00Z">
        <w:r w:rsidR="00EB3477" w:rsidRPr="005858AC" w:rsidDel="003949FA">
          <w:delText>.</w:delText>
        </w:r>
        <w:r w:rsidR="004D152D" w:rsidRPr="005858AC" w:rsidDel="003949FA">
          <w:delText xml:space="preserve"> </w:delText>
        </w:r>
        <w:r w:rsidR="005858AC" w:rsidDel="003949FA">
          <w:delText xml:space="preserve"> </w:delText>
        </w:r>
      </w:del>
      <w:del w:id="4152" w:author="bmooney" w:date="2011-07-13T21:48:00Z">
        <w:r w:rsidR="00CF6982" w:rsidDel="0009369D">
          <w:delText>For</w:delText>
        </w:r>
        <w:r w:rsidR="004D152D" w:rsidRPr="005858AC" w:rsidDel="0009369D">
          <w:delText xml:space="preserve"> req form versions 5-8, the </w:delText>
        </w:r>
      </w:del>
      <w:del w:id="4153" w:author="bmooney" w:date="2011-06-20T16:39:00Z">
        <w:r w:rsidR="004D152D" w:rsidRPr="005858AC" w:rsidDel="00F35770">
          <w:delText xml:space="preserve">breast </w:delText>
        </w:r>
      </w:del>
      <w:del w:id="4154" w:author="bmooney" w:date="2011-07-13T21:48:00Z">
        <w:r w:rsidR="004D152D" w:rsidRPr="005858AC" w:rsidDel="0009369D">
          <w:delText>ER Status dropdown will default to blank and initially be enabled.</w:delText>
        </w:r>
      </w:del>
    </w:p>
    <w:p w14:paraId="05782748" w14:textId="7DA17041" w:rsidR="00660081" w:rsidDel="0009369D" w:rsidRDefault="00DF51FB" w:rsidP="0009369D">
      <w:pPr>
        <w:pStyle w:val="Body3"/>
        <w:rPr>
          <w:del w:id="4155" w:author="bmooney" w:date="2011-07-13T21:49:00Z"/>
        </w:rPr>
      </w:pPr>
      <w:del w:id="4156" w:author="bmooney" w:date="2011-07-13T21:42:00Z">
        <w:r w:rsidRPr="005858AC" w:rsidDel="003949FA">
          <w:delText>FR-537.</w:delText>
        </w:r>
        <w:r w:rsidR="005858AC" w:rsidDel="003949FA">
          <w:delText xml:space="preserve"> </w:delText>
        </w:r>
        <w:r w:rsidRPr="005858AC" w:rsidDel="003949FA">
          <w:delText xml:space="preserve"> </w:delText>
        </w:r>
        <w:r w:rsidR="00473E08" w:rsidRPr="005858AC" w:rsidDel="003949FA">
          <w:delText xml:space="preserve">The </w:delText>
        </w:r>
      </w:del>
      <w:del w:id="4157" w:author="bmooney" w:date="2011-06-17T13:25:00Z">
        <w:r w:rsidR="00473E08" w:rsidRPr="005858AC" w:rsidDel="00660081">
          <w:delText xml:space="preserve">breast </w:delText>
        </w:r>
      </w:del>
      <w:del w:id="4158" w:author="bmooney" w:date="2011-07-13T21:42:00Z">
        <w:r w:rsidR="00473E08" w:rsidRPr="005858AC" w:rsidDel="003949FA">
          <w:delText xml:space="preserve">clinical stage dropdown will default to I/II/III(T3, N1) </w:delText>
        </w:r>
        <w:r w:rsidR="00CF6982" w:rsidDel="003949FA">
          <w:delText>and will initially be disabled.</w:delText>
        </w:r>
      </w:del>
    </w:p>
    <w:p w14:paraId="16E4A4F9" w14:textId="393E578D" w:rsidR="00684432" w:rsidDel="00693FEB" w:rsidRDefault="00DF51FB" w:rsidP="0009369D">
      <w:pPr>
        <w:pStyle w:val="Body3"/>
        <w:rPr>
          <w:del w:id="4159" w:author="bmooney" w:date="2011-06-20T09:57:00Z"/>
        </w:rPr>
      </w:pPr>
      <w:del w:id="4160" w:author="bmooney" w:date="2011-07-13T21:42:00Z">
        <w:r w:rsidRPr="005858AC" w:rsidDel="003949FA">
          <w:delText xml:space="preserve">FR-538. </w:delText>
        </w:r>
        <w:r w:rsidR="005858AC" w:rsidDel="003949FA">
          <w:delText xml:space="preserve"> </w:delText>
        </w:r>
        <w:r w:rsidR="00473E08" w:rsidRPr="005858AC" w:rsidDel="003949FA">
          <w:delText>The node status dropdow</w:delText>
        </w:r>
        <w:r w:rsidR="00D05DB0" w:rsidRPr="005858AC" w:rsidDel="003949FA">
          <w:delText>n will default to blank</w:delText>
        </w:r>
      </w:del>
      <w:del w:id="4161" w:author="bmooney" w:date="2011-06-20T09:57:00Z">
        <w:r w:rsidR="00D05DB0" w:rsidRPr="005858AC" w:rsidDel="00693FEB">
          <w:delText>.</w:delText>
        </w:r>
      </w:del>
    </w:p>
    <w:p w14:paraId="16E4A4FA" w14:textId="6C5A5600" w:rsidR="00684432" w:rsidDel="003949FA" w:rsidRDefault="00DF51FB" w:rsidP="009446BF">
      <w:pPr>
        <w:pStyle w:val="Body3"/>
        <w:rPr>
          <w:del w:id="4162" w:author="bmooney" w:date="2011-07-13T21:42:00Z"/>
        </w:rPr>
      </w:pPr>
      <w:del w:id="4163" w:author="bmooney" w:date="2011-07-13T21:42:00Z">
        <w:r w:rsidRPr="005858AC" w:rsidDel="003949FA">
          <w:delText xml:space="preserve">FR-539. </w:delText>
        </w:r>
        <w:r w:rsidR="005858AC" w:rsidDel="003949FA">
          <w:delText xml:space="preserve"> </w:delText>
        </w:r>
        <w:r w:rsidR="00473E08" w:rsidRPr="005858AC" w:rsidDel="003949FA">
          <w:delText>The Node Status Determinati</w:delText>
        </w:r>
        <w:r w:rsidR="00D05DB0" w:rsidRPr="005858AC" w:rsidDel="003949FA">
          <w:delText>on dropdown will default to blank</w:delText>
        </w:r>
      </w:del>
      <w:del w:id="4164" w:author="bmooney" w:date="2011-07-01T12:01:00Z">
        <w:r w:rsidR="00473E08" w:rsidRPr="005858AC" w:rsidDel="002B713E">
          <w:delText xml:space="preserve">. </w:delText>
        </w:r>
      </w:del>
    </w:p>
    <w:p w14:paraId="16E4A4FB" w14:textId="1E7E2B79" w:rsidR="00684432" w:rsidDel="00F35770" w:rsidRDefault="00DF51FB" w:rsidP="009446BF">
      <w:pPr>
        <w:pStyle w:val="Body3"/>
        <w:rPr>
          <w:del w:id="4165" w:author="bmooney" w:date="2011-06-20T16:41:00Z"/>
        </w:rPr>
      </w:pPr>
      <w:del w:id="4166" w:author="bmooney" w:date="2011-07-13T21:42:00Z">
        <w:r w:rsidRPr="005858AC" w:rsidDel="003949FA">
          <w:delText xml:space="preserve">FR-540. </w:delText>
        </w:r>
        <w:r w:rsidR="005858AC" w:rsidDel="003949FA">
          <w:delText xml:space="preserve"> </w:delText>
        </w:r>
        <w:r w:rsidR="00473E08" w:rsidRPr="005858AC" w:rsidDel="003949FA">
          <w:delText>When data is entered in the Exception Criteria field for a breast req, the breast ER Status and Clinical Stage dropdowns will become enabled</w:delText>
        </w:r>
      </w:del>
      <w:del w:id="4167" w:author="bmooney" w:date="2011-06-20T09:19:00Z">
        <w:r w:rsidR="00473E08" w:rsidRPr="005858AC" w:rsidDel="00263B1B">
          <w:delText xml:space="preserve">. </w:delText>
        </w:r>
      </w:del>
    </w:p>
    <w:p w14:paraId="16E4A4FC" w14:textId="77777777" w:rsidR="00684432" w:rsidRPr="0011545D" w:rsidRDefault="00684432">
      <w:pPr>
        <w:pStyle w:val="Body3"/>
        <w:ind w:left="0"/>
        <w:pPrChange w:id="4168" w:author="bmooney" w:date="2011-07-13T21:49:00Z">
          <w:pPr/>
        </w:pPrChange>
      </w:pPr>
    </w:p>
    <w:p w14:paraId="070C406B" w14:textId="1B889DDF" w:rsidR="0009369D" w:rsidRDefault="008B0948">
      <w:pPr>
        <w:pStyle w:val="Heading4"/>
        <w:rPr>
          <w:ins w:id="4169" w:author="bmooney" w:date="2011-07-13T21:52:00Z"/>
        </w:rPr>
        <w:pPrChange w:id="4170" w:author="bmooney" w:date="2011-07-13T21:51:00Z">
          <w:pPr>
            <w:pStyle w:val="Body3"/>
          </w:pPr>
        </w:pPrChange>
      </w:pPr>
      <w:del w:id="4171" w:author="bmooney" w:date="2011-09-13T12:41:00Z">
        <w:r w:rsidRPr="00FB06D0" w:rsidDel="003A16C3">
          <w:delText>Colon-specific specimen criteria</w:delText>
        </w:r>
      </w:del>
      <w:ins w:id="4172" w:author="bmooney" w:date="2011-09-13T12:41:00Z">
        <w:r w:rsidR="003A16C3">
          <w:t xml:space="preserve">Specimen </w:t>
        </w:r>
        <w:proofErr w:type="spellStart"/>
        <w:r w:rsidR="003A16C3">
          <w:t>Criterial</w:t>
        </w:r>
        <w:proofErr w:type="spellEnd"/>
        <w:r w:rsidR="003A16C3">
          <w:t xml:space="preserve"> Fields for Colon </w:t>
        </w:r>
        <w:proofErr w:type="spellStart"/>
        <w:r w:rsidR="003A16C3">
          <w:t>orderables</w:t>
        </w:r>
      </w:ins>
      <w:proofErr w:type="spellEnd"/>
    </w:p>
    <w:p w14:paraId="631D45E8" w14:textId="571C81B2" w:rsidR="003A16C3" w:rsidRDefault="0009369D">
      <w:pPr>
        <w:pStyle w:val="Body4"/>
        <w:rPr>
          <w:ins w:id="4173" w:author="bmooney" w:date="2011-09-13T12:42:00Z"/>
        </w:rPr>
        <w:pPrChange w:id="4174" w:author="bmooney" w:date="2011-07-13T21:52:00Z">
          <w:pPr>
            <w:pStyle w:val="Body3"/>
          </w:pPr>
        </w:pPrChange>
      </w:pPr>
      <w:ins w:id="4175" w:author="bmooney" w:date="2011-07-13T21:52:00Z">
        <w:r>
          <w:t xml:space="preserve">Note that the requirements below apply to all three Colon </w:t>
        </w:r>
        <w:proofErr w:type="spellStart"/>
        <w:r>
          <w:t>orderables</w:t>
        </w:r>
        <w:proofErr w:type="spellEnd"/>
        <w:r>
          <w:t xml:space="preserve">: Colon ODX, MMR/Colon </w:t>
        </w:r>
        <w:proofErr w:type="spellStart"/>
        <w:r>
          <w:t>Seq</w:t>
        </w:r>
        <w:proofErr w:type="spellEnd"/>
        <w:r>
          <w:t xml:space="preserve">, and MMR alone. </w:t>
        </w:r>
      </w:ins>
      <w:ins w:id="4176" w:author="bmooney" w:date="2011-09-13T12:42:00Z">
        <w:r w:rsidR="003A16C3">
          <w:t xml:space="preserve"> Example screen shot:</w:t>
        </w:r>
      </w:ins>
    </w:p>
    <w:p w14:paraId="16E4A4FD" w14:textId="29FD20CA" w:rsidR="00684432" w:rsidRDefault="003A16C3">
      <w:pPr>
        <w:pStyle w:val="Body4"/>
        <w:pPrChange w:id="4177" w:author="bmooney" w:date="2011-07-13T21:52:00Z">
          <w:pPr>
            <w:pStyle w:val="Body3"/>
          </w:pPr>
        </w:pPrChange>
      </w:pPr>
      <w:ins w:id="4178" w:author="bmooney" w:date="2011-09-13T12:42:00Z">
        <w:r>
          <w:rPr>
            <w:noProof/>
          </w:rPr>
          <w:drawing>
            <wp:inline distT="0" distB="0" distL="0" distR="0" wp14:anchorId="6EDFB9AD" wp14:editId="1C1119EE">
              <wp:extent cx="5943600" cy="38017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801745"/>
                      </a:xfrm>
                      <a:prstGeom prst="rect">
                        <a:avLst/>
                      </a:prstGeom>
                    </pic:spPr>
                  </pic:pic>
                </a:graphicData>
              </a:graphic>
            </wp:inline>
          </w:drawing>
        </w:r>
      </w:ins>
      <w:del w:id="4179" w:author="bmooney" w:date="2011-07-13T21:51:00Z">
        <w:r w:rsidR="008B0948" w:rsidRPr="00FB06D0" w:rsidDel="0009369D">
          <w:delText>:</w:delText>
        </w:r>
      </w:del>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0"/>
        <w:gridCol w:w="1080"/>
        <w:gridCol w:w="3510"/>
        <w:gridCol w:w="2070"/>
        <w:gridCol w:w="1800"/>
      </w:tblGrid>
      <w:tr w:rsidR="008B0948" w:rsidRPr="006C35D3" w14:paraId="16E4A503" w14:textId="77777777" w:rsidTr="006B4698">
        <w:tc>
          <w:tcPr>
            <w:tcW w:w="900" w:type="dxa"/>
          </w:tcPr>
          <w:p w14:paraId="16E4A4FE" w14:textId="77777777" w:rsidR="008B0948" w:rsidRPr="006C35D3" w:rsidRDefault="008B0948" w:rsidP="006C35D3">
            <w:pPr>
              <w:spacing w:after="120"/>
              <w:rPr>
                <w:b/>
                <w:bCs/>
                <w:sz w:val="20"/>
              </w:rPr>
            </w:pPr>
            <w:proofErr w:type="spellStart"/>
            <w:r w:rsidRPr="006C35D3">
              <w:rPr>
                <w:b/>
                <w:bCs/>
                <w:sz w:val="20"/>
              </w:rPr>
              <w:t>Req</w:t>
            </w:r>
            <w:proofErr w:type="spellEnd"/>
            <w:r w:rsidRPr="006C35D3">
              <w:rPr>
                <w:b/>
                <w:bCs/>
                <w:sz w:val="20"/>
              </w:rPr>
              <w:t xml:space="preserve"> #</w:t>
            </w:r>
          </w:p>
        </w:tc>
        <w:tc>
          <w:tcPr>
            <w:tcW w:w="1080" w:type="dxa"/>
          </w:tcPr>
          <w:p w14:paraId="16E4A4FF" w14:textId="77777777" w:rsidR="008B0948" w:rsidRPr="006C35D3" w:rsidRDefault="008B0948" w:rsidP="006C35D3">
            <w:pPr>
              <w:spacing w:after="120"/>
              <w:rPr>
                <w:b/>
                <w:bCs/>
                <w:sz w:val="20"/>
              </w:rPr>
            </w:pPr>
            <w:r w:rsidRPr="006C35D3">
              <w:rPr>
                <w:b/>
                <w:bCs/>
                <w:sz w:val="20"/>
              </w:rPr>
              <w:t>Field Name</w:t>
            </w:r>
          </w:p>
        </w:tc>
        <w:tc>
          <w:tcPr>
            <w:tcW w:w="3510" w:type="dxa"/>
          </w:tcPr>
          <w:p w14:paraId="16E4A500" w14:textId="77777777" w:rsidR="008B0948" w:rsidRPr="006C35D3" w:rsidRDefault="008B0948" w:rsidP="006C35D3">
            <w:pPr>
              <w:spacing w:after="120"/>
              <w:rPr>
                <w:b/>
                <w:bCs/>
                <w:sz w:val="20"/>
              </w:rPr>
            </w:pPr>
            <w:r w:rsidRPr="006C35D3">
              <w:rPr>
                <w:b/>
                <w:bCs/>
                <w:sz w:val="20"/>
              </w:rPr>
              <w:t>Meaning</w:t>
            </w:r>
          </w:p>
        </w:tc>
        <w:tc>
          <w:tcPr>
            <w:tcW w:w="2070" w:type="dxa"/>
          </w:tcPr>
          <w:p w14:paraId="16E4A501" w14:textId="77777777" w:rsidR="008B0948" w:rsidRPr="006C35D3" w:rsidRDefault="008B0948" w:rsidP="006C35D3">
            <w:pPr>
              <w:spacing w:after="120"/>
              <w:rPr>
                <w:b/>
                <w:bCs/>
                <w:sz w:val="20"/>
              </w:rPr>
            </w:pPr>
            <w:r w:rsidRPr="006C35D3">
              <w:rPr>
                <w:b/>
                <w:bCs/>
                <w:sz w:val="20"/>
              </w:rPr>
              <w:t>Database column</w:t>
            </w:r>
          </w:p>
        </w:tc>
        <w:tc>
          <w:tcPr>
            <w:tcW w:w="1800" w:type="dxa"/>
          </w:tcPr>
          <w:p w14:paraId="16E4A502" w14:textId="77777777" w:rsidR="008B0948" w:rsidRPr="006C35D3" w:rsidRDefault="008B0948" w:rsidP="006C35D3">
            <w:pPr>
              <w:spacing w:after="120"/>
              <w:rPr>
                <w:b/>
                <w:bCs/>
                <w:sz w:val="20"/>
              </w:rPr>
            </w:pPr>
            <w:r w:rsidRPr="006C35D3">
              <w:rPr>
                <w:b/>
                <w:bCs/>
                <w:sz w:val="20"/>
              </w:rPr>
              <w:t>Data source</w:t>
            </w:r>
          </w:p>
        </w:tc>
      </w:tr>
      <w:tr w:rsidR="007920DF" w:rsidRPr="006C35D3" w14:paraId="16E4A50A" w14:textId="77777777" w:rsidTr="006B4698">
        <w:tc>
          <w:tcPr>
            <w:tcW w:w="900" w:type="dxa"/>
          </w:tcPr>
          <w:p w14:paraId="16E4A504" w14:textId="77777777" w:rsidR="007920DF" w:rsidRPr="006C35D3" w:rsidRDefault="00DF51FB" w:rsidP="006C35D3">
            <w:pPr>
              <w:spacing w:after="120"/>
              <w:rPr>
                <w:sz w:val="20"/>
              </w:rPr>
            </w:pPr>
            <w:r w:rsidRPr="006C35D3">
              <w:rPr>
                <w:sz w:val="20"/>
              </w:rPr>
              <w:t>FR-550</w:t>
            </w:r>
          </w:p>
        </w:tc>
        <w:tc>
          <w:tcPr>
            <w:tcW w:w="1080" w:type="dxa"/>
          </w:tcPr>
          <w:p w14:paraId="16E4A505" w14:textId="77777777" w:rsidR="007920DF" w:rsidRPr="006C35D3" w:rsidRDefault="007920DF" w:rsidP="006C35D3">
            <w:pPr>
              <w:spacing w:after="120"/>
              <w:rPr>
                <w:sz w:val="20"/>
              </w:rPr>
            </w:pPr>
            <w:r w:rsidRPr="006C35D3">
              <w:rPr>
                <w:sz w:val="20"/>
              </w:rPr>
              <w:t>Clinical Stage</w:t>
            </w:r>
          </w:p>
        </w:tc>
        <w:tc>
          <w:tcPr>
            <w:tcW w:w="3510" w:type="dxa"/>
          </w:tcPr>
          <w:p w14:paraId="16E4A506" w14:textId="77777777" w:rsidR="007920DF" w:rsidRPr="006C35D3" w:rsidRDefault="007920DF" w:rsidP="006C35D3">
            <w:pPr>
              <w:spacing w:after="120"/>
              <w:rPr>
                <w:sz w:val="20"/>
              </w:rPr>
            </w:pPr>
            <w:r w:rsidRPr="006C35D3">
              <w:rPr>
                <w:sz w:val="20"/>
              </w:rPr>
              <w:t xml:space="preserve">The cancer’s clinical stage. Typical stages are I, II, III, </w:t>
            </w:r>
            <w:proofErr w:type="gramStart"/>
            <w:r w:rsidRPr="006C35D3">
              <w:rPr>
                <w:sz w:val="20"/>
              </w:rPr>
              <w:t>IV</w:t>
            </w:r>
            <w:proofErr w:type="gramEnd"/>
            <w:r w:rsidRPr="006C35D3">
              <w:rPr>
                <w:sz w:val="20"/>
              </w:rPr>
              <w:t>. We fully support stage II, and may run Stage III or Stage IV based on consultation with the submitting physician.</w:t>
            </w:r>
          </w:p>
        </w:tc>
        <w:tc>
          <w:tcPr>
            <w:tcW w:w="2070" w:type="dxa"/>
          </w:tcPr>
          <w:p w14:paraId="16E4A507" w14:textId="77777777" w:rsidR="007920DF" w:rsidRPr="006C35D3" w:rsidRDefault="007920DF" w:rsidP="006C35D3">
            <w:pPr>
              <w:spacing w:after="120"/>
              <w:rPr>
                <w:sz w:val="20"/>
              </w:rPr>
            </w:pPr>
            <w:proofErr w:type="spellStart"/>
            <w:r w:rsidRPr="006C35D3">
              <w:rPr>
                <w:sz w:val="20"/>
              </w:rPr>
              <w:t>tblSpecimen_Colon</w:t>
            </w:r>
            <w:proofErr w:type="spellEnd"/>
            <w:r w:rsidRPr="006C35D3">
              <w:rPr>
                <w:sz w:val="20"/>
              </w:rPr>
              <w:t>.</w:t>
            </w:r>
          </w:p>
          <w:p w14:paraId="16E4A508" w14:textId="77777777" w:rsidR="007920DF" w:rsidRPr="006C35D3" w:rsidRDefault="007920DF" w:rsidP="006C35D3">
            <w:pPr>
              <w:spacing w:after="120"/>
              <w:rPr>
                <w:sz w:val="20"/>
              </w:rPr>
            </w:pPr>
            <w:proofErr w:type="spellStart"/>
            <w:r w:rsidRPr="006C35D3">
              <w:rPr>
                <w:sz w:val="20"/>
              </w:rPr>
              <w:t>ClinicalStageEnumID</w:t>
            </w:r>
            <w:proofErr w:type="spellEnd"/>
          </w:p>
        </w:tc>
        <w:tc>
          <w:tcPr>
            <w:tcW w:w="1800" w:type="dxa"/>
          </w:tcPr>
          <w:p w14:paraId="16E4A509" w14:textId="77777777" w:rsidR="007920DF" w:rsidRPr="006C35D3" w:rsidRDefault="007920DF" w:rsidP="006C35D3">
            <w:pPr>
              <w:spacing w:after="120"/>
              <w:rPr>
                <w:sz w:val="20"/>
              </w:rPr>
            </w:pPr>
            <w:r w:rsidRPr="006C35D3">
              <w:rPr>
                <w:sz w:val="20"/>
              </w:rPr>
              <w:t xml:space="preserve">Clinical stage information entered in the exception criteria on the </w:t>
            </w:r>
            <w:proofErr w:type="spellStart"/>
            <w:r w:rsidRPr="006C35D3">
              <w:rPr>
                <w:sz w:val="20"/>
              </w:rPr>
              <w:t>req</w:t>
            </w:r>
            <w:proofErr w:type="spellEnd"/>
            <w:r w:rsidRPr="006C35D3">
              <w:rPr>
                <w:sz w:val="20"/>
              </w:rPr>
              <w:t xml:space="preserve"> form.</w:t>
            </w:r>
          </w:p>
        </w:tc>
      </w:tr>
      <w:tr w:rsidR="007920DF" w:rsidRPr="006C35D3" w14:paraId="16E4A511" w14:textId="77777777" w:rsidTr="006B4698">
        <w:tc>
          <w:tcPr>
            <w:tcW w:w="900" w:type="dxa"/>
          </w:tcPr>
          <w:p w14:paraId="16E4A50B" w14:textId="77777777" w:rsidR="007920DF" w:rsidRPr="006C35D3" w:rsidRDefault="00DF51FB" w:rsidP="006C35D3">
            <w:pPr>
              <w:spacing w:after="120"/>
              <w:rPr>
                <w:sz w:val="20"/>
              </w:rPr>
            </w:pPr>
            <w:r w:rsidRPr="006C35D3">
              <w:rPr>
                <w:sz w:val="20"/>
              </w:rPr>
              <w:t>FR-551</w:t>
            </w:r>
          </w:p>
        </w:tc>
        <w:tc>
          <w:tcPr>
            <w:tcW w:w="1080" w:type="dxa"/>
          </w:tcPr>
          <w:p w14:paraId="16E4A50C" w14:textId="25339122" w:rsidR="007920DF" w:rsidRPr="006C35D3" w:rsidRDefault="007920DF" w:rsidP="006C35D3">
            <w:pPr>
              <w:spacing w:after="120"/>
              <w:rPr>
                <w:sz w:val="20"/>
              </w:rPr>
            </w:pPr>
            <w:del w:id="4180" w:author="bmooney" w:date="2011-04-29T08:51:00Z">
              <w:r w:rsidRPr="006C35D3" w:rsidDel="00451A6E">
                <w:rPr>
                  <w:sz w:val="20"/>
                </w:rPr>
                <w:delText xml:space="preserve">MSI-H or </w:delText>
              </w:r>
            </w:del>
            <w:r w:rsidRPr="006C35D3">
              <w:rPr>
                <w:sz w:val="20"/>
              </w:rPr>
              <w:t>MMR-D</w:t>
            </w:r>
          </w:p>
        </w:tc>
        <w:tc>
          <w:tcPr>
            <w:tcW w:w="3510" w:type="dxa"/>
          </w:tcPr>
          <w:p w14:paraId="16E4A50D" w14:textId="4653911B" w:rsidR="007920DF" w:rsidRPr="006C35D3" w:rsidRDefault="007920DF" w:rsidP="00451A6E">
            <w:pPr>
              <w:spacing w:after="120"/>
              <w:rPr>
                <w:sz w:val="20"/>
              </w:rPr>
            </w:pPr>
            <w:del w:id="4181" w:author="bmooney" w:date="2011-04-25T08:24:00Z">
              <w:r w:rsidRPr="006C35D3" w:rsidDel="00C31A89">
                <w:rPr>
                  <w:sz w:val="20"/>
                </w:rPr>
                <w:delText xml:space="preserve">Microsatellite instability-High or mismatch repair deficient.  </w:delText>
              </w:r>
            </w:del>
            <w:r w:rsidRPr="006C35D3">
              <w:rPr>
                <w:sz w:val="20"/>
              </w:rPr>
              <w:t xml:space="preserve">If the patient is tested to be </w:t>
            </w:r>
            <w:del w:id="4182" w:author="bmooney" w:date="2011-04-29T08:51:00Z">
              <w:r w:rsidRPr="006C35D3" w:rsidDel="00451A6E">
                <w:rPr>
                  <w:sz w:val="20"/>
                </w:rPr>
                <w:delText xml:space="preserve">MSI-H or </w:delText>
              </w:r>
            </w:del>
            <w:r w:rsidRPr="006C35D3">
              <w:rPr>
                <w:sz w:val="20"/>
              </w:rPr>
              <w:t>MMR-D, he/she has a lower likelihood of recurrence.</w:t>
            </w:r>
          </w:p>
        </w:tc>
        <w:tc>
          <w:tcPr>
            <w:tcW w:w="2070" w:type="dxa"/>
          </w:tcPr>
          <w:p w14:paraId="16E4A50E" w14:textId="77777777" w:rsidR="007920DF" w:rsidRPr="006C35D3" w:rsidRDefault="007920DF" w:rsidP="006C35D3">
            <w:pPr>
              <w:spacing w:after="120"/>
              <w:rPr>
                <w:sz w:val="20"/>
              </w:rPr>
            </w:pPr>
            <w:proofErr w:type="spellStart"/>
            <w:r w:rsidRPr="006C35D3">
              <w:rPr>
                <w:sz w:val="20"/>
              </w:rPr>
              <w:t>tblSpecimen_Colon</w:t>
            </w:r>
            <w:proofErr w:type="spellEnd"/>
            <w:r w:rsidRPr="006C35D3">
              <w:rPr>
                <w:sz w:val="20"/>
              </w:rPr>
              <w:t>.</w:t>
            </w:r>
          </w:p>
          <w:p w14:paraId="16E4A50F" w14:textId="77777777" w:rsidR="007920DF" w:rsidRPr="006C35D3" w:rsidRDefault="007920DF" w:rsidP="006C35D3">
            <w:pPr>
              <w:spacing w:after="120"/>
              <w:rPr>
                <w:sz w:val="20"/>
              </w:rPr>
            </w:pPr>
            <w:proofErr w:type="spellStart"/>
            <w:r w:rsidRPr="006C35D3">
              <w:rPr>
                <w:sz w:val="20"/>
              </w:rPr>
              <w:t>MSIMMREnumID</w:t>
            </w:r>
            <w:proofErr w:type="spellEnd"/>
          </w:p>
        </w:tc>
        <w:tc>
          <w:tcPr>
            <w:tcW w:w="1800" w:type="dxa"/>
          </w:tcPr>
          <w:p w14:paraId="16E4A510" w14:textId="77777777" w:rsidR="007920DF" w:rsidRPr="006C35D3" w:rsidRDefault="007920DF" w:rsidP="006C35D3">
            <w:pPr>
              <w:spacing w:after="120"/>
              <w:rPr>
                <w:sz w:val="20"/>
              </w:rPr>
            </w:pPr>
            <w:r w:rsidRPr="006C35D3">
              <w:rPr>
                <w:sz w:val="20"/>
              </w:rPr>
              <w:t xml:space="preserve">Checkbox on </w:t>
            </w:r>
            <w:proofErr w:type="spellStart"/>
            <w:r w:rsidRPr="006C35D3">
              <w:rPr>
                <w:sz w:val="20"/>
              </w:rPr>
              <w:t>req</w:t>
            </w:r>
            <w:proofErr w:type="spellEnd"/>
            <w:r w:rsidRPr="006C35D3">
              <w:rPr>
                <w:sz w:val="20"/>
              </w:rPr>
              <w:t xml:space="preserve"> form</w:t>
            </w:r>
          </w:p>
        </w:tc>
      </w:tr>
      <w:tr w:rsidR="007920DF" w:rsidRPr="006C35D3" w14:paraId="16E4A518" w14:textId="77777777" w:rsidTr="006B4698">
        <w:tc>
          <w:tcPr>
            <w:tcW w:w="900" w:type="dxa"/>
          </w:tcPr>
          <w:p w14:paraId="16E4A512" w14:textId="77777777" w:rsidR="007920DF" w:rsidRPr="006C35D3" w:rsidRDefault="00DF51FB" w:rsidP="006C35D3">
            <w:pPr>
              <w:spacing w:after="120"/>
              <w:rPr>
                <w:sz w:val="20"/>
              </w:rPr>
            </w:pPr>
            <w:r w:rsidRPr="006C35D3">
              <w:rPr>
                <w:sz w:val="20"/>
              </w:rPr>
              <w:t>FR-552</w:t>
            </w:r>
          </w:p>
        </w:tc>
        <w:tc>
          <w:tcPr>
            <w:tcW w:w="1080" w:type="dxa"/>
          </w:tcPr>
          <w:p w14:paraId="16E4A513" w14:textId="7E06CB8F" w:rsidR="007920DF" w:rsidRPr="006C35D3" w:rsidRDefault="007920DF" w:rsidP="006C35D3">
            <w:pPr>
              <w:spacing w:after="120"/>
              <w:rPr>
                <w:sz w:val="20"/>
              </w:rPr>
            </w:pPr>
            <w:r w:rsidRPr="006C35D3">
              <w:rPr>
                <w:sz w:val="20"/>
              </w:rPr>
              <w:t>T4</w:t>
            </w:r>
          </w:p>
        </w:tc>
        <w:tc>
          <w:tcPr>
            <w:tcW w:w="3510" w:type="dxa"/>
          </w:tcPr>
          <w:p w14:paraId="16E4A514" w14:textId="4627C03D" w:rsidR="007920DF" w:rsidRPr="006C35D3" w:rsidRDefault="00C31A89" w:rsidP="00451A6E">
            <w:pPr>
              <w:spacing w:after="120"/>
              <w:rPr>
                <w:sz w:val="20"/>
              </w:rPr>
            </w:pPr>
            <w:ins w:id="4183" w:author="bmooney" w:date="2011-04-25T08:24:00Z">
              <w:r>
                <w:rPr>
                  <w:sz w:val="20"/>
                </w:rPr>
                <w:t>T4 indicates that</w:t>
              </w:r>
            </w:ins>
            <w:ins w:id="4184" w:author="bmooney" w:date="2011-04-25T08:25:00Z">
              <w:r>
                <w:rPr>
                  <w:sz w:val="20"/>
                </w:rPr>
                <w:t xml:space="preserve"> </w:t>
              </w:r>
            </w:ins>
            <w:del w:id="4185" w:author="bmooney" w:date="2011-04-25T08:24:00Z">
              <w:r w:rsidR="007920DF" w:rsidRPr="006C35D3" w:rsidDel="00C31A89">
                <w:rPr>
                  <w:sz w:val="20"/>
                </w:rPr>
                <w:delText>T</w:delText>
              </w:r>
            </w:del>
            <w:r w:rsidR="007920DF" w:rsidRPr="006C35D3">
              <w:rPr>
                <w:sz w:val="20"/>
              </w:rPr>
              <w:t>he cancer has grown through the wall of the colon and into nearby tissues or organs</w:t>
            </w:r>
          </w:p>
        </w:tc>
        <w:tc>
          <w:tcPr>
            <w:tcW w:w="2070" w:type="dxa"/>
          </w:tcPr>
          <w:p w14:paraId="16E4A515" w14:textId="77777777" w:rsidR="007920DF" w:rsidRPr="006C35D3" w:rsidRDefault="007920DF" w:rsidP="006C35D3">
            <w:pPr>
              <w:spacing w:after="120"/>
              <w:rPr>
                <w:sz w:val="20"/>
              </w:rPr>
            </w:pPr>
            <w:proofErr w:type="spellStart"/>
            <w:r w:rsidRPr="006C35D3">
              <w:rPr>
                <w:sz w:val="20"/>
              </w:rPr>
              <w:t>tblSpecimen_Colon</w:t>
            </w:r>
            <w:proofErr w:type="spellEnd"/>
            <w:r w:rsidRPr="006C35D3">
              <w:rPr>
                <w:sz w:val="20"/>
              </w:rPr>
              <w:t>.</w:t>
            </w:r>
          </w:p>
          <w:p w14:paraId="16E4A516" w14:textId="77777777" w:rsidR="007920DF" w:rsidRPr="006C35D3" w:rsidRDefault="007920DF" w:rsidP="006C35D3">
            <w:pPr>
              <w:spacing w:after="120"/>
              <w:rPr>
                <w:sz w:val="20"/>
              </w:rPr>
            </w:pPr>
            <w:r w:rsidRPr="006C35D3">
              <w:rPr>
                <w:sz w:val="20"/>
              </w:rPr>
              <w:t>T4EnumID</w:t>
            </w:r>
          </w:p>
        </w:tc>
        <w:tc>
          <w:tcPr>
            <w:tcW w:w="1800" w:type="dxa"/>
          </w:tcPr>
          <w:p w14:paraId="16E4A517" w14:textId="77777777" w:rsidR="007920DF" w:rsidRPr="006C35D3" w:rsidRDefault="007920DF" w:rsidP="006C35D3">
            <w:pPr>
              <w:spacing w:after="120"/>
              <w:rPr>
                <w:sz w:val="20"/>
              </w:rPr>
            </w:pPr>
            <w:r w:rsidRPr="006C35D3">
              <w:rPr>
                <w:sz w:val="20"/>
              </w:rPr>
              <w:t xml:space="preserve">Checkbox on </w:t>
            </w:r>
            <w:proofErr w:type="spellStart"/>
            <w:r w:rsidRPr="006C35D3">
              <w:rPr>
                <w:sz w:val="20"/>
              </w:rPr>
              <w:t>req</w:t>
            </w:r>
            <w:proofErr w:type="spellEnd"/>
            <w:r w:rsidRPr="006C35D3">
              <w:rPr>
                <w:sz w:val="20"/>
              </w:rPr>
              <w:t xml:space="preserve"> form</w:t>
            </w:r>
          </w:p>
        </w:tc>
      </w:tr>
    </w:tbl>
    <w:p w14:paraId="16E4A519" w14:textId="77777777" w:rsidR="00EC2B18" w:rsidRPr="0011545D" w:rsidRDefault="00EC2B18" w:rsidP="0011545D">
      <w:pPr>
        <w:rPr>
          <w:sz w:val="20"/>
        </w:rPr>
      </w:pPr>
    </w:p>
    <w:p w14:paraId="3AD638E6" w14:textId="36E56CCD" w:rsidR="005475A7" w:rsidRDefault="005475A7" w:rsidP="0009369D">
      <w:pPr>
        <w:pStyle w:val="Body3"/>
        <w:rPr>
          <w:ins w:id="4186" w:author="bmooney" w:date="2011-07-13T22:08:00Z"/>
        </w:rPr>
      </w:pPr>
      <w:proofErr w:type="gramStart"/>
      <w:ins w:id="4187" w:author="bmooney" w:date="2011-07-13T22:08:00Z">
        <w:r>
          <w:t>FR-553.</w:t>
        </w:r>
        <w:proofErr w:type="gramEnd"/>
        <w:r>
          <w:t xml:space="preserve"> </w:t>
        </w:r>
        <w:proofErr w:type="gramStart"/>
        <w:r>
          <w:t>This requirement number unused.</w:t>
        </w:r>
        <w:proofErr w:type="gramEnd"/>
      </w:ins>
    </w:p>
    <w:p w14:paraId="5A62BA53" w14:textId="1026FD8D" w:rsidR="0009369D" w:rsidRDefault="0009369D" w:rsidP="0009369D">
      <w:pPr>
        <w:pStyle w:val="Body3"/>
        <w:rPr>
          <w:ins w:id="4188" w:author="bmooney" w:date="2011-07-13T21:53:00Z"/>
        </w:rPr>
      </w:pPr>
      <w:proofErr w:type="gramStart"/>
      <w:ins w:id="4189" w:author="bmooney" w:date="2011-07-13T21:53:00Z">
        <w:r>
          <w:t>FR-554.</w:t>
        </w:r>
        <w:proofErr w:type="gramEnd"/>
        <w:r>
          <w:t xml:space="preserve"> If Oncotype DX Colon, MMR Alone or Sequential MMR / Oncotype DX Colon testing is ordered</w:t>
        </w:r>
        <w:r w:rsidRPr="00CF6982">
          <w:t>,</w:t>
        </w:r>
        <w:r>
          <w:t xml:space="preserve"> the specimen criteria label on the specimen tab will read “Specimen </w:t>
        </w:r>
      </w:ins>
      <w:ins w:id="4190" w:author="bmooney" w:date="2011-07-13T21:54:00Z">
        <w:r>
          <w:t>C</w:t>
        </w:r>
      </w:ins>
      <w:ins w:id="4191" w:author="bmooney" w:date="2011-07-13T21:53:00Z">
        <w:r>
          <w:t>riteria – Colon”</w:t>
        </w:r>
      </w:ins>
    </w:p>
    <w:p w14:paraId="1CB58D99" w14:textId="48ED5285" w:rsidR="0009369D" w:rsidRDefault="00DF51FB" w:rsidP="009446BF">
      <w:pPr>
        <w:pStyle w:val="Body3"/>
        <w:rPr>
          <w:ins w:id="4192" w:author="bmooney" w:date="2011-07-13T21:53:00Z"/>
        </w:rPr>
      </w:pPr>
      <w:proofErr w:type="gramStart"/>
      <w:r w:rsidRPr="00CF6982">
        <w:t>FR-555.</w:t>
      </w:r>
      <w:proofErr w:type="gramEnd"/>
      <w:r w:rsidRPr="00CF6982">
        <w:t xml:space="preserve"> </w:t>
      </w:r>
      <w:r w:rsidR="00CF6982" w:rsidRPr="00CF6982">
        <w:t xml:space="preserve"> </w:t>
      </w:r>
      <w:del w:id="4193" w:author="bmooney" w:date="2011-04-22T11:48:00Z">
        <w:r w:rsidR="0023534B" w:rsidRPr="00CF6982" w:rsidDel="00906683">
          <w:delText>For colon test types</w:delText>
        </w:r>
      </w:del>
      <w:ins w:id="4194" w:author="bmooney" w:date="2011-04-22T11:48:00Z">
        <w:r w:rsidR="00906683">
          <w:t>If Oncotype DX Colon, MMR Alone or Sequential MMR / Oncotype DX Colon testing is ordered</w:t>
        </w:r>
      </w:ins>
      <w:r w:rsidR="0023534B" w:rsidRPr="00CF6982">
        <w:t xml:space="preserve">, </w:t>
      </w:r>
      <w:ins w:id="4195" w:author="bmooney" w:date="2011-07-13T22:08:00Z">
        <w:r w:rsidR="005475A7">
          <w:t xml:space="preserve">colon-specific specimen criteria will be visible and </w:t>
        </w:r>
      </w:ins>
      <w:r w:rsidR="0023534B" w:rsidRPr="00CF6982">
        <w:t xml:space="preserve">the breast-specific specimen criteria will be </w:t>
      </w:r>
      <w:del w:id="4196" w:author="bmooney" w:date="2011-07-13T21:52:00Z">
        <w:r w:rsidR="0023534B" w:rsidRPr="00CF6982" w:rsidDel="0009369D">
          <w:delText>greyed out</w:delText>
        </w:r>
      </w:del>
      <w:ins w:id="4197" w:author="bmooney" w:date="2011-07-13T21:52:00Z">
        <w:r w:rsidR="0009369D">
          <w:t>invisible</w:t>
        </w:r>
      </w:ins>
      <w:r w:rsidR="0023534B" w:rsidRPr="00CF6982">
        <w:t>.</w:t>
      </w:r>
      <w:ins w:id="4198" w:author="bmooney" w:date="2011-07-13T21:52:00Z">
        <w:r w:rsidR="0009369D">
          <w:t xml:space="preserve"> </w:t>
        </w:r>
      </w:ins>
    </w:p>
    <w:p w14:paraId="16E4A51A" w14:textId="4DD455A8" w:rsidR="00684432" w:rsidDel="0009369D" w:rsidRDefault="00684432" w:rsidP="009446BF">
      <w:pPr>
        <w:pStyle w:val="Body3"/>
        <w:rPr>
          <w:del w:id="4199" w:author="bmooney" w:date="2011-07-13T21:53:00Z"/>
        </w:rPr>
      </w:pPr>
    </w:p>
    <w:p w14:paraId="16E4A51B" w14:textId="77777777" w:rsidR="00684432" w:rsidRDefault="00DF51FB" w:rsidP="009446BF">
      <w:pPr>
        <w:pStyle w:val="Body3"/>
      </w:pPr>
      <w:proofErr w:type="gramStart"/>
      <w:r w:rsidRPr="00CF6982">
        <w:t>FR-556.</w:t>
      </w:r>
      <w:proofErr w:type="gramEnd"/>
      <w:r w:rsidRPr="00CF6982">
        <w:t xml:space="preserve"> </w:t>
      </w:r>
      <w:r w:rsidR="00CF6982" w:rsidRPr="00CF6982">
        <w:t xml:space="preserve"> </w:t>
      </w:r>
      <w:r w:rsidR="00586B0C" w:rsidRPr="00CF6982">
        <w:t xml:space="preserve">The colon clinical stage dropdown will have the following options: </w:t>
      </w:r>
      <w:r w:rsidR="0060040A" w:rsidRPr="00CF6982">
        <w:t xml:space="preserve">blank, </w:t>
      </w:r>
      <w:r w:rsidR="00586B0C" w:rsidRPr="00CF6982">
        <w:t>Stage I, Stage II, Stage III, Stage IV</w:t>
      </w:r>
      <w:r w:rsidR="0060040A" w:rsidRPr="00CF6982">
        <w:t>, Unspecified.</w:t>
      </w:r>
    </w:p>
    <w:p w14:paraId="16E4A51C" w14:textId="77777777" w:rsidR="00684432" w:rsidRDefault="00DF51FB" w:rsidP="009446BF">
      <w:pPr>
        <w:pStyle w:val="Body3"/>
      </w:pPr>
      <w:proofErr w:type="gramStart"/>
      <w:r w:rsidRPr="00CF6982">
        <w:t>FR-557.</w:t>
      </w:r>
      <w:proofErr w:type="gramEnd"/>
      <w:r w:rsidRPr="00CF6982">
        <w:t xml:space="preserve"> </w:t>
      </w:r>
      <w:r w:rsidR="00CF6982" w:rsidRPr="00CF6982">
        <w:t xml:space="preserve"> </w:t>
      </w:r>
      <w:r w:rsidR="00586B0C" w:rsidRPr="00CF6982">
        <w:t>The colon clinical stage dropdown will default to Stage II and will initially be disabled.</w:t>
      </w:r>
    </w:p>
    <w:p w14:paraId="16E4A51D" w14:textId="77777777" w:rsidR="00684432" w:rsidRDefault="00DF51FB" w:rsidP="009446BF">
      <w:pPr>
        <w:pStyle w:val="Body3"/>
      </w:pPr>
      <w:proofErr w:type="gramStart"/>
      <w:r w:rsidRPr="00CF6982">
        <w:t>FR-558.</w:t>
      </w:r>
      <w:proofErr w:type="gramEnd"/>
      <w:r w:rsidR="00CF6982" w:rsidRPr="00CF6982">
        <w:t xml:space="preserve"> </w:t>
      </w:r>
      <w:r w:rsidRPr="00CF6982">
        <w:t xml:space="preserve"> </w:t>
      </w:r>
      <w:r w:rsidR="00BF2945" w:rsidRPr="00CF6982">
        <w:t>When data is entered in the Exception Criteria field</w:t>
      </w:r>
      <w:r w:rsidR="009C6D36" w:rsidRPr="00CF6982">
        <w:t xml:space="preserve"> for colon </w:t>
      </w:r>
      <w:proofErr w:type="spellStart"/>
      <w:r w:rsidR="009C6D36" w:rsidRPr="00CF6982">
        <w:t>reqs</w:t>
      </w:r>
      <w:proofErr w:type="spellEnd"/>
      <w:r w:rsidR="00BF2945" w:rsidRPr="00CF6982">
        <w:t xml:space="preserve">, the colon clinical stage </w:t>
      </w:r>
      <w:r w:rsidR="003A0F87" w:rsidRPr="00CF6982">
        <w:t>dropdown</w:t>
      </w:r>
      <w:r w:rsidR="00BF2945" w:rsidRPr="00CF6982">
        <w:t xml:space="preserve"> will be enabled.</w:t>
      </w:r>
    </w:p>
    <w:p w14:paraId="47FF0800" w14:textId="276107D3" w:rsidR="00C31A89" w:rsidRDefault="00DF51FB" w:rsidP="009446BF">
      <w:pPr>
        <w:pStyle w:val="Body3"/>
      </w:pPr>
      <w:proofErr w:type="gramStart"/>
      <w:r w:rsidRPr="00CF6982">
        <w:t>FR-559.</w:t>
      </w:r>
      <w:proofErr w:type="gramEnd"/>
      <w:r w:rsidRPr="00CF6982">
        <w:t xml:space="preserve"> </w:t>
      </w:r>
      <w:r w:rsidR="00CF6982" w:rsidRPr="00CF6982">
        <w:t xml:space="preserve"> </w:t>
      </w:r>
      <w:r w:rsidR="00BF2945" w:rsidRPr="00CF6982">
        <w:t xml:space="preserve">The colon </w:t>
      </w:r>
      <w:del w:id="4200" w:author="bmooney" w:date="2011-04-29T08:52:00Z">
        <w:r w:rsidR="00BF2945" w:rsidRPr="00CF6982" w:rsidDel="00451A6E">
          <w:delText xml:space="preserve">MSI-H or </w:delText>
        </w:r>
      </w:del>
      <w:r w:rsidR="00BF2945" w:rsidRPr="00CF6982">
        <w:t xml:space="preserve">MMR-D dropdown will have the following options: </w:t>
      </w:r>
      <w:r w:rsidR="00CF6982" w:rsidRPr="00CF6982">
        <w:t xml:space="preserve"> </w:t>
      </w:r>
      <w:r w:rsidR="00BF2945" w:rsidRPr="00CF6982">
        <w:t xml:space="preserve">Yes, No, Not </w:t>
      </w:r>
      <w:proofErr w:type="gramStart"/>
      <w:r w:rsidR="00BF2945" w:rsidRPr="00CF6982">
        <w:t>Set</w:t>
      </w:r>
      <w:r w:rsidR="00D05DB0" w:rsidRPr="00CF6982">
        <w:t>(</w:t>
      </w:r>
      <w:proofErr w:type="gramEnd"/>
      <w:r w:rsidR="00D05DB0" w:rsidRPr="00CF6982">
        <w:t>appears as blank)</w:t>
      </w:r>
      <w:r w:rsidR="00BF2945" w:rsidRPr="00CF6982">
        <w:t xml:space="preserve">, Unknown. </w:t>
      </w:r>
      <w:r w:rsidR="00CF6982" w:rsidRPr="00CF6982">
        <w:t xml:space="preserve"> </w:t>
      </w:r>
      <w:r w:rsidR="00BF2945" w:rsidRPr="00CF6982">
        <w:t xml:space="preserve">The Unknown box will be used when the submitter checks “Unknown” on the </w:t>
      </w:r>
      <w:proofErr w:type="spellStart"/>
      <w:r w:rsidR="00BF2945" w:rsidRPr="00CF6982">
        <w:t>req</w:t>
      </w:r>
      <w:proofErr w:type="spellEnd"/>
      <w:r w:rsidR="00BF2945" w:rsidRPr="00CF6982">
        <w:t xml:space="preserve"> form.</w:t>
      </w:r>
      <w:r w:rsidR="00CF6982" w:rsidRPr="00CF6982">
        <w:t xml:space="preserve"> </w:t>
      </w:r>
      <w:r w:rsidR="00BF2945" w:rsidRPr="00CF6982">
        <w:t xml:space="preserve"> “Not </w:t>
      </w:r>
      <w:proofErr w:type="gramStart"/>
      <w:r w:rsidR="00BF2945" w:rsidRPr="00CF6982">
        <w:t>Set</w:t>
      </w:r>
      <w:proofErr w:type="gramEnd"/>
      <w:r w:rsidR="00BF2945" w:rsidRPr="00CF6982">
        <w:t>” is used to model the case where the MSH-I / MMR-D dropdown has not been entered into the database yet.</w:t>
      </w:r>
    </w:p>
    <w:p w14:paraId="3D06B6D7" w14:textId="430135D2" w:rsidR="00C31A89" w:rsidRDefault="00DF51FB" w:rsidP="009446BF">
      <w:pPr>
        <w:pStyle w:val="Body3"/>
      </w:pPr>
      <w:proofErr w:type="gramStart"/>
      <w:r w:rsidRPr="00CF6982">
        <w:t>FR-560.</w:t>
      </w:r>
      <w:proofErr w:type="gramEnd"/>
      <w:r w:rsidRPr="00CF6982">
        <w:t xml:space="preserve"> </w:t>
      </w:r>
      <w:r w:rsidR="00CF6982" w:rsidRPr="00CF6982">
        <w:t xml:space="preserve"> </w:t>
      </w:r>
      <w:r w:rsidR="00BF2945" w:rsidRPr="00CF6982">
        <w:t xml:space="preserve">The colon T4 dropdown will have the following options: </w:t>
      </w:r>
      <w:r w:rsidR="00CF6982" w:rsidRPr="00CF6982">
        <w:t xml:space="preserve"> </w:t>
      </w:r>
      <w:r w:rsidR="00BF2945" w:rsidRPr="00CF6982">
        <w:t>Yes, No, Not Set</w:t>
      </w:r>
      <w:r w:rsidR="00D05DB0" w:rsidRPr="00CF6982">
        <w:t xml:space="preserve"> (appears as blank)</w:t>
      </w:r>
      <w:r w:rsidR="00BF2945" w:rsidRPr="00CF6982">
        <w:t xml:space="preserve">, Unknown. </w:t>
      </w:r>
      <w:r w:rsidR="00CF6982" w:rsidRPr="00CF6982">
        <w:t xml:space="preserve"> </w:t>
      </w:r>
      <w:r w:rsidR="00BF2945" w:rsidRPr="00CF6982">
        <w:t xml:space="preserve">The Unknown box will be used when the submitter checks “Unknown” on the </w:t>
      </w:r>
      <w:proofErr w:type="spellStart"/>
      <w:r w:rsidR="00BF2945" w:rsidRPr="00CF6982">
        <w:t>req</w:t>
      </w:r>
      <w:proofErr w:type="spellEnd"/>
      <w:r w:rsidR="00BF2945" w:rsidRPr="00CF6982">
        <w:t xml:space="preserve"> form.</w:t>
      </w:r>
      <w:r w:rsidR="00CF6982" w:rsidRPr="00CF6982">
        <w:t xml:space="preserve"> </w:t>
      </w:r>
      <w:r w:rsidR="00BF2945" w:rsidRPr="00CF6982">
        <w:t xml:space="preserve"> “Not </w:t>
      </w:r>
      <w:proofErr w:type="gramStart"/>
      <w:r w:rsidR="00BF2945" w:rsidRPr="00CF6982">
        <w:t>Set</w:t>
      </w:r>
      <w:proofErr w:type="gramEnd"/>
      <w:r w:rsidR="00BF2945" w:rsidRPr="00CF6982">
        <w:t xml:space="preserve">” is used to model the case where </w:t>
      </w:r>
      <w:r w:rsidR="001162B7" w:rsidRPr="00CF6982">
        <w:t xml:space="preserve">the T4 </w:t>
      </w:r>
      <w:r w:rsidR="00BF2945" w:rsidRPr="00CF6982">
        <w:t>dropdown has not been entered into the database yet.</w:t>
      </w:r>
    </w:p>
    <w:p w14:paraId="16E4A520" w14:textId="77777777" w:rsidR="00684432" w:rsidRDefault="00DF11EC" w:rsidP="009446BF">
      <w:pPr>
        <w:pStyle w:val="Body3"/>
      </w:pPr>
      <w:proofErr w:type="gramStart"/>
      <w:r w:rsidRPr="006C35D3">
        <w:t>FR-561.</w:t>
      </w:r>
      <w:proofErr w:type="gramEnd"/>
      <w:r w:rsidRPr="006C35D3">
        <w:t xml:space="preserve"> </w:t>
      </w:r>
      <w:r w:rsidR="00CF6982">
        <w:t xml:space="preserve"> </w:t>
      </w:r>
      <w:r w:rsidRPr="006C35D3">
        <w:t xml:space="preserve">When you enter </w:t>
      </w:r>
      <w:proofErr w:type="gramStart"/>
      <w:r w:rsidRPr="006C35D3">
        <w:t>a ‘t’</w:t>
      </w:r>
      <w:proofErr w:type="gramEnd"/>
      <w:r w:rsidRPr="006C35D3">
        <w:t xml:space="preserve"> into the Signature Date field, the ‘t’ is automatically replaced by today’s date in the format m/d/</w:t>
      </w:r>
      <w:proofErr w:type="spellStart"/>
      <w:r w:rsidRPr="006C35D3">
        <w:t>yyyy</w:t>
      </w:r>
      <w:proofErr w:type="spellEnd"/>
      <w:r w:rsidRPr="006C35D3">
        <w:t>.</w:t>
      </w:r>
    </w:p>
    <w:p w14:paraId="16E4A521" w14:textId="77777777" w:rsidR="008948A4" w:rsidRDefault="008948A4" w:rsidP="009446BF">
      <w:pPr>
        <w:pStyle w:val="Body3"/>
      </w:pPr>
      <w:proofErr w:type="gramStart"/>
      <w:r>
        <w:t>FR-562.</w:t>
      </w:r>
      <w:proofErr w:type="gramEnd"/>
      <w:r w:rsidR="00CF592E">
        <w:t xml:space="preserve"> </w:t>
      </w:r>
      <w:r>
        <w:t xml:space="preserve"> If the signature date is older than 40 days before the current date, a warning box with the text, “Warning: The date is more than 40 days old” will appear. </w:t>
      </w:r>
    </w:p>
    <w:p w14:paraId="16E4A522" w14:textId="77777777" w:rsidR="00684432" w:rsidRDefault="00537805" w:rsidP="009446BF">
      <w:pPr>
        <w:pStyle w:val="Heading3"/>
      </w:pPr>
      <w:bookmarkStart w:id="4201" w:name="_Toc248042330"/>
      <w:bookmarkStart w:id="4202" w:name="_Toc270946265"/>
      <w:bookmarkStart w:id="4203" w:name="_Toc278358734"/>
      <w:bookmarkStart w:id="4204" w:name="_Toc295735811"/>
      <w:r w:rsidRPr="00FB06D0">
        <w:t>Pathology tab</w:t>
      </w:r>
      <w:bookmarkEnd w:id="4201"/>
      <w:bookmarkEnd w:id="4202"/>
      <w:bookmarkEnd w:id="4203"/>
      <w:bookmarkEnd w:id="4204"/>
    </w:p>
    <w:p w14:paraId="16E4A523" w14:textId="63904E19" w:rsidR="00684432" w:rsidDel="001753EF" w:rsidRDefault="00F33F59" w:rsidP="009446BF">
      <w:pPr>
        <w:pStyle w:val="Body3"/>
        <w:rPr>
          <w:del w:id="4205" w:author="bmooney" w:date="2011-09-26T11:44:00Z"/>
        </w:rPr>
      </w:pPr>
      <w:ins w:id="4206" w:author="bmooney" w:date="2011-09-26T12:32:00Z">
        <w:r>
          <w:rPr>
            <w:noProof/>
          </w:rPr>
          <w:drawing>
            <wp:inline distT="0" distB="0" distL="0" distR="0" wp14:anchorId="7A0D478B" wp14:editId="21BCD050">
              <wp:extent cx="5934075" cy="31908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ins>
      <w:del w:id="4207" w:author="bmooney" w:date="2011-09-26T11:44:00Z">
        <w:r w:rsidR="00E0653F" w:rsidDel="001753EF">
          <w:delText>This screen not fully documented.</w:delText>
        </w:r>
      </w:del>
    </w:p>
    <w:p w14:paraId="16E4A524" w14:textId="7BF06B51" w:rsidR="00684432" w:rsidRDefault="00B37D2E" w:rsidP="009446BF">
      <w:pPr>
        <w:pStyle w:val="Body3"/>
      </w:pPr>
      <w:del w:id="4208" w:author="bmooney" w:date="2011-09-26T12:31:00Z">
        <w:r w:rsidDel="00F33F59">
          <w:rPr>
            <w:noProof/>
          </w:rPr>
          <w:drawing>
            <wp:inline distT="0" distB="0" distL="0" distR="0" wp14:anchorId="16E4AFFC" wp14:editId="51520BD8">
              <wp:extent cx="5457825" cy="4524375"/>
              <wp:effectExtent l="19050" t="0" r="9525"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5457825" cy="4524375"/>
                      </a:xfrm>
                      <a:prstGeom prst="rect">
                        <a:avLst/>
                      </a:prstGeom>
                      <a:noFill/>
                      <a:ln w="9525">
                        <a:noFill/>
                        <a:miter lim="800000"/>
                        <a:headEnd/>
                        <a:tailEnd/>
                      </a:ln>
                    </pic:spPr>
                  </pic:pic>
                </a:graphicData>
              </a:graphic>
            </wp:inline>
          </w:drawing>
        </w:r>
      </w:del>
    </w:p>
    <w:p w14:paraId="16E4A525" w14:textId="77777777" w:rsidR="00EC2B18" w:rsidRPr="0011545D" w:rsidRDefault="00EC2B18" w:rsidP="0011545D">
      <w:pPr>
        <w:rPr>
          <w:sz w:val="20"/>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620"/>
        <w:gridCol w:w="2070"/>
        <w:gridCol w:w="2242"/>
        <w:gridCol w:w="1808"/>
      </w:tblGrid>
      <w:tr w:rsidR="00D90467" w:rsidRPr="006C35D3" w:rsidDel="001753EF" w14:paraId="16E4A52B" w14:textId="7C6B60AD" w:rsidTr="004C29B6">
        <w:trPr>
          <w:del w:id="4209" w:author="bmooney" w:date="2011-09-26T11:36:00Z"/>
        </w:trPr>
        <w:tc>
          <w:tcPr>
            <w:tcW w:w="900" w:type="dxa"/>
          </w:tcPr>
          <w:p w14:paraId="16E4A526" w14:textId="72B70A7F" w:rsidR="00D90467" w:rsidRPr="006C35D3" w:rsidDel="001753EF" w:rsidRDefault="00D90467" w:rsidP="006C35D3">
            <w:pPr>
              <w:spacing w:after="120"/>
              <w:rPr>
                <w:del w:id="4210" w:author="bmooney" w:date="2011-09-26T11:36:00Z"/>
                <w:b/>
                <w:bCs/>
                <w:sz w:val="20"/>
              </w:rPr>
            </w:pPr>
            <w:del w:id="4211" w:author="bmooney" w:date="2011-09-26T11:36:00Z">
              <w:r w:rsidRPr="006C35D3" w:rsidDel="001753EF">
                <w:rPr>
                  <w:b/>
                  <w:bCs/>
                  <w:sz w:val="20"/>
                </w:rPr>
                <w:delText>Req #</w:delText>
              </w:r>
            </w:del>
          </w:p>
        </w:tc>
        <w:tc>
          <w:tcPr>
            <w:tcW w:w="1620" w:type="dxa"/>
          </w:tcPr>
          <w:p w14:paraId="16E4A527" w14:textId="731AA4DE" w:rsidR="00D90467" w:rsidRPr="006C35D3" w:rsidDel="001753EF" w:rsidRDefault="00D90467" w:rsidP="006C35D3">
            <w:pPr>
              <w:spacing w:after="120"/>
              <w:rPr>
                <w:del w:id="4212" w:author="bmooney" w:date="2011-09-26T11:36:00Z"/>
                <w:b/>
                <w:bCs/>
                <w:sz w:val="20"/>
              </w:rPr>
            </w:pPr>
            <w:del w:id="4213" w:author="bmooney" w:date="2011-09-26T11:36:00Z">
              <w:r w:rsidRPr="006C35D3" w:rsidDel="001753EF">
                <w:rPr>
                  <w:b/>
                  <w:bCs/>
                  <w:sz w:val="20"/>
                </w:rPr>
                <w:delText>Field Name</w:delText>
              </w:r>
            </w:del>
          </w:p>
        </w:tc>
        <w:tc>
          <w:tcPr>
            <w:tcW w:w="2070" w:type="dxa"/>
          </w:tcPr>
          <w:p w14:paraId="16E4A528" w14:textId="6033C6B7" w:rsidR="00D90467" w:rsidRPr="006C35D3" w:rsidDel="001753EF" w:rsidRDefault="00D90467" w:rsidP="006C35D3">
            <w:pPr>
              <w:spacing w:after="120"/>
              <w:rPr>
                <w:del w:id="4214" w:author="bmooney" w:date="2011-09-26T11:36:00Z"/>
                <w:b/>
                <w:bCs/>
                <w:sz w:val="20"/>
              </w:rPr>
            </w:pPr>
            <w:del w:id="4215" w:author="bmooney" w:date="2011-09-26T11:36:00Z">
              <w:r w:rsidRPr="006C35D3" w:rsidDel="001753EF">
                <w:rPr>
                  <w:b/>
                  <w:bCs/>
                  <w:sz w:val="20"/>
                </w:rPr>
                <w:delText>Meaning</w:delText>
              </w:r>
            </w:del>
          </w:p>
        </w:tc>
        <w:tc>
          <w:tcPr>
            <w:tcW w:w="2242" w:type="dxa"/>
          </w:tcPr>
          <w:p w14:paraId="16E4A529" w14:textId="3D5B543D" w:rsidR="00D90467" w:rsidRPr="006C35D3" w:rsidDel="001753EF" w:rsidRDefault="00D90467" w:rsidP="006C35D3">
            <w:pPr>
              <w:spacing w:after="120"/>
              <w:rPr>
                <w:del w:id="4216" w:author="bmooney" w:date="2011-09-26T11:36:00Z"/>
                <w:b/>
                <w:bCs/>
                <w:sz w:val="20"/>
              </w:rPr>
            </w:pPr>
            <w:del w:id="4217" w:author="bmooney" w:date="2011-09-26T11:36:00Z">
              <w:r w:rsidRPr="006C35D3" w:rsidDel="001753EF">
                <w:rPr>
                  <w:b/>
                  <w:bCs/>
                  <w:sz w:val="20"/>
                </w:rPr>
                <w:delText>Database column</w:delText>
              </w:r>
            </w:del>
          </w:p>
        </w:tc>
        <w:tc>
          <w:tcPr>
            <w:tcW w:w="1808" w:type="dxa"/>
          </w:tcPr>
          <w:p w14:paraId="16E4A52A" w14:textId="73BB885E" w:rsidR="00D90467" w:rsidRPr="006C35D3" w:rsidDel="001753EF" w:rsidRDefault="00D90467" w:rsidP="006C35D3">
            <w:pPr>
              <w:spacing w:after="120"/>
              <w:rPr>
                <w:del w:id="4218" w:author="bmooney" w:date="2011-09-26T11:36:00Z"/>
                <w:b/>
                <w:bCs/>
                <w:sz w:val="20"/>
              </w:rPr>
            </w:pPr>
            <w:del w:id="4219" w:author="bmooney" w:date="2011-09-26T11:36:00Z">
              <w:r w:rsidRPr="006C35D3" w:rsidDel="001753EF">
                <w:rPr>
                  <w:b/>
                  <w:bCs/>
                  <w:sz w:val="20"/>
                </w:rPr>
                <w:delText>Data source</w:delText>
              </w:r>
            </w:del>
          </w:p>
        </w:tc>
      </w:tr>
      <w:tr w:rsidR="00D90467" w:rsidRPr="006C35D3" w:rsidDel="001753EF" w14:paraId="16E4A531" w14:textId="70AE3C03" w:rsidTr="004C29B6">
        <w:trPr>
          <w:del w:id="4220" w:author="bmooney" w:date="2011-09-26T11:36:00Z"/>
        </w:trPr>
        <w:tc>
          <w:tcPr>
            <w:tcW w:w="900" w:type="dxa"/>
          </w:tcPr>
          <w:p w14:paraId="16E4A52C" w14:textId="3E68C7A8" w:rsidR="00D90467" w:rsidRPr="006C35D3" w:rsidDel="001753EF" w:rsidRDefault="00D90467" w:rsidP="006C35D3">
            <w:pPr>
              <w:spacing w:after="120"/>
              <w:rPr>
                <w:del w:id="4221" w:author="bmooney" w:date="2011-09-26T11:36:00Z"/>
                <w:sz w:val="20"/>
              </w:rPr>
            </w:pPr>
          </w:p>
        </w:tc>
        <w:tc>
          <w:tcPr>
            <w:tcW w:w="1620" w:type="dxa"/>
          </w:tcPr>
          <w:p w14:paraId="16E4A52D" w14:textId="54C046C8" w:rsidR="00D90467" w:rsidRPr="006C35D3" w:rsidDel="001753EF" w:rsidRDefault="00D16731" w:rsidP="006C35D3">
            <w:pPr>
              <w:spacing w:after="120"/>
              <w:rPr>
                <w:del w:id="4222" w:author="bmooney" w:date="2011-09-26T11:36:00Z"/>
                <w:sz w:val="20"/>
              </w:rPr>
            </w:pPr>
            <w:del w:id="4223" w:author="bmooney" w:date="2011-09-26T11:36:00Z">
              <w:r w:rsidRPr="006C35D3" w:rsidDel="001753EF">
                <w:rPr>
                  <w:sz w:val="20"/>
                </w:rPr>
                <w:delText>Account Barcode</w:delText>
              </w:r>
            </w:del>
          </w:p>
        </w:tc>
        <w:tc>
          <w:tcPr>
            <w:tcW w:w="2070" w:type="dxa"/>
          </w:tcPr>
          <w:p w14:paraId="16E4A52E" w14:textId="6F683CD2" w:rsidR="00D90467" w:rsidRPr="006C35D3" w:rsidDel="001753EF" w:rsidRDefault="00D90467" w:rsidP="006C35D3">
            <w:pPr>
              <w:spacing w:after="120"/>
              <w:rPr>
                <w:del w:id="4224" w:author="bmooney" w:date="2011-09-26T11:36:00Z"/>
                <w:sz w:val="20"/>
              </w:rPr>
            </w:pPr>
          </w:p>
        </w:tc>
        <w:tc>
          <w:tcPr>
            <w:tcW w:w="2242" w:type="dxa"/>
          </w:tcPr>
          <w:p w14:paraId="16E4A52F" w14:textId="0CF24026" w:rsidR="00D90467" w:rsidRPr="006C35D3" w:rsidDel="001753EF" w:rsidRDefault="00D90467" w:rsidP="006C35D3">
            <w:pPr>
              <w:spacing w:after="120"/>
              <w:rPr>
                <w:del w:id="4225" w:author="bmooney" w:date="2011-09-26T11:36:00Z"/>
                <w:sz w:val="20"/>
              </w:rPr>
            </w:pPr>
          </w:p>
        </w:tc>
        <w:tc>
          <w:tcPr>
            <w:tcW w:w="1808" w:type="dxa"/>
          </w:tcPr>
          <w:p w14:paraId="16E4A530" w14:textId="4493AF05" w:rsidR="00D90467" w:rsidRPr="006C35D3" w:rsidDel="001753EF" w:rsidRDefault="00D90467" w:rsidP="006C35D3">
            <w:pPr>
              <w:spacing w:after="120"/>
              <w:rPr>
                <w:del w:id="4226" w:author="bmooney" w:date="2011-09-26T11:36:00Z"/>
                <w:sz w:val="20"/>
              </w:rPr>
            </w:pPr>
          </w:p>
        </w:tc>
      </w:tr>
      <w:tr w:rsidR="00D90467" w:rsidRPr="006C35D3" w:rsidDel="001753EF" w14:paraId="16E4A537" w14:textId="5AA77B8E" w:rsidTr="004C29B6">
        <w:trPr>
          <w:del w:id="4227" w:author="bmooney" w:date="2011-09-26T11:36:00Z"/>
        </w:trPr>
        <w:tc>
          <w:tcPr>
            <w:tcW w:w="900" w:type="dxa"/>
          </w:tcPr>
          <w:p w14:paraId="16E4A532" w14:textId="67414030" w:rsidR="00D90467" w:rsidRPr="006C35D3" w:rsidDel="001753EF" w:rsidRDefault="00D90467" w:rsidP="006C35D3">
            <w:pPr>
              <w:spacing w:after="120"/>
              <w:rPr>
                <w:del w:id="4228" w:author="bmooney" w:date="2011-09-26T11:36:00Z"/>
                <w:sz w:val="20"/>
              </w:rPr>
            </w:pPr>
          </w:p>
        </w:tc>
        <w:tc>
          <w:tcPr>
            <w:tcW w:w="1620" w:type="dxa"/>
          </w:tcPr>
          <w:p w14:paraId="16E4A533" w14:textId="4D487071" w:rsidR="00D90467" w:rsidRPr="006C35D3" w:rsidDel="001753EF" w:rsidRDefault="00D16731" w:rsidP="006C35D3">
            <w:pPr>
              <w:spacing w:after="120"/>
              <w:rPr>
                <w:del w:id="4229" w:author="bmooney" w:date="2011-09-26T11:36:00Z"/>
                <w:sz w:val="20"/>
              </w:rPr>
            </w:pPr>
            <w:del w:id="4230" w:author="bmooney" w:date="2011-09-26T11:36:00Z">
              <w:r w:rsidRPr="006C35D3" w:rsidDel="001753EF">
                <w:rPr>
                  <w:sz w:val="20"/>
                </w:rPr>
                <w:delText>Account Name</w:delText>
              </w:r>
            </w:del>
          </w:p>
        </w:tc>
        <w:tc>
          <w:tcPr>
            <w:tcW w:w="2070" w:type="dxa"/>
          </w:tcPr>
          <w:p w14:paraId="16E4A534" w14:textId="6F0E7451" w:rsidR="00D90467" w:rsidRPr="006C35D3" w:rsidDel="001753EF" w:rsidRDefault="00D90467" w:rsidP="006C35D3">
            <w:pPr>
              <w:spacing w:after="120"/>
              <w:rPr>
                <w:del w:id="4231" w:author="bmooney" w:date="2011-09-26T11:36:00Z"/>
                <w:sz w:val="20"/>
              </w:rPr>
            </w:pPr>
          </w:p>
        </w:tc>
        <w:tc>
          <w:tcPr>
            <w:tcW w:w="2242" w:type="dxa"/>
          </w:tcPr>
          <w:p w14:paraId="16E4A535" w14:textId="18913C64" w:rsidR="00D90467" w:rsidRPr="006C35D3" w:rsidDel="001753EF" w:rsidRDefault="00D90467" w:rsidP="006C35D3">
            <w:pPr>
              <w:spacing w:after="120"/>
              <w:rPr>
                <w:del w:id="4232" w:author="bmooney" w:date="2011-09-26T11:36:00Z"/>
                <w:sz w:val="20"/>
              </w:rPr>
            </w:pPr>
          </w:p>
        </w:tc>
        <w:tc>
          <w:tcPr>
            <w:tcW w:w="1808" w:type="dxa"/>
          </w:tcPr>
          <w:p w14:paraId="16E4A536" w14:textId="16C690A3" w:rsidR="00D90467" w:rsidRPr="006C35D3" w:rsidDel="001753EF" w:rsidRDefault="00D90467" w:rsidP="006C35D3">
            <w:pPr>
              <w:spacing w:after="120"/>
              <w:rPr>
                <w:del w:id="4233" w:author="bmooney" w:date="2011-09-26T11:36:00Z"/>
                <w:sz w:val="20"/>
              </w:rPr>
            </w:pPr>
          </w:p>
        </w:tc>
      </w:tr>
      <w:tr w:rsidR="00D90467" w:rsidRPr="006C35D3" w:rsidDel="001753EF" w14:paraId="16E4A53D" w14:textId="6072AFED" w:rsidTr="004C29B6">
        <w:trPr>
          <w:del w:id="4234" w:author="bmooney" w:date="2011-09-26T11:36:00Z"/>
        </w:trPr>
        <w:tc>
          <w:tcPr>
            <w:tcW w:w="900" w:type="dxa"/>
          </w:tcPr>
          <w:p w14:paraId="16E4A538" w14:textId="663BD538" w:rsidR="00D90467" w:rsidRPr="006C35D3" w:rsidDel="001753EF" w:rsidRDefault="00D90467" w:rsidP="006C35D3">
            <w:pPr>
              <w:spacing w:after="120"/>
              <w:rPr>
                <w:del w:id="4235" w:author="bmooney" w:date="2011-09-26T11:36:00Z"/>
                <w:sz w:val="20"/>
              </w:rPr>
            </w:pPr>
          </w:p>
        </w:tc>
        <w:tc>
          <w:tcPr>
            <w:tcW w:w="1620" w:type="dxa"/>
          </w:tcPr>
          <w:p w14:paraId="16E4A539" w14:textId="206FAEFF" w:rsidR="00D90467" w:rsidRPr="006C35D3" w:rsidDel="001753EF" w:rsidRDefault="00D16731" w:rsidP="006C35D3">
            <w:pPr>
              <w:spacing w:after="120"/>
              <w:rPr>
                <w:del w:id="4236" w:author="bmooney" w:date="2011-09-26T11:36:00Z"/>
                <w:sz w:val="20"/>
              </w:rPr>
            </w:pPr>
            <w:del w:id="4237" w:author="bmooney" w:date="2011-09-26T11:36:00Z">
              <w:r w:rsidRPr="006C35D3" w:rsidDel="001753EF">
                <w:rPr>
                  <w:sz w:val="20"/>
                </w:rPr>
                <w:delText>Name</w:delText>
              </w:r>
            </w:del>
          </w:p>
        </w:tc>
        <w:tc>
          <w:tcPr>
            <w:tcW w:w="2070" w:type="dxa"/>
          </w:tcPr>
          <w:p w14:paraId="16E4A53A" w14:textId="77992475" w:rsidR="00D90467" w:rsidRPr="006C35D3" w:rsidDel="001753EF" w:rsidRDefault="00D90467" w:rsidP="006C35D3">
            <w:pPr>
              <w:spacing w:after="120"/>
              <w:rPr>
                <w:del w:id="4238" w:author="bmooney" w:date="2011-09-26T11:36:00Z"/>
                <w:sz w:val="20"/>
              </w:rPr>
            </w:pPr>
          </w:p>
        </w:tc>
        <w:tc>
          <w:tcPr>
            <w:tcW w:w="2242" w:type="dxa"/>
          </w:tcPr>
          <w:p w14:paraId="16E4A53B" w14:textId="491882B5" w:rsidR="00D90467" w:rsidRPr="006C35D3" w:rsidDel="001753EF" w:rsidRDefault="00D90467" w:rsidP="006C35D3">
            <w:pPr>
              <w:spacing w:after="120"/>
              <w:rPr>
                <w:del w:id="4239" w:author="bmooney" w:date="2011-09-26T11:36:00Z"/>
                <w:sz w:val="20"/>
              </w:rPr>
            </w:pPr>
          </w:p>
        </w:tc>
        <w:tc>
          <w:tcPr>
            <w:tcW w:w="1808" w:type="dxa"/>
          </w:tcPr>
          <w:p w14:paraId="16E4A53C" w14:textId="4C5B2A4D" w:rsidR="00D90467" w:rsidRPr="006C35D3" w:rsidDel="001753EF" w:rsidRDefault="00D90467" w:rsidP="006C35D3">
            <w:pPr>
              <w:spacing w:after="120"/>
              <w:rPr>
                <w:del w:id="4240" w:author="bmooney" w:date="2011-09-26T11:36:00Z"/>
                <w:sz w:val="20"/>
              </w:rPr>
            </w:pPr>
          </w:p>
        </w:tc>
      </w:tr>
      <w:tr w:rsidR="00D90467" w:rsidRPr="006C35D3" w:rsidDel="001753EF" w14:paraId="16E4A543" w14:textId="0ABF8E6A" w:rsidTr="004C29B6">
        <w:trPr>
          <w:del w:id="4241" w:author="bmooney" w:date="2011-09-26T11:36:00Z"/>
        </w:trPr>
        <w:tc>
          <w:tcPr>
            <w:tcW w:w="900" w:type="dxa"/>
          </w:tcPr>
          <w:p w14:paraId="16E4A53E" w14:textId="2AD3FCC7" w:rsidR="00D90467" w:rsidRPr="006C35D3" w:rsidDel="001753EF" w:rsidRDefault="00D90467" w:rsidP="006C35D3">
            <w:pPr>
              <w:spacing w:after="120"/>
              <w:rPr>
                <w:del w:id="4242" w:author="bmooney" w:date="2011-09-26T11:36:00Z"/>
                <w:sz w:val="20"/>
              </w:rPr>
            </w:pPr>
          </w:p>
        </w:tc>
        <w:tc>
          <w:tcPr>
            <w:tcW w:w="1620" w:type="dxa"/>
          </w:tcPr>
          <w:p w14:paraId="16E4A53F" w14:textId="2195246E" w:rsidR="00D90467" w:rsidRPr="006C35D3" w:rsidDel="001753EF" w:rsidRDefault="00D16731" w:rsidP="006C35D3">
            <w:pPr>
              <w:spacing w:after="120"/>
              <w:rPr>
                <w:del w:id="4243" w:author="bmooney" w:date="2011-09-26T11:36:00Z"/>
                <w:sz w:val="20"/>
              </w:rPr>
            </w:pPr>
            <w:del w:id="4244" w:author="bmooney" w:date="2011-09-26T11:36:00Z">
              <w:r w:rsidRPr="006C35D3" w:rsidDel="001753EF">
                <w:rPr>
                  <w:sz w:val="20"/>
                </w:rPr>
                <w:delText>Identifier</w:delText>
              </w:r>
            </w:del>
          </w:p>
        </w:tc>
        <w:tc>
          <w:tcPr>
            <w:tcW w:w="2070" w:type="dxa"/>
          </w:tcPr>
          <w:p w14:paraId="16E4A540" w14:textId="71A34409" w:rsidR="00D90467" w:rsidRPr="006C35D3" w:rsidDel="001753EF" w:rsidRDefault="00D90467" w:rsidP="006C35D3">
            <w:pPr>
              <w:spacing w:after="120"/>
              <w:rPr>
                <w:del w:id="4245" w:author="bmooney" w:date="2011-09-26T11:36:00Z"/>
                <w:sz w:val="20"/>
              </w:rPr>
            </w:pPr>
          </w:p>
        </w:tc>
        <w:tc>
          <w:tcPr>
            <w:tcW w:w="2242" w:type="dxa"/>
          </w:tcPr>
          <w:p w14:paraId="16E4A541" w14:textId="1F75F054" w:rsidR="00D90467" w:rsidRPr="006C35D3" w:rsidDel="001753EF" w:rsidRDefault="00D90467" w:rsidP="006C35D3">
            <w:pPr>
              <w:spacing w:after="120"/>
              <w:rPr>
                <w:del w:id="4246" w:author="bmooney" w:date="2011-09-26T11:36:00Z"/>
                <w:sz w:val="20"/>
              </w:rPr>
            </w:pPr>
          </w:p>
        </w:tc>
        <w:tc>
          <w:tcPr>
            <w:tcW w:w="1808" w:type="dxa"/>
          </w:tcPr>
          <w:p w14:paraId="16E4A542" w14:textId="0A917EF1" w:rsidR="00D90467" w:rsidRPr="006C35D3" w:rsidDel="001753EF" w:rsidRDefault="00D90467" w:rsidP="006C35D3">
            <w:pPr>
              <w:spacing w:after="120"/>
              <w:rPr>
                <w:del w:id="4247" w:author="bmooney" w:date="2011-09-26T11:36:00Z"/>
                <w:sz w:val="20"/>
              </w:rPr>
            </w:pPr>
          </w:p>
        </w:tc>
      </w:tr>
      <w:tr w:rsidR="00D90467" w:rsidRPr="006C35D3" w:rsidDel="001753EF" w14:paraId="16E4A549" w14:textId="25B6555F" w:rsidTr="004C29B6">
        <w:trPr>
          <w:del w:id="4248" w:author="bmooney" w:date="2011-09-26T11:36:00Z"/>
        </w:trPr>
        <w:tc>
          <w:tcPr>
            <w:tcW w:w="900" w:type="dxa"/>
          </w:tcPr>
          <w:p w14:paraId="16E4A544" w14:textId="71C72816" w:rsidR="00D90467" w:rsidRPr="006C35D3" w:rsidDel="001753EF" w:rsidRDefault="00D90467" w:rsidP="006C35D3">
            <w:pPr>
              <w:spacing w:after="120"/>
              <w:rPr>
                <w:del w:id="4249" w:author="bmooney" w:date="2011-09-26T11:36:00Z"/>
                <w:sz w:val="20"/>
              </w:rPr>
            </w:pPr>
          </w:p>
        </w:tc>
        <w:tc>
          <w:tcPr>
            <w:tcW w:w="1620" w:type="dxa"/>
          </w:tcPr>
          <w:p w14:paraId="16E4A545" w14:textId="0059BAF3" w:rsidR="00D90467" w:rsidRPr="006C35D3" w:rsidDel="001753EF" w:rsidRDefault="00D16731" w:rsidP="006C35D3">
            <w:pPr>
              <w:spacing w:after="120"/>
              <w:rPr>
                <w:del w:id="4250" w:author="bmooney" w:date="2011-09-26T11:36:00Z"/>
                <w:sz w:val="20"/>
              </w:rPr>
            </w:pPr>
            <w:del w:id="4251" w:author="bmooney" w:date="2011-09-26T11:36:00Z">
              <w:r w:rsidRPr="006C35D3" w:rsidDel="001753EF">
                <w:rPr>
                  <w:sz w:val="20"/>
                </w:rPr>
                <w:delText>Address Phone</w:delText>
              </w:r>
            </w:del>
          </w:p>
        </w:tc>
        <w:tc>
          <w:tcPr>
            <w:tcW w:w="2070" w:type="dxa"/>
          </w:tcPr>
          <w:p w14:paraId="16E4A546" w14:textId="0D659F6C" w:rsidR="00D90467" w:rsidRPr="006C35D3" w:rsidDel="001753EF" w:rsidRDefault="00D90467" w:rsidP="006C35D3">
            <w:pPr>
              <w:spacing w:after="120"/>
              <w:rPr>
                <w:del w:id="4252" w:author="bmooney" w:date="2011-09-26T11:36:00Z"/>
                <w:sz w:val="20"/>
              </w:rPr>
            </w:pPr>
          </w:p>
        </w:tc>
        <w:tc>
          <w:tcPr>
            <w:tcW w:w="2242" w:type="dxa"/>
          </w:tcPr>
          <w:p w14:paraId="16E4A547" w14:textId="0EA1ACFC" w:rsidR="00D90467" w:rsidRPr="006C35D3" w:rsidDel="001753EF" w:rsidRDefault="00D90467" w:rsidP="006C35D3">
            <w:pPr>
              <w:spacing w:after="120"/>
              <w:rPr>
                <w:del w:id="4253" w:author="bmooney" w:date="2011-09-26T11:36:00Z"/>
                <w:sz w:val="20"/>
              </w:rPr>
            </w:pPr>
          </w:p>
        </w:tc>
        <w:tc>
          <w:tcPr>
            <w:tcW w:w="1808" w:type="dxa"/>
          </w:tcPr>
          <w:p w14:paraId="16E4A548" w14:textId="6B75EA9C" w:rsidR="00D90467" w:rsidRPr="006C35D3" w:rsidDel="001753EF" w:rsidRDefault="00D90467" w:rsidP="006C35D3">
            <w:pPr>
              <w:spacing w:after="120"/>
              <w:rPr>
                <w:del w:id="4254" w:author="bmooney" w:date="2011-09-26T11:36:00Z"/>
                <w:sz w:val="20"/>
              </w:rPr>
            </w:pPr>
          </w:p>
        </w:tc>
      </w:tr>
      <w:tr w:rsidR="00D90467" w:rsidRPr="006C35D3" w:rsidDel="001753EF" w14:paraId="16E4A54F" w14:textId="1215F502" w:rsidTr="004C29B6">
        <w:trPr>
          <w:del w:id="4255" w:author="bmooney" w:date="2011-09-26T11:36:00Z"/>
        </w:trPr>
        <w:tc>
          <w:tcPr>
            <w:tcW w:w="900" w:type="dxa"/>
          </w:tcPr>
          <w:p w14:paraId="16E4A54A" w14:textId="5EF5DC60" w:rsidR="00D90467" w:rsidRPr="006C35D3" w:rsidDel="001753EF" w:rsidRDefault="00D90467" w:rsidP="006C35D3">
            <w:pPr>
              <w:spacing w:after="120"/>
              <w:rPr>
                <w:del w:id="4256" w:author="bmooney" w:date="2011-09-26T11:36:00Z"/>
                <w:sz w:val="20"/>
              </w:rPr>
            </w:pPr>
          </w:p>
        </w:tc>
        <w:tc>
          <w:tcPr>
            <w:tcW w:w="1620" w:type="dxa"/>
          </w:tcPr>
          <w:p w14:paraId="16E4A54B" w14:textId="191437ED" w:rsidR="00D90467" w:rsidRPr="006C35D3" w:rsidDel="001753EF" w:rsidRDefault="00D16731" w:rsidP="006C35D3">
            <w:pPr>
              <w:spacing w:after="120"/>
              <w:rPr>
                <w:del w:id="4257" w:author="bmooney" w:date="2011-09-26T11:36:00Z"/>
                <w:sz w:val="20"/>
              </w:rPr>
            </w:pPr>
            <w:del w:id="4258" w:author="bmooney" w:date="2011-09-26T11:36:00Z">
              <w:r w:rsidRPr="006C35D3" w:rsidDel="001753EF">
                <w:rPr>
                  <w:sz w:val="20"/>
                </w:rPr>
                <w:delText>Address</w:delText>
              </w:r>
            </w:del>
          </w:p>
        </w:tc>
        <w:tc>
          <w:tcPr>
            <w:tcW w:w="2070" w:type="dxa"/>
          </w:tcPr>
          <w:p w14:paraId="16E4A54C" w14:textId="37B24BE6" w:rsidR="00D90467" w:rsidRPr="006C35D3" w:rsidDel="001753EF" w:rsidRDefault="00D90467" w:rsidP="006C35D3">
            <w:pPr>
              <w:spacing w:after="120"/>
              <w:rPr>
                <w:del w:id="4259" w:author="bmooney" w:date="2011-09-26T11:36:00Z"/>
                <w:sz w:val="20"/>
              </w:rPr>
            </w:pPr>
          </w:p>
        </w:tc>
        <w:tc>
          <w:tcPr>
            <w:tcW w:w="2242" w:type="dxa"/>
          </w:tcPr>
          <w:p w14:paraId="16E4A54D" w14:textId="4E16975D" w:rsidR="00D90467" w:rsidRPr="006C35D3" w:rsidDel="001753EF" w:rsidRDefault="00D90467" w:rsidP="006C35D3">
            <w:pPr>
              <w:spacing w:after="120"/>
              <w:rPr>
                <w:del w:id="4260" w:author="bmooney" w:date="2011-09-26T11:36:00Z"/>
                <w:sz w:val="20"/>
              </w:rPr>
            </w:pPr>
          </w:p>
        </w:tc>
        <w:tc>
          <w:tcPr>
            <w:tcW w:w="1808" w:type="dxa"/>
          </w:tcPr>
          <w:p w14:paraId="16E4A54E" w14:textId="53B99856" w:rsidR="00D90467" w:rsidRPr="006C35D3" w:rsidDel="001753EF" w:rsidRDefault="00D90467" w:rsidP="006C35D3">
            <w:pPr>
              <w:spacing w:after="120"/>
              <w:rPr>
                <w:del w:id="4261" w:author="bmooney" w:date="2011-09-26T11:36:00Z"/>
                <w:sz w:val="20"/>
              </w:rPr>
            </w:pPr>
          </w:p>
        </w:tc>
      </w:tr>
      <w:tr w:rsidR="00D90467" w:rsidRPr="006C35D3" w:rsidDel="001753EF" w14:paraId="16E4A555" w14:textId="5BED4724" w:rsidTr="004C29B6">
        <w:trPr>
          <w:del w:id="4262" w:author="bmooney" w:date="2011-09-26T11:36:00Z"/>
        </w:trPr>
        <w:tc>
          <w:tcPr>
            <w:tcW w:w="900" w:type="dxa"/>
          </w:tcPr>
          <w:p w14:paraId="16E4A550" w14:textId="6F65186D" w:rsidR="00D90467" w:rsidRPr="006C35D3" w:rsidDel="001753EF" w:rsidRDefault="00D90467" w:rsidP="006C35D3">
            <w:pPr>
              <w:spacing w:after="120"/>
              <w:rPr>
                <w:del w:id="4263" w:author="bmooney" w:date="2011-09-26T11:36:00Z"/>
                <w:sz w:val="20"/>
              </w:rPr>
            </w:pPr>
          </w:p>
        </w:tc>
        <w:tc>
          <w:tcPr>
            <w:tcW w:w="1620" w:type="dxa"/>
          </w:tcPr>
          <w:p w14:paraId="16E4A551" w14:textId="14671179" w:rsidR="00D90467" w:rsidRPr="006C35D3" w:rsidDel="001753EF" w:rsidRDefault="00D16731" w:rsidP="006C35D3">
            <w:pPr>
              <w:spacing w:after="120"/>
              <w:rPr>
                <w:del w:id="4264" w:author="bmooney" w:date="2011-09-26T11:36:00Z"/>
                <w:sz w:val="20"/>
              </w:rPr>
            </w:pPr>
            <w:del w:id="4265" w:author="bmooney" w:date="2011-09-26T11:36:00Z">
              <w:r w:rsidRPr="006C35D3" w:rsidDel="001753EF">
                <w:rPr>
                  <w:sz w:val="20"/>
                </w:rPr>
                <w:delText>Delivery</w:delText>
              </w:r>
            </w:del>
          </w:p>
        </w:tc>
        <w:tc>
          <w:tcPr>
            <w:tcW w:w="2070" w:type="dxa"/>
          </w:tcPr>
          <w:p w14:paraId="16E4A552" w14:textId="51161CCF" w:rsidR="00D90467" w:rsidRPr="006C35D3" w:rsidDel="001753EF" w:rsidRDefault="00D90467" w:rsidP="006C35D3">
            <w:pPr>
              <w:spacing w:after="120"/>
              <w:rPr>
                <w:del w:id="4266" w:author="bmooney" w:date="2011-09-26T11:36:00Z"/>
                <w:sz w:val="20"/>
              </w:rPr>
            </w:pPr>
          </w:p>
        </w:tc>
        <w:tc>
          <w:tcPr>
            <w:tcW w:w="2242" w:type="dxa"/>
          </w:tcPr>
          <w:p w14:paraId="16E4A553" w14:textId="585C0079" w:rsidR="00D90467" w:rsidRPr="006C35D3" w:rsidDel="001753EF" w:rsidRDefault="00D90467" w:rsidP="006C35D3">
            <w:pPr>
              <w:spacing w:after="120"/>
              <w:rPr>
                <w:del w:id="4267" w:author="bmooney" w:date="2011-09-26T11:36:00Z"/>
                <w:sz w:val="20"/>
              </w:rPr>
            </w:pPr>
          </w:p>
        </w:tc>
        <w:tc>
          <w:tcPr>
            <w:tcW w:w="1808" w:type="dxa"/>
          </w:tcPr>
          <w:p w14:paraId="16E4A554" w14:textId="5C8B028A" w:rsidR="00D90467" w:rsidRPr="006C35D3" w:rsidDel="001753EF" w:rsidRDefault="00D90467" w:rsidP="006C35D3">
            <w:pPr>
              <w:spacing w:after="120"/>
              <w:rPr>
                <w:del w:id="4268" w:author="bmooney" w:date="2011-09-26T11:36:00Z"/>
                <w:sz w:val="20"/>
              </w:rPr>
            </w:pPr>
          </w:p>
        </w:tc>
      </w:tr>
      <w:tr w:rsidR="00D90467" w:rsidRPr="006C35D3" w:rsidDel="001753EF" w14:paraId="16E4A55B" w14:textId="38D6DE0E" w:rsidTr="004C29B6">
        <w:trPr>
          <w:del w:id="4269" w:author="bmooney" w:date="2011-09-26T11:36:00Z"/>
        </w:trPr>
        <w:tc>
          <w:tcPr>
            <w:tcW w:w="900" w:type="dxa"/>
          </w:tcPr>
          <w:p w14:paraId="16E4A556" w14:textId="38CF1635" w:rsidR="00D90467" w:rsidRPr="006C35D3" w:rsidDel="001753EF" w:rsidRDefault="00D90467" w:rsidP="006C35D3">
            <w:pPr>
              <w:spacing w:after="120"/>
              <w:rPr>
                <w:del w:id="4270" w:author="bmooney" w:date="2011-09-26T11:36:00Z"/>
                <w:sz w:val="20"/>
              </w:rPr>
            </w:pPr>
          </w:p>
        </w:tc>
        <w:tc>
          <w:tcPr>
            <w:tcW w:w="1620" w:type="dxa"/>
          </w:tcPr>
          <w:p w14:paraId="16E4A557" w14:textId="7B93B8D5" w:rsidR="00D90467" w:rsidRPr="006C35D3" w:rsidDel="001753EF" w:rsidRDefault="00D16731" w:rsidP="006C35D3">
            <w:pPr>
              <w:spacing w:after="120"/>
              <w:rPr>
                <w:del w:id="4271" w:author="bmooney" w:date="2011-09-26T11:36:00Z"/>
                <w:sz w:val="20"/>
              </w:rPr>
            </w:pPr>
            <w:del w:id="4272" w:author="bmooney" w:date="2011-09-26T11:36:00Z">
              <w:r w:rsidRPr="006C35D3" w:rsidDel="001753EF">
                <w:rPr>
                  <w:sz w:val="20"/>
                </w:rPr>
                <w:delText>Address Fax</w:delText>
              </w:r>
            </w:del>
          </w:p>
        </w:tc>
        <w:tc>
          <w:tcPr>
            <w:tcW w:w="2070" w:type="dxa"/>
          </w:tcPr>
          <w:p w14:paraId="16E4A558" w14:textId="6D26AB74" w:rsidR="00D90467" w:rsidRPr="006C35D3" w:rsidDel="001753EF" w:rsidRDefault="00D90467" w:rsidP="006C35D3">
            <w:pPr>
              <w:spacing w:after="120"/>
              <w:rPr>
                <w:del w:id="4273" w:author="bmooney" w:date="2011-09-26T11:36:00Z"/>
                <w:sz w:val="20"/>
              </w:rPr>
            </w:pPr>
          </w:p>
        </w:tc>
        <w:tc>
          <w:tcPr>
            <w:tcW w:w="2242" w:type="dxa"/>
          </w:tcPr>
          <w:p w14:paraId="16E4A559" w14:textId="7F8C6684" w:rsidR="00D90467" w:rsidRPr="006C35D3" w:rsidDel="001753EF" w:rsidRDefault="00D90467" w:rsidP="006C35D3">
            <w:pPr>
              <w:spacing w:after="120"/>
              <w:rPr>
                <w:del w:id="4274" w:author="bmooney" w:date="2011-09-26T11:36:00Z"/>
                <w:sz w:val="20"/>
              </w:rPr>
            </w:pPr>
          </w:p>
        </w:tc>
        <w:tc>
          <w:tcPr>
            <w:tcW w:w="1808" w:type="dxa"/>
          </w:tcPr>
          <w:p w14:paraId="16E4A55A" w14:textId="4845CD04" w:rsidR="00D90467" w:rsidRPr="006C35D3" w:rsidDel="001753EF" w:rsidRDefault="00D90467" w:rsidP="006C35D3">
            <w:pPr>
              <w:spacing w:after="120"/>
              <w:rPr>
                <w:del w:id="4275" w:author="bmooney" w:date="2011-09-26T11:36:00Z"/>
                <w:sz w:val="20"/>
              </w:rPr>
            </w:pPr>
          </w:p>
        </w:tc>
      </w:tr>
      <w:tr w:rsidR="00D90467" w:rsidRPr="006C35D3" w:rsidDel="001753EF" w14:paraId="16E4A561" w14:textId="065D6E3A" w:rsidTr="004C29B6">
        <w:trPr>
          <w:del w:id="4276" w:author="bmooney" w:date="2011-09-26T11:36:00Z"/>
        </w:trPr>
        <w:tc>
          <w:tcPr>
            <w:tcW w:w="900" w:type="dxa"/>
          </w:tcPr>
          <w:p w14:paraId="16E4A55C" w14:textId="2611A37E" w:rsidR="00D90467" w:rsidRPr="006C35D3" w:rsidDel="001753EF" w:rsidRDefault="00D90467" w:rsidP="006C35D3">
            <w:pPr>
              <w:spacing w:after="120"/>
              <w:rPr>
                <w:del w:id="4277" w:author="bmooney" w:date="2011-09-26T11:36:00Z"/>
                <w:sz w:val="20"/>
              </w:rPr>
            </w:pPr>
          </w:p>
        </w:tc>
        <w:tc>
          <w:tcPr>
            <w:tcW w:w="1620" w:type="dxa"/>
          </w:tcPr>
          <w:p w14:paraId="16E4A55D" w14:textId="0DB9DB8A" w:rsidR="00D90467" w:rsidRPr="006C35D3" w:rsidDel="001753EF" w:rsidRDefault="00D16731" w:rsidP="006C35D3">
            <w:pPr>
              <w:spacing w:after="120"/>
              <w:rPr>
                <w:del w:id="4278" w:author="bmooney" w:date="2011-09-26T11:36:00Z"/>
                <w:sz w:val="20"/>
              </w:rPr>
            </w:pPr>
            <w:del w:id="4279" w:author="bmooney" w:date="2011-09-26T11:36:00Z">
              <w:r w:rsidRPr="006C35D3" w:rsidDel="001753EF">
                <w:rPr>
                  <w:sz w:val="20"/>
                </w:rPr>
                <w:delText>E-Mail</w:delText>
              </w:r>
            </w:del>
          </w:p>
        </w:tc>
        <w:tc>
          <w:tcPr>
            <w:tcW w:w="2070" w:type="dxa"/>
          </w:tcPr>
          <w:p w14:paraId="16E4A55E" w14:textId="2E27EA8A" w:rsidR="00D90467" w:rsidRPr="006C35D3" w:rsidDel="001753EF" w:rsidRDefault="00D90467" w:rsidP="006C35D3">
            <w:pPr>
              <w:spacing w:after="120"/>
              <w:rPr>
                <w:del w:id="4280" w:author="bmooney" w:date="2011-09-26T11:36:00Z"/>
                <w:sz w:val="20"/>
              </w:rPr>
            </w:pPr>
          </w:p>
        </w:tc>
        <w:tc>
          <w:tcPr>
            <w:tcW w:w="2242" w:type="dxa"/>
          </w:tcPr>
          <w:p w14:paraId="16E4A55F" w14:textId="4C5D8CD2" w:rsidR="00D90467" w:rsidRPr="006C35D3" w:rsidDel="001753EF" w:rsidRDefault="00D90467" w:rsidP="006C35D3">
            <w:pPr>
              <w:spacing w:after="120"/>
              <w:rPr>
                <w:del w:id="4281" w:author="bmooney" w:date="2011-09-26T11:36:00Z"/>
                <w:sz w:val="20"/>
              </w:rPr>
            </w:pPr>
          </w:p>
        </w:tc>
        <w:tc>
          <w:tcPr>
            <w:tcW w:w="1808" w:type="dxa"/>
          </w:tcPr>
          <w:p w14:paraId="16E4A560" w14:textId="3BF02237" w:rsidR="00D90467" w:rsidRPr="006C35D3" w:rsidDel="001753EF" w:rsidRDefault="00D90467" w:rsidP="006C35D3">
            <w:pPr>
              <w:spacing w:after="120"/>
              <w:rPr>
                <w:del w:id="4282" w:author="bmooney" w:date="2011-09-26T11:36:00Z"/>
                <w:sz w:val="20"/>
              </w:rPr>
            </w:pPr>
          </w:p>
        </w:tc>
      </w:tr>
      <w:tr w:rsidR="00D90467" w:rsidRPr="006C35D3" w:rsidDel="001753EF" w14:paraId="16E4A567" w14:textId="1DA3C9D7" w:rsidTr="004C29B6">
        <w:trPr>
          <w:del w:id="4283" w:author="bmooney" w:date="2011-09-26T11:36:00Z"/>
        </w:trPr>
        <w:tc>
          <w:tcPr>
            <w:tcW w:w="900" w:type="dxa"/>
          </w:tcPr>
          <w:p w14:paraId="16E4A562" w14:textId="495A5D2B" w:rsidR="00D90467" w:rsidRPr="006C35D3" w:rsidDel="001753EF" w:rsidRDefault="00D90467" w:rsidP="006C35D3">
            <w:pPr>
              <w:spacing w:after="120"/>
              <w:rPr>
                <w:del w:id="4284" w:author="bmooney" w:date="2011-09-26T11:36:00Z"/>
                <w:sz w:val="20"/>
              </w:rPr>
            </w:pPr>
          </w:p>
        </w:tc>
        <w:tc>
          <w:tcPr>
            <w:tcW w:w="1620" w:type="dxa"/>
          </w:tcPr>
          <w:p w14:paraId="16E4A563" w14:textId="2AB51A02" w:rsidR="00D90467" w:rsidRPr="006C35D3" w:rsidDel="001753EF" w:rsidRDefault="00D16731" w:rsidP="006C35D3">
            <w:pPr>
              <w:spacing w:after="120"/>
              <w:rPr>
                <w:del w:id="4285" w:author="bmooney" w:date="2011-09-26T11:36:00Z"/>
                <w:sz w:val="20"/>
              </w:rPr>
            </w:pPr>
            <w:del w:id="4286" w:author="bmooney" w:date="2011-09-26T11:36:00Z">
              <w:r w:rsidRPr="006C35D3" w:rsidDel="001753EF">
                <w:rPr>
                  <w:sz w:val="20"/>
                </w:rPr>
                <w:delText>Comments</w:delText>
              </w:r>
            </w:del>
          </w:p>
        </w:tc>
        <w:tc>
          <w:tcPr>
            <w:tcW w:w="2070" w:type="dxa"/>
          </w:tcPr>
          <w:p w14:paraId="16E4A564" w14:textId="00B37AF9" w:rsidR="00D90467" w:rsidRPr="006C35D3" w:rsidDel="001753EF" w:rsidRDefault="00D90467" w:rsidP="006C35D3">
            <w:pPr>
              <w:spacing w:after="120"/>
              <w:rPr>
                <w:del w:id="4287" w:author="bmooney" w:date="2011-09-26T11:36:00Z"/>
                <w:sz w:val="20"/>
              </w:rPr>
            </w:pPr>
          </w:p>
        </w:tc>
        <w:tc>
          <w:tcPr>
            <w:tcW w:w="2242" w:type="dxa"/>
          </w:tcPr>
          <w:p w14:paraId="16E4A565" w14:textId="0081576F" w:rsidR="00D90467" w:rsidRPr="006C35D3" w:rsidDel="001753EF" w:rsidRDefault="00D90467" w:rsidP="006C35D3">
            <w:pPr>
              <w:spacing w:after="120"/>
              <w:rPr>
                <w:del w:id="4288" w:author="bmooney" w:date="2011-09-26T11:36:00Z"/>
                <w:sz w:val="20"/>
              </w:rPr>
            </w:pPr>
          </w:p>
        </w:tc>
        <w:tc>
          <w:tcPr>
            <w:tcW w:w="1808" w:type="dxa"/>
          </w:tcPr>
          <w:p w14:paraId="16E4A566" w14:textId="7D0400E8" w:rsidR="00D90467" w:rsidRPr="006C35D3" w:rsidDel="001753EF" w:rsidRDefault="00D90467" w:rsidP="006C35D3">
            <w:pPr>
              <w:spacing w:after="120"/>
              <w:rPr>
                <w:del w:id="4289" w:author="bmooney" w:date="2011-09-26T11:36:00Z"/>
                <w:sz w:val="20"/>
              </w:rPr>
            </w:pPr>
          </w:p>
        </w:tc>
      </w:tr>
    </w:tbl>
    <w:p w14:paraId="16E4A568" w14:textId="1103A2C6" w:rsidR="00EC2B18" w:rsidRPr="0011545D" w:rsidDel="00BF2416" w:rsidRDefault="00EC2B18" w:rsidP="0011545D">
      <w:pPr>
        <w:rPr>
          <w:del w:id="4290" w:author="bmooney" w:date="2011-09-26T12:32:00Z"/>
          <w:sz w:val="20"/>
        </w:rPr>
      </w:pPr>
    </w:p>
    <w:p w14:paraId="3915C428" w14:textId="0F2306C1" w:rsidR="001753EF" w:rsidRDefault="001753EF" w:rsidP="001753EF">
      <w:pPr>
        <w:pStyle w:val="Heading4"/>
        <w:rPr>
          <w:ins w:id="4291" w:author="bmooney" w:date="2011-10-12T10:24:00Z"/>
        </w:rPr>
      </w:pPr>
      <w:bookmarkStart w:id="4292" w:name="_Toc248042331"/>
      <w:bookmarkStart w:id="4293" w:name="_Toc270946266"/>
      <w:bookmarkStart w:id="4294" w:name="_Toc278358735"/>
      <w:bookmarkStart w:id="4295" w:name="_Toc295735812"/>
      <w:ins w:id="4296" w:author="bmooney" w:date="2011-09-26T11:34:00Z">
        <w:r>
          <w:t>Pathology Account section</w:t>
        </w:r>
      </w:ins>
    </w:p>
    <w:p w14:paraId="2AE561CC" w14:textId="7E99EBF7" w:rsidR="008C36A6" w:rsidRPr="008C36A6" w:rsidRDefault="008C36A6" w:rsidP="008C36A6">
      <w:pPr>
        <w:pStyle w:val="Body3"/>
        <w:rPr>
          <w:ins w:id="4297" w:author="bmooney" w:date="2011-09-26T11:34:00Z"/>
        </w:rPr>
        <w:pPrChange w:id="4298" w:author="bmooney" w:date="2011-10-12T10:27:00Z">
          <w:pPr>
            <w:pStyle w:val="Heading4"/>
          </w:pPr>
        </w:pPrChange>
      </w:pPr>
      <w:ins w:id="4299" w:author="bmooney" w:date="2011-10-12T10:27:00Z">
        <w:r>
          <w:t>Note that the Address and Owner fields (FR-2</w:t>
        </w:r>
        <w:r>
          <w:t>10</w:t>
        </w:r>
        <w:r>
          <w:t>7, FR-2</w:t>
        </w:r>
        <w:r>
          <w:t>10</w:t>
        </w:r>
        <w:r>
          <w:t>8) are future requirements. These will be implemented in conjunction with the territory alignment release (</w:t>
        </w:r>
        <w:proofErr w:type="spellStart"/>
        <w:r>
          <w:t>Vandadium</w:t>
        </w:r>
        <w:proofErr w:type="spellEnd"/>
        <w:r>
          <w:t xml:space="preserve">). </w:t>
        </w:r>
      </w:ins>
      <w:ins w:id="4300" w:author="bmooney" w:date="2011-10-12T10:24:00Z">
        <w:r>
          <w:t xml:space="preserve"> </w:t>
        </w:r>
      </w:ins>
    </w:p>
    <w:p w14:paraId="13130A5A" w14:textId="16C9FB82" w:rsidR="001753EF" w:rsidRDefault="001753EF" w:rsidP="001753EF">
      <w:pPr>
        <w:pStyle w:val="Body3"/>
        <w:rPr>
          <w:ins w:id="4301" w:author="bmooney" w:date="2011-09-26T11:34:00Z"/>
        </w:rPr>
      </w:pPr>
      <w:ins w:id="4302" w:author="bmooney" w:date="2011-09-26T11:34:00Z">
        <w:r>
          <w:t xml:space="preserve">The </w:t>
        </w:r>
      </w:ins>
      <w:ins w:id="4303" w:author="bmooney" w:date="2011-09-26T11:35:00Z">
        <w:r>
          <w:t>Pathology</w:t>
        </w:r>
      </w:ins>
      <w:ins w:id="4304" w:author="bmooney" w:date="2011-09-26T11:34:00Z">
        <w:r>
          <w:t xml:space="preserve"> Account section displays information from CRM about the practice account associated with the requisition. </w:t>
        </w:r>
      </w:ins>
    </w:p>
    <w:p w14:paraId="5C80CDAD" w14:textId="565201FA" w:rsidR="001753EF" w:rsidRDefault="001753EF" w:rsidP="001753EF">
      <w:pPr>
        <w:pStyle w:val="Body3"/>
        <w:rPr>
          <w:ins w:id="4305" w:author="bmooney" w:date="2011-09-26T11:34:00Z"/>
        </w:rPr>
      </w:pPr>
      <w:proofErr w:type="gramStart"/>
      <w:ins w:id="4306" w:author="bmooney" w:date="2011-09-26T11:34:00Z">
        <w:r>
          <w:t>FR-210</w:t>
        </w:r>
      </w:ins>
      <w:ins w:id="4307" w:author="bmooney" w:date="2011-09-26T11:35:00Z">
        <w:r>
          <w:t>0</w:t>
        </w:r>
      </w:ins>
      <w:ins w:id="4308" w:author="bmooney" w:date="2011-09-26T11:34:00Z">
        <w:r>
          <w:t>.</w:t>
        </w:r>
        <w:proofErr w:type="gramEnd"/>
        <w:r>
          <w:t xml:space="preserve"> When the user enters a practice barcode into the </w:t>
        </w:r>
      </w:ins>
      <w:ins w:id="4309" w:author="bmooney" w:date="2011-09-26T11:35:00Z">
        <w:r>
          <w:t>Account</w:t>
        </w:r>
      </w:ins>
      <w:ins w:id="4310" w:author="bmooney" w:date="2011-09-26T11:34:00Z">
        <w:r>
          <w:t xml:space="preserve"> Barcode field, the remaining information in this section is populated.</w:t>
        </w:r>
      </w:ins>
    </w:p>
    <w:p w14:paraId="545F3B6A" w14:textId="28FDC89F" w:rsidR="001753EF" w:rsidRDefault="001753EF" w:rsidP="001753EF">
      <w:pPr>
        <w:pStyle w:val="Body3"/>
        <w:rPr>
          <w:ins w:id="4311" w:author="bmooney" w:date="2011-09-26T11:34:00Z"/>
        </w:rPr>
      </w:pPr>
      <w:proofErr w:type="gramStart"/>
      <w:ins w:id="4312" w:author="bmooney" w:date="2011-09-26T11:34:00Z">
        <w:r>
          <w:t>FR-210</w:t>
        </w:r>
      </w:ins>
      <w:ins w:id="4313" w:author="bmooney" w:date="2011-09-26T11:35:00Z">
        <w:r>
          <w:t>1</w:t>
        </w:r>
      </w:ins>
      <w:ins w:id="4314" w:author="bmooney" w:date="2011-09-26T11:34:00Z">
        <w:r>
          <w:t>.</w:t>
        </w:r>
        <w:proofErr w:type="gramEnd"/>
        <w:r>
          <w:t xml:space="preserve"> When the user selects a CRM account as the </w:t>
        </w:r>
      </w:ins>
      <w:ins w:id="4315" w:author="bmooney" w:date="2011-09-26T11:35:00Z">
        <w:r>
          <w:t>pathology</w:t>
        </w:r>
      </w:ins>
      <w:ins w:id="4316" w:author="bmooney" w:date="2011-09-26T11:34:00Z">
        <w:r>
          <w:t xml:space="preserve"> account using the magnifying glass icon (see FR-1502 to FR-1504), the information in this section is populated from that account.</w:t>
        </w:r>
      </w:ins>
    </w:p>
    <w:p w14:paraId="64773BFB" w14:textId="1DE45839" w:rsidR="001753EF" w:rsidRDefault="001753EF" w:rsidP="001753EF">
      <w:pPr>
        <w:pStyle w:val="Body3"/>
        <w:rPr>
          <w:ins w:id="4317" w:author="bmooney" w:date="2011-09-26T11:34:00Z"/>
        </w:rPr>
      </w:pPr>
      <w:proofErr w:type="gramStart"/>
      <w:ins w:id="4318" w:author="bmooney" w:date="2011-09-26T11:34:00Z">
        <w:r>
          <w:t>FR-210</w:t>
        </w:r>
      </w:ins>
      <w:ins w:id="4319" w:author="bmooney" w:date="2011-09-26T11:35:00Z">
        <w:r>
          <w:t>2</w:t>
        </w:r>
      </w:ins>
      <w:ins w:id="4320" w:author="bmooney" w:date="2011-09-26T11:34:00Z">
        <w:r>
          <w:t>.</w:t>
        </w:r>
        <w:proofErr w:type="gramEnd"/>
        <w:r>
          <w:t xml:space="preserve"> When the user clicks on the red X next to the practice name, all information in this section is cleared.</w:t>
        </w:r>
      </w:ins>
    </w:p>
    <w:p w14:paraId="4D44EA4B" w14:textId="23C758F6" w:rsidR="001753EF" w:rsidRDefault="001753EF" w:rsidP="001753EF">
      <w:pPr>
        <w:pStyle w:val="Body3"/>
        <w:rPr>
          <w:ins w:id="4321" w:author="bmooney" w:date="2011-09-26T11:34:00Z"/>
        </w:rPr>
      </w:pPr>
      <w:proofErr w:type="gramStart"/>
      <w:ins w:id="4322" w:author="bmooney" w:date="2011-09-26T11:34:00Z">
        <w:r>
          <w:t>FR-2</w:t>
        </w:r>
      </w:ins>
      <w:ins w:id="4323" w:author="bmooney" w:date="2011-09-26T11:35:00Z">
        <w:r>
          <w:t>103</w:t>
        </w:r>
      </w:ins>
      <w:ins w:id="4324" w:author="bmooney" w:date="2011-09-26T11:34:00Z">
        <w:r>
          <w:t>.</w:t>
        </w:r>
        <w:proofErr w:type="gramEnd"/>
        <w:r>
          <w:t xml:space="preserve"> When the user clicks on the index card icon next to the </w:t>
        </w:r>
      </w:ins>
      <w:ins w:id="4325" w:author="bmooney" w:date="2011-09-26T11:35:00Z">
        <w:r>
          <w:t>account</w:t>
        </w:r>
      </w:ins>
      <w:ins w:id="4326" w:author="bmooney" w:date="2011-09-26T11:34:00Z">
        <w:r>
          <w:t xml:space="preserve"> name, the CRM account screen appears in a popup. The user is able to edit the account; if he makes changes, they are automatically reloaded in the requisition when the CRM popup is closed. </w:t>
        </w:r>
      </w:ins>
    </w:p>
    <w:p w14:paraId="67DD1E7A" w14:textId="1F5121F0" w:rsidR="001753EF" w:rsidRDefault="001753EF" w:rsidP="001753EF">
      <w:pPr>
        <w:pStyle w:val="Body3"/>
        <w:rPr>
          <w:ins w:id="4327" w:author="bmooney" w:date="2011-09-26T11:34:00Z"/>
        </w:rPr>
      </w:pPr>
      <w:proofErr w:type="gramStart"/>
      <w:ins w:id="4328" w:author="bmooney" w:date="2011-09-26T11:34:00Z">
        <w:r>
          <w:t>FR-2</w:t>
        </w:r>
      </w:ins>
      <w:ins w:id="4329" w:author="bmooney" w:date="2011-09-26T11:35:00Z">
        <w:r>
          <w:t>104</w:t>
        </w:r>
      </w:ins>
      <w:ins w:id="4330" w:author="bmooney" w:date="2011-09-26T11:34:00Z">
        <w:r>
          <w:t>.</w:t>
        </w:r>
        <w:proofErr w:type="gramEnd"/>
        <w:r>
          <w:t xml:space="preserve"> </w:t>
        </w:r>
        <w:proofErr w:type="gramStart"/>
        <w:r>
          <w:t>This requirement number unused.</w:t>
        </w:r>
        <w:proofErr w:type="gramEnd"/>
        <w:r>
          <w:t xml:space="preserve"> </w:t>
        </w:r>
      </w:ins>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7"/>
        <w:gridCol w:w="1707"/>
        <w:gridCol w:w="2743"/>
        <w:gridCol w:w="1889"/>
        <w:gridCol w:w="1342"/>
      </w:tblGrid>
      <w:tr w:rsidR="001753EF" w:rsidRPr="00DB267B" w14:paraId="23106684" w14:textId="77777777" w:rsidTr="001753EF">
        <w:trPr>
          <w:ins w:id="4331" w:author="bmooney" w:date="2011-09-26T11:34:00Z"/>
        </w:trPr>
        <w:tc>
          <w:tcPr>
            <w:tcW w:w="1067" w:type="dxa"/>
          </w:tcPr>
          <w:p w14:paraId="28E7295B" w14:textId="77777777" w:rsidR="001753EF" w:rsidRPr="00DB267B" w:rsidRDefault="001753EF" w:rsidP="001753EF">
            <w:pPr>
              <w:spacing w:after="120"/>
              <w:rPr>
                <w:ins w:id="4332" w:author="bmooney" w:date="2011-09-26T11:34:00Z"/>
                <w:b/>
                <w:bCs/>
                <w:sz w:val="20"/>
              </w:rPr>
            </w:pPr>
            <w:ins w:id="4333" w:author="bmooney" w:date="2011-09-26T11:34:00Z">
              <w:r>
                <w:br w:type="page"/>
              </w:r>
              <w:proofErr w:type="spellStart"/>
              <w:r w:rsidRPr="00DB267B">
                <w:rPr>
                  <w:b/>
                  <w:bCs/>
                  <w:sz w:val="20"/>
                </w:rPr>
                <w:t>Req</w:t>
              </w:r>
              <w:proofErr w:type="spellEnd"/>
              <w:r w:rsidRPr="00DB267B">
                <w:rPr>
                  <w:b/>
                  <w:bCs/>
                  <w:sz w:val="20"/>
                </w:rPr>
                <w:t xml:space="preserve"> #</w:t>
              </w:r>
            </w:ins>
          </w:p>
        </w:tc>
        <w:tc>
          <w:tcPr>
            <w:tcW w:w="1707" w:type="dxa"/>
          </w:tcPr>
          <w:p w14:paraId="472A4546" w14:textId="77777777" w:rsidR="001753EF" w:rsidRPr="00DB267B" w:rsidRDefault="001753EF" w:rsidP="001753EF">
            <w:pPr>
              <w:spacing w:after="120"/>
              <w:rPr>
                <w:ins w:id="4334" w:author="bmooney" w:date="2011-09-26T11:34:00Z"/>
                <w:b/>
                <w:bCs/>
                <w:sz w:val="20"/>
              </w:rPr>
            </w:pPr>
            <w:ins w:id="4335" w:author="bmooney" w:date="2011-09-26T11:34:00Z">
              <w:r w:rsidRPr="00DB267B">
                <w:rPr>
                  <w:b/>
                  <w:bCs/>
                  <w:sz w:val="20"/>
                </w:rPr>
                <w:t>Field Name</w:t>
              </w:r>
            </w:ins>
          </w:p>
        </w:tc>
        <w:tc>
          <w:tcPr>
            <w:tcW w:w="2743" w:type="dxa"/>
          </w:tcPr>
          <w:p w14:paraId="3BB077A1" w14:textId="77777777" w:rsidR="001753EF" w:rsidRPr="00DB267B" w:rsidRDefault="001753EF" w:rsidP="001753EF">
            <w:pPr>
              <w:spacing w:after="120"/>
              <w:rPr>
                <w:ins w:id="4336" w:author="bmooney" w:date="2011-09-26T11:34:00Z"/>
                <w:b/>
                <w:bCs/>
                <w:sz w:val="20"/>
              </w:rPr>
            </w:pPr>
            <w:ins w:id="4337" w:author="bmooney" w:date="2011-09-26T11:34:00Z">
              <w:r w:rsidRPr="00DB267B">
                <w:rPr>
                  <w:b/>
                  <w:bCs/>
                  <w:sz w:val="20"/>
                </w:rPr>
                <w:t>Meaning</w:t>
              </w:r>
            </w:ins>
          </w:p>
        </w:tc>
        <w:tc>
          <w:tcPr>
            <w:tcW w:w="1889" w:type="dxa"/>
          </w:tcPr>
          <w:p w14:paraId="7BEA3639" w14:textId="77777777" w:rsidR="001753EF" w:rsidRPr="00DB267B" w:rsidRDefault="001753EF" w:rsidP="001753EF">
            <w:pPr>
              <w:spacing w:after="120"/>
              <w:rPr>
                <w:ins w:id="4338" w:author="bmooney" w:date="2011-09-26T11:34:00Z"/>
                <w:b/>
                <w:bCs/>
                <w:sz w:val="20"/>
              </w:rPr>
            </w:pPr>
            <w:ins w:id="4339" w:author="bmooney" w:date="2011-09-26T11:34:00Z">
              <w:r w:rsidRPr="00DB267B">
                <w:rPr>
                  <w:b/>
                  <w:bCs/>
                  <w:sz w:val="20"/>
                </w:rPr>
                <w:t>Database column</w:t>
              </w:r>
            </w:ins>
          </w:p>
        </w:tc>
        <w:tc>
          <w:tcPr>
            <w:tcW w:w="1342" w:type="dxa"/>
          </w:tcPr>
          <w:p w14:paraId="632F27A2" w14:textId="77777777" w:rsidR="001753EF" w:rsidRPr="00DB267B" w:rsidRDefault="001753EF" w:rsidP="001753EF">
            <w:pPr>
              <w:spacing w:after="120"/>
              <w:rPr>
                <w:ins w:id="4340" w:author="bmooney" w:date="2011-09-26T11:34:00Z"/>
                <w:b/>
                <w:bCs/>
                <w:sz w:val="20"/>
              </w:rPr>
            </w:pPr>
            <w:ins w:id="4341" w:author="bmooney" w:date="2011-09-26T11:34:00Z">
              <w:r w:rsidRPr="00DB267B">
                <w:rPr>
                  <w:b/>
                  <w:bCs/>
                  <w:sz w:val="20"/>
                </w:rPr>
                <w:t>Data source</w:t>
              </w:r>
            </w:ins>
          </w:p>
        </w:tc>
      </w:tr>
      <w:tr w:rsidR="001753EF" w:rsidRPr="00DB267B" w14:paraId="53E3F3D3" w14:textId="77777777" w:rsidTr="001753EF">
        <w:trPr>
          <w:ins w:id="4342" w:author="bmooney" w:date="2011-09-26T11:34:00Z"/>
        </w:trPr>
        <w:tc>
          <w:tcPr>
            <w:tcW w:w="1067" w:type="dxa"/>
          </w:tcPr>
          <w:p w14:paraId="4739A8AD" w14:textId="1DD0AC6F" w:rsidR="001753EF" w:rsidRPr="00DB267B" w:rsidRDefault="001753EF" w:rsidP="001753EF">
            <w:pPr>
              <w:spacing w:after="120"/>
              <w:rPr>
                <w:ins w:id="4343" w:author="bmooney" w:date="2011-09-26T11:34:00Z"/>
                <w:sz w:val="20"/>
              </w:rPr>
            </w:pPr>
            <w:ins w:id="4344" w:author="bmooney" w:date="2011-09-26T11:34:00Z">
              <w:r>
                <w:rPr>
                  <w:sz w:val="20"/>
                </w:rPr>
                <w:t>FR-2</w:t>
              </w:r>
            </w:ins>
            <w:ins w:id="4345" w:author="bmooney" w:date="2011-09-26T11:36:00Z">
              <w:r>
                <w:rPr>
                  <w:sz w:val="20"/>
                </w:rPr>
                <w:t>105</w:t>
              </w:r>
            </w:ins>
          </w:p>
        </w:tc>
        <w:tc>
          <w:tcPr>
            <w:tcW w:w="1707" w:type="dxa"/>
          </w:tcPr>
          <w:p w14:paraId="0A08BCB5" w14:textId="6060B65F" w:rsidR="001753EF" w:rsidRPr="00DB267B" w:rsidRDefault="001753EF" w:rsidP="001753EF">
            <w:pPr>
              <w:spacing w:after="120"/>
              <w:rPr>
                <w:ins w:id="4346" w:author="bmooney" w:date="2011-09-26T11:34:00Z"/>
                <w:sz w:val="20"/>
              </w:rPr>
            </w:pPr>
            <w:ins w:id="4347" w:author="bmooney" w:date="2011-09-26T11:35:00Z">
              <w:r>
                <w:rPr>
                  <w:sz w:val="20"/>
                </w:rPr>
                <w:t>Account</w:t>
              </w:r>
            </w:ins>
            <w:ins w:id="4348" w:author="bmooney" w:date="2011-09-26T11:34:00Z">
              <w:r w:rsidRPr="00DB267B">
                <w:rPr>
                  <w:sz w:val="20"/>
                </w:rPr>
                <w:t xml:space="preserve"> Barcode</w:t>
              </w:r>
            </w:ins>
          </w:p>
        </w:tc>
        <w:tc>
          <w:tcPr>
            <w:tcW w:w="2743" w:type="dxa"/>
          </w:tcPr>
          <w:p w14:paraId="0C3C26A7" w14:textId="51B99690" w:rsidR="001753EF" w:rsidRPr="00DB267B" w:rsidRDefault="001753EF" w:rsidP="001753EF">
            <w:pPr>
              <w:spacing w:after="120"/>
              <w:rPr>
                <w:ins w:id="4349" w:author="bmooney" w:date="2011-09-26T11:34:00Z"/>
                <w:sz w:val="20"/>
              </w:rPr>
            </w:pPr>
            <w:ins w:id="4350" w:author="bmooney" w:date="2011-09-26T11:34:00Z">
              <w:r>
                <w:rPr>
                  <w:sz w:val="20"/>
                </w:rPr>
                <w:t xml:space="preserve">Account barcode for the </w:t>
              </w:r>
            </w:ins>
            <w:ins w:id="4351" w:author="bmooney" w:date="2011-09-26T11:36:00Z">
              <w:r>
                <w:rPr>
                  <w:sz w:val="20"/>
                </w:rPr>
                <w:t xml:space="preserve">pathology </w:t>
              </w:r>
            </w:ins>
            <w:ins w:id="4352" w:author="bmooney" w:date="2011-09-26T11:34:00Z">
              <w:r>
                <w:rPr>
                  <w:sz w:val="20"/>
                </w:rPr>
                <w:t>account</w:t>
              </w:r>
            </w:ins>
            <w:ins w:id="4353" w:author="bmooney" w:date="2011-09-26T11:36:00Z">
              <w:r>
                <w:rPr>
                  <w:sz w:val="20"/>
                </w:rPr>
                <w:t xml:space="preserve"> from which the specimen for this requisition was obtained</w:t>
              </w:r>
            </w:ins>
            <w:ins w:id="4354" w:author="bmooney" w:date="2011-09-26T11:34:00Z">
              <w:r>
                <w:rPr>
                  <w:sz w:val="20"/>
                </w:rPr>
                <w:t xml:space="preserve"> </w:t>
              </w:r>
            </w:ins>
          </w:p>
        </w:tc>
        <w:tc>
          <w:tcPr>
            <w:tcW w:w="1889" w:type="dxa"/>
          </w:tcPr>
          <w:p w14:paraId="7AA37F4D" w14:textId="77777777" w:rsidR="001753EF" w:rsidRPr="00DB267B" w:rsidRDefault="001753EF" w:rsidP="001753EF">
            <w:pPr>
              <w:spacing w:after="120"/>
              <w:rPr>
                <w:ins w:id="4355" w:author="bmooney" w:date="2011-09-26T11:34:00Z"/>
                <w:sz w:val="20"/>
              </w:rPr>
            </w:pPr>
            <w:proofErr w:type="spellStart"/>
            <w:proofErr w:type="gramStart"/>
            <w:ins w:id="4356" w:author="bmooney" w:date="2011-09-26T11:34:00Z">
              <w:r>
                <w:rPr>
                  <w:sz w:val="20"/>
                </w:rPr>
                <w:t>tblRequisitionEntity</w:t>
              </w:r>
              <w:proofErr w:type="spellEnd"/>
              <w:proofErr w:type="gramEnd"/>
              <w:r>
                <w:rPr>
                  <w:sz w:val="20"/>
                </w:rPr>
                <w:t xml:space="preserve">. </w:t>
              </w:r>
              <w:proofErr w:type="spellStart"/>
              <w:r>
                <w:rPr>
                  <w:sz w:val="20"/>
                </w:rPr>
                <w:t>EntityReferenceID</w:t>
              </w:r>
              <w:proofErr w:type="spellEnd"/>
            </w:ins>
          </w:p>
        </w:tc>
        <w:tc>
          <w:tcPr>
            <w:tcW w:w="1342" w:type="dxa"/>
          </w:tcPr>
          <w:p w14:paraId="6D57945F" w14:textId="77777777" w:rsidR="001753EF" w:rsidRPr="00DB267B" w:rsidRDefault="001753EF" w:rsidP="001753EF">
            <w:pPr>
              <w:spacing w:after="120"/>
              <w:rPr>
                <w:ins w:id="4357" w:author="bmooney" w:date="2011-09-26T11:34:00Z"/>
                <w:sz w:val="20"/>
              </w:rPr>
            </w:pPr>
            <w:ins w:id="4358" w:author="bmooney" w:date="2011-09-26T11:34:00Z">
              <w:r>
                <w:rPr>
                  <w:sz w:val="20"/>
                </w:rPr>
                <w:t>SARP (copied from CRM on requisition save)</w:t>
              </w:r>
            </w:ins>
          </w:p>
        </w:tc>
      </w:tr>
      <w:tr w:rsidR="001753EF" w:rsidRPr="00DB267B" w14:paraId="6733F274" w14:textId="77777777" w:rsidTr="001753EF">
        <w:trPr>
          <w:ins w:id="4359" w:author="bmooney" w:date="2011-09-26T11:34:00Z"/>
        </w:trPr>
        <w:tc>
          <w:tcPr>
            <w:tcW w:w="1067" w:type="dxa"/>
          </w:tcPr>
          <w:p w14:paraId="6B0DD478" w14:textId="126CADB9" w:rsidR="001753EF" w:rsidRPr="00DB267B" w:rsidRDefault="001753EF" w:rsidP="001753EF">
            <w:pPr>
              <w:spacing w:after="120"/>
              <w:rPr>
                <w:ins w:id="4360" w:author="bmooney" w:date="2011-09-26T11:34:00Z"/>
                <w:sz w:val="20"/>
              </w:rPr>
            </w:pPr>
            <w:ins w:id="4361" w:author="bmooney" w:date="2011-09-26T11:34:00Z">
              <w:r>
                <w:rPr>
                  <w:sz w:val="20"/>
                </w:rPr>
                <w:t>FR-2</w:t>
              </w:r>
            </w:ins>
            <w:ins w:id="4362" w:author="bmooney" w:date="2011-09-26T11:36:00Z">
              <w:r>
                <w:rPr>
                  <w:sz w:val="20"/>
                </w:rPr>
                <w:t>106</w:t>
              </w:r>
            </w:ins>
          </w:p>
        </w:tc>
        <w:tc>
          <w:tcPr>
            <w:tcW w:w="1707" w:type="dxa"/>
          </w:tcPr>
          <w:p w14:paraId="0C9CF23D" w14:textId="4B2FE3F4" w:rsidR="001753EF" w:rsidRPr="00DB267B" w:rsidRDefault="001753EF" w:rsidP="001753EF">
            <w:pPr>
              <w:spacing w:after="120"/>
              <w:rPr>
                <w:ins w:id="4363" w:author="bmooney" w:date="2011-09-26T11:34:00Z"/>
                <w:sz w:val="20"/>
              </w:rPr>
            </w:pPr>
            <w:ins w:id="4364" w:author="bmooney" w:date="2011-09-26T11:35:00Z">
              <w:r>
                <w:rPr>
                  <w:sz w:val="20"/>
                </w:rPr>
                <w:t>Account</w:t>
              </w:r>
            </w:ins>
            <w:ins w:id="4365" w:author="bmooney" w:date="2011-09-26T11:34:00Z">
              <w:r w:rsidRPr="00DB267B">
                <w:rPr>
                  <w:sz w:val="20"/>
                </w:rPr>
                <w:t xml:space="preserve"> Name</w:t>
              </w:r>
            </w:ins>
          </w:p>
        </w:tc>
        <w:tc>
          <w:tcPr>
            <w:tcW w:w="2743" w:type="dxa"/>
          </w:tcPr>
          <w:p w14:paraId="7C05BE30" w14:textId="0D2328AE" w:rsidR="001753EF" w:rsidRPr="00DB267B" w:rsidRDefault="001753EF" w:rsidP="001753EF">
            <w:pPr>
              <w:spacing w:after="120"/>
              <w:rPr>
                <w:ins w:id="4366" w:author="bmooney" w:date="2011-09-26T11:34:00Z"/>
                <w:sz w:val="20"/>
              </w:rPr>
            </w:pPr>
            <w:ins w:id="4367" w:author="bmooney" w:date="2011-09-26T11:34:00Z">
              <w:r>
                <w:rPr>
                  <w:sz w:val="20"/>
                </w:rPr>
                <w:t xml:space="preserve">Account name for the </w:t>
              </w:r>
            </w:ins>
            <w:ins w:id="4368" w:author="bmooney" w:date="2011-09-26T11:36:00Z">
              <w:r>
                <w:rPr>
                  <w:sz w:val="20"/>
                </w:rPr>
                <w:t>pathology account from which the specimen for this requisition was obtained</w:t>
              </w:r>
            </w:ins>
          </w:p>
        </w:tc>
        <w:tc>
          <w:tcPr>
            <w:tcW w:w="1889" w:type="dxa"/>
          </w:tcPr>
          <w:p w14:paraId="035E21D7" w14:textId="77777777" w:rsidR="001753EF" w:rsidRPr="00DB267B" w:rsidRDefault="001753EF" w:rsidP="001753EF">
            <w:pPr>
              <w:spacing w:after="120"/>
              <w:rPr>
                <w:ins w:id="4369" w:author="bmooney" w:date="2011-09-26T11:34:00Z"/>
                <w:sz w:val="20"/>
              </w:rPr>
            </w:pPr>
            <w:proofErr w:type="spellStart"/>
            <w:proofErr w:type="gramStart"/>
            <w:ins w:id="4370" w:author="bmooney" w:date="2011-09-26T11:34:00Z">
              <w:r>
                <w:rPr>
                  <w:sz w:val="20"/>
                </w:rPr>
                <w:t>tblRequisitionEntity</w:t>
              </w:r>
              <w:proofErr w:type="spellEnd"/>
              <w:proofErr w:type="gramEnd"/>
              <w:r>
                <w:rPr>
                  <w:sz w:val="20"/>
                </w:rPr>
                <w:t xml:space="preserve">. </w:t>
              </w:r>
              <w:proofErr w:type="spellStart"/>
              <w:r>
                <w:rPr>
                  <w:sz w:val="20"/>
                </w:rPr>
                <w:t>EntityName</w:t>
              </w:r>
              <w:proofErr w:type="spellEnd"/>
            </w:ins>
          </w:p>
        </w:tc>
        <w:tc>
          <w:tcPr>
            <w:tcW w:w="1342" w:type="dxa"/>
          </w:tcPr>
          <w:p w14:paraId="4D44E5E2" w14:textId="77777777" w:rsidR="001753EF" w:rsidRPr="00DB267B" w:rsidRDefault="001753EF" w:rsidP="001753EF">
            <w:pPr>
              <w:spacing w:after="120"/>
              <w:rPr>
                <w:ins w:id="4371" w:author="bmooney" w:date="2011-09-26T11:34:00Z"/>
                <w:sz w:val="20"/>
              </w:rPr>
            </w:pPr>
            <w:ins w:id="4372" w:author="bmooney" w:date="2011-09-26T11:34:00Z">
              <w:r>
                <w:rPr>
                  <w:sz w:val="20"/>
                </w:rPr>
                <w:t>SARP (copied from CRM)</w:t>
              </w:r>
            </w:ins>
          </w:p>
        </w:tc>
      </w:tr>
      <w:tr w:rsidR="001753EF" w:rsidRPr="00DB267B" w14:paraId="0EEB9ABB" w14:textId="77777777" w:rsidTr="001753EF">
        <w:trPr>
          <w:ins w:id="4373" w:author="bmooney" w:date="2011-09-26T11:34:00Z"/>
        </w:trPr>
        <w:tc>
          <w:tcPr>
            <w:tcW w:w="1067" w:type="dxa"/>
          </w:tcPr>
          <w:p w14:paraId="4EE946CC" w14:textId="6E9F46AC" w:rsidR="001753EF" w:rsidRPr="00DB267B" w:rsidRDefault="001753EF" w:rsidP="001753EF">
            <w:pPr>
              <w:spacing w:after="120"/>
              <w:rPr>
                <w:ins w:id="4374" w:author="bmooney" w:date="2011-09-26T11:34:00Z"/>
                <w:sz w:val="20"/>
              </w:rPr>
            </w:pPr>
            <w:ins w:id="4375" w:author="bmooney" w:date="2011-09-26T11:34:00Z">
              <w:r>
                <w:rPr>
                  <w:sz w:val="20"/>
                </w:rPr>
                <w:t>FR-2</w:t>
              </w:r>
            </w:ins>
            <w:ins w:id="4376" w:author="bmooney" w:date="2011-09-26T11:36:00Z">
              <w:r>
                <w:rPr>
                  <w:sz w:val="20"/>
                </w:rPr>
                <w:t>107</w:t>
              </w:r>
            </w:ins>
          </w:p>
        </w:tc>
        <w:tc>
          <w:tcPr>
            <w:tcW w:w="1707" w:type="dxa"/>
          </w:tcPr>
          <w:p w14:paraId="664DE735" w14:textId="77777777" w:rsidR="001753EF" w:rsidRPr="00DB267B" w:rsidRDefault="001753EF" w:rsidP="001753EF">
            <w:pPr>
              <w:spacing w:after="120"/>
              <w:rPr>
                <w:ins w:id="4377" w:author="bmooney" w:date="2011-09-26T11:34:00Z"/>
                <w:sz w:val="20"/>
              </w:rPr>
            </w:pPr>
            <w:ins w:id="4378" w:author="bmooney" w:date="2011-09-26T11:34:00Z">
              <w:r>
                <w:rPr>
                  <w:sz w:val="20"/>
                </w:rPr>
                <w:t>Address</w:t>
              </w:r>
            </w:ins>
          </w:p>
        </w:tc>
        <w:tc>
          <w:tcPr>
            <w:tcW w:w="2743" w:type="dxa"/>
          </w:tcPr>
          <w:p w14:paraId="55ABDA0F" w14:textId="77777777" w:rsidR="001753EF" w:rsidRDefault="001753EF" w:rsidP="001753EF">
            <w:pPr>
              <w:spacing w:after="120"/>
              <w:rPr>
                <w:ins w:id="4379" w:author="bmooney" w:date="2011-09-26T11:34:00Z"/>
                <w:sz w:val="20"/>
              </w:rPr>
            </w:pPr>
            <w:ins w:id="4380" w:author="bmooney" w:date="2011-09-26T11:34:00Z">
              <w:r>
                <w:rPr>
                  <w:sz w:val="20"/>
                </w:rPr>
                <w:t>The account address, in the format:</w:t>
              </w:r>
            </w:ins>
          </w:p>
          <w:p w14:paraId="3CD94A51" w14:textId="77777777" w:rsidR="001753EF" w:rsidRDefault="001753EF" w:rsidP="001753EF">
            <w:pPr>
              <w:spacing w:after="120"/>
              <w:rPr>
                <w:ins w:id="4381" w:author="bmooney" w:date="2011-09-26T11:34:00Z"/>
                <w:sz w:val="20"/>
              </w:rPr>
            </w:pPr>
            <w:ins w:id="4382" w:author="bmooney" w:date="2011-09-26T11:34:00Z">
              <w:r>
                <w:rPr>
                  <w:sz w:val="20"/>
                </w:rPr>
                <w:t>Street 1</w:t>
              </w:r>
            </w:ins>
          </w:p>
          <w:p w14:paraId="7704C93C" w14:textId="77777777" w:rsidR="001753EF" w:rsidRDefault="001753EF" w:rsidP="001753EF">
            <w:pPr>
              <w:spacing w:after="120"/>
              <w:rPr>
                <w:ins w:id="4383" w:author="bmooney" w:date="2011-09-26T11:34:00Z"/>
                <w:sz w:val="20"/>
              </w:rPr>
            </w:pPr>
            <w:ins w:id="4384" w:author="bmooney" w:date="2011-09-26T11:34:00Z">
              <w:r>
                <w:rPr>
                  <w:sz w:val="20"/>
                </w:rPr>
                <w:t>Street 2 (if exists)</w:t>
              </w:r>
            </w:ins>
          </w:p>
          <w:p w14:paraId="0DA8EB66" w14:textId="77777777" w:rsidR="001753EF" w:rsidRPr="00DB267B" w:rsidRDefault="001753EF" w:rsidP="001753EF">
            <w:pPr>
              <w:spacing w:after="120"/>
              <w:rPr>
                <w:ins w:id="4385" w:author="bmooney" w:date="2011-09-26T11:34:00Z"/>
                <w:sz w:val="20"/>
              </w:rPr>
            </w:pPr>
            <w:ins w:id="4386" w:author="bmooney" w:date="2011-09-26T11:34:00Z">
              <w:r>
                <w:rPr>
                  <w:sz w:val="20"/>
                </w:rPr>
                <w:t>City State Zip Country</w:t>
              </w:r>
            </w:ins>
          </w:p>
        </w:tc>
        <w:tc>
          <w:tcPr>
            <w:tcW w:w="1889" w:type="dxa"/>
          </w:tcPr>
          <w:p w14:paraId="245B7169" w14:textId="77777777" w:rsidR="001753EF" w:rsidRPr="00DB267B" w:rsidRDefault="001753EF" w:rsidP="001753EF">
            <w:pPr>
              <w:spacing w:after="120"/>
              <w:rPr>
                <w:ins w:id="4387" w:author="bmooney" w:date="2011-09-26T11:34:00Z"/>
                <w:sz w:val="20"/>
              </w:rPr>
            </w:pPr>
            <w:ins w:id="4388" w:author="bmooney" w:date="2011-09-26T11:34:00Z">
              <w:r>
                <w:rPr>
                  <w:sz w:val="20"/>
                </w:rPr>
                <w:t>Not copied into SARP; this is display-only information from CRM</w:t>
              </w:r>
            </w:ins>
          </w:p>
        </w:tc>
        <w:tc>
          <w:tcPr>
            <w:tcW w:w="1342" w:type="dxa"/>
          </w:tcPr>
          <w:p w14:paraId="631A9C50" w14:textId="77777777" w:rsidR="001753EF" w:rsidRPr="00DB267B" w:rsidRDefault="001753EF" w:rsidP="001753EF">
            <w:pPr>
              <w:spacing w:after="120"/>
              <w:rPr>
                <w:ins w:id="4389" w:author="bmooney" w:date="2011-09-26T11:34:00Z"/>
                <w:sz w:val="20"/>
              </w:rPr>
            </w:pPr>
            <w:ins w:id="4390" w:author="bmooney" w:date="2011-09-26T11:34:00Z">
              <w:r>
                <w:rPr>
                  <w:sz w:val="20"/>
                </w:rPr>
                <w:t>CRM primary address for account</w:t>
              </w:r>
            </w:ins>
          </w:p>
        </w:tc>
      </w:tr>
      <w:tr w:rsidR="001753EF" w:rsidRPr="00DB267B" w14:paraId="7844821F" w14:textId="77777777" w:rsidTr="001753EF">
        <w:trPr>
          <w:ins w:id="4391" w:author="bmooney" w:date="2011-09-26T11:34:00Z"/>
        </w:trPr>
        <w:tc>
          <w:tcPr>
            <w:tcW w:w="1067" w:type="dxa"/>
          </w:tcPr>
          <w:p w14:paraId="7F9BC076" w14:textId="70B00F8C" w:rsidR="001753EF" w:rsidRPr="00DB267B" w:rsidRDefault="001753EF" w:rsidP="001753EF">
            <w:pPr>
              <w:spacing w:after="120"/>
              <w:rPr>
                <w:ins w:id="4392" w:author="bmooney" w:date="2011-09-26T11:34:00Z"/>
                <w:sz w:val="20"/>
              </w:rPr>
            </w:pPr>
            <w:ins w:id="4393" w:author="bmooney" w:date="2011-09-26T11:34:00Z">
              <w:r>
                <w:rPr>
                  <w:sz w:val="20"/>
                </w:rPr>
                <w:t>FR-2</w:t>
              </w:r>
            </w:ins>
            <w:ins w:id="4394" w:author="bmooney" w:date="2011-09-26T11:36:00Z">
              <w:r>
                <w:rPr>
                  <w:sz w:val="20"/>
                </w:rPr>
                <w:t>108</w:t>
              </w:r>
            </w:ins>
          </w:p>
        </w:tc>
        <w:tc>
          <w:tcPr>
            <w:tcW w:w="1707" w:type="dxa"/>
          </w:tcPr>
          <w:p w14:paraId="1533687B" w14:textId="77777777" w:rsidR="001753EF" w:rsidRPr="00DB267B" w:rsidRDefault="001753EF" w:rsidP="001753EF">
            <w:pPr>
              <w:spacing w:after="120"/>
              <w:rPr>
                <w:ins w:id="4395" w:author="bmooney" w:date="2011-09-26T11:34:00Z"/>
                <w:sz w:val="20"/>
              </w:rPr>
            </w:pPr>
            <w:ins w:id="4396" w:author="bmooney" w:date="2011-09-26T11:34:00Z">
              <w:r>
                <w:rPr>
                  <w:sz w:val="20"/>
                </w:rPr>
                <w:t>Owner</w:t>
              </w:r>
            </w:ins>
          </w:p>
        </w:tc>
        <w:tc>
          <w:tcPr>
            <w:tcW w:w="2743" w:type="dxa"/>
          </w:tcPr>
          <w:p w14:paraId="703BE2AA" w14:textId="77777777" w:rsidR="001753EF" w:rsidRPr="00DB267B" w:rsidRDefault="001753EF" w:rsidP="001753EF">
            <w:pPr>
              <w:spacing w:after="120"/>
              <w:rPr>
                <w:ins w:id="4397" w:author="bmooney" w:date="2011-09-26T11:34:00Z"/>
                <w:sz w:val="20"/>
              </w:rPr>
            </w:pPr>
            <w:ins w:id="4398" w:author="bmooney" w:date="2011-09-26T11:34:00Z">
              <w:r>
                <w:rPr>
                  <w:sz w:val="20"/>
                </w:rPr>
                <w:t xml:space="preserve">The account owner from CRM. Format is developer’s choice but should include the first and last name. </w:t>
              </w:r>
            </w:ins>
          </w:p>
        </w:tc>
        <w:tc>
          <w:tcPr>
            <w:tcW w:w="1889" w:type="dxa"/>
          </w:tcPr>
          <w:p w14:paraId="44738580" w14:textId="77777777" w:rsidR="001753EF" w:rsidRPr="00DB267B" w:rsidRDefault="001753EF" w:rsidP="001753EF">
            <w:pPr>
              <w:spacing w:after="120"/>
              <w:rPr>
                <w:ins w:id="4399" w:author="bmooney" w:date="2011-09-26T11:34:00Z"/>
                <w:sz w:val="20"/>
              </w:rPr>
            </w:pPr>
            <w:ins w:id="4400" w:author="bmooney" w:date="2011-09-26T11:34:00Z">
              <w:r>
                <w:rPr>
                  <w:sz w:val="20"/>
                </w:rPr>
                <w:t>Not copied into SARP; this is display-only information from CRM</w:t>
              </w:r>
            </w:ins>
          </w:p>
        </w:tc>
        <w:tc>
          <w:tcPr>
            <w:tcW w:w="1342" w:type="dxa"/>
          </w:tcPr>
          <w:p w14:paraId="1ED54F00" w14:textId="77777777" w:rsidR="001753EF" w:rsidRPr="00DB267B" w:rsidRDefault="001753EF" w:rsidP="001753EF">
            <w:pPr>
              <w:spacing w:after="120"/>
              <w:rPr>
                <w:ins w:id="4401" w:author="bmooney" w:date="2011-09-26T11:34:00Z"/>
                <w:sz w:val="20"/>
              </w:rPr>
            </w:pPr>
            <w:ins w:id="4402" w:author="bmooney" w:date="2011-09-26T11:34:00Z">
              <w:r>
                <w:rPr>
                  <w:sz w:val="20"/>
                </w:rPr>
                <w:t>CRM account owner</w:t>
              </w:r>
            </w:ins>
          </w:p>
        </w:tc>
      </w:tr>
    </w:tbl>
    <w:p w14:paraId="59D9CF05" w14:textId="3F1EB524" w:rsidR="001753EF" w:rsidRDefault="001753EF">
      <w:pPr>
        <w:pStyle w:val="Heading4"/>
        <w:rPr>
          <w:ins w:id="4403" w:author="bmooney" w:date="2011-09-26T11:37:00Z"/>
        </w:rPr>
        <w:pPrChange w:id="4404" w:author="bmooney" w:date="2011-09-26T11:37:00Z">
          <w:pPr>
            <w:pStyle w:val="Heading3"/>
          </w:pPr>
        </w:pPrChange>
      </w:pPr>
      <w:ins w:id="4405" w:author="bmooney" w:date="2011-09-26T11:37:00Z">
        <w:r>
          <w:t>Submitting Pathologist section</w:t>
        </w:r>
      </w:ins>
    </w:p>
    <w:p w14:paraId="6DE0F399" w14:textId="69EE28B8" w:rsidR="001753EF" w:rsidRPr="001753EF" w:rsidRDefault="001753EF">
      <w:pPr>
        <w:pStyle w:val="Body4"/>
        <w:rPr>
          <w:ins w:id="4406" w:author="bmooney" w:date="2011-09-26T11:37:00Z"/>
        </w:rPr>
        <w:pPrChange w:id="4407" w:author="bmooney" w:date="2011-09-26T11:37:00Z">
          <w:pPr>
            <w:pStyle w:val="Heading3"/>
          </w:pPr>
        </w:pPrChange>
      </w:pPr>
      <w:ins w:id="4408" w:author="bmooney" w:date="2011-09-26T11:37:00Z">
        <w:r>
          <w:t>This section not documented.</w:t>
        </w:r>
      </w:ins>
    </w:p>
    <w:p w14:paraId="13E7CFE1" w14:textId="18180E15" w:rsidR="001753EF" w:rsidRDefault="001753EF">
      <w:pPr>
        <w:pStyle w:val="Heading4"/>
        <w:rPr>
          <w:ins w:id="4409" w:author="bmooney" w:date="2011-09-26T11:37:00Z"/>
        </w:rPr>
        <w:pPrChange w:id="4410" w:author="bmooney" w:date="2011-09-26T11:37:00Z">
          <w:pPr>
            <w:pStyle w:val="Heading3"/>
          </w:pPr>
        </w:pPrChange>
      </w:pPr>
      <w:ins w:id="4411" w:author="bmooney" w:date="2011-09-26T11:37:00Z">
        <w:r>
          <w:t>Comments section</w:t>
        </w:r>
      </w:ins>
    </w:p>
    <w:p w14:paraId="709D0983" w14:textId="5382CB4B" w:rsidR="001753EF" w:rsidRPr="001753EF" w:rsidRDefault="001753EF">
      <w:pPr>
        <w:pStyle w:val="Body4"/>
        <w:rPr>
          <w:ins w:id="4412" w:author="bmooney" w:date="2011-09-26T11:37:00Z"/>
        </w:rPr>
        <w:pPrChange w:id="4413" w:author="bmooney" w:date="2011-09-26T11:37:00Z">
          <w:pPr>
            <w:pStyle w:val="Heading3"/>
          </w:pPr>
        </w:pPrChange>
      </w:pPr>
      <w:ins w:id="4414" w:author="bmooney" w:date="2011-09-26T11:37:00Z">
        <w:r>
          <w:t>This section not documented.</w:t>
        </w:r>
      </w:ins>
    </w:p>
    <w:p w14:paraId="16E4A569" w14:textId="77777777" w:rsidR="00684432" w:rsidRDefault="00537805" w:rsidP="009446BF">
      <w:pPr>
        <w:pStyle w:val="Heading3"/>
      </w:pPr>
      <w:r w:rsidRPr="00FB06D0">
        <w:t>Materials tab</w:t>
      </w:r>
      <w:bookmarkEnd w:id="4292"/>
      <w:bookmarkEnd w:id="4293"/>
      <w:bookmarkEnd w:id="4294"/>
      <w:bookmarkEnd w:id="4295"/>
    </w:p>
    <w:p w14:paraId="16E4A56A" w14:textId="77777777" w:rsidR="00684432" w:rsidRDefault="00090A99" w:rsidP="009446BF">
      <w:pPr>
        <w:pStyle w:val="Body3"/>
      </w:pPr>
      <w:r>
        <w:t>This screen not fully documented.</w:t>
      </w:r>
    </w:p>
    <w:p w14:paraId="16E4A56B" w14:textId="77777777" w:rsidR="00684432" w:rsidRDefault="00B37D2E" w:rsidP="009446BF">
      <w:pPr>
        <w:pStyle w:val="Body3"/>
      </w:pPr>
      <w:r>
        <w:rPr>
          <w:noProof/>
        </w:rPr>
        <w:drawing>
          <wp:inline distT="0" distB="0" distL="0" distR="0" wp14:anchorId="16E4AFFE" wp14:editId="16E4AFFF">
            <wp:extent cx="5572125" cy="4600575"/>
            <wp:effectExtent l="19050" t="0" r="9525"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srcRect/>
                    <a:stretch>
                      <a:fillRect/>
                    </a:stretch>
                  </pic:blipFill>
                  <pic:spPr bwMode="auto">
                    <a:xfrm>
                      <a:off x="0" y="0"/>
                      <a:ext cx="5572125" cy="4600575"/>
                    </a:xfrm>
                    <a:prstGeom prst="rect">
                      <a:avLst/>
                    </a:prstGeom>
                    <a:noFill/>
                    <a:ln w="9525">
                      <a:noFill/>
                      <a:miter lim="800000"/>
                      <a:headEnd/>
                      <a:tailEnd/>
                    </a:ln>
                  </pic:spPr>
                </pic:pic>
              </a:graphicData>
            </a:graphic>
          </wp:inline>
        </w:drawing>
      </w:r>
    </w:p>
    <w:p w14:paraId="16E4A56C" w14:textId="77777777" w:rsidR="0011545D" w:rsidRDefault="0011545D" w:rsidP="009446BF">
      <w:pPr>
        <w:pStyle w:val="Body3"/>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1800"/>
        <w:gridCol w:w="2160"/>
        <w:gridCol w:w="2062"/>
        <w:gridCol w:w="1808"/>
      </w:tblGrid>
      <w:tr w:rsidR="00D90467" w:rsidRPr="006C35D3" w14:paraId="16E4A572" w14:textId="77777777" w:rsidTr="006B4698">
        <w:tc>
          <w:tcPr>
            <w:tcW w:w="810" w:type="dxa"/>
          </w:tcPr>
          <w:p w14:paraId="16E4A56D" w14:textId="77777777" w:rsidR="00D90467" w:rsidRPr="006C35D3" w:rsidRDefault="00D90467" w:rsidP="006C35D3">
            <w:pPr>
              <w:spacing w:after="120"/>
              <w:rPr>
                <w:b/>
                <w:bCs/>
                <w:sz w:val="20"/>
              </w:rPr>
            </w:pPr>
            <w:proofErr w:type="spellStart"/>
            <w:r w:rsidRPr="006C35D3">
              <w:rPr>
                <w:b/>
                <w:bCs/>
                <w:sz w:val="20"/>
              </w:rPr>
              <w:t>Req</w:t>
            </w:r>
            <w:proofErr w:type="spellEnd"/>
            <w:r w:rsidRPr="006C35D3">
              <w:rPr>
                <w:b/>
                <w:bCs/>
                <w:sz w:val="20"/>
              </w:rPr>
              <w:t xml:space="preserve"> #</w:t>
            </w:r>
          </w:p>
        </w:tc>
        <w:tc>
          <w:tcPr>
            <w:tcW w:w="1800" w:type="dxa"/>
          </w:tcPr>
          <w:p w14:paraId="16E4A56E" w14:textId="77777777" w:rsidR="00D90467" w:rsidRPr="006C35D3" w:rsidRDefault="00D90467" w:rsidP="006C35D3">
            <w:pPr>
              <w:spacing w:after="120"/>
              <w:rPr>
                <w:b/>
                <w:bCs/>
                <w:sz w:val="20"/>
              </w:rPr>
            </w:pPr>
            <w:r w:rsidRPr="006C35D3">
              <w:rPr>
                <w:b/>
                <w:bCs/>
                <w:sz w:val="20"/>
              </w:rPr>
              <w:t>Field Name</w:t>
            </w:r>
          </w:p>
        </w:tc>
        <w:tc>
          <w:tcPr>
            <w:tcW w:w="2160" w:type="dxa"/>
          </w:tcPr>
          <w:p w14:paraId="16E4A56F" w14:textId="77777777" w:rsidR="00D90467" w:rsidRPr="006C35D3" w:rsidRDefault="00D90467" w:rsidP="006C35D3">
            <w:pPr>
              <w:spacing w:after="120"/>
              <w:rPr>
                <w:b/>
                <w:bCs/>
                <w:sz w:val="20"/>
              </w:rPr>
            </w:pPr>
            <w:r w:rsidRPr="006C35D3">
              <w:rPr>
                <w:b/>
                <w:bCs/>
                <w:sz w:val="20"/>
              </w:rPr>
              <w:t>Meaning</w:t>
            </w:r>
          </w:p>
        </w:tc>
        <w:tc>
          <w:tcPr>
            <w:tcW w:w="2062" w:type="dxa"/>
          </w:tcPr>
          <w:p w14:paraId="16E4A570" w14:textId="77777777" w:rsidR="00D90467" w:rsidRPr="006C35D3" w:rsidRDefault="00D90467" w:rsidP="006C35D3">
            <w:pPr>
              <w:spacing w:after="120"/>
              <w:rPr>
                <w:b/>
                <w:bCs/>
                <w:sz w:val="20"/>
              </w:rPr>
            </w:pPr>
            <w:r w:rsidRPr="006C35D3">
              <w:rPr>
                <w:b/>
                <w:bCs/>
                <w:sz w:val="20"/>
              </w:rPr>
              <w:t>Database column</w:t>
            </w:r>
          </w:p>
        </w:tc>
        <w:tc>
          <w:tcPr>
            <w:tcW w:w="1808" w:type="dxa"/>
          </w:tcPr>
          <w:p w14:paraId="16E4A571" w14:textId="77777777" w:rsidR="00D90467" w:rsidRPr="006C35D3" w:rsidRDefault="00D90467" w:rsidP="006C35D3">
            <w:pPr>
              <w:spacing w:after="120"/>
              <w:rPr>
                <w:b/>
                <w:bCs/>
                <w:sz w:val="20"/>
              </w:rPr>
            </w:pPr>
            <w:r w:rsidRPr="006C35D3">
              <w:rPr>
                <w:b/>
                <w:bCs/>
                <w:sz w:val="20"/>
              </w:rPr>
              <w:t>Data source</w:t>
            </w:r>
          </w:p>
        </w:tc>
      </w:tr>
      <w:tr w:rsidR="00D90467" w:rsidRPr="006C35D3" w14:paraId="16E4A578" w14:textId="77777777" w:rsidTr="006B4698">
        <w:tc>
          <w:tcPr>
            <w:tcW w:w="810" w:type="dxa"/>
          </w:tcPr>
          <w:p w14:paraId="16E4A573" w14:textId="77777777" w:rsidR="00D90467" w:rsidRPr="006C35D3" w:rsidRDefault="00D90467" w:rsidP="006C35D3">
            <w:pPr>
              <w:spacing w:after="120"/>
              <w:rPr>
                <w:sz w:val="20"/>
              </w:rPr>
            </w:pPr>
          </w:p>
        </w:tc>
        <w:tc>
          <w:tcPr>
            <w:tcW w:w="1800" w:type="dxa"/>
          </w:tcPr>
          <w:p w14:paraId="16E4A574" w14:textId="77777777" w:rsidR="00D90467" w:rsidRPr="006C35D3" w:rsidRDefault="00D16731" w:rsidP="006C35D3">
            <w:pPr>
              <w:spacing w:after="120"/>
              <w:rPr>
                <w:sz w:val="20"/>
              </w:rPr>
            </w:pPr>
            <w:r w:rsidRPr="006C35D3">
              <w:rPr>
                <w:sz w:val="20"/>
              </w:rPr>
              <w:t>1st</w:t>
            </w:r>
          </w:p>
        </w:tc>
        <w:tc>
          <w:tcPr>
            <w:tcW w:w="2160" w:type="dxa"/>
          </w:tcPr>
          <w:p w14:paraId="16E4A575" w14:textId="77777777" w:rsidR="00D90467" w:rsidRPr="006C35D3" w:rsidRDefault="00D90467" w:rsidP="006C35D3">
            <w:pPr>
              <w:spacing w:after="120"/>
              <w:rPr>
                <w:sz w:val="20"/>
              </w:rPr>
            </w:pPr>
          </w:p>
        </w:tc>
        <w:tc>
          <w:tcPr>
            <w:tcW w:w="2062" w:type="dxa"/>
          </w:tcPr>
          <w:p w14:paraId="16E4A576" w14:textId="77777777" w:rsidR="00D90467" w:rsidRPr="006C35D3" w:rsidRDefault="00D90467" w:rsidP="006C35D3">
            <w:pPr>
              <w:spacing w:after="120"/>
              <w:rPr>
                <w:sz w:val="20"/>
              </w:rPr>
            </w:pPr>
          </w:p>
        </w:tc>
        <w:tc>
          <w:tcPr>
            <w:tcW w:w="1808" w:type="dxa"/>
          </w:tcPr>
          <w:p w14:paraId="16E4A577" w14:textId="77777777" w:rsidR="00D90467" w:rsidRPr="006C35D3" w:rsidRDefault="00D90467" w:rsidP="006C35D3">
            <w:pPr>
              <w:spacing w:after="120"/>
              <w:rPr>
                <w:sz w:val="20"/>
              </w:rPr>
            </w:pPr>
          </w:p>
        </w:tc>
      </w:tr>
      <w:tr w:rsidR="00D90467" w:rsidRPr="006C35D3" w14:paraId="16E4A57E" w14:textId="77777777" w:rsidTr="006B4698">
        <w:tc>
          <w:tcPr>
            <w:tcW w:w="810" w:type="dxa"/>
          </w:tcPr>
          <w:p w14:paraId="16E4A579" w14:textId="77777777" w:rsidR="00D90467" w:rsidRPr="006C35D3" w:rsidRDefault="00D90467" w:rsidP="006C35D3">
            <w:pPr>
              <w:spacing w:after="120"/>
              <w:rPr>
                <w:sz w:val="20"/>
              </w:rPr>
            </w:pPr>
          </w:p>
        </w:tc>
        <w:tc>
          <w:tcPr>
            <w:tcW w:w="1800" w:type="dxa"/>
          </w:tcPr>
          <w:p w14:paraId="16E4A57A" w14:textId="77777777" w:rsidR="00D90467" w:rsidRPr="006C35D3" w:rsidRDefault="00D16731" w:rsidP="006C35D3">
            <w:pPr>
              <w:spacing w:after="120"/>
              <w:rPr>
                <w:sz w:val="20"/>
              </w:rPr>
            </w:pPr>
            <w:r w:rsidRPr="006C35D3">
              <w:rPr>
                <w:sz w:val="20"/>
              </w:rPr>
              <w:t>2nd</w:t>
            </w:r>
          </w:p>
        </w:tc>
        <w:tc>
          <w:tcPr>
            <w:tcW w:w="2160" w:type="dxa"/>
          </w:tcPr>
          <w:p w14:paraId="16E4A57B" w14:textId="77777777" w:rsidR="00D90467" w:rsidRPr="006C35D3" w:rsidRDefault="00D90467" w:rsidP="006C35D3">
            <w:pPr>
              <w:spacing w:after="120"/>
              <w:rPr>
                <w:sz w:val="20"/>
              </w:rPr>
            </w:pPr>
          </w:p>
        </w:tc>
        <w:tc>
          <w:tcPr>
            <w:tcW w:w="2062" w:type="dxa"/>
          </w:tcPr>
          <w:p w14:paraId="16E4A57C" w14:textId="77777777" w:rsidR="00D90467" w:rsidRPr="006C35D3" w:rsidRDefault="00D90467" w:rsidP="006C35D3">
            <w:pPr>
              <w:spacing w:after="120"/>
              <w:rPr>
                <w:sz w:val="20"/>
              </w:rPr>
            </w:pPr>
          </w:p>
        </w:tc>
        <w:tc>
          <w:tcPr>
            <w:tcW w:w="1808" w:type="dxa"/>
          </w:tcPr>
          <w:p w14:paraId="16E4A57D" w14:textId="77777777" w:rsidR="00D90467" w:rsidRPr="006C35D3" w:rsidRDefault="00D90467" w:rsidP="006C35D3">
            <w:pPr>
              <w:spacing w:after="120"/>
              <w:rPr>
                <w:sz w:val="20"/>
              </w:rPr>
            </w:pPr>
          </w:p>
        </w:tc>
      </w:tr>
      <w:tr w:rsidR="00D90467" w:rsidRPr="006C35D3" w14:paraId="16E4A584" w14:textId="77777777" w:rsidTr="006B4698">
        <w:tc>
          <w:tcPr>
            <w:tcW w:w="810" w:type="dxa"/>
          </w:tcPr>
          <w:p w14:paraId="16E4A57F" w14:textId="77777777" w:rsidR="00D90467" w:rsidRPr="006C35D3" w:rsidRDefault="00D90467" w:rsidP="006C35D3">
            <w:pPr>
              <w:spacing w:after="120"/>
              <w:rPr>
                <w:sz w:val="20"/>
              </w:rPr>
            </w:pPr>
          </w:p>
        </w:tc>
        <w:tc>
          <w:tcPr>
            <w:tcW w:w="1800" w:type="dxa"/>
          </w:tcPr>
          <w:p w14:paraId="16E4A580" w14:textId="77777777" w:rsidR="00D90467" w:rsidRPr="006C35D3" w:rsidRDefault="00D16731" w:rsidP="006C35D3">
            <w:pPr>
              <w:spacing w:after="120"/>
              <w:rPr>
                <w:sz w:val="20"/>
              </w:rPr>
            </w:pPr>
            <w:r w:rsidRPr="006C35D3">
              <w:rPr>
                <w:sz w:val="20"/>
              </w:rPr>
              <w:t>3rd</w:t>
            </w:r>
          </w:p>
        </w:tc>
        <w:tc>
          <w:tcPr>
            <w:tcW w:w="2160" w:type="dxa"/>
          </w:tcPr>
          <w:p w14:paraId="16E4A581" w14:textId="77777777" w:rsidR="00D90467" w:rsidRPr="006C35D3" w:rsidRDefault="00D90467" w:rsidP="006C35D3">
            <w:pPr>
              <w:spacing w:after="120"/>
              <w:rPr>
                <w:sz w:val="20"/>
              </w:rPr>
            </w:pPr>
          </w:p>
        </w:tc>
        <w:tc>
          <w:tcPr>
            <w:tcW w:w="2062" w:type="dxa"/>
          </w:tcPr>
          <w:p w14:paraId="16E4A582" w14:textId="77777777" w:rsidR="00D90467" w:rsidRPr="006C35D3" w:rsidRDefault="00D90467" w:rsidP="006C35D3">
            <w:pPr>
              <w:spacing w:after="120"/>
              <w:rPr>
                <w:sz w:val="20"/>
              </w:rPr>
            </w:pPr>
          </w:p>
        </w:tc>
        <w:tc>
          <w:tcPr>
            <w:tcW w:w="1808" w:type="dxa"/>
          </w:tcPr>
          <w:p w14:paraId="16E4A583" w14:textId="77777777" w:rsidR="00D90467" w:rsidRPr="006C35D3" w:rsidRDefault="00D90467" w:rsidP="006C35D3">
            <w:pPr>
              <w:spacing w:after="120"/>
              <w:rPr>
                <w:sz w:val="20"/>
              </w:rPr>
            </w:pPr>
          </w:p>
        </w:tc>
      </w:tr>
      <w:tr w:rsidR="00D90467" w:rsidRPr="006C35D3" w14:paraId="16E4A58A" w14:textId="77777777" w:rsidTr="006B4698">
        <w:tc>
          <w:tcPr>
            <w:tcW w:w="810" w:type="dxa"/>
          </w:tcPr>
          <w:p w14:paraId="16E4A585" w14:textId="77777777" w:rsidR="00D90467" w:rsidRPr="006C35D3" w:rsidRDefault="00D90467" w:rsidP="006C35D3">
            <w:pPr>
              <w:spacing w:after="120"/>
              <w:rPr>
                <w:sz w:val="20"/>
              </w:rPr>
            </w:pPr>
          </w:p>
        </w:tc>
        <w:tc>
          <w:tcPr>
            <w:tcW w:w="1800" w:type="dxa"/>
          </w:tcPr>
          <w:p w14:paraId="16E4A586" w14:textId="77777777" w:rsidR="00D90467" w:rsidRPr="006C35D3" w:rsidRDefault="00D16731" w:rsidP="006C35D3">
            <w:pPr>
              <w:spacing w:after="120"/>
              <w:rPr>
                <w:sz w:val="20"/>
              </w:rPr>
            </w:pPr>
            <w:r w:rsidRPr="006C35D3">
              <w:rPr>
                <w:sz w:val="20"/>
              </w:rPr>
              <w:t>4th</w:t>
            </w:r>
          </w:p>
        </w:tc>
        <w:tc>
          <w:tcPr>
            <w:tcW w:w="2160" w:type="dxa"/>
          </w:tcPr>
          <w:p w14:paraId="16E4A587" w14:textId="77777777" w:rsidR="00D90467" w:rsidRPr="006C35D3" w:rsidRDefault="00D90467" w:rsidP="006C35D3">
            <w:pPr>
              <w:spacing w:after="120"/>
              <w:rPr>
                <w:sz w:val="20"/>
              </w:rPr>
            </w:pPr>
          </w:p>
        </w:tc>
        <w:tc>
          <w:tcPr>
            <w:tcW w:w="2062" w:type="dxa"/>
          </w:tcPr>
          <w:p w14:paraId="16E4A588" w14:textId="77777777" w:rsidR="00D90467" w:rsidRPr="006C35D3" w:rsidRDefault="00D90467" w:rsidP="006C35D3">
            <w:pPr>
              <w:spacing w:after="120"/>
              <w:rPr>
                <w:sz w:val="20"/>
              </w:rPr>
            </w:pPr>
          </w:p>
        </w:tc>
        <w:tc>
          <w:tcPr>
            <w:tcW w:w="1808" w:type="dxa"/>
          </w:tcPr>
          <w:p w14:paraId="16E4A589" w14:textId="77777777" w:rsidR="00D90467" w:rsidRPr="006C35D3" w:rsidRDefault="00D90467" w:rsidP="006C35D3">
            <w:pPr>
              <w:spacing w:after="120"/>
              <w:rPr>
                <w:sz w:val="20"/>
              </w:rPr>
            </w:pPr>
          </w:p>
        </w:tc>
      </w:tr>
      <w:tr w:rsidR="00D90467" w:rsidRPr="006C35D3" w14:paraId="16E4A590" w14:textId="77777777" w:rsidTr="006B4698">
        <w:tc>
          <w:tcPr>
            <w:tcW w:w="810" w:type="dxa"/>
          </w:tcPr>
          <w:p w14:paraId="16E4A58B" w14:textId="77777777" w:rsidR="00D90467" w:rsidRPr="006C35D3" w:rsidRDefault="00D90467" w:rsidP="006C35D3">
            <w:pPr>
              <w:spacing w:after="120"/>
              <w:rPr>
                <w:sz w:val="20"/>
              </w:rPr>
            </w:pPr>
          </w:p>
        </w:tc>
        <w:tc>
          <w:tcPr>
            <w:tcW w:w="1800" w:type="dxa"/>
          </w:tcPr>
          <w:p w14:paraId="16E4A58C" w14:textId="77777777" w:rsidR="00D90467" w:rsidRPr="006C35D3" w:rsidRDefault="00D16731" w:rsidP="006C35D3">
            <w:pPr>
              <w:spacing w:after="120"/>
              <w:rPr>
                <w:sz w:val="20"/>
              </w:rPr>
            </w:pPr>
            <w:r w:rsidRPr="006C35D3">
              <w:rPr>
                <w:sz w:val="20"/>
              </w:rPr>
              <w:t>Multiple Primaries</w:t>
            </w:r>
          </w:p>
        </w:tc>
        <w:tc>
          <w:tcPr>
            <w:tcW w:w="2160" w:type="dxa"/>
          </w:tcPr>
          <w:p w14:paraId="16E4A58D" w14:textId="77777777" w:rsidR="00D90467" w:rsidRPr="006C35D3" w:rsidRDefault="00D90467" w:rsidP="006C35D3">
            <w:pPr>
              <w:spacing w:after="120"/>
              <w:rPr>
                <w:sz w:val="20"/>
              </w:rPr>
            </w:pPr>
          </w:p>
        </w:tc>
        <w:tc>
          <w:tcPr>
            <w:tcW w:w="2062" w:type="dxa"/>
          </w:tcPr>
          <w:p w14:paraId="16E4A58E" w14:textId="77777777" w:rsidR="00D90467" w:rsidRPr="006C35D3" w:rsidRDefault="00D90467" w:rsidP="006C35D3">
            <w:pPr>
              <w:spacing w:after="120"/>
              <w:rPr>
                <w:sz w:val="20"/>
              </w:rPr>
            </w:pPr>
          </w:p>
        </w:tc>
        <w:tc>
          <w:tcPr>
            <w:tcW w:w="1808" w:type="dxa"/>
          </w:tcPr>
          <w:p w14:paraId="16E4A58F" w14:textId="77777777" w:rsidR="00D90467" w:rsidRPr="006C35D3" w:rsidRDefault="00D90467" w:rsidP="006C35D3">
            <w:pPr>
              <w:spacing w:after="120"/>
              <w:rPr>
                <w:sz w:val="20"/>
              </w:rPr>
            </w:pPr>
          </w:p>
        </w:tc>
      </w:tr>
      <w:tr w:rsidR="00D90467" w:rsidRPr="006C35D3" w14:paraId="16E4A596" w14:textId="77777777" w:rsidTr="006B4698">
        <w:tc>
          <w:tcPr>
            <w:tcW w:w="810" w:type="dxa"/>
          </w:tcPr>
          <w:p w14:paraId="16E4A591" w14:textId="77777777" w:rsidR="00D90467" w:rsidRPr="006C35D3" w:rsidRDefault="00D90467" w:rsidP="006C35D3">
            <w:pPr>
              <w:spacing w:after="120"/>
              <w:rPr>
                <w:sz w:val="20"/>
              </w:rPr>
            </w:pPr>
          </w:p>
        </w:tc>
        <w:tc>
          <w:tcPr>
            <w:tcW w:w="1800" w:type="dxa"/>
          </w:tcPr>
          <w:p w14:paraId="16E4A592" w14:textId="77777777" w:rsidR="00D90467" w:rsidRPr="006C35D3" w:rsidRDefault="00D16731" w:rsidP="006C35D3">
            <w:pPr>
              <w:spacing w:after="120"/>
              <w:rPr>
                <w:sz w:val="20"/>
              </w:rPr>
            </w:pPr>
            <w:r w:rsidRPr="006C35D3">
              <w:rPr>
                <w:sz w:val="20"/>
              </w:rPr>
              <w:t>Surgery Date</w:t>
            </w:r>
          </w:p>
        </w:tc>
        <w:tc>
          <w:tcPr>
            <w:tcW w:w="2160" w:type="dxa"/>
          </w:tcPr>
          <w:p w14:paraId="16E4A593" w14:textId="77777777" w:rsidR="00D90467" w:rsidRPr="006C35D3" w:rsidRDefault="00D90467" w:rsidP="006C35D3">
            <w:pPr>
              <w:spacing w:after="120"/>
              <w:rPr>
                <w:sz w:val="20"/>
              </w:rPr>
            </w:pPr>
          </w:p>
        </w:tc>
        <w:tc>
          <w:tcPr>
            <w:tcW w:w="2062" w:type="dxa"/>
          </w:tcPr>
          <w:p w14:paraId="16E4A594" w14:textId="77777777" w:rsidR="00D90467" w:rsidRPr="006C35D3" w:rsidRDefault="00D90467" w:rsidP="006C35D3">
            <w:pPr>
              <w:spacing w:after="120"/>
              <w:rPr>
                <w:sz w:val="20"/>
              </w:rPr>
            </w:pPr>
          </w:p>
        </w:tc>
        <w:tc>
          <w:tcPr>
            <w:tcW w:w="1808" w:type="dxa"/>
          </w:tcPr>
          <w:p w14:paraId="16E4A595" w14:textId="77777777" w:rsidR="00D90467" w:rsidRPr="006C35D3" w:rsidRDefault="00D90467" w:rsidP="006C35D3">
            <w:pPr>
              <w:spacing w:after="120"/>
              <w:rPr>
                <w:sz w:val="20"/>
              </w:rPr>
            </w:pPr>
          </w:p>
        </w:tc>
      </w:tr>
      <w:tr w:rsidR="00D90467" w:rsidRPr="006C35D3" w14:paraId="16E4A59C" w14:textId="77777777" w:rsidTr="006B4698">
        <w:tc>
          <w:tcPr>
            <w:tcW w:w="810" w:type="dxa"/>
          </w:tcPr>
          <w:p w14:paraId="16E4A597" w14:textId="77777777" w:rsidR="00D90467" w:rsidRPr="006C35D3" w:rsidRDefault="00D90467" w:rsidP="006C35D3">
            <w:pPr>
              <w:spacing w:after="120"/>
              <w:rPr>
                <w:sz w:val="20"/>
              </w:rPr>
            </w:pPr>
          </w:p>
        </w:tc>
        <w:tc>
          <w:tcPr>
            <w:tcW w:w="1800" w:type="dxa"/>
          </w:tcPr>
          <w:p w14:paraId="16E4A598" w14:textId="77777777" w:rsidR="00D90467" w:rsidRPr="006C35D3" w:rsidRDefault="00D16731" w:rsidP="006C35D3">
            <w:pPr>
              <w:spacing w:after="120"/>
              <w:rPr>
                <w:sz w:val="20"/>
              </w:rPr>
            </w:pPr>
            <w:r w:rsidRPr="006C35D3">
              <w:rPr>
                <w:sz w:val="20"/>
              </w:rPr>
              <w:t>Retrieval Date</w:t>
            </w:r>
          </w:p>
        </w:tc>
        <w:tc>
          <w:tcPr>
            <w:tcW w:w="2160" w:type="dxa"/>
          </w:tcPr>
          <w:p w14:paraId="16E4A599" w14:textId="77777777" w:rsidR="00D90467" w:rsidRPr="006C35D3" w:rsidRDefault="00D90467" w:rsidP="006C35D3">
            <w:pPr>
              <w:spacing w:after="120"/>
              <w:rPr>
                <w:sz w:val="20"/>
              </w:rPr>
            </w:pPr>
          </w:p>
        </w:tc>
        <w:tc>
          <w:tcPr>
            <w:tcW w:w="2062" w:type="dxa"/>
          </w:tcPr>
          <w:p w14:paraId="16E4A59A" w14:textId="77777777" w:rsidR="00D90467" w:rsidRPr="006C35D3" w:rsidRDefault="00D90467" w:rsidP="006C35D3">
            <w:pPr>
              <w:spacing w:after="120"/>
              <w:rPr>
                <w:sz w:val="20"/>
              </w:rPr>
            </w:pPr>
          </w:p>
        </w:tc>
        <w:tc>
          <w:tcPr>
            <w:tcW w:w="1808" w:type="dxa"/>
          </w:tcPr>
          <w:p w14:paraId="16E4A59B" w14:textId="77777777" w:rsidR="00D90467" w:rsidRPr="006C35D3" w:rsidRDefault="00D90467" w:rsidP="006C35D3">
            <w:pPr>
              <w:spacing w:after="120"/>
              <w:rPr>
                <w:sz w:val="20"/>
              </w:rPr>
            </w:pPr>
          </w:p>
        </w:tc>
      </w:tr>
      <w:tr w:rsidR="00D90467" w:rsidRPr="006C35D3" w14:paraId="16E4A5A2" w14:textId="77777777" w:rsidTr="006B4698">
        <w:tc>
          <w:tcPr>
            <w:tcW w:w="810" w:type="dxa"/>
          </w:tcPr>
          <w:p w14:paraId="16E4A59D" w14:textId="77777777" w:rsidR="00D90467" w:rsidRPr="006C35D3" w:rsidRDefault="00D90467" w:rsidP="006C35D3">
            <w:pPr>
              <w:spacing w:after="120"/>
              <w:rPr>
                <w:sz w:val="20"/>
              </w:rPr>
            </w:pPr>
          </w:p>
        </w:tc>
        <w:tc>
          <w:tcPr>
            <w:tcW w:w="1800" w:type="dxa"/>
          </w:tcPr>
          <w:p w14:paraId="16E4A59E" w14:textId="77777777" w:rsidR="00D90467" w:rsidRPr="006C35D3" w:rsidRDefault="00D16731" w:rsidP="006C35D3">
            <w:pPr>
              <w:spacing w:after="120"/>
              <w:rPr>
                <w:sz w:val="20"/>
              </w:rPr>
            </w:pPr>
            <w:r w:rsidRPr="006C35D3">
              <w:rPr>
                <w:sz w:val="20"/>
              </w:rPr>
              <w:t>Pathology Report</w:t>
            </w:r>
          </w:p>
        </w:tc>
        <w:tc>
          <w:tcPr>
            <w:tcW w:w="2160" w:type="dxa"/>
          </w:tcPr>
          <w:p w14:paraId="16E4A59F" w14:textId="77777777" w:rsidR="00D90467" w:rsidRPr="006C35D3" w:rsidRDefault="00D90467" w:rsidP="006C35D3">
            <w:pPr>
              <w:spacing w:after="120"/>
              <w:rPr>
                <w:sz w:val="20"/>
              </w:rPr>
            </w:pPr>
          </w:p>
        </w:tc>
        <w:tc>
          <w:tcPr>
            <w:tcW w:w="2062" w:type="dxa"/>
          </w:tcPr>
          <w:p w14:paraId="16E4A5A0" w14:textId="77777777" w:rsidR="00D90467" w:rsidRPr="006C35D3" w:rsidRDefault="00D90467" w:rsidP="006C35D3">
            <w:pPr>
              <w:spacing w:after="120"/>
              <w:rPr>
                <w:sz w:val="20"/>
              </w:rPr>
            </w:pPr>
          </w:p>
        </w:tc>
        <w:tc>
          <w:tcPr>
            <w:tcW w:w="1808" w:type="dxa"/>
          </w:tcPr>
          <w:p w14:paraId="16E4A5A1" w14:textId="77777777" w:rsidR="00D90467" w:rsidRPr="006C35D3" w:rsidRDefault="00D90467" w:rsidP="006C35D3">
            <w:pPr>
              <w:spacing w:after="120"/>
              <w:rPr>
                <w:sz w:val="20"/>
              </w:rPr>
            </w:pPr>
          </w:p>
        </w:tc>
      </w:tr>
      <w:tr w:rsidR="00D90467" w:rsidRPr="006C35D3" w14:paraId="16E4A5A8" w14:textId="77777777" w:rsidTr="006B4698">
        <w:tc>
          <w:tcPr>
            <w:tcW w:w="810" w:type="dxa"/>
          </w:tcPr>
          <w:p w14:paraId="16E4A5A3" w14:textId="77777777" w:rsidR="00D90467" w:rsidRPr="006C35D3" w:rsidRDefault="00D90467" w:rsidP="006C35D3">
            <w:pPr>
              <w:spacing w:after="120"/>
              <w:rPr>
                <w:sz w:val="20"/>
              </w:rPr>
            </w:pPr>
          </w:p>
        </w:tc>
        <w:tc>
          <w:tcPr>
            <w:tcW w:w="1800" w:type="dxa"/>
          </w:tcPr>
          <w:p w14:paraId="16E4A5A4" w14:textId="77777777" w:rsidR="00D90467" w:rsidRPr="006C35D3" w:rsidRDefault="00D16731" w:rsidP="006C35D3">
            <w:pPr>
              <w:spacing w:after="120"/>
              <w:rPr>
                <w:sz w:val="20"/>
              </w:rPr>
            </w:pPr>
            <w:r w:rsidRPr="006C35D3">
              <w:rPr>
                <w:sz w:val="20"/>
              </w:rPr>
              <w:t>Name</w:t>
            </w:r>
          </w:p>
        </w:tc>
        <w:tc>
          <w:tcPr>
            <w:tcW w:w="2160" w:type="dxa"/>
          </w:tcPr>
          <w:p w14:paraId="16E4A5A5" w14:textId="77777777" w:rsidR="00D90467" w:rsidRPr="006C35D3" w:rsidRDefault="00D90467" w:rsidP="006C35D3">
            <w:pPr>
              <w:spacing w:after="120"/>
              <w:rPr>
                <w:sz w:val="20"/>
              </w:rPr>
            </w:pPr>
          </w:p>
        </w:tc>
        <w:tc>
          <w:tcPr>
            <w:tcW w:w="2062" w:type="dxa"/>
          </w:tcPr>
          <w:p w14:paraId="16E4A5A6" w14:textId="77777777" w:rsidR="00D90467" w:rsidRPr="006C35D3" w:rsidRDefault="00D90467" w:rsidP="006C35D3">
            <w:pPr>
              <w:spacing w:after="120"/>
              <w:rPr>
                <w:sz w:val="20"/>
              </w:rPr>
            </w:pPr>
          </w:p>
        </w:tc>
        <w:tc>
          <w:tcPr>
            <w:tcW w:w="1808" w:type="dxa"/>
          </w:tcPr>
          <w:p w14:paraId="16E4A5A7" w14:textId="77777777" w:rsidR="00D90467" w:rsidRPr="006C35D3" w:rsidRDefault="00D90467" w:rsidP="006C35D3">
            <w:pPr>
              <w:spacing w:after="120"/>
              <w:rPr>
                <w:sz w:val="20"/>
              </w:rPr>
            </w:pPr>
          </w:p>
        </w:tc>
      </w:tr>
      <w:tr w:rsidR="00D90467" w:rsidRPr="006C35D3" w14:paraId="16E4A5AE" w14:textId="77777777" w:rsidTr="006B4698">
        <w:tc>
          <w:tcPr>
            <w:tcW w:w="810" w:type="dxa"/>
          </w:tcPr>
          <w:p w14:paraId="16E4A5A9" w14:textId="77777777" w:rsidR="00D90467" w:rsidRPr="006C35D3" w:rsidRDefault="00D90467" w:rsidP="006C35D3">
            <w:pPr>
              <w:spacing w:after="120"/>
              <w:rPr>
                <w:sz w:val="20"/>
              </w:rPr>
            </w:pPr>
          </w:p>
        </w:tc>
        <w:tc>
          <w:tcPr>
            <w:tcW w:w="1800" w:type="dxa"/>
          </w:tcPr>
          <w:p w14:paraId="16E4A5AA" w14:textId="77777777" w:rsidR="00D90467" w:rsidRPr="006C35D3" w:rsidRDefault="00D16731" w:rsidP="006C35D3">
            <w:pPr>
              <w:spacing w:after="120"/>
              <w:rPr>
                <w:sz w:val="20"/>
              </w:rPr>
            </w:pPr>
            <w:r w:rsidRPr="006C35D3">
              <w:rPr>
                <w:sz w:val="20"/>
              </w:rPr>
              <w:t xml:space="preserve">Address Phone </w:t>
            </w:r>
          </w:p>
        </w:tc>
        <w:tc>
          <w:tcPr>
            <w:tcW w:w="2160" w:type="dxa"/>
          </w:tcPr>
          <w:p w14:paraId="16E4A5AB" w14:textId="77777777" w:rsidR="00D90467" w:rsidRPr="006C35D3" w:rsidRDefault="00D90467" w:rsidP="006C35D3">
            <w:pPr>
              <w:spacing w:after="120"/>
              <w:rPr>
                <w:sz w:val="20"/>
              </w:rPr>
            </w:pPr>
          </w:p>
        </w:tc>
        <w:tc>
          <w:tcPr>
            <w:tcW w:w="2062" w:type="dxa"/>
          </w:tcPr>
          <w:p w14:paraId="16E4A5AC" w14:textId="77777777" w:rsidR="00D90467" w:rsidRPr="006C35D3" w:rsidRDefault="00D90467" w:rsidP="006C35D3">
            <w:pPr>
              <w:spacing w:after="120"/>
              <w:rPr>
                <w:sz w:val="20"/>
              </w:rPr>
            </w:pPr>
          </w:p>
        </w:tc>
        <w:tc>
          <w:tcPr>
            <w:tcW w:w="1808" w:type="dxa"/>
          </w:tcPr>
          <w:p w14:paraId="16E4A5AD" w14:textId="77777777" w:rsidR="00D90467" w:rsidRPr="006C35D3" w:rsidRDefault="00D90467" w:rsidP="006C35D3">
            <w:pPr>
              <w:spacing w:after="120"/>
              <w:rPr>
                <w:sz w:val="20"/>
              </w:rPr>
            </w:pPr>
          </w:p>
        </w:tc>
      </w:tr>
      <w:tr w:rsidR="00D90467" w:rsidRPr="006C35D3" w14:paraId="16E4A5B4" w14:textId="77777777" w:rsidTr="006B4698">
        <w:tc>
          <w:tcPr>
            <w:tcW w:w="810" w:type="dxa"/>
          </w:tcPr>
          <w:p w14:paraId="16E4A5AF" w14:textId="77777777" w:rsidR="00D90467" w:rsidRPr="006C35D3" w:rsidRDefault="00D90467" w:rsidP="006C35D3">
            <w:pPr>
              <w:spacing w:after="120"/>
              <w:rPr>
                <w:sz w:val="20"/>
              </w:rPr>
            </w:pPr>
          </w:p>
        </w:tc>
        <w:tc>
          <w:tcPr>
            <w:tcW w:w="1800" w:type="dxa"/>
          </w:tcPr>
          <w:p w14:paraId="16E4A5B0" w14:textId="77777777" w:rsidR="00D90467" w:rsidRPr="006C35D3" w:rsidRDefault="00D16731" w:rsidP="006C35D3">
            <w:pPr>
              <w:spacing w:after="120"/>
              <w:rPr>
                <w:sz w:val="20"/>
              </w:rPr>
            </w:pPr>
            <w:r w:rsidRPr="006C35D3">
              <w:rPr>
                <w:sz w:val="20"/>
              </w:rPr>
              <w:t>Address</w:t>
            </w:r>
          </w:p>
        </w:tc>
        <w:tc>
          <w:tcPr>
            <w:tcW w:w="2160" w:type="dxa"/>
          </w:tcPr>
          <w:p w14:paraId="16E4A5B1" w14:textId="77777777" w:rsidR="00D90467" w:rsidRPr="006C35D3" w:rsidRDefault="00D90467" w:rsidP="006C35D3">
            <w:pPr>
              <w:spacing w:after="120"/>
              <w:rPr>
                <w:sz w:val="20"/>
              </w:rPr>
            </w:pPr>
          </w:p>
        </w:tc>
        <w:tc>
          <w:tcPr>
            <w:tcW w:w="2062" w:type="dxa"/>
          </w:tcPr>
          <w:p w14:paraId="16E4A5B2" w14:textId="77777777" w:rsidR="00D90467" w:rsidRPr="006C35D3" w:rsidRDefault="00D90467" w:rsidP="006C35D3">
            <w:pPr>
              <w:spacing w:after="120"/>
              <w:rPr>
                <w:sz w:val="20"/>
              </w:rPr>
            </w:pPr>
          </w:p>
        </w:tc>
        <w:tc>
          <w:tcPr>
            <w:tcW w:w="1808" w:type="dxa"/>
          </w:tcPr>
          <w:p w14:paraId="16E4A5B3" w14:textId="77777777" w:rsidR="00D90467" w:rsidRPr="006C35D3" w:rsidRDefault="00D90467" w:rsidP="006C35D3">
            <w:pPr>
              <w:spacing w:after="120"/>
              <w:rPr>
                <w:sz w:val="20"/>
              </w:rPr>
            </w:pPr>
          </w:p>
        </w:tc>
      </w:tr>
      <w:tr w:rsidR="00D90467" w:rsidRPr="006C35D3" w14:paraId="16E4A5BA" w14:textId="77777777" w:rsidTr="006B4698">
        <w:tc>
          <w:tcPr>
            <w:tcW w:w="810" w:type="dxa"/>
          </w:tcPr>
          <w:p w14:paraId="16E4A5B5" w14:textId="77777777" w:rsidR="00D90467" w:rsidRPr="006C35D3" w:rsidRDefault="00D90467" w:rsidP="006C35D3">
            <w:pPr>
              <w:spacing w:after="120"/>
              <w:rPr>
                <w:sz w:val="20"/>
              </w:rPr>
            </w:pPr>
          </w:p>
        </w:tc>
        <w:tc>
          <w:tcPr>
            <w:tcW w:w="1800" w:type="dxa"/>
          </w:tcPr>
          <w:p w14:paraId="16E4A5B6" w14:textId="77777777" w:rsidR="00D90467" w:rsidRPr="006C35D3" w:rsidRDefault="00D16731" w:rsidP="006C35D3">
            <w:pPr>
              <w:spacing w:after="120"/>
              <w:rPr>
                <w:sz w:val="20"/>
              </w:rPr>
            </w:pPr>
            <w:r w:rsidRPr="006C35D3">
              <w:rPr>
                <w:sz w:val="20"/>
              </w:rPr>
              <w:t>Delivery</w:t>
            </w:r>
          </w:p>
        </w:tc>
        <w:tc>
          <w:tcPr>
            <w:tcW w:w="2160" w:type="dxa"/>
          </w:tcPr>
          <w:p w14:paraId="16E4A5B7" w14:textId="77777777" w:rsidR="00D90467" w:rsidRPr="006C35D3" w:rsidRDefault="00D90467" w:rsidP="006C35D3">
            <w:pPr>
              <w:spacing w:after="120"/>
              <w:rPr>
                <w:sz w:val="20"/>
              </w:rPr>
            </w:pPr>
          </w:p>
        </w:tc>
        <w:tc>
          <w:tcPr>
            <w:tcW w:w="2062" w:type="dxa"/>
          </w:tcPr>
          <w:p w14:paraId="16E4A5B8" w14:textId="77777777" w:rsidR="00D90467" w:rsidRPr="006C35D3" w:rsidRDefault="00D90467" w:rsidP="006C35D3">
            <w:pPr>
              <w:spacing w:after="120"/>
              <w:rPr>
                <w:sz w:val="20"/>
              </w:rPr>
            </w:pPr>
          </w:p>
        </w:tc>
        <w:tc>
          <w:tcPr>
            <w:tcW w:w="1808" w:type="dxa"/>
          </w:tcPr>
          <w:p w14:paraId="16E4A5B9" w14:textId="77777777" w:rsidR="00D90467" w:rsidRPr="006C35D3" w:rsidRDefault="00D90467" w:rsidP="006C35D3">
            <w:pPr>
              <w:spacing w:after="120"/>
              <w:rPr>
                <w:sz w:val="20"/>
              </w:rPr>
            </w:pPr>
          </w:p>
        </w:tc>
      </w:tr>
    </w:tbl>
    <w:p w14:paraId="16E4A5BB" w14:textId="77777777" w:rsidR="00684432" w:rsidRDefault="00537805" w:rsidP="009446BF">
      <w:pPr>
        <w:pStyle w:val="Heading3"/>
      </w:pPr>
      <w:bookmarkStart w:id="4415" w:name="_Toc270940872"/>
      <w:bookmarkStart w:id="4416" w:name="_Toc248042332"/>
      <w:bookmarkStart w:id="4417" w:name="_Toc270946267"/>
      <w:bookmarkStart w:id="4418" w:name="_Toc278358736"/>
      <w:bookmarkStart w:id="4419" w:name="_Toc295735813"/>
      <w:bookmarkEnd w:id="4415"/>
      <w:r w:rsidRPr="00FB06D0">
        <w:t>Status tab</w:t>
      </w:r>
      <w:bookmarkEnd w:id="4416"/>
      <w:bookmarkEnd w:id="4417"/>
      <w:bookmarkEnd w:id="4418"/>
      <w:bookmarkEnd w:id="4419"/>
    </w:p>
    <w:p w14:paraId="16E4A5BC" w14:textId="77777777" w:rsidR="00684432" w:rsidRDefault="00090A99" w:rsidP="009446BF">
      <w:pPr>
        <w:pStyle w:val="Body3"/>
      </w:pPr>
      <w:r>
        <w:t>This screen not fully documented.</w:t>
      </w:r>
    </w:p>
    <w:p w14:paraId="16E4A5BD" w14:textId="77777777" w:rsidR="00684432" w:rsidRDefault="00B37D2E" w:rsidP="009446BF">
      <w:pPr>
        <w:pStyle w:val="Body3"/>
      </w:pPr>
      <w:r>
        <w:rPr>
          <w:noProof/>
        </w:rPr>
        <w:drawing>
          <wp:inline distT="0" distB="0" distL="0" distR="0" wp14:anchorId="16E4B000" wp14:editId="16E4B001">
            <wp:extent cx="5553075" cy="4162425"/>
            <wp:effectExtent l="19050" t="0" r="9525"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srcRect/>
                    <a:stretch>
                      <a:fillRect/>
                    </a:stretch>
                  </pic:blipFill>
                  <pic:spPr bwMode="auto">
                    <a:xfrm>
                      <a:off x="0" y="0"/>
                      <a:ext cx="5553075" cy="4162425"/>
                    </a:xfrm>
                    <a:prstGeom prst="rect">
                      <a:avLst/>
                    </a:prstGeom>
                    <a:noFill/>
                    <a:ln w="9525">
                      <a:noFill/>
                      <a:miter lim="800000"/>
                      <a:headEnd/>
                      <a:tailEnd/>
                    </a:ln>
                  </pic:spPr>
                </pic:pic>
              </a:graphicData>
            </a:graphic>
          </wp:inline>
        </w:drawing>
      </w:r>
    </w:p>
    <w:p w14:paraId="16E4A5BE" w14:textId="77777777" w:rsidR="00EC2B18" w:rsidRDefault="00EC2B18" w:rsidP="0011545D">
      <w:pPr>
        <w:rPr>
          <w:sz w:val="20"/>
        </w:rPr>
      </w:pPr>
    </w:p>
    <w:p w14:paraId="16E4A5BF" w14:textId="77777777" w:rsidR="0011545D" w:rsidRPr="0011545D" w:rsidRDefault="0011545D" w:rsidP="0011545D">
      <w:pPr>
        <w:rPr>
          <w:sz w:val="20"/>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2430"/>
        <w:gridCol w:w="1530"/>
        <w:gridCol w:w="2152"/>
        <w:gridCol w:w="1808"/>
      </w:tblGrid>
      <w:tr w:rsidR="00D90467" w:rsidRPr="006C35D3" w14:paraId="16E4A5C5" w14:textId="77777777" w:rsidTr="006B4698">
        <w:tc>
          <w:tcPr>
            <w:tcW w:w="720" w:type="dxa"/>
          </w:tcPr>
          <w:p w14:paraId="16E4A5C0" w14:textId="77777777" w:rsidR="00D90467" w:rsidRPr="006C35D3" w:rsidRDefault="00D90467" w:rsidP="006C35D3">
            <w:pPr>
              <w:spacing w:after="120"/>
              <w:rPr>
                <w:b/>
                <w:bCs/>
                <w:sz w:val="20"/>
              </w:rPr>
            </w:pPr>
            <w:proofErr w:type="spellStart"/>
            <w:r w:rsidRPr="006C35D3">
              <w:rPr>
                <w:b/>
                <w:bCs/>
                <w:sz w:val="20"/>
              </w:rPr>
              <w:t>Req</w:t>
            </w:r>
            <w:proofErr w:type="spellEnd"/>
            <w:r w:rsidRPr="006C35D3">
              <w:rPr>
                <w:b/>
                <w:bCs/>
                <w:sz w:val="20"/>
              </w:rPr>
              <w:t xml:space="preserve"> #</w:t>
            </w:r>
          </w:p>
        </w:tc>
        <w:tc>
          <w:tcPr>
            <w:tcW w:w="2430" w:type="dxa"/>
          </w:tcPr>
          <w:p w14:paraId="16E4A5C1" w14:textId="77777777" w:rsidR="00D90467" w:rsidRPr="006C35D3" w:rsidRDefault="00D90467" w:rsidP="006C35D3">
            <w:pPr>
              <w:spacing w:after="120"/>
              <w:rPr>
                <w:b/>
                <w:bCs/>
                <w:sz w:val="20"/>
              </w:rPr>
            </w:pPr>
            <w:r w:rsidRPr="006C35D3">
              <w:rPr>
                <w:b/>
                <w:bCs/>
                <w:sz w:val="20"/>
              </w:rPr>
              <w:t>Field Name</w:t>
            </w:r>
          </w:p>
        </w:tc>
        <w:tc>
          <w:tcPr>
            <w:tcW w:w="1530" w:type="dxa"/>
          </w:tcPr>
          <w:p w14:paraId="16E4A5C2" w14:textId="77777777" w:rsidR="00D90467" w:rsidRPr="006C35D3" w:rsidRDefault="00D90467" w:rsidP="006C35D3">
            <w:pPr>
              <w:spacing w:after="120"/>
              <w:rPr>
                <w:b/>
                <w:bCs/>
                <w:sz w:val="20"/>
              </w:rPr>
            </w:pPr>
            <w:r w:rsidRPr="006C35D3">
              <w:rPr>
                <w:b/>
                <w:bCs/>
                <w:sz w:val="20"/>
              </w:rPr>
              <w:t>Meaning</w:t>
            </w:r>
          </w:p>
        </w:tc>
        <w:tc>
          <w:tcPr>
            <w:tcW w:w="2152" w:type="dxa"/>
          </w:tcPr>
          <w:p w14:paraId="16E4A5C3" w14:textId="77777777" w:rsidR="00D90467" w:rsidRPr="006C35D3" w:rsidRDefault="00D90467" w:rsidP="006C35D3">
            <w:pPr>
              <w:spacing w:after="120"/>
              <w:rPr>
                <w:b/>
                <w:bCs/>
                <w:sz w:val="20"/>
              </w:rPr>
            </w:pPr>
            <w:r w:rsidRPr="006C35D3">
              <w:rPr>
                <w:b/>
                <w:bCs/>
                <w:sz w:val="20"/>
              </w:rPr>
              <w:t>Database column</w:t>
            </w:r>
          </w:p>
        </w:tc>
        <w:tc>
          <w:tcPr>
            <w:tcW w:w="1808" w:type="dxa"/>
          </w:tcPr>
          <w:p w14:paraId="16E4A5C4" w14:textId="77777777" w:rsidR="00D90467" w:rsidRPr="006C35D3" w:rsidRDefault="00D90467" w:rsidP="006C35D3">
            <w:pPr>
              <w:spacing w:after="120"/>
              <w:rPr>
                <w:b/>
                <w:bCs/>
                <w:sz w:val="20"/>
              </w:rPr>
            </w:pPr>
            <w:r w:rsidRPr="006C35D3">
              <w:rPr>
                <w:b/>
                <w:bCs/>
                <w:sz w:val="20"/>
              </w:rPr>
              <w:t>Data source</w:t>
            </w:r>
          </w:p>
        </w:tc>
      </w:tr>
      <w:tr w:rsidR="00D90467" w:rsidRPr="006C35D3" w14:paraId="16E4A5CB" w14:textId="77777777" w:rsidTr="006B4698">
        <w:tc>
          <w:tcPr>
            <w:tcW w:w="720" w:type="dxa"/>
          </w:tcPr>
          <w:p w14:paraId="16E4A5C6" w14:textId="77777777" w:rsidR="00D90467" w:rsidRPr="006C35D3" w:rsidRDefault="00D90467" w:rsidP="006C35D3">
            <w:pPr>
              <w:spacing w:after="120"/>
              <w:rPr>
                <w:sz w:val="20"/>
              </w:rPr>
            </w:pPr>
          </w:p>
        </w:tc>
        <w:tc>
          <w:tcPr>
            <w:tcW w:w="2430" w:type="dxa"/>
          </w:tcPr>
          <w:p w14:paraId="16E4A5C7" w14:textId="77777777" w:rsidR="00D90467" w:rsidRPr="006C35D3" w:rsidRDefault="00554944" w:rsidP="006C35D3">
            <w:pPr>
              <w:spacing w:after="120"/>
              <w:rPr>
                <w:sz w:val="20"/>
              </w:rPr>
            </w:pPr>
            <w:r w:rsidRPr="006C35D3">
              <w:rPr>
                <w:sz w:val="20"/>
              </w:rPr>
              <w:t>Test Type</w:t>
            </w:r>
          </w:p>
        </w:tc>
        <w:tc>
          <w:tcPr>
            <w:tcW w:w="1530" w:type="dxa"/>
          </w:tcPr>
          <w:p w14:paraId="16E4A5C8" w14:textId="77777777" w:rsidR="00D90467" w:rsidRPr="006C35D3" w:rsidRDefault="00D90467" w:rsidP="006C35D3">
            <w:pPr>
              <w:spacing w:after="120"/>
              <w:rPr>
                <w:sz w:val="20"/>
              </w:rPr>
            </w:pPr>
          </w:p>
        </w:tc>
        <w:tc>
          <w:tcPr>
            <w:tcW w:w="2152" w:type="dxa"/>
          </w:tcPr>
          <w:p w14:paraId="16E4A5C9" w14:textId="77777777" w:rsidR="00D90467" w:rsidRPr="006C35D3" w:rsidRDefault="00D90467" w:rsidP="006C35D3">
            <w:pPr>
              <w:spacing w:after="120"/>
              <w:rPr>
                <w:sz w:val="20"/>
              </w:rPr>
            </w:pPr>
          </w:p>
        </w:tc>
        <w:tc>
          <w:tcPr>
            <w:tcW w:w="1808" w:type="dxa"/>
          </w:tcPr>
          <w:p w14:paraId="16E4A5CA" w14:textId="77777777" w:rsidR="00D90467" w:rsidRPr="006C35D3" w:rsidRDefault="00D90467" w:rsidP="006C35D3">
            <w:pPr>
              <w:spacing w:after="120"/>
              <w:rPr>
                <w:sz w:val="20"/>
              </w:rPr>
            </w:pPr>
          </w:p>
        </w:tc>
      </w:tr>
      <w:tr w:rsidR="00D90467" w:rsidRPr="006C35D3" w14:paraId="16E4A5D1" w14:textId="77777777" w:rsidTr="006B4698">
        <w:tc>
          <w:tcPr>
            <w:tcW w:w="720" w:type="dxa"/>
          </w:tcPr>
          <w:p w14:paraId="16E4A5CC" w14:textId="77777777" w:rsidR="00D90467" w:rsidRPr="006C35D3" w:rsidRDefault="00D90467" w:rsidP="006C35D3">
            <w:pPr>
              <w:spacing w:after="120"/>
              <w:rPr>
                <w:sz w:val="20"/>
              </w:rPr>
            </w:pPr>
          </w:p>
        </w:tc>
        <w:tc>
          <w:tcPr>
            <w:tcW w:w="2430" w:type="dxa"/>
          </w:tcPr>
          <w:p w14:paraId="16E4A5CD" w14:textId="77777777" w:rsidR="00D90467" w:rsidRPr="006C35D3" w:rsidRDefault="00554944" w:rsidP="006C35D3">
            <w:pPr>
              <w:spacing w:after="120"/>
              <w:rPr>
                <w:sz w:val="20"/>
              </w:rPr>
            </w:pPr>
            <w:r w:rsidRPr="006C35D3">
              <w:rPr>
                <w:sz w:val="20"/>
              </w:rPr>
              <w:t>Workflow</w:t>
            </w:r>
          </w:p>
        </w:tc>
        <w:tc>
          <w:tcPr>
            <w:tcW w:w="1530" w:type="dxa"/>
          </w:tcPr>
          <w:p w14:paraId="16E4A5CE" w14:textId="77777777" w:rsidR="00D90467" w:rsidRPr="006C35D3" w:rsidRDefault="00D90467" w:rsidP="006C35D3">
            <w:pPr>
              <w:spacing w:after="120"/>
              <w:rPr>
                <w:sz w:val="20"/>
              </w:rPr>
            </w:pPr>
          </w:p>
        </w:tc>
        <w:tc>
          <w:tcPr>
            <w:tcW w:w="2152" w:type="dxa"/>
          </w:tcPr>
          <w:p w14:paraId="16E4A5CF" w14:textId="77777777" w:rsidR="00D90467" w:rsidRPr="006C35D3" w:rsidRDefault="00D90467" w:rsidP="006C35D3">
            <w:pPr>
              <w:spacing w:after="120"/>
              <w:rPr>
                <w:sz w:val="20"/>
              </w:rPr>
            </w:pPr>
          </w:p>
        </w:tc>
        <w:tc>
          <w:tcPr>
            <w:tcW w:w="1808" w:type="dxa"/>
          </w:tcPr>
          <w:p w14:paraId="16E4A5D0" w14:textId="77777777" w:rsidR="00D90467" w:rsidRPr="006C35D3" w:rsidRDefault="00D90467" w:rsidP="006C35D3">
            <w:pPr>
              <w:spacing w:after="120"/>
              <w:rPr>
                <w:sz w:val="20"/>
              </w:rPr>
            </w:pPr>
          </w:p>
        </w:tc>
      </w:tr>
      <w:tr w:rsidR="00D90467" w:rsidRPr="006C35D3" w14:paraId="16E4A5D7" w14:textId="77777777" w:rsidTr="006B4698">
        <w:tc>
          <w:tcPr>
            <w:tcW w:w="720" w:type="dxa"/>
          </w:tcPr>
          <w:p w14:paraId="16E4A5D2" w14:textId="77777777" w:rsidR="00D90467" w:rsidRPr="006C35D3" w:rsidRDefault="00D90467" w:rsidP="006C35D3">
            <w:pPr>
              <w:spacing w:after="120"/>
              <w:rPr>
                <w:sz w:val="20"/>
              </w:rPr>
            </w:pPr>
          </w:p>
        </w:tc>
        <w:tc>
          <w:tcPr>
            <w:tcW w:w="2430" w:type="dxa"/>
          </w:tcPr>
          <w:p w14:paraId="16E4A5D3" w14:textId="77777777" w:rsidR="00D90467" w:rsidRPr="006C35D3" w:rsidRDefault="00554944" w:rsidP="006C35D3">
            <w:pPr>
              <w:spacing w:after="120"/>
              <w:rPr>
                <w:sz w:val="20"/>
              </w:rPr>
            </w:pPr>
            <w:r w:rsidRPr="006C35D3">
              <w:rPr>
                <w:sz w:val="20"/>
              </w:rPr>
              <w:t>State</w:t>
            </w:r>
          </w:p>
        </w:tc>
        <w:tc>
          <w:tcPr>
            <w:tcW w:w="1530" w:type="dxa"/>
          </w:tcPr>
          <w:p w14:paraId="16E4A5D4" w14:textId="77777777" w:rsidR="00D90467" w:rsidRPr="006C35D3" w:rsidRDefault="00D90467" w:rsidP="006C35D3">
            <w:pPr>
              <w:spacing w:after="120"/>
              <w:rPr>
                <w:sz w:val="20"/>
              </w:rPr>
            </w:pPr>
          </w:p>
        </w:tc>
        <w:tc>
          <w:tcPr>
            <w:tcW w:w="2152" w:type="dxa"/>
          </w:tcPr>
          <w:p w14:paraId="16E4A5D5" w14:textId="77777777" w:rsidR="00D90467" w:rsidRPr="006C35D3" w:rsidRDefault="00D90467" w:rsidP="006C35D3">
            <w:pPr>
              <w:spacing w:after="120"/>
              <w:rPr>
                <w:sz w:val="20"/>
              </w:rPr>
            </w:pPr>
          </w:p>
        </w:tc>
        <w:tc>
          <w:tcPr>
            <w:tcW w:w="1808" w:type="dxa"/>
          </w:tcPr>
          <w:p w14:paraId="16E4A5D6" w14:textId="77777777" w:rsidR="00D90467" w:rsidRPr="006C35D3" w:rsidRDefault="00D90467" w:rsidP="006C35D3">
            <w:pPr>
              <w:spacing w:after="120"/>
              <w:rPr>
                <w:sz w:val="20"/>
              </w:rPr>
            </w:pPr>
          </w:p>
        </w:tc>
      </w:tr>
      <w:tr w:rsidR="00D90467" w:rsidRPr="006C35D3" w14:paraId="16E4A5DD" w14:textId="77777777" w:rsidTr="006B4698">
        <w:tc>
          <w:tcPr>
            <w:tcW w:w="720" w:type="dxa"/>
          </w:tcPr>
          <w:p w14:paraId="16E4A5D8" w14:textId="77777777" w:rsidR="00D90467" w:rsidRPr="006C35D3" w:rsidRDefault="00D90467" w:rsidP="006C35D3">
            <w:pPr>
              <w:spacing w:after="120"/>
              <w:rPr>
                <w:sz w:val="20"/>
              </w:rPr>
            </w:pPr>
          </w:p>
        </w:tc>
        <w:tc>
          <w:tcPr>
            <w:tcW w:w="2430" w:type="dxa"/>
          </w:tcPr>
          <w:p w14:paraId="16E4A5D9" w14:textId="77777777" w:rsidR="00D90467" w:rsidRPr="006C35D3" w:rsidRDefault="00554944" w:rsidP="006C35D3">
            <w:pPr>
              <w:spacing w:after="120"/>
              <w:rPr>
                <w:sz w:val="20"/>
              </w:rPr>
            </w:pPr>
            <w:r w:rsidRPr="006C35D3">
              <w:rPr>
                <w:sz w:val="20"/>
              </w:rPr>
              <w:t>Pathology Status</w:t>
            </w:r>
          </w:p>
        </w:tc>
        <w:tc>
          <w:tcPr>
            <w:tcW w:w="1530" w:type="dxa"/>
          </w:tcPr>
          <w:p w14:paraId="16E4A5DA" w14:textId="77777777" w:rsidR="00D90467" w:rsidRPr="006C35D3" w:rsidRDefault="00D90467" w:rsidP="006C35D3">
            <w:pPr>
              <w:spacing w:after="120"/>
              <w:rPr>
                <w:sz w:val="20"/>
              </w:rPr>
            </w:pPr>
          </w:p>
        </w:tc>
        <w:tc>
          <w:tcPr>
            <w:tcW w:w="2152" w:type="dxa"/>
          </w:tcPr>
          <w:p w14:paraId="16E4A5DB" w14:textId="77777777" w:rsidR="00D90467" w:rsidRPr="006C35D3" w:rsidRDefault="00D90467" w:rsidP="006C35D3">
            <w:pPr>
              <w:spacing w:after="120"/>
              <w:rPr>
                <w:sz w:val="20"/>
              </w:rPr>
            </w:pPr>
          </w:p>
        </w:tc>
        <w:tc>
          <w:tcPr>
            <w:tcW w:w="1808" w:type="dxa"/>
          </w:tcPr>
          <w:p w14:paraId="16E4A5DC" w14:textId="77777777" w:rsidR="00D90467" w:rsidRPr="006C35D3" w:rsidRDefault="00D90467" w:rsidP="006C35D3">
            <w:pPr>
              <w:spacing w:after="120"/>
              <w:rPr>
                <w:sz w:val="20"/>
              </w:rPr>
            </w:pPr>
          </w:p>
        </w:tc>
      </w:tr>
      <w:tr w:rsidR="00D90467" w:rsidRPr="006C35D3" w14:paraId="16E4A5E3" w14:textId="77777777" w:rsidTr="006B4698">
        <w:tc>
          <w:tcPr>
            <w:tcW w:w="720" w:type="dxa"/>
          </w:tcPr>
          <w:p w14:paraId="16E4A5DE" w14:textId="77777777" w:rsidR="00D90467" w:rsidRPr="006C35D3" w:rsidRDefault="00D90467" w:rsidP="006C35D3">
            <w:pPr>
              <w:spacing w:after="120"/>
              <w:rPr>
                <w:sz w:val="20"/>
              </w:rPr>
            </w:pPr>
          </w:p>
        </w:tc>
        <w:tc>
          <w:tcPr>
            <w:tcW w:w="2430" w:type="dxa"/>
          </w:tcPr>
          <w:p w14:paraId="16E4A5DF" w14:textId="77777777" w:rsidR="00D90467" w:rsidRPr="006C35D3" w:rsidRDefault="00554944" w:rsidP="006C35D3">
            <w:pPr>
              <w:spacing w:after="120"/>
              <w:rPr>
                <w:sz w:val="20"/>
              </w:rPr>
            </w:pPr>
            <w:r w:rsidRPr="006C35D3">
              <w:rPr>
                <w:sz w:val="20"/>
              </w:rPr>
              <w:t>Queue</w:t>
            </w:r>
          </w:p>
        </w:tc>
        <w:tc>
          <w:tcPr>
            <w:tcW w:w="1530" w:type="dxa"/>
          </w:tcPr>
          <w:p w14:paraId="16E4A5E0" w14:textId="77777777" w:rsidR="00D90467" w:rsidRPr="006C35D3" w:rsidRDefault="00D90467" w:rsidP="006C35D3">
            <w:pPr>
              <w:spacing w:after="120"/>
              <w:rPr>
                <w:sz w:val="20"/>
              </w:rPr>
            </w:pPr>
          </w:p>
        </w:tc>
        <w:tc>
          <w:tcPr>
            <w:tcW w:w="2152" w:type="dxa"/>
          </w:tcPr>
          <w:p w14:paraId="16E4A5E1" w14:textId="77777777" w:rsidR="00D90467" w:rsidRPr="006C35D3" w:rsidRDefault="00D90467" w:rsidP="006C35D3">
            <w:pPr>
              <w:spacing w:after="120"/>
              <w:rPr>
                <w:sz w:val="20"/>
              </w:rPr>
            </w:pPr>
          </w:p>
        </w:tc>
        <w:tc>
          <w:tcPr>
            <w:tcW w:w="1808" w:type="dxa"/>
          </w:tcPr>
          <w:p w14:paraId="16E4A5E2" w14:textId="77777777" w:rsidR="00D90467" w:rsidRPr="006C35D3" w:rsidRDefault="00D90467" w:rsidP="006C35D3">
            <w:pPr>
              <w:spacing w:after="120"/>
              <w:rPr>
                <w:sz w:val="20"/>
              </w:rPr>
            </w:pPr>
          </w:p>
        </w:tc>
      </w:tr>
      <w:tr w:rsidR="00D90467" w:rsidRPr="006C35D3" w14:paraId="16E4A5E9" w14:textId="77777777" w:rsidTr="006B4698">
        <w:tc>
          <w:tcPr>
            <w:tcW w:w="720" w:type="dxa"/>
          </w:tcPr>
          <w:p w14:paraId="16E4A5E4" w14:textId="77777777" w:rsidR="00D90467" w:rsidRPr="006C35D3" w:rsidRDefault="00D90467" w:rsidP="006C35D3">
            <w:pPr>
              <w:spacing w:after="120"/>
              <w:rPr>
                <w:sz w:val="20"/>
              </w:rPr>
            </w:pPr>
          </w:p>
        </w:tc>
        <w:tc>
          <w:tcPr>
            <w:tcW w:w="2430" w:type="dxa"/>
          </w:tcPr>
          <w:p w14:paraId="16E4A5E5" w14:textId="77777777" w:rsidR="00D90467" w:rsidRPr="006C35D3" w:rsidRDefault="00554944" w:rsidP="006C35D3">
            <w:pPr>
              <w:spacing w:after="120"/>
              <w:rPr>
                <w:sz w:val="20"/>
              </w:rPr>
            </w:pPr>
            <w:r w:rsidRPr="006C35D3">
              <w:rPr>
                <w:sz w:val="20"/>
              </w:rPr>
              <w:t>Failure</w:t>
            </w:r>
          </w:p>
        </w:tc>
        <w:tc>
          <w:tcPr>
            <w:tcW w:w="1530" w:type="dxa"/>
          </w:tcPr>
          <w:p w14:paraId="16E4A5E6" w14:textId="77777777" w:rsidR="00D90467" w:rsidRPr="006C35D3" w:rsidRDefault="00D90467" w:rsidP="006C35D3">
            <w:pPr>
              <w:spacing w:after="120"/>
              <w:rPr>
                <w:sz w:val="20"/>
              </w:rPr>
            </w:pPr>
          </w:p>
        </w:tc>
        <w:tc>
          <w:tcPr>
            <w:tcW w:w="2152" w:type="dxa"/>
          </w:tcPr>
          <w:p w14:paraId="16E4A5E7" w14:textId="77777777" w:rsidR="00D90467" w:rsidRPr="006C35D3" w:rsidRDefault="00D90467" w:rsidP="006C35D3">
            <w:pPr>
              <w:spacing w:after="120"/>
              <w:rPr>
                <w:sz w:val="20"/>
              </w:rPr>
            </w:pPr>
          </w:p>
        </w:tc>
        <w:tc>
          <w:tcPr>
            <w:tcW w:w="1808" w:type="dxa"/>
          </w:tcPr>
          <w:p w14:paraId="16E4A5E8" w14:textId="77777777" w:rsidR="00D90467" w:rsidRPr="006C35D3" w:rsidRDefault="00D90467" w:rsidP="006C35D3">
            <w:pPr>
              <w:spacing w:after="120"/>
              <w:rPr>
                <w:sz w:val="20"/>
              </w:rPr>
            </w:pPr>
          </w:p>
        </w:tc>
      </w:tr>
      <w:tr w:rsidR="00D90467" w:rsidRPr="006C35D3" w14:paraId="16E4A5EF" w14:textId="77777777" w:rsidTr="006B4698">
        <w:tc>
          <w:tcPr>
            <w:tcW w:w="720" w:type="dxa"/>
          </w:tcPr>
          <w:p w14:paraId="16E4A5EA" w14:textId="77777777" w:rsidR="00D90467" w:rsidRPr="006C35D3" w:rsidRDefault="00D90467" w:rsidP="006C35D3">
            <w:pPr>
              <w:spacing w:after="120"/>
              <w:rPr>
                <w:sz w:val="20"/>
              </w:rPr>
            </w:pPr>
          </w:p>
        </w:tc>
        <w:tc>
          <w:tcPr>
            <w:tcW w:w="2430" w:type="dxa"/>
          </w:tcPr>
          <w:p w14:paraId="16E4A5EB" w14:textId="77777777" w:rsidR="00D90467" w:rsidRPr="006C35D3" w:rsidRDefault="00554944" w:rsidP="006C35D3">
            <w:pPr>
              <w:spacing w:after="120"/>
              <w:rPr>
                <w:sz w:val="20"/>
              </w:rPr>
            </w:pPr>
            <w:r w:rsidRPr="006C35D3">
              <w:rPr>
                <w:sz w:val="20"/>
              </w:rPr>
              <w:t>Requisition Status</w:t>
            </w:r>
          </w:p>
        </w:tc>
        <w:tc>
          <w:tcPr>
            <w:tcW w:w="1530" w:type="dxa"/>
          </w:tcPr>
          <w:p w14:paraId="16E4A5EC" w14:textId="77777777" w:rsidR="00D90467" w:rsidRPr="006C35D3" w:rsidRDefault="00D90467" w:rsidP="006C35D3">
            <w:pPr>
              <w:spacing w:after="120"/>
              <w:rPr>
                <w:sz w:val="20"/>
              </w:rPr>
            </w:pPr>
          </w:p>
        </w:tc>
        <w:tc>
          <w:tcPr>
            <w:tcW w:w="2152" w:type="dxa"/>
          </w:tcPr>
          <w:p w14:paraId="16E4A5ED" w14:textId="77777777" w:rsidR="00D90467" w:rsidRPr="006C35D3" w:rsidRDefault="00D90467" w:rsidP="006C35D3">
            <w:pPr>
              <w:spacing w:after="120"/>
              <w:rPr>
                <w:sz w:val="20"/>
              </w:rPr>
            </w:pPr>
          </w:p>
        </w:tc>
        <w:tc>
          <w:tcPr>
            <w:tcW w:w="1808" w:type="dxa"/>
          </w:tcPr>
          <w:p w14:paraId="16E4A5EE" w14:textId="77777777" w:rsidR="00D90467" w:rsidRPr="006C35D3" w:rsidRDefault="00D90467" w:rsidP="006C35D3">
            <w:pPr>
              <w:spacing w:after="120"/>
              <w:rPr>
                <w:sz w:val="20"/>
              </w:rPr>
            </w:pPr>
          </w:p>
        </w:tc>
      </w:tr>
      <w:tr w:rsidR="00D90467" w:rsidRPr="006C35D3" w14:paraId="16E4A5F5" w14:textId="77777777" w:rsidTr="006B4698">
        <w:tc>
          <w:tcPr>
            <w:tcW w:w="720" w:type="dxa"/>
          </w:tcPr>
          <w:p w14:paraId="16E4A5F0" w14:textId="77777777" w:rsidR="00D90467" w:rsidRPr="006C35D3" w:rsidRDefault="00D90467" w:rsidP="006C35D3">
            <w:pPr>
              <w:spacing w:after="120"/>
              <w:rPr>
                <w:sz w:val="20"/>
              </w:rPr>
            </w:pPr>
          </w:p>
        </w:tc>
        <w:tc>
          <w:tcPr>
            <w:tcW w:w="2430" w:type="dxa"/>
          </w:tcPr>
          <w:p w14:paraId="16E4A5F1" w14:textId="77777777" w:rsidR="00D90467" w:rsidRPr="006C35D3" w:rsidRDefault="00554944" w:rsidP="006C35D3">
            <w:pPr>
              <w:spacing w:after="120"/>
              <w:rPr>
                <w:sz w:val="20"/>
              </w:rPr>
            </w:pPr>
            <w:r w:rsidRPr="006C35D3">
              <w:rPr>
                <w:sz w:val="20"/>
              </w:rPr>
              <w:t>Reported</w:t>
            </w:r>
          </w:p>
        </w:tc>
        <w:tc>
          <w:tcPr>
            <w:tcW w:w="1530" w:type="dxa"/>
          </w:tcPr>
          <w:p w14:paraId="16E4A5F2" w14:textId="77777777" w:rsidR="00D90467" w:rsidRPr="006C35D3" w:rsidRDefault="00D90467" w:rsidP="006C35D3">
            <w:pPr>
              <w:spacing w:after="120"/>
              <w:rPr>
                <w:sz w:val="20"/>
              </w:rPr>
            </w:pPr>
          </w:p>
        </w:tc>
        <w:tc>
          <w:tcPr>
            <w:tcW w:w="2152" w:type="dxa"/>
          </w:tcPr>
          <w:p w14:paraId="16E4A5F3" w14:textId="77777777" w:rsidR="00D90467" w:rsidRPr="006C35D3" w:rsidRDefault="00D90467" w:rsidP="006C35D3">
            <w:pPr>
              <w:spacing w:after="120"/>
              <w:rPr>
                <w:sz w:val="20"/>
              </w:rPr>
            </w:pPr>
          </w:p>
        </w:tc>
        <w:tc>
          <w:tcPr>
            <w:tcW w:w="1808" w:type="dxa"/>
          </w:tcPr>
          <w:p w14:paraId="16E4A5F4" w14:textId="77777777" w:rsidR="00D90467" w:rsidRPr="006C35D3" w:rsidRDefault="00D90467" w:rsidP="006C35D3">
            <w:pPr>
              <w:spacing w:after="120"/>
              <w:rPr>
                <w:sz w:val="20"/>
              </w:rPr>
            </w:pPr>
          </w:p>
        </w:tc>
      </w:tr>
      <w:tr w:rsidR="00D90467" w:rsidRPr="006C35D3" w14:paraId="16E4A5FB" w14:textId="77777777" w:rsidTr="006B4698">
        <w:tc>
          <w:tcPr>
            <w:tcW w:w="720" w:type="dxa"/>
          </w:tcPr>
          <w:p w14:paraId="16E4A5F6" w14:textId="77777777" w:rsidR="00D90467" w:rsidRPr="006C35D3" w:rsidRDefault="00D90467" w:rsidP="006C35D3">
            <w:pPr>
              <w:spacing w:after="120"/>
              <w:rPr>
                <w:sz w:val="20"/>
              </w:rPr>
            </w:pPr>
          </w:p>
        </w:tc>
        <w:tc>
          <w:tcPr>
            <w:tcW w:w="2430" w:type="dxa"/>
          </w:tcPr>
          <w:p w14:paraId="16E4A5F7" w14:textId="77777777" w:rsidR="00D90467" w:rsidRPr="006C35D3" w:rsidRDefault="00554944" w:rsidP="006C35D3">
            <w:pPr>
              <w:spacing w:after="120"/>
              <w:rPr>
                <w:sz w:val="20"/>
              </w:rPr>
            </w:pPr>
            <w:r w:rsidRPr="006C35D3">
              <w:rPr>
                <w:sz w:val="20"/>
              </w:rPr>
              <w:t>Verification</w:t>
            </w:r>
          </w:p>
        </w:tc>
        <w:tc>
          <w:tcPr>
            <w:tcW w:w="1530" w:type="dxa"/>
          </w:tcPr>
          <w:p w14:paraId="16E4A5F8" w14:textId="77777777" w:rsidR="00D90467" w:rsidRPr="006C35D3" w:rsidRDefault="00D90467" w:rsidP="006C35D3">
            <w:pPr>
              <w:spacing w:after="120"/>
              <w:rPr>
                <w:sz w:val="20"/>
              </w:rPr>
            </w:pPr>
          </w:p>
        </w:tc>
        <w:tc>
          <w:tcPr>
            <w:tcW w:w="2152" w:type="dxa"/>
          </w:tcPr>
          <w:p w14:paraId="16E4A5F9" w14:textId="77777777" w:rsidR="00D90467" w:rsidRPr="006C35D3" w:rsidRDefault="00D90467" w:rsidP="006C35D3">
            <w:pPr>
              <w:spacing w:after="120"/>
              <w:rPr>
                <w:sz w:val="20"/>
              </w:rPr>
            </w:pPr>
          </w:p>
        </w:tc>
        <w:tc>
          <w:tcPr>
            <w:tcW w:w="1808" w:type="dxa"/>
          </w:tcPr>
          <w:p w14:paraId="16E4A5FA" w14:textId="77777777" w:rsidR="00D90467" w:rsidRPr="006C35D3" w:rsidRDefault="00D90467" w:rsidP="006C35D3">
            <w:pPr>
              <w:spacing w:after="120"/>
              <w:rPr>
                <w:sz w:val="20"/>
              </w:rPr>
            </w:pPr>
          </w:p>
        </w:tc>
      </w:tr>
      <w:tr w:rsidR="00D90467" w:rsidRPr="006C35D3" w14:paraId="16E4A601" w14:textId="77777777" w:rsidTr="006B4698">
        <w:tc>
          <w:tcPr>
            <w:tcW w:w="720" w:type="dxa"/>
          </w:tcPr>
          <w:p w14:paraId="16E4A5FC" w14:textId="77777777" w:rsidR="00D90467" w:rsidRPr="006C35D3" w:rsidRDefault="00D90467" w:rsidP="006C35D3">
            <w:pPr>
              <w:spacing w:after="120"/>
              <w:rPr>
                <w:sz w:val="20"/>
              </w:rPr>
            </w:pPr>
          </w:p>
        </w:tc>
        <w:tc>
          <w:tcPr>
            <w:tcW w:w="2430" w:type="dxa"/>
          </w:tcPr>
          <w:p w14:paraId="16E4A5FD" w14:textId="77777777" w:rsidR="00D90467" w:rsidRPr="006C35D3" w:rsidRDefault="00554944" w:rsidP="006C35D3">
            <w:pPr>
              <w:spacing w:after="120"/>
              <w:rPr>
                <w:sz w:val="20"/>
              </w:rPr>
            </w:pPr>
            <w:r w:rsidRPr="006C35D3">
              <w:rPr>
                <w:sz w:val="20"/>
              </w:rPr>
              <w:t>Owner</w:t>
            </w:r>
          </w:p>
        </w:tc>
        <w:tc>
          <w:tcPr>
            <w:tcW w:w="1530" w:type="dxa"/>
          </w:tcPr>
          <w:p w14:paraId="16E4A5FE" w14:textId="77777777" w:rsidR="00D90467" w:rsidRPr="006C35D3" w:rsidRDefault="00D90467" w:rsidP="006C35D3">
            <w:pPr>
              <w:spacing w:after="120"/>
              <w:rPr>
                <w:sz w:val="20"/>
              </w:rPr>
            </w:pPr>
          </w:p>
        </w:tc>
        <w:tc>
          <w:tcPr>
            <w:tcW w:w="2152" w:type="dxa"/>
          </w:tcPr>
          <w:p w14:paraId="16E4A5FF" w14:textId="77777777" w:rsidR="00D90467" w:rsidRPr="006C35D3" w:rsidRDefault="00D90467" w:rsidP="006C35D3">
            <w:pPr>
              <w:spacing w:after="120"/>
              <w:rPr>
                <w:sz w:val="20"/>
              </w:rPr>
            </w:pPr>
          </w:p>
        </w:tc>
        <w:tc>
          <w:tcPr>
            <w:tcW w:w="1808" w:type="dxa"/>
          </w:tcPr>
          <w:p w14:paraId="16E4A600" w14:textId="77777777" w:rsidR="00D90467" w:rsidRPr="006C35D3" w:rsidRDefault="00D90467" w:rsidP="006C35D3">
            <w:pPr>
              <w:spacing w:after="120"/>
              <w:rPr>
                <w:sz w:val="20"/>
              </w:rPr>
            </w:pPr>
          </w:p>
        </w:tc>
      </w:tr>
      <w:tr w:rsidR="00D90467" w:rsidRPr="006C35D3" w14:paraId="16E4A607" w14:textId="77777777" w:rsidTr="006B4698">
        <w:tc>
          <w:tcPr>
            <w:tcW w:w="720" w:type="dxa"/>
          </w:tcPr>
          <w:p w14:paraId="16E4A602" w14:textId="77777777" w:rsidR="00D90467" w:rsidRPr="006C35D3" w:rsidRDefault="00D90467" w:rsidP="006C35D3">
            <w:pPr>
              <w:spacing w:after="120"/>
              <w:rPr>
                <w:sz w:val="20"/>
              </w:rPr>
            </w:pPr>
          </w:p>
        </w:tc>
        <w:tc>
          <w:tcPr>
            <w:tcW w:w="2430" w:type="dxa"/>
          </w:tcPr>
          <w:p w14:paraId="16E4A603" w14:textId="77777777" w:rsidR="00D90467" w:rsidRPr="006C35D3" w:rsidRDefault="00554944" w:rsidP="006C35D3">
            <w:pPr>
              <w:spacing w:after="120"/>
              <w:rPr>
                <w:sz w:val="20"/>
              </w:rPr>
            </w:pPr>
            <w:smartTag w:uri="urn:schemas-microsoft-com:office:smarttags" w:element="place">
              <w:smartTag w:uri="urn:schemas-microsoft-com:office:smarttags" w:element="PlaceName">
                <w:r w:rsidRPr="006C35D3">
                  <w:rPr>
                    <w:sz w:val="20"/>
                  </w:rPr>
                  <w:t>Initial</w:t>
                </w:r>
              </w:smartTag>
              <w:r w:rsidRPr="006C35D3">
                <w:rPr>
                  <w:sz w:val="20"/>
                </w:rPr>
                <w:t xml:space="preserve"> </w:t>
              </w:r>
              <w:smartTag w:uri="urn:schemas-microsoft-com:office:smarttags" w:element="PlaceType">
                <w:r w:rsidRPr="006C35D3">
                  <w:rPr>
                    <w:sz w:val="20"/>
                  </w:rPr>
                  <w:t>Territory</w:t>
                </w:r>
              </w:smartTag>
            </w:smartTag>
          </w:p>
        </w:tc>
        <w:tc>
          <w:tcPr>
            <w:tcW w:w="1530" w:type="dxa"/>
          </w:tcPr>
          <w:p w14:paraId="16E4A604" w14:textId="77777777" w:rsidR="00D90467" w:rsidRPr="006C35D3" w:rsidRDefault="00D90467" w:rsidP="006C35D3">
            <w:pPr>
              <w:spacing w:after="120"/>
              <w:rPr>
                <w:sz w:val="20"/>
              </w:rPr>
            </w:pPr>
          </w:p>
        </w:tc>
        <w:tc>
          <w:tcPr>
            <w:tcW w:w="2152" w:type="dxa"/>
          </w:tcPr>
          <w:p w14:paraId="16E4A605" w14:textId="77777777" w:rsidR="00D90467" w:rsidRPr="006C35D3" w:rsidRDefault="00D90467" w:rsidP="006C35D3">
            <w:pPr>
              <w:spacing w:after="120"/>
              <w:rPr>
                <w:sz w:val="20"/>
              </w:rPr>
            </w:pPr>
          </w:p>
        </w:tc>
        <w:tc>
          <w:tcPr>
            <w:tcW w:w="1808" w:type="dxa"/>
          </w:tcPr>
          <w:p w14:paraId="16E4A606" w14:textId="77777777" w:rsidR="00D90467" w:rsidRPr="006C35D3" w:rsidRDefault="00D90467" w:rsidP="006C35D3">
            <w:pPr>
              <w:spacing w:after="120"/>
              <w:rPr>
                <w:sz w:val="20"/>
              </w:rPr>
            </w:pPr>
          </w:p>
        </w:tc>
      </w:tr>
      <w:tr w:rsidR="00D90467" w:rsidRPr="006C35D3" w14:paraId="16E4A60D" w14:textId="77777777" w:rsidTr="006B4698">
        <w:tc>
          <w:tcPr>
            <w:tcW w:w="720" w:type="dxa"/>
          </w:tcPr>
          <w:p w14:paraId="16E4A608" w14:textId="77777777" w:rsidR="00D90467" w:rsidRPr="006C35D3" w:rsidRDefault="00D90467" w:rsidP="006C35D3">
            <w:pPr>
              <w:spacing w:after="120"/>
              <w:rPr>
                <w:sz w:val="20"/>
              </w:rPr>
            </w:pPr>
          </w:p>
        </w:tc>
        <w:tc>
          <w:tcPr>
            <w:tcW w:w="2430" w:type="dxa"/>
          </w:tcPr>
          <w:p w14:paraId="16E4A609" w14:textId="77777777" w:rsidR="00D90467" w:rsidRPr="006C35D3" w:rsidRDefault="00554944" w:rsidP="006C35D3">
            <w:pPr>
              <w:spacing w:after="120"/>
              <w:rPr>
                <w:sz w:val="20"/>
              </w:rPr>
            </w:pPr>
            <w:smartTag w:uri="urn:schemas-microsoft-com:office:smarttags" w:element="place">
              <w:smartTag w:uri="urn:schemas-microsoft-com:office:smarttags" w:element="PlaceName">
                <w:r w:rsidRPr="006C35D3">
                  <w:rPr>
                    <w:sz w:val="20"/>
                  </w:rPr>
                  <w:t>Current</w:t>
                </w:r>
              </w:smartTag>
              <w:r w:rsidRPr="006C35D3">
                <w:rPr>
                  <w:sz w:val="20"/>
                </w:rPr>
                <w:t xml:space="preserve"> </w:t>
              </w:r>
              <w:smartTag w:uri="urn:schemas-microsoft-com:office:smarttags" w:element="PlaceType">
                <w:r w:rsidRPr="006C35D3">
                  <w:rPr>
                    <w:sz w:val="20"/>
                  </w:rPr>
                  <w:t>Territory</w:t>
                </w:r>
              </w:smartTag>
            </w:smartTag>
          </w:p>
        </w:tc>
        <w:tc>
          <w:tcPr>
            <w:tcW w:w="1530" w:type="dxa"/>
          </w:tcPr>
          <w:p w14:paraId="16E4A60A" w14:textId="77777777" w:rsidR="00D90467" w:rsidRPr="006C35D3" w:rsidRDefault="00D90467" w:rsidP="006C35D3">
            <w:pPr>
              <w:spacing w:after="120"/>
              <w:rPr>
                <w:sz w:val="20"/>
              </w:rPr>
            </w:pPr>
          </w:p>
        </w:tc>
        <w:tc>
          <w:tcPr>
            <w:tcW w:w="2152" w:type="dxa"/>
          </w:tcPr>
          <w:p w14:paraId="16E4A60B" w14:textId="77777777" w:rsidR="00D90467" w:rsidRPr="006C35D3" w:rsidRDefault="00D90467" w:rsidP="006C35D3">
            <w:pPr>
              <w:spacing w:after="120"/>
              <w:rPr>
                <w:sz w:val="20"/>
              </w:rPr>
            </w:pPr>
          </w:p>
        </w:tc>
        <w:tc>
          <w:tcPr>
            <w:tcW w:w="1808" w:type="dxa"/>
          </w:tcPr>
          <w:p w14:paraId="16E4A60C" w14:textId="77777777" w:rsidR="00D90467" w:rsidRPr="006C35D3" w:rsidRDefault="00D90467" w:rsidP="006C35D3">
            <w:pPr>
              <w:spacing w:after="120"/>
              <w:rPr>
                <w:sz w:val="20"/>
              </w:rPr>
            </w:pPr>
          </w:p>
        </w:tc>
      </w:tr>
      <w:tr w:rsidR="00554944" w:rsidRPr="006C35D3" w14:paraId="16E4A613" w14:textId="77777777" w:rsidTr="006B4698">
        <w:tc>
          <w:tcPr>
            <w:tcW w:w="720" w:type="dxa"/>
          </w:tcPr>
          <w:p w14:paraId="16E4A60E" w14:textId="77777777" w:rsidR="00554944" w:rsidRPr="006C35D3" w:rsidRDefault="00554944" w:rsidP="006C35D3">
            <w:pPr>
              <w:spacing w:after="120"/>
              <w:rPr>
                <w:sz w:val="20"/>
              </w:rPr>
            </w:pPr>
          </w:p>
        </w:tc>
        <w:tc>
          <w:tcPr>
            <w:tcW w:w="2430" w:type="dxa"/>
          </w:tcPr>
          <w:p w14:paraId="16E4A60F" w14:textId="77777777" w:rsidR="00554944" w:rsidRPr="006C35D3" w:rsidRDefault="00554944" w:rsidP="006C35D3">
            <w:pPr>
              <w:spacing w:after="120"/>
              <w:rPr>
                <w:sz w:val="20"/>
              </w:rPr>
            </w:pPr>
            <w:r w:rsidRPr="006C35D3">
              <w:rPr>
                <w:sz w:val="20"/>
              </w:rPr>
              <w:t>Requisition Credit</w:t>
            </w:r>
          </w:p>
        </w:tc>
        <w:tc>
          <w:tcPr>
            <w:tcW w:w="1530" w:type="dxa"/>
          </w:tcPr>
          <w:p w14:paraId="16E4A610" w14:textId="77777777" w:rsidR="00554944" w:rsidRPr="006C35D3" w:rsidRDefault="00554944" w:rsidP="006C35D3">
            <w:pPr>
              <w:spacing w:after="120"/>
              <w:rPr>
                <w:sz w:val="20"/>
              </w:rPr>
            </w:pPr>
          </w:p>
        </w:tc>
        <w:tc>
          <w:tcPr>
            <w:tcW w:w="2152" w:type="dxa"/>
          </w:tcPr>
          <w:p w14:paraId="16E4A611" w14:textId="77777777" w:rsidR="00554944" w:rsidRPr="006C35D3" w:rsidRDefault="00554944" w:rsidP="006C35D3">
            <w:pPr>
              <w:spacing w:after="120"/>
              <w:rPr>
                <w:sz w:val="20"/>
              </w:rPr>
            </w:pPr>
          </w:p>
        </w:tc>
        <w:tc>
          <w:tcPr>
            <w:tcW w:w="1808" w:type="dxa"/>
          </w:tcPr>
          <w:p w14:paraId="16E4A612" w14:textId="77777777" w:rsidR="00554944" w:rsidRPr="006C35D3" w:rsidRDefault="00554944" w:rsidP="006C35D3">
            <w:pPr>
              <w:spacing w:after="120"/>
              <w:rPr>
                <w:sz w:val="20"/>
              </w:rPr>
            </w:pPr>
          </w:p>
        </w:tc>
      </w:tr>
      <w:tr w:rsidR="00554944" w:rsidRPr="006C35D3" w14:paraId="16E4A619" w14:textId="77777777" w:rsidTr="006B4698">
        <w:tc>
          <w:tcPr>
            <w:tcW w:w="720" w:type="dxa"/>
          </w:tcPr>
          <w:p w14:paraId="16E4A614" w14:textId="77777777" w:rsidR="00554944" w:rsidRPr="006C35D3" w:rsidRDefault="00554944" w:rsidP="006C35D3">
            <w:pPr>
              <w:spacing w:after="120"/>
              <w:rPr>
                <w:sz w:val="20"/>
              </w:rPr>
            </w:pPr>
          </w:p>
        </w:tc>
        <w:tc>
          <w:tcPr>
            <w:tcW w:w="2430" w:type="dxa"/>
          </w:tcPr>
          <w:p w14:paraId="16E4A615" w14:textId="77777777" w:rsidR="00554944" w:rsidRPr="006C35D3" w:rsidRDefault="00554944" w:rsidP="006C35D3">
            <w:pPr>
              <w:spacing w:after="120"/>
              <w:rPr>
                <w:sz w:val="20"/>
              </w:rPr>
            </w:pPr>
            <w:r w:rsidRPr="006C35D3">
              <w:rPr>
                <w:sz w:val="20"/>
              </w:rPr>
              <w:t>Territory Manager</w:t>
            </w:r>
          </w:p>
        </w:tc>
        <w:tc>
          <w:tcPr>
            <w:tcW w:w="1530" w:type="dxa"/>
          </w:tcPr>
          <w:p w14:paraId="16E4A616" w14:textId="77777777" w:rsidR="00554944" w:rsidRPr="006C35D3" w:rsidRDefault="00554944" w:rsidP="006C35D3">
            <w:pPr>
              <w:spacing w:after="120"/>
              <w:rPr>
                <w:sz w:val="20"/>
              </w:rPr>
            </w:pPr>
          </w:p>
        </w:tc>
        <w:tc>
          <w:tcPr>
            <w:tcW w:w="2152" w:type="dxa"/>
          </w:tcPr>
          <w:p w14:paraId="16E4A617" w14:textId="77777777" w:rsidR="00554944" w:rsidRPr="006C35D3" w:rsidRDefault="00554944" w:rsidP="006C35D3">
            <w:pPr>
              <w:spacing w:after="120"/>
              <w:rPr>
                <w:sz w:val="20"/>
              </w:rPr>
            </w:pPr>
          </w:p>
        </w:tc>
        <w:tc>
          <w:tcPr>
            <w:tcW w:w="1808" w:type="dxa"/>
          </w:tcPr>
          <w:p w14:paraId="16E4A618" w14:textId="77777777" w:rsidR="00554944" w:rsidRPr="006C35D3" w:rsidRDefault="00554944" w:rsidP="006C35D3">
            <w:pPr>
              <w:spacing w:after="120"/>
              <w:rPr>
                <w:sz w:val="20"/>
              </w:rPr>
            </w:pPr>
          </w:p>
        </w:tc>
      </w:tr>
      <w:tr w:rsidR="00554944" w:rsidRPr="006C35D3" w14:paraId="16E4A61F" w14:textId="77777777" w:rsidTr="006B4698">
        <w:tc>
          <w:tcPr>
            <w:tcW w:w="720" w:type="dxa"/>
          </w:tcPr>
          <w:p w14:paraId="16E4A61A" w14:textId="77777777" w:rsidR="00554944" w:rsidRPr="006C35D3" w:rsidRDefault="00554944" w:rsidP="006C35D3">
            <w:pPr>
              <w:spacing w:after="120"/>
              <w:rPr>
                <w:sz w:val="20"/>
              </w:rPr>
            </w:pPr>
          </w:p>
        </w:tc>
        <w:tc>
          <w:tcPr>
            <w:tcW w:w="2430" w:type="dxa"/>
          </w:tcPr>
          <w:p w14:paraId="16E4A61B" w14:textId="77777777" w:rsidR="00554944" w:rsidRPr="006C35D3" w:rsidRDefault="00554944" w:rsidP="006C35D3">
            <w:pPr>
              <w:spacing w:after="120"/>
              <w:rPr>
                <w:sz w:val="20"/>
              </w:rPr>
            </w:pPr>
            <w:r w:rsidRPr="006C35D3">
              <w:rPr>
                <w:sz w:val="20"/>
              </w:rPr>
              <w:t>Created By</w:t>
            </w:r>
          </w:p>
        </w:tc>
        <w:tc>
          <w:tcPr>
            <w:tcW w:w="1530" w:type="dxa"/>
          </w:tcPr>
          <w:p w14:paraId="16E4A61C" w14:textId="77777777" w:rsidR="00554944" w:rsidRPr="006C35D3" w:rsidRDefault="00554944" w:rsidP="006C35D3">
            <w:pPr>
              <w:spacing w:after="120"/>
              <w:rPr>
                <w:sz w:val="20"/>
              </w:rPr>
            </w:pPr>
          </w:p>
        </w:tc>
        <w:tc>
          <w:tcPr>
            <w:tcW w:w="2152" w:type="dxa"/>
          </w:tcPr>
          <w:p w14:paraId="16E4A61D" w14:textId="77777777" w:rsidR="00554944" w:rsidRPr="006C35D3" w:rsidRDefault="00554944" w:rsidP="006C35D3">
            <w:pPr>
              <w:spacing w:after="120"/>
              <w:rPr>
                <w:sz w:val="20"/>
              </w:rPr>
            </w:pPr>
          </w:p>
        </w:tc>
        <w:tc>
          <w:tcPr>
            <w:tcW w:w="1808" w:type="dxa"/>
          </w:tcPr>
          <w:p w14:paraId="16E4A61E" w14:textId="77777777" w:rsidR="00554944" w:rsidRPr="006C35D3" w:rsidRDefault="00554944" w:rsidP="006C35D3">
            <w:pPr>
              <w:spacing w:after="120"/>
              <w:rPr>
                <w:sz w:val="20"/>
              </w:rPr>
            </w:pPr>
          </w:p>
        </w:tc>
      </w:tr>
      <w:tr w:rsidR="00554944" w:rsidRPr="006C35D3" w14:paraId="16E4A625" w14:textId="77777777" w:rsidTr="006B4698">
        <w:tc>
          <w:tcPr>
            <w:tcW w:w="720" w:type="dxa"/>
          </w:tcPr>
          <w:p w14:paraId="16E4A620" w14:textId="77777777" w:rsidR="00554944" w:rsidRPr="006C35D3" w:rsidRDefault="00554944" w:rsidP="006C35D3">
            <w:pPr>
              <w:spacing w:after="120"/>
              <w:rPr>
                <w:sz w:val="20"/>
              </w:rPr>
            </w:pPr>
          </w:p>
        </w:tc>
        <w:tc>
          <w:tcPr>
            <w:tcW w:w="2430" w:type="dxa"/>
          </w:tcPr>
          <w:p w14:paraId="16E4A621" w14:textId="77777777" w:rsidR="00554944" w:rsidRPr="006C35D3" w:rsidRDefault="00554944" w:rsidP="006C35D3">
            <w:pPr>
              <w:spacing w:after="120"/>
              <w:rPr>
                <w:sz w:val="20"/>
              </w:rPr>
            </w:pPr>
            <w:r w:rsidRPr="006C35D3">
              <w:rPr>
                <w:sz w:val="20"/>
              </w:rPr>
              <w:t>Created On</w:t>
            </w:r>
          </w:p>
        </w:tc>
        <w:tc>
          <w:tcPr>
            <w:tcW w:w="1530" w:type="dxa"/>
          </w:tcPr>
          <w:p w14:paraId="16E4A622" w14:textId="77777777" w:rsidR="00554944" w:rsidRPr="006C35D3" w:rsidRDefault="00554944" w:rsidP="006C35D3">
            <w:pPr>
              <w:spacing w:after="120"/>
              <w:rPr>
                <w:sz w:val="20"/>
              </w:rPr>
            </w:pPr>
          </w:p>
        </w:tc>
        <w:tc>
          <w:tcPr>
            <w:tcW w:w="2152" w:type="dxa"/>
          </w:tcPr>
          <w:p w14:paraId="16E4A623" w14:textId="77777777" w:rsidR="00554944" w:rsidRPr="006C35D3" w:rsidRDefault="00554944" w:rsidP="006C35D3">
            <w:pPr>
              <w:spacing w:after="120"/>
              <w:rPr>
                <w:sz w:val="20"/>
              </w:rPr>
            </w:pPr>
          </w:p>
        </w:tc>
        <w:tc>
          <w:tcPr>
            <w:tcW w:w="1808" w:type="dxa"/>
          </w:tcPr>
          <w:p w14:paraId="16E4A624" w14:textId="77777777" w:rsidR="00554944" w:rsidRPr="006C35D3" w:rsidRDefault="00554944" w:rsidP="006C35D3">
            <w:pPr>
              <w:spacing w:after="120"/>
              <w:rPr>
                <w:sz w:val="20"/>
              </w:rPr>
            </w:pPr>
          </w:p>
        </w:tc>
      </w:tr>
      <w:tr w:rsidR="00554944" w:rsidRPr="006C35D3" w14:paraId="16E4A62B" w14:textId="77777777" w:rsidTr="006B4698">
        <w:tc>
          <w:tcPr>
            <w:tcW w:w="720" w:type="dxa"/>
          </w:tcPr>
          <w:p w14:paraId="16E4A626" w14:textId="77777777" w:rsidR="00554944" w:rsidRPr="006C35D3" w:rsidRDefault="00554944" w:rsidP="006C35D3">
            <w:pPr>
              <w:spacing w:after="120"/>
              <w:rPr>
                <w:sz w:val="20"/>
              </w:rPr>
            </w:pPr>
          </w:p>
        </w:tc>
        <w:tc>
          <w:tcPr>
            <w:tcW w:w="2430" w:type="dxa"/>
          </w:tcPr>
          <w:p w14:paraId="16E4A627" w14:textId="77777777" w:rsidR="00554944" w:rsidRPr="006C35D3" w:rsidRDefault="00554944" w:rsidP="006C35D3">
            <w:pPr>
              <w:spacing w:after="120"/>
              <w:rPr>
                <w:sz w:val="20"/>
              </w:rPr>
            </w:pPr>
            <w:r w:rsidRPr="006C35D3">
              <w:rPr>
                <w:sz w:val="20"/>
              </w:rPr>
              <w:t>Modified By</w:t>
            </w:r>
          </w:p>
        </w:tc>
        <w:tc>
          <w:tcPr>
            <w:tcW w:w="1530" w:type="dxa"/>
          </w:tcPr>
          <w:p w14:paraId="16E4A628" w14:textId="77777777" w:rsidR="00554944" w:rsidRPr="006C35D3" w:rsidRDefault="00554944" w:rsidP="006C35D3">
            <w:pPr>
              <w:spacing w:after="120"/>
              <w:rPr>
                <w:sz w:val="20"/>
              </w:rPr>
            </w:pPr>
          </w:p>
        </w:tc>
        <w:tc>
          <w:tcPr>
            <w:tcW w:w="2152" w:type="dxa"/>
          </w:tcPr>
          <w:p w14:paraId="16E4A629" w14:textId="77777777" w:rsidR="00554944" w:rsidRPr="006C35D3" w:rsidRDefault="00554944" w:rsidP="006C35D3">
            <w:pPr>
              <w:spacing w:after="120"/>
              <w:rPr>
                <w:sz w:val="20"/>
              </w:rPr>
            </w:pPr>
          </w:p>
        </w:tc>
        <w:tc>
          <w:tcPr>
            <w:tcW w:w="1808" w:type="dxa"/>
          </w:tcPr>
          <w:p w14:paraId="16E4A62A" w14:textId="77777777" w:rsidR="00554944" w:rsidRPr="006C35D3" w:rsidRDefault="00554944" w:rsidP="006C35D3">
            <w:pPr>
              <w:spacing w:after="120"/>
              <w:rPr>
                <w:sz w:val="20"/>
              </w:rPr>
            </w:pPr>
          </w:p>
        </w:tc>
      </w:tr>
      <w:tr w:rsidR="00554944" w:rsidRPr="006C35D3" w14:paraId="16E4A631" w14:textId="77777777" w:rsidTr="006B4698">
        <w:tc>
          <w:tcPr>
            <w:tcW w:w="720" w:type="dxa"/>
          </w:tcPr>
          <w:p w14:paraId="16E4A62C" w14:textId="77777777" w:rsidR="00554944" w:rsidRPr="006C35D3" w:rsidRDefault="00554944" w:rsidP="006C35D3">
            <w:pPr>
              <w:spacing w:after="120"/>
              <w:rPr>
                <w:sz w:val="20"/>
              </w:rPr>
            </w:pPr>
          </w:p>
        </w:tc>
        <w:tc>
          <w:tcPr>
            <w:tcW w:w="2430" w:type="dxa"/>
          </w:tcPr>
          <w:p w14:paraId="16E4A62D" w14:textId="77777777" w:rsidR="00554944" w:rsidRPr="006C35D3" w:rsidRDefault="00554944" w:rsidP="006C35D3">
            <w:pPr>
              <w:spacing w:after="120"/>
              <w:rPr>
                <w:sz w:val="20"/>
              </w:rPr>
            </w:pPr>
            <w:r w:rsidRPr="006C35D3">
              <w:rPr>
                <w:sz w:val="20"/>
              </w:rPr>
              <w:t>Modified On</w:t>
            </w:r>
          </w:p>
        </w:tc>
        <w:tc>
          <w:tcPr>
            <w:tcW w:w="1530" w:type="dxa"/>
          </w:tcPr>
          <w:p w14:paraId="16E4A62E" w14:textId="77777777" w:rsidR="00554944" w:rsidRPr="006C35D3" w:rsidRDefault="00554944" w:rsidP="006C35D3">
            <w:pPr>
              <w:spacing w:after="120"/>
              <w:rPr>
                <w:sz w:val="20"/>
              </w:rPr>
            </w:pPr>
          </w:p>
        </w:tc>
        <w:tc>
          <w:tcPr>
            <w:tcW w:w="2152" w:type="dxa"/>
          </w:tcPr>
          <w:p w14:paraId="16E4A62F" w14:textId="77777777" w:rsidR="00554944" w:rsidRPr="006C35D3" w:rsidRDefault="00554944" w:rsidP="006C35D3">
            <w:pPr>
              <w:spacing w:after="120"/>
              <w:rPr>
                <w:sz w:val="20"/>
              </w:rPr>
            </w:pPr>
          </w:p>
        </w:tc>
        <w:tc>
          <w:tcPr>
            <w:tcW w:w="1808" w:type="dxa"/>
          </w:tcPr>
          <w:p w14:paraId="16E4A630" w14:textId="77777777" w:rsidR="00554944" w:rsidRPr="006C35D3" w:rsidRDefault="00554944" w:rsidP="006C35D3">
            <w:pPr>
              <w:spacing w:after="120"/>
              <w:rPr>
                <w:sz w:val="20"/>
              </w:rPr>
            </w:pPr>
          </w:p>
        </w:tc>
      </w:tr>
      <w:tr w:rsidR="00554944" w:rsidRPr="006C35D3" w14:paraId="16E4A637" w14:textId="77777777" w:rsidTr="006B4698">
        <w:tc>
          <w:tcPr>
            <w:tcW w:w="720" w:type="dxa"/>
          </w:tcPr>
          <w:p w14:paraId="16E4A632" w14:textId="77777777" w:rsidR="00554944" w:rsidRPr="006C35D3" w:rsidRDefault="00554944" w:rsidP="006C35D3">
            <w:pPr>
              <w:spacing w:after="120"/>
              <w:rPr>
                <w:sz w:val="20"/>
              </w:rPr>
            </w:pPr>
          </w:p>
        </w:tc>
        <w:tc>
          <w:tcPr>
            <w:tcW w:w="2430" w:type="dxa"/>
          </w:tcPr>
          <w:p w14:paraId="16E4A633" w14:textId="77777777" w:rsidR="00554944" w:rsidRPr="006C35D3" w:rsidRDefault="00554944" w:rsidP="006C35D3">
            <w:pPr>
              <w:spacing w:after="120"/>
              <w:rPr>
                <w:sz w:val="20"/>
              </w:rPr>
            </w:pPr>
            <w:r w:rsidRPr="006C35D3">
              <w:rPr>
                <w:sz w:val="20"/>
              </w:rPr>
              <w:t>External Status</w:t>
            </w:r>
          </w:p>
        </w:tc>
        <w:tc>
          <w:tcPr>
            <w:tcW w:w="1530" w:type="dxa"/>
          </w:tcPr>
          <w:p w14:paraId="16E4A634" w14:textId="77777777" w:rsidR="00554944" w:rsidRPr="006C35D3" w:rsidRDefault="00554944" w:rsidP="006C35D3">
            <w:pPr>
              <w:spacing w:after="120"/>
              <w:rPr>
                <w:sz w:val="20"/>
              </w:rPr>
            </w:pPr>
          </w:p>
        </w:tc>
        <w:tc>
          <w:tcPr>
            <w:tcW w:w="2152" w:type="dxa"/>
          </w:tcPr>
          <w:p w14:paraId="16E4A635" w14:textId="77777777" w:rsidR="00554944" w:rsidRPr="006C35D3" w:rsidRDefault="00554944" w:rsidP="006C35D3">
            <w:pPr>
              <w:spacing w:after="120"/>
              <w:rPr>
                <w:sz w:val="20"/>
              </w:rPr>
            </w:pPr>
          </w:p>
        </w:tc>
        <w:tc>
          <w:tcPr>
            <w:tcW w:w="1808" w:type="dxa"/>
          </w:tcPr>
          <w:p w14:paraId="16E4A636" w14:textId="77777777" w:rsidR="00554944" w:rsidRPr="006C35D3" w:rsidRDefault="00554944" w:rsidP="006C35D3">
            <w:pPr>
              <w:spacing w:after="120"/>
              <w:rPr>
                <w:sz w:val="20"/>
              </w:rPr>
            </w:pPr>
          </w:p>
        </w:tc>
      </w:tr>
      <w:tr w:rsidR="00554944" w:rsidRPr="006C35D3" w14:paraId="16E4A63D" w14:textId="77777777" w:rsidTr="006B4698">
        <w:tc>
          <w:tcPr>
            <w:tcW w:w="720" w:type="dxa"/>
          </w:tcPr>
          <w:p w14:paraId="16E4A638" w14:textId="77777777" w:rsidR="00554944" w:rsidRPr="006C35D3" w:rsidRDefault="00554944" w:rsidP="006C35D3">
            <w:pPr>
              <w:spacing w:after="120"/>
              <w:rPr>
                <w:sz w:val="20"/>
              </w:rPr>
            </w:pPr>
          </w:p>
        </w:tc>
        <w:tc>
          <w:tcPr>
            <w:tcW w:w="2430" w:type="dxa"/>
          </w:tcPr>
          <w:p w14:paraId="16E4A639" w14:textId="77777777" w:rsidR="00554944" w:rsidRPr="006C35D3" w:rsidRDefault="00554944" w:rsidP="006C35D3">
            <w:pPr>
              <w:spacing w:after="120"/>
              <w:rPr>
                <w:sz w:val="20"/>
              </w:rPr>
            </w:pPr>
            <w:r w:rsidRPr="006C35D3">
              <w:rPr>
                <w:sz w:val="20"/>
              </w:rPr>
              <w:t>Estimated Ship Date</w:t>
            </w:r>
          </w:p>
        </w:tc>
        <w:tc>
          <w:tcPr>
            <w:tcW w:w="1530" w:type="dxa"/>
          </w:tcPr>
          <w:p w14:paraId="16E4A63A" w14:textId="77777777" w:rsidR="00554944" w:rsidRPr="006C35D3" w:rsidRDefault="00554944" w:rsidP="006C35D3">
            <w:pPr>
              <w:spacing w:after="120"/>
              <w:rPr>
                <w:sz w:val="20"/>
              </w:rPr>
            </w:pPr>
          </w:p>
        </w:tc>
        <w:tc>
          <w:tcPr>
            <w:tcW w:w="2152" w:type="dxa"/>
          </w:tcPr>
          <w:p w14:paraId="16E4A63B" w14:textId="77777777" w:rsidR="00554944" w:rsidRPr="006C35D3" w:rsidRDefault="00554944" w:rsidP="006C35D3">
            <w:pPr>
              <w:spacing w:after="120"/>
              <w:rPr>
                <w:sz w:val="20"/>
              </w:rPr>
            </w:pPr>
          </w:p>
        </w:tc>
        <w:tc>
          <w:tcPr>
            <w:tcW w:w="1808" w:type="dxa"/>
          </w:tcPr>
          <w:p w14:paraId="16E4A63C" w14:textId="77777777" w:rsidR="00554944" w:rsidRPr="006C35D3" w:rsidRDefault="00554944" w:rsidP="006C35D3">
            <w:pPr>
              <w:spacing w:after="120"/>
              <w:rPr>
                <w:sz w:val="20"/>
              </w:rPr>
            </w:pPr>
          </w:p>
        </w:tc>
      </w:tr>
      <w:tr w:rsidR="00554944" w:rsidRPr="006C35D3" w14:paraId="16E4A643" w14:textId="77777777" w:rsidTr="006B4698">
        <w:tc>
          <w:tcPr>
            <w:tcW w:w="720" w:type="dxa"/>
          </w:tcPr>
          <w:p w14:paraId="16E4A63E" w14:textId="77777777" w:rsidR="00554944" w:rsidRPr="006C35D3" w:rsidRDefault="00554944" w:rsidP="006C35D3">
            <w:pPr>
              <w:spacing w:after="120"/>
              <w:rPr>
                <w:sz w:val="20"/>
              </w:rPr>
            </w:pPr>
          </w:p>
        </w:tc>
        <w:tc>
          <w:tcPr>
            <w:tcW w:w="2430" w:type="dxa"/>
          </w:tcPr>
          <w:p w14:paraId="16E4A63F" w14:textId="77777777" w:rsidR="00554944" w:rsidRPr="006C35D3" w:rsidRDefault="00554944" w:rsidP="006C35D3">
            <w:pPr>
              <w:spacing w:after="120"/>
              <w:rPr>
                <w:sz w:val="20"/>
              </w:rPr>
            </w:pPr>
            <w:r w:rsidRPr="006C35D3">
              <w:rPr>
                <w:sz w:val="20"/>
              </w:rPr>
              <w:t>Blocking</w:t>
            </w:r>
          </w:p>
        </w:tc>
        <w:tc>
          <w:tcPr>
            <w:tcW w:w="1530" w:type="dxa"/>
          </w:tcPr>
          <w:p w14:paraId="16E4A640" w14:textId="77777777" w:rsidR="00554944" w:rsidRPr="006C35D3" w:rsidRDefault="00554944" w:rsidP="006C35D3">
            <w:pPr>
              <w:spacing w:after="120"/>
              <w:rPr>
                <w:sz w:val="20"/>
              </w:rPr>
            </w:pPr>
          </w:p>
        </w:tc>
        <w:tc>
          <w:tcPr>
            <w:tcW w:w="2152" w:type="dxa"/>
          </w:tcPr>
          <w:p w14:paraId="16E4A641" w14:textId="77777777" w:rsidR="00554944" w:rsidRPr="006C35D3" w:rsidRDefault="00554944" w:rsidP="006C35D3">
            <w:pPr>
              <w:spacing w:after="120"/>
              <w:rPr>
                <w:sz w:val="20"/>
              </w:rPr>
            </w:pPr>
          </w:p>
        </w:tc>
        <w:tc>
          <w:tcPr>
            <w:tcW w:w="1808" w:type="dxa"/>
          </w:tcPr>
          <w:p w14:paraId="16E4A642" w14:textId="77777777" w:rsidR="00554944" w:rsidRPr="006C35D3" w:rsidRDefault="00554944" w:rsidP="006C35D3">
            <w:pPr>
              <w:spacing w:after="120"/>
              <w:rPr>
                <w:sz w:val="20"/>
              </w:rPr>
            </w:pPr>
          </w:p>
        </w:tc>
      </w:tr>
      <w:tr w:rsidR="00554944" w:rsidRPr="006C35D3" w14:paraId="16E4A649" w14:textId="77777777" w:rsidTr="006B4698">
        <w:tc>
          <w:tcPr>
            <w:tcW w:w="720" w:type="dxa"/>
          </w:tcPr>
          <w:p w14:paraId="16E4A644" w14:textId="77777777" w:rsidR="00554944" w:rsidRPr="006C35D3" w:rsidRDefault="00554944" w:rsidP="006C35D3">
            <w:pPr>
              <w:spacing w:after="120"/>
              <w:rPr>
                <w:sz w:val="20"/>
              </w:rPr>
            </w:pPr>
          </w:p>
        </w:tc>
        <w:tc>
          <w:tcPr>
            <w:tcW w:w="2430" w:type="dxa"/>
          </w:tcPr>
          <w:p w14:paraId="16E4A645" w14:textId="77777777" w:rsidR="00554944" w:rsidRPr="006C35D3" w:rsidRDefault="00554944" w:rsidP="006C35D3">
            <w:pPr>
              <w:spacing w:after="120"/>
              <w:rPr>
                <w:sz w:val="20"/>
              </w:rPr>
            </w:pPr>
            <w:r w:rsidRPr="006C35D3">
              <w:rPr>
                <w:sz w:val="20"/>
              </w:rPr>
              <w:t>Last Updated</w:t>
            </w:r>
          </w:p>
        </w:tc>
        <w:tc>
          <w:tcPr>
            <w:tcW w:w="1530" w:type="dxa"/>
          </w:tcPr>
          <w:p w14:paraId="16E4A646" w14:textId="77777777" w:rsidR="00554944" w:rsidRPr="006C35D3" w:rsidRDefault="00554944" w:rsidP="006C35D3">
            <w:pPr>
              <w:spacing w:after="120"/>
              <w:rPr>
                <w:sz w:val="20"/>
              </w:rPr>
            </w:pPr>
          </w:p>
        </w:tc>
        <w:tc>
          <w:tcPr>
            <w:tcW w:w="2152" w:type="dxa"/>
          </w:tcPr>
          <w:p w14:paraId="16E4A647" w14:textId="77777777" w:rsidR="00554944" w:rsidRPr="006C35D3" w:rsidRDefault="00554944" w:rsidP="006C35D3">
            <w:pPr>
              <w:spacing w:after="120"/>
              <w:rPr>
                <w:sz w:val="20"/>
              </w:rPr>
            </w:pPr>
          </w:p>
        </w:tc>
        <w:tc>
          <w:tcPr>
            <w:tcW w:w="1808" w:type="dxa"/>
          </w:tcPr>
          <w:p w14:paraId="16E4A648" w14:textId="77777777" w:rsidR="00554944" w:rsidRPr="006C35D3" w:rsidRDefault="00554944" w:rsidP="006C35D3">
            <w:pPr>
              <w:spacing w:after="120"/>
              <w:rPr>
                <w:sz w:val="20"/>
              </w:rPr>
            </w:pPr>
          </w:p>
        </w:tc>
      </w:tr>
    </w:tbl>
    <w:p w14:paraId="16E4A64A" w14:textId="77777777" w:rsidR="00684432" w:rsidRDefault="00537805" w:rsidP="009446BF">
      <w:pPr>
        <w:pStyle w:val="Heading2"/>
      </w:pPr>
      <w:bookmarkStart w:id="4420" w:name="_Toc248042333"/>
      <w:bookmarkStart w:id="4421" w:name="_Toc270946268"/>
      <w:bookmarkStart w:id="4422" w:name="_Toc278358737"/>
      <w:bookmarkStart w:id="4423" w:name="_Toc295735814"/>
      <w:bookmarkStart w:id="4424" w:name="_Ref304799654"/>
      <w:r w:rsidRPr="00FB06D0">
        <w:t>Save behavior</w:t>
      </w:r>
      <w:bookmarkEnd w:id="4420"/>
      <w:bookmarkEnd w:id="4421"/>
      <w:bookmarkEnd w:id="4422"/>
      <w:bookmarkEnd w:id="4423"/>
      <w:bookmarkEnd w:id="4424"/>
    </w:p>
    <w:p w14:paraId="16E4A64B" w14:textId="77777777" w:rsidR="00684432" w:rsidRDefault="00B22139" w:rsidP="009446BF">
      <w:pPr>
        <w:pStyle w:val="Body2"/>
      </w:pPr>
      <w:proofErr w:type="gramStart"/>
      <w:r>
        <w:t>FR-11</w:t>
      </w:r>
      <w:r w:rsidR="00D02631" w:rsidRPr="00FB06D0">
        <w:t>01.</w:t>
      </w:r>
      <w:proofErr w:type="gramEnd"/>
      <w:r w:rsidR="00CF6982">
        <w:t xml:space="preserve"> </w:t>
      </w:r>
      <w:r w:rsidR="00D02631" w:rsidRPr="00FB06D0">
        <w:t xml:space="preserve"> When a requisition is saved, data is inserted or updated in </w:t>
      </w:r>
      <w:proofErr w:type="spellStart"/>
      <w:r w:rsidR="00D02631" w:rsidRPr="00FB06D0">
        <w:t>tblRequisition</w:t>
      </w:r>
      <w:proofErr w:type="spellEnd"/>
      <w:r w:rsidR="00D02631" w:rsidRPr="00FB06D0">
        <w:t xml:space="preserve">, </w:t>
      </w:r>
      <w:proofErr w:type="spellStart"/>
      <w:r w:rsidR="00D02631" w:rsidRPr="00FB06D0">
        <w:t>tblRequisitionStatus</w:t>
      </w:r>
      <w:proofErr w:type="spellEnd"/>
      <w:proofErr w:type="gramStart"/>
      <w:r w:rsidR="00D02631" w:rsidRPr="00FB06D0">
        <w:t xml:space="preserve">, </w:t>
      </w:r>
      <w:r w:rsidR="00F74F06" w:rsidRPr="00FB06D0">
        <w:t xml:space="preserve"> </w:t>
      </w:r>
      <w:proofErr w:type="spellStart"/>
      <w:r w:rsidR="00F74F06" w:rsidRPr="00FB06D0">
        <w:t>tblRequisitionRole</w:t>
      </w:r>
      <w:proofErr w:type="spellEnd"/>
      <w:proofErr w:type="gramEnd"/>
      <w:r w:rsidR="00F74F06" w:rsidRPr="00FB06D0">
        <w:t>,</w:t>
      </w:r>
      <w:r w:rsidR="003C0576">
        <w:t xml:space="preserve"> </w:t>
      </w:r>
      <w:proofErr w:type="spellStart"/>
      <w:r w:rsidR="003C0576">
        <w:t>tblRequisitionEntity,tblReportPrefs</w:t>
      </w:r>
      <w:proofErr w:type="spellEnd"/>
      <w:r w:rsidR="003C0576">
        <w:t xml:space="preserve">, </w:t>
      </w:r>
      <w:proofErr w:type="spellStart"/>
      <w:r w:rsidR="003C0576">
        <w:t>tblRequisitionAddress</w:t>
      </w:r>
      <w:proofErr w:type="spellEnd"/>
      <w:r w:rsidR="003C0576">
        <w:t>,</w:t>
      </w:r>
      <w:r w:rsidR="00F74F06" w:rsidRPr="00FB06D0">
        <w:t xml:space="preserve"> </w:t>
      </w:r>
      <w:proofErr w:type="spellStart"/>
      <w:r w:rsidR="00D02631" w:rsidRPr="00FB06D0">
        <w:t>tblRequisitionAlignment</w:t>
      </w:r>
      <w:proofErr w:type="spellEnd"/>
      <w:r w:rsidR="00D02631" w:rsidRPr="00FB06D0">
        <w:t xml:space="preserve">, </w:t>
      </w:r>
      <w:proofErr w:type="spellStart"/>
      <w:r w:rsidR="00D02631" w:rsidRPr="00FB06D0">
        <w:t>tblPatient</w:t>
      </w:r>
      <w:proofErr w:type="spellEnd"/>
      <w:r w:rsidR="00D02631" w:rsidRPr="00FB06D0">
        <w:t xml:space="preserve">, </w:t>
      </w:r>
      <w:proofErr w:type="spellStart"/>
      <w:r w:rsidR="00D02631" w:rsidRPr="00FB06D0">
        <w:t>tblSpecimen</w:t>
      </w:r>
      <w:proofErr w:type="spellEnd"/>
      <w:r w:rsidR="00DC3B70" w:rsidRPr="00FB06D0">
        <w:t xml:space="preserve">, </w:t>
      </w:r>
      <w:proofErr w:type="spellStart"/>
      <w:r w:rsidR="003C0576">
        <w:t>tblInsurance</w:t>
      </w:r>
      <w:proofErr w:type="spellEnd"/>
      <w:r w:rsidR="003C0576">
        <w:t xml:space="preserve">, </w:t>
      </w:r>
      <w:proofErr w:type="spellStart"/>
      <w:r w:rsidR="003C0576">
        <w:t>tblBenefitsInvestigation</w:t>
      </w:r>
      <w:proofErr w:type="spellEnd"/>
      <w:r w:rsidR="003C0576">
        <w:t xml:space="preserve">, </w:t>
      </w:r>
      <w:r w:rsidR="00DC3B70" w:rsidRPr="00FB06D0">
        <w:t xml:space="preserve">and one of </w:t>
      </w:r>
      <w:proofErr w:type="spellStart"/>
      <w:r w:rsidR="00DC3B70" w:rsidRPr="00FB06D0">
        <w:t>tblSpecimen_BreastRC</w:t>
      </w:r>
      <w:proofErr w:type="spellEnd"/>
      <w:r w:rsidR="00DC3B70" w:rsidRPr="00FB06D0">
        <w:t xml:space="preserve"> or </w:t>
      </w:r>
      <w:proofErr w:type="spellStart"/>
      <w:r w:rsidR="00DC3B70" w:rsidRPr="00FB06D0">
        <w:t>tblSpecimen_Colon</w:t>
      </w:r>
      <w:proofErr w:type="spellEnd"/>
      <w:r w:rsidR="00DC3B70" w:rsidRPr="00FB06D0">
        <w:t>.</w:t>
      </w:r>
    </w:p>
    <w:p w14:paraId="16E4A64C" w14:textId="77777777" w:rsidR="00684432" w:rsidRDefault="0077166A" w:rsidP="009446BF">
      <w:pPr>
        <w:pStyle w:val="Heading3"/>
      </w:pPr>
      <w:bookmarkStart w:id="4425" w:name="_Toc248042334"/>
      <w:bookmarkStart w:id="4426" w:name="_Toc270946269"/>
      <w:bookmarkStart w:id="4427" w:name="_Toc278358738"/>
      <w:bookmarkStart w:id="4428" w:name="_Toc295735815"/>
      <w:proofErr w:type="spellStart"/>
      <w:proofErr w:type="gramStart"/>
      <w:r w:rsidRPr="00FB06D0">
        <w:t>t</w:t>
      </w:r>
      <w:r w:rsidR="00D02631" w:rsidRPr="00FB06D0">
        <w:t>blRequisition</w:t>
      </w:r>
      <w:bookmarkEnd w:id="4425"/>
      <w:bookmarkEnd w:id="4426"/>
      <w:bookmarkEnd w:id="4427"/>
      <w:bookmarkEnd w:id="4428"/>
      <w:proofErr w:type="spellEnd"/>
      <w:proofErr w:type="gramEnd"/>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530"/>
        <w:gridCol w:w="2250"/>
        <w:gridCol w:w="1530"/>
        <w:gridCol w:w="2700"/>
      </w:tblGrid>
      <w:tr w:rsidR="00D02631" w:rsidRPr="00CF6982" w14:paraId="16E4A652" w14:textId="77777777" w:rsidTr="006B4698">
        <w:tc>
          <w:tcPr>
            <w:tcW w:w="630" w:type="dxa"/>
          </w:tcPr>
          <w:p w14:paraId="16E4A64D" w14:textId="77777777" w:rsidR="00D02631" w:rsidRPr="00CF6982" w:rsidRDefault="00D02631" w:rsidP="00CF6982">
            <w:pPr>
              <w:spacing w:after="120"/>
              <w:rPr>
                <w:sz w:val="20"/>
              </w:rPr>
            </w:pPr>
            <w:r w:rsidRPr="00CF6982">
              <w:rPr>
                <w:sz w:val="20"/>
              </w:rPr>
              <w:t>FR-#</w:t>
            </w:r>
          </w:p>
        </w:tc>
        <w:tc>
          <w:tcPr>
            <w:tcW w:w="1530" w:type="dxa"/>
          </w:tcPr>
          <w:p w14:paraId="16E4A64E" w14:textId="77777777" w:rsidR="00D02631" w:rsidRPr="00CF6982" w:rsidRDefault="00D02631" w:rsidP="00CF6982">
            <w:pPr>
              <w:spacing w:after="120"/>
              <w:rPr>
                <w:sz w:val="20"/>
              </w:rPr>
            </w:pPr>
            <w:r w:rsidRPr="00CF6982">
              <w:rPr>
                <w:sz w:val="20"/>
              </w:rPr>
              <w:t>Table</w:t>
            </w:r>
          </w:p>
        </w:tc>
        <w:tc>
          <w:tcPr>
            <w:tcW w:w="2250" w:type="dxa"/>
          </w:tcPr>
          <w:p w14:paraId="16E4A64F" w14:textId="77777777" w:rsidR="00D02631" w:rsidRPr="00CF6982" w:rsidRDefault="00D02631" w:rsidP="00CF6982">
            <w:pPr>
              <w:spacing w:after="120"/>
              <w:rPr>
                <w:sz w:val="20"/>
              </w:rPr>
            </w:pPr>
            <w:r w:rsidRPr="00CF6982">
              <w:rPr>
                <w:sz w:val="20"/>
              </w:rPr>
              <w:t>Column</w:t>
            </w:r>
          </w:p>
        </w:tc>
        <w:tc>
          <w:tcPr>
            <w:tcW w:w="1530" w:type="dxa"/>
          </w:tcPr>
          <w:p w14:paraId="16E4A650" w14:textId="77777777" w:rsidR="00D02631" w:rsidRPr="00CF6982" w:rsidRDefault="003B08A9" w:rsidP="00CF6982">
            <w:pPr>
              <w:spacing w:after="120"/>
              <w:rPr>
                <w:sz w:val="20"/>
              </w:rPr>
            </w:pPr>
            <w:r w:rsidRPr="00CF6982">
              <w:rPr>
                <w:sz w:val="20"/>
              </w:rPr>
              <w:t>Requisition t</w:t>
            </w:r>
            <w:r w:rsidR="00D02631" w:rsidRPr="00CF6982">
              <w:rPr>
                <w:sz w:val="20"/>
              </w:rPr>
              <w:t>ab</w:t>
            </w:r>
          </w:p>
        </w:tc>
        <w:tc>
          <w:tcPr>
            <w:tcW w:w="2700" w:type="dxa"/>
          </w:tcPr>
          <w:p w14:paraId="16E4A651" w14:textId="77777777" w:rsidR="00D02631" w:rsidRPr="00CF6982" w:rsidRDefault="00D02631" w:rsidP="00CF6982">
            <w:pPr>
              <w:spacing w:after="120"/>
              <w:rPr>
                <w:sz w:val="20"/>
              </w:rPr>
            </w:pPr>
            <w:r w:rsidRPr="00CF6982">
              <w:rPr>
                <w:sz w:val="20"/>
              </w:rPr>
              <w:t>Field name</w:t>
            </w:r>
          </w:p>
        </w:tc>
      </w:tr>
      <w:tr w:rsidR="00D02631" w:rsidRPr="00CF6982" w14:paraId="16E4A659" w14:textId="77777777" w:rsidTr="006B4698">
        <w:tc>
          <w:tcPr>
            <w:tcW w:w="630" w:type="dxa"/>
          </w:tcPr>
          <w:p w14:paraId="16E4A653" w14:textId="77777777" w:rsidR="00D02631" w:rsidRPr="00CF6982" w:rsidRDefault="00B22139" w:rsidP="00CF6982">
            <w:pPr>
              <w:spacing w:after="120"/>
              <w:rPr>
                <w:sz w:val="20"/>
              </w:rPr>
            </w:pPr>
            <w:r w:rsidRPr="00CF6982">
              <w:rPr>
                <w:sz w:val="20"/>
              </w:rPr>
              <w:t>1110</w:t>
            </w:r>
          </w:p>
        </w:tc>
        <w:tc>
          <w:tcPr>
            <w:tcW w:w="1530" w:type="dxa"/>
          </w:tcPr>
          <w:p w14:paraId="16E4A654" w14:textId="77777777" w:rsidR="00D02631" w:rsidRPr="00CF6982" w:rsidRDefault="00D02631" w:rsidP="00CF6982">
            <w:pPr>
              <w:spacing w:after="120"/>
              <w:rPr>
                <w:sz w:val="20"/>
              </w:rPr>
            </w:pPr>
            <w:proofErr w:type="spellStart"/>
            <w:r w:rsidRPr="00CF6982">
              <w:rPr>
                <w:sz w:val="20"/>
              </w:rPr>
              <w:t>tblRequisition</w:t>
            </w:r>
            <w:proofErr w:type="spellEnd"/>
          </w:p>
        </w:tc>
        <w:tc>
          <w:tcPr>
            <w:tcW w:w="2250" w:type="dxa"/>
          </w:tcPr>
          <w:p w14:paraId="16E4A655" w14:textId="77777777" w:rsidR="00D02631" w:rsidRPr="00CF6982" w:rsidRDefault="00D02631" w:rsidP="00CF6982">
            <w:pPr>
              <w:spacing w:after="120"/>
              <w:rPr>
                <w:sz w:val="20"/>
              </w:rPr>
            </w:pPr>
            <w:proofErr w:type="spellStart"/>
            <w:r w:rsidRPr="00CF6982">
              <w:rPr>
                <w:sz w:val="20"/>
              </w:rPr>
              <w:t>RequisitionBarcode</w:t>
            </w:r>
            <w:proofErr w:type="spellEnd"/>
          </w:p>
        </w:tc>
        <w:tc>
          <w:tcPr>
            <w:tcW w:w="1530" w:type="dxa"/>
          </w:tcPr>
          <w:p w14:paraId="16E4A656" w14:textId="77777777" w:rsidR="00D02631" w:rsidRPr="00CF6982" w:rsidRDefault="00DC3B70" w:rsidP="00CF6982">
            <w:pPr>
              <w:spacing w:after="120"/>
              <w:rPr>
                <w:sz w:val="20"/>
              </w:rPr>
            </w:pPr>
            <w:r w:rsidRPr="00CF6982">
              <w:rPr>
                <w:sz w:val="20"/>
              </w:rPr>
              <w:t>Requisition</w:t>
            </w:r>
          </w:p>
        </w:tc>
        <w:tc>
          <w:tcPr>
            <w:tcW w:w="2700" w:type="dxa"/>
          </w:tcPr>
          <w:p w14:paraId="16E4A657" w14:textId="77777777" w:rsidR="00D02631" w:rsidRPr="00CF6982" w:rsidRDefault="00DC3B70" w:rsidP="00CF6982">
            <w:pPr>
              <w:spacing w:after="120"/>
              <w:rPr>
                <w:sz w:val="20"/>
              </w:rPr>
            </w:pPr>
            <w:r w:rsidRPr="00CF6982">
              <w:rPr>
                <w:sz w:val="20"/>
              </w:rPr>
              <w:t>Requisition Barcode</w:t>
            </w:r>
          </w:p>
          <w:p w14:paraId="16E4A658" w14:textId="77777777" w:rsidR="00DC3B70" w:rsidRPr="00CF6982" w:rsidRDefault="00DC3B70" w:rsidP="00CF6982">
            <w:pPr>
              <w:spacing w:after="120"/>
              <w:rPr>
                <w:sz w:val="20"/>
              </w:rPr>
            </w:pPr>
            <w:r w:rsidRPr="00CF6982">
              <w:rPr>
                <w:sz w:val="20"/>
              </w:rPr>
              <w:t>Note that this should never be updated</w:t>
            </w:r>
          </w:p>
        </w:tc>
      </w:tr>
      <w:tr w:rsidR="00D02631" w:rsidRPr="00CF6982" w14:paraId="16E4A65F" w14:textId="77777777" w:rsidTr="006B4698">
        <w:tc>
          <w:tcPr>
            <w:tcW w:w="630" w:type="dxa"/>
          </w:tcPr>
          <w:p w14:paraId="16E4A65A" w14:textId="77777777" w:rsidR="00D02631" w:rsidRPr="00CF6982" w:rsidRDefault="00B22139" w:rsidP="00CF6982">
            <w:pPr>
              <w:spacing w:after="120"/>
              <w:rPr>
                <w:sz w:val="20"/>
              </w:rPr>
            </w:pPr>
            <w:r w:rsidRPr="00CF6982">
              <w:rPr>
                <w:sz w:val="20"/>
              </w:rPr>
              <w:t>1111</w:t>
            </w:r>
          </w:p>
        </w:tc>
        <w:tc>
          <w:tcPr>
            <w:tcW w:w="1530" w:type="dxa"/>
          </w:tcPr>
          <w:p w14:paraId="16E4A65B" w14:textId="77777777" w:rsidR="00D02631" w:rsidRPr="00CF6982" w:rsidRDefault="00D02631" w:rsidP="00CF6982">
            <w:pPr>
              <w:spacing w:after="120"/>
              <w:rPr>
                <w:sz w:val="20"/>
              </w:rPr>
            </w:pPr>
            <w:proofErr w:type="spellStart"/>
            <w:r w:rsidRPr="00CF6982">
              <w:rPr>
                <w:sz w:val="20"/>
              </w:rPr>
              <w:t>tblRequisition</w:t>
            </w:r>
            <w:proofErr w:type="spellEnd"/>
          </w:p>
        </w:tc>
        <w:tc>
          <w:tcPr>
            <w:tcW w:w="2250" w:type="dxa"/>
          </w:tcPr>
          <w:p w14:paraId="16E4A65C" w14:textId="77777777" w:rsidR="00D02631" w:rsidRPr="00CF6982" w:rsidRDefault="00D02631" w:rsidP="00CF6982">
            <w:pPr>
              <w:spacing w:after="120"/>
              <w:rPr>
                <w:sz w:val="20"/>
              </w:rPr>
            </w:pPr>
            <w:proofErr w:type="spellStart"/>
            <w:r w:rsidRPr="00CF6982">
              <w:rPr>
                <w:sz w:val="20"/>
              </w:rPr>
              <w:t>TestTypeID</w:t>
            </w:r>
            <w:proofErr w:type="spellEnd"/>
          </w:p>
        </w:tc>
        <w:tc>
          <w:tcPr>
            <w:tcW w:w="1530" w:type="dxa"/>
          </w:tcPr>
          <w:p w14:paraId="16E4A65D" w14:textId="77777777" w:rsidR="00D02631" w:rsidRPr="00CF6982" w:rsidRDefault="00DC3B70" w:rsidP="00CF6982">
            <w:pPr>
              <w:spacing w:after="120"/>
              <w:rPr>
                <w:sz w:val="20"/>
              </w:rPr>
            </w:pPr>
            <w:r w:rsidRPr="00CF6982">
              <w:rPr>
                <w:sz w:val="20"/>
              </w:rPr>
              <w:t>Requisition</w:t>
            </w:r>
          </w:p>
        </w:tc>
        <w:tc>
          <w:tcPr>
            <w:tcW w:w="2700" w:type="dxa"/>
          </w:tcPr>
          <w:p w14:paraId="16E4A65E" w14:textId="77777777" w:rsidR="00D02631" w:rsidRPr="00CF6982" w:rsidRDefault="00DC3B70" w:rsidP="00CF6982">
            <w:pPr>
              <w:spacing w:after="120"/>
              <w:rPr>
                <w:sz w:val="20"/>
              </w:rPr>
            </w:pPr>
            <w:r w:rsidRPr="00CF6982">
              <w:rPr>
                <w:sz w:val="20"/>
              </w:rPr>
              <w:t>Test Type</w:t>
            </w:r>
          </w:p>
        </w:tc>
      </w:tr>
      <w:tr w:rsidR="00D02631" w:rsidRPr="00CF6982" w14:paraId="16E4A665" w14:textId="77777777" w:rsidTr="006B4698">
        <w:tc>
          <w:tcPr>
            <w:tcW w:w="630" w:type="dxa"/>
          </w:tcPr>
          <w:p w14:paraId="16E4A660" w14:textId="77777777" w:rsidR="00D02631" w:rsidRPr="00CF6982" w:rsidRDefault="00B22139" w:rsidP="00CF6982">
            <w:pPr>
              <w:spacing w:after="120"/>
              <w:rPr>
                <w:sz w:val="20"/>
              </w:rPr>
            </w:pPr>
            <w:r w:rsidRPr="00CF6982">
              <w:rPr>
                <w:sz w:val="20"/>
              </w:rPr>
              <w:t>1112</w:t>
            </w:r>
          </w:p>
        </w:tc>
        <w:tc>
          <w:tcPr>
            <w:tcW w:w="1530" w:type="dxa"/>
          </w:tcPr>
          <w:p w14:paraId="16E4A661" w14:textId="77777777" w:rsidR="00D02631" w:rsidRPr="00CF6982" w:rsidRDefault="00D02631" w:rsidP="00CF6982">
            <w:pPr>
              <w:spacing w:after="120"/>
              <w:rPr>
                <w:sz w:val="20"/>
              </w:rPr>
            </w:pPr>
            <w:proofErr w:type="spellStart"/>
            <w:r w:rsidRPr="00CF6982">
              <w:rPr>
                <w:sz w:val="20"/>
              </w:rPr>
              <w:t>tblRequisition</w:t>
            </w:r>
            <w:proofErr w:type="spellEnd"/>
          </w:p>
        </w:tc>
        <w:tc>
          <w:tcPr>
            <w:tcW w:w="2250" w:type="dxa"/>
          </w:tcPr>
          <w:p w14:paraId="16E4A662" w14:textId="77777777" w:rsidR="00D02631" w:rsidRPr="00CF6982" w:rsidRDefault="00D02631" w:rsidP="00CF6982">
            <w:pPr>
              <w:spacing w:after="120"/>
              <w:rPr>
                <w:sz w:val="20"/>
              </w:rPr>
            </w:pPr>
            <w:proofErr w:type="spellStart"/>
            <w:r w:rsidRPr="00CF6982">
              <w:rPr>
                <w:sz w:val="20"/>
              </w:rPr>
              <w:t>AssociatedBarcode</w:t>
            </w:r>
            <w:proofErr w:type="spellEnd"/>
          </w:p>
        </w:tc>
        <w:tc>
          <w:tcPr>
            <w:tcW w:w="1530" w:type="dxa"/>
          </w:tcPr>
          <w:p w14:paraId="16E4A663" w14:textId="77777777" w:rsidR="00D02631" w:rsidRPr="00CF6982" w:rsidRDefault="00DC3B70" w:rsidP="00CF6982">
            <w:pPr>
              <w:spacing w:after="120"/>
              <w:rPr>
                <w:sz w:val="20"/>
              </w:rPr>
            </w:pPr>
            <w:r w:rsidRPr="00CF6982">
              <w:rPr>
                <w:sz w:val="20"/>
              </w:rPr>
              <w:t>Requisition</w:t>
            </w:r>
          </w:p>
        </w:tc>
        <w:tc>
          <w:tcPr>
            <w:tcW w:w="2700" w:type="dxa"/>
          </w:tcPr>
          <w:p w14:paraId="16E4A664" w14:textId="77777777" w:rsidR="00D02631" w:rsidRPr="00CF6982" w:rsidRDefault="00DC3B70" w:rsidP="00CF6982">
            <w:pPr>
              <w:spacing w:after="120"/>
              <w:rPr>
                <w:sz w:val="20"/>
              </w:rPr>
            </w:pPr>
            <w:r w:rsidRPr="00CF6982">
              <w:rPr>
                <w:sz w:val="20"/>
              </w:rPr>
              <w:t>Associated Requisition</w:t>
            </w:r>
          </w:p>
        </w:tc>
      </w:tr>
      <w:tr w:rsidR="00D02631" w:rsidRPr="00CF6982" w14:paraId="16E4A66B" w14:textId="77777777" w:rsidTr="006B4698">
        <w:tc>
          <w:tcPr>
            <w:tcW w:w="630" w:type="dxa"/>
          </w:tcPr>
          <w:p w14:paraId="16E4A666" w14:textId="77777777" w:rsidR="00D02631" w:rsidRPr="00CF6982" w:rsidRDefault="00B22139" w:rsidP="00CF6982">
            <w:pPr>
              <w:spacing w:after="120"/>
              <w:rPr>
                <w:sz w:val="20"/>
              </w:rPr>
            </w:pPr>
            <w:r w:rsidRPr="00CF6982">
              <w:rPr>
                <w:sz w:val="20"/>
              </w:rPr>
              <w:t>1113</w:t>
            </w:r>
          </w:p>
        </w:tc>
        <w:tc>
          <w:tcPr>
            <w:tcW w:w="1530" w:type="dxa"/>
          </w:tcPr>
          <w:p w14:paraId="16E4A667" w14:textId="77777777" w:rsidR="00D02631" w:rsidRPr="00CF6982" w:rsidRDefault="00D02631" w:rsidP="00CF6982">
            <w:pPr>
              <w:spacing w:after="120"/>
              <w:rPr>
                <w:sz w:val="20"/>
              </w:rPr>
            </w:pPr>
            <w:proofErr w:type="spellStart"/>
            <w:r w:rsidRPr="00CF6982">
              <w:rPr>
                <w:sz w:val="20"/>
              </w:rPr>
              <w:t>tblRequisition</w:t>
            </w:r>
            <w:proofErr w:type="spellEnd"/>
          </w:p>
        </w:tc>
        <w:tc>
          <w:tcPr>
            <w:tcW w:w="2250" w:type="dxa"/>
          </w:tcPr>
          <w:p w14:paraId="16E4A668" w14:textId="77777777" w:rsidR="00D02631" w:rsidRPr="00CF6982" w:rsidRDefault="00D02631" w:rsidP="00CF6982">
            <w:pPr>
              <w:spacing w:after="120"/>
              <w:rPr>
                <w:sz w:val="20"/>
              </w:rPr>
            </w:pPr>
            <w:r w:rsidRPr="00CF6982">
              <w:rPr>
                <w:sz w:val="20"/>
              </w:rPr>
              <w:t>Billing Type</w:t>
            </w:r>
          </w:p>
        </w:tc>
        <w:tc>
          <w:tcPr>
            <w:tcW w:w="1530" w:type="dxa"/>
          </w:tcPr>
          <w:p w14:paraId="16E4A669" w14:textId="77777777" w:rsidR="00D02631" w:rsidRPr="00CF6982" w:rsidRDefault="00DC3B70" w:rsidP="00CF6982">
            <w:pPr>
              <w:spacing w:after="120"/>
              <w:rPr>
                <w:sz w:val="20"/>
              </w:rPr>
            </w:pPr>
            <w:r w:rsidRPr="00CF6982">
              <w:rPr>
                <w:sz w:val="20"/>
              </w:rPr>
              <w:t>Billing</w:t>
            </w:r>
          </w:p>
        </w:tc>
        <w:tc>
          <w:tcPr>
            <w:tcW w:w="2700" w:type="dxa"/>
          </w:tcPr>
          <w:p w14:paraId="16E4A66A" w14:textId="77777777" w:rsidR="00D02631" w:rsidRPr="00CF6982" w:rsidRDefault="00DC3B70" w:rsidP="00CF6982">
            <w:pPr>
              <w:spacing w:after="120"/>
              <w:rPr>
                <w:sz w:val="20"/>
              </w:rPr>
            </w:pPr>
            <w:r w:rsidRPr="00CF6982">
              <w:rPr>
                <w:sz w:val="20"/>
              </w:rPr>
              <w:t>Bill To</w:t>
            </w:r>
          </w:p>
        </w:tc>
      </w:tr>
      <w:tr w:rsidR="00D02631" w:rsidRPr="00CF6982" w14:paraId="16E4A671" w14:textId="77777777" w:rsidTr="006B4698">
        <w:tc>
          <w:tcPr>
            <w:tcW w:w="630" w:type="dxa"/>
          </w:tcPr>
          <w:p w14:paraId="16E4A66C" w14:textId="77777777" w:rsidR="00D02631" w:rsidRPr="00CF6982" w:rsidRDefault="00B22139" w:rsidP="00CF6982">
            <w:pPr>
              <w:spacing w:after="120"/>
              <w:rPr>
                <w:sz w:val="20"/>
              </w:rPr>
            </w:pPr>
            <w:r w:rsidRPr="00CF6982">
              <w:rPr>
                <w:sz w:val="20"/>
              </w:rPr>
              <w:t>1114</w:t>
            </w:r>
          </w:p>
        </w:tc>
        <w:tc>
          <w:tcPr>
            <w:tcW w:w="1530" w:type="dxa"/>
          </w:tcPr>
          <w:p w14:paraId="16E4A66D" w14:textId="77777777" w:rsidR="00D02631" w:rsidRPr="00CF6982" w:rsidRDefault="00D02631" w:rsidP="00CF6982">
            <w:pPr>
              <w:spacing w:after="120"/>
              <w:rPr>
                <w:sz w:val="20"/>
              </w:rPr>
            </w:pPr>
            <w:proofErr w:type="spellStart"/>
            <w:r w:rsidRPr="00CF6982">
              <w:rPr>
                <w:sz w:val="20"/>
              </w:rPr>
              <w:t>tblRequisition</w:t>
            </w:r>
            <w:proofErr w:type="spellEnd"/>
          </w:p>
        </w:tc>
        <w:tc>
          <w:tcPr>
            <w:tcW w:w="2250" w:type="dxa"/>
          </w:tcPr>
          <w:p w14:paraId="16E4A66E" w14:textId="77777777" w:rsidR="00D02631" w:rsidRPr="00CF6982" w:rsidRDefault="00D02631" w:rsidP="00CF6982">
            <w:pPr>
              <w:spacing w:after="120"/>
              <w:rPr>
                <w:sz w:val="20"/>
              </w:rPr>
            </w:pPr>
            <w:proofErr w:type="spellStart"/>
            <w:r w:rsidRPr="00CF6982">
              <w:rPr>
                <w:sz w:val="20"/>
              </w:rPr>
              <w:t>SubmissionType</w:t>
            </w:r>
            <w:proofErr w:type="spellEnd"/>
          </w:p>
        </w:tc>
        <w:tc>
          <w:tcPr>
            <w:tcW w:w="1530" w:type="dxa"/>
          </w:tcPr>
          <w:p w14:paraId="16E4A66F" w14:textId="77777777" w:rsidR="00D02631" w:rsidRPr="00CF6982" w:rsidRDefault="00C514F6" w:rsidP="00CF6982">
            <w:pPr>
              <w:spacing w:after="120"/>
              <w:rPr>
                <w:sz w:val="20"/>
              </w:rPr>
            </w:pPr>
            <w:r w:rsidRPr="00CF6982">
              <w:rPr>
                <w:sz w:val="20"/>
              </w:rPr>
              <w:t>Requisition</w:t>
            </w:r>
          </w:p>
        </w:tc>
        <w:tc>
          <w:tcPr>
            <w:tcW w:w="2700" w:type="dxa"/>
          </w:tcPr>
          <w:p w14:paraId="16E4A670" w14:textId="77777777" w:rsidR="00D02631" w:rsidRPr="00CF6982" w:rsidRDefault="00C514F6" w:rsidP="00CF6982">
            <w:pPr>
              <w:spacing w:after="120"/>
              <w:rPr>
                <w:sz w:val="20"/>
              </w:rPr>
            </w:pPr>
            <w:r w:rsidRPr="00CF6982">
              <w:rPr>
                <w:sz w:val="20"/>
              </w:rPr>
              <w:t>Submission</w:t>
            </w:r>
          </w:p>
        </w:tc>
      </w:tr>
      <w:tr w:rsidR="00D02631" w:rsidRPr="00CF6982" w14:paraId="16E4A677" w14:textId="77777777" w:rsidTr="006B4698">
        <w:tc>
          <w:tcPr>
            <w:tcW w:w="630" w:type="dxa"/>
          </w:tcPr>
          <w:p w14:paraId="16E4A672" w14:textId="77777777" w:rsidR="00D02631" w:rsidRPr="00CF6982" w:rsidRDefault="00B22139" w:rsidP="00CF6982">
            <w:pPr>
              <w:spacing w:after="120"/>
              <w:rPr>
                <w:sz w:val="20"/>
              </w:rPr>
            </w:pPr>
            <w:r w:rsidRPr="00CF6982">
              <w:rPr>
                <w:sz w:val="20"/>
              </w:rPr>
              <w:t>1115</w:t>
            </w:r>
          </w:p>
        </w:tc>
        <w:tc>
          <w:tcPr>
            <w:tcW w:w="1530" w:type="dxa"/>
          </w:tcPr>
          <w:p w14:paraId="16E4A673" w14:textId="77777777" w:rsidR="00D02631" w:rsidRPr="00CF6982" w:rsidRDefault="00D02631" w:rsidP="00CF6982">
            <w:pPr>
              <w:spacing w:after="120"/>
              <w:rPr>
                <w:sz w:val="20"/>
              </w:rPr>
            </w:pPr>
            <w:proofErr w:type="spellStart"/>
            <w:r w:rsidRPr="00CF6982">
              <w:rPr>
                <w:sz w:val="20"/>
              </w:rPr>
              <w:t>tblRequisition</w:t>
            </w:r>
            <w:proofErr w:type="spellEnd"/>
          </w:p>
        </w:tc>
        <w:tc>
          <w:tcPr>
            <w:tcW w:w="2250" w:type="dxa"/>
          </w:tcPr>
          <w:p w14:paraId="16E4A674" w14:textId="77777777" w:rsidR="00D02631" w:rsidRPr="00CF6982" w:rsidRDefault="00D02631" w:rsidP="00CF6982">
            <w:pPr>
              <w:spacing w:after="120"/>
              <w:rPr>
                <w:sz w:val="20"/>
              </w:rPr>
            </w:pPr>
            <w:proofErr w:type="spellStart"/>
            <w:r w:rsidRPr="00CF6982">
              <w:rPr>
                <w:sz w:val="20"/>
              </w:rPr>
              <w:t>SignatureVerified</w:t>
            </w:r>
            <w:proofErr w:type="spellEnd"/>
          </w:p>
        </w:tc>
        <w:tc>
          <w:tcPr>
            <w:tcW w:w="1530" w:type="dxa"/>
          </w:tcPr>
          <w:p w14:paraId="16E4A675" w14:textId="77777777" w:rsidR="00D02631" w:rsidRPr="00CF6982" w:rsidRDefault="00DF11EC" w:rsidP="00CF6982">
            <w:pPr>
              <w:spacing w:after="120"/>
              <w:rPr>
                <w:sz w:val="20"/>
              </w:rPr>
            </w:pPr>
            <w:r w:rsidRPr="00CF6982">
              <w:rPr>
                <w:sz w:val="20"/>
              </w:rPr>
              <w:t>Specimen</w:t>
            </w:r>
          </w:p>
        </w:tc>
        <w:tc>
          <w:tcPr>
            <w:tcW w:w="2700" w:type="dxa"/>
          </w:tcPr>
          <w:p w14:paraId="16E4A676" w14:textId="77777777" w:rsidR="00D02631" w:rsidRPr="00CF6982" w:rsidRDefault="00DF11EC" w:rsidP="00CF6982">
            <w:pPr>
              <w:spacing w:after="120"/>
              <w:rPr>
                <w:sz w:val="20"/>
              </w:rPr>
            </w:pPr>
            <w:r w:rsidRPr="00CF6982">
              <w:rPr>
                <w:sz w:val="20"/>
              </w:rPr>
              <w:t>Confirm Signature</w:t>
            </w:r>
          </w:p>
        </w:tc>
      </w:tr>
      <w:tr w:rsidR="00D02631" w:rsidRPr="00CF6982" w14:paraId="16E4A67D" w14:textId="77777777" w:rsidTr="006B4698">
        <w:tc>
          <w:tcPr>
            <w:tcW w:w="630" w:type="dxa"/>
          </w:tcPr>
          <w:p w14:paraId="16E4A678" w14:textId="77777777" w:rsidR="00D02631" w:rsidRPr="00CF6982" w:rsidRDefault="00B22139" w:rsidP="00CF6982">
            <w:pPr>
              <w:spacing w:after="120"/>
              <w:rPr>
                <w:sz w:val="20"/>
              </w:rPr>
            </w:pPr>
            <w:r w:rsidRPr="00CF6982">
              <w:rPr>
                <w:sz w:val="20"/>
              </w:rPr>
              <w:t>1116</w:t>
            </w:r>
          </w:p>
        </w:tc>
        <w:tc>
          <w:tcPr>
            <w:tcW w:w="1530" w:type="dxa"/>
          </w:tcPr>
          <w:p w14:paraId="16E4A679" w14:textId="77777777" w:rsidR="00D02631" w:rsidRPr="00CF6982" w:rsidRDefault="00D02631" w:rsidP="00CF6982">
            <w:pPr>
              <w:spacing w:after="120"/>
              <w:rPr>
                <w:sz w:val="20"/>
              </w:rPr>
            </w:pPr>
            <w:proofErr w:type="spellStart"/>
            <w:r w:rsidRPr="00CF6982">
              <w:rPr>
                <w:sz w:val="20"/>
              </w:rPr>
              <w:t>tblRequisition</w:t>
            </w:r>
            <w:proofErr w:type="spellEnd"/>
          </w:p>
        </w:tc>
        <w:tc>
          <w:tcPr>
            <w:tcW w:w="2250" w:type="dxa"/>
          </w:tcPr>
          <w:p w14:paraId="16E4A67A" w14:textId="77777777" w:rsidR="00D02631" w:rsidRPr="00CF6982" w:rsidRDefault="00D02631" w:rsidP="00CF6982">
            <w:pPr>
              <w:spacing w:after="120"/>
              <w:rPr>
                <w:sz w:val="20"/>
              </w:rPr>
            </w:pPr>
            <w:proofErr w:type="spellStart"/>
            <w:r w:rsidRPr="00CF6982">
              <w:rPr>
                <w:sz w:val="20"/>
              </w:rPr>
              <w:t>SignatureDate</w:t>
            </w:r>
            <w:proofErr w:type="spellEnd"/>
          </w:p>
        </w:tc>
        <w:tc>
          <w:tcPr>
            <w:tcW w:w="1530" w:type="dxa"/>
          </w:tcPr>
          <w:p w14:paraId="16E4A67B" w14:textId="77777777" w:rsidR="00D02631" w:rsidRPr="00CF6982" w:rsidRDefault="00DF11EC" w:rsidP="00CF6982">
            <w:pPr>
              <w:spacing w:after="120"/>
              <w:rPr>
                <w:sz w:val="20"/>
              </w:rPr>
            </w:pPr>
            <w:r w:rsidRPr="00CF6982">
              <w:rPr>
                <w:sz w:val="20"/>
              </w:rPr>
              <w:t>Specimen</w:t>
            </w:r>
          </w:p>
        </w:tc>
        <w:tc>
          <w:tcPr>
            <w:tcW w:w="2700" w:type="dxa"/>
          </w:tcPr>
          <w:p w14:paraId="16E4A67C" w14:textId="77777777" w:rsidR="00D02631" w:rsidRPr="00CF6982" w:rsidRDefault="00DF11EC" w:rsidP="00CF6982">
            <w:pPr>
              <w:spacing w:after="120"/>
              <w:rPr>
                <w:sz w:val="20"/>
              </w:rPr>
            </w:pPr>
            <w:r w:rsidRPr="00CF6982">
              <w:rPr>
                <w:sz w:val="20"/>
              </w:rPr>
              <w:t>Signature Date</w:t>
            </w:r>
          </w:p>
        </w:tc>
      </w:tr>
      <w:tr w:rsidR="00D02631" w:rsidRPr="00CF6982" w14:paraId="16E4A683" w14:textId="77777777" w:rsidTr="006B4698">
        <w:tc>
          <w:tcPr>
            <w:tcW w:w="630" w:type="dxa"/>
          </w:tcPr>
          <w:p w14:paraId="16E4A67E" w14:textId="77777777" w:rsidR="00D02631" w:rsidRPr="00CF6982" w:rsidRDefault="00B22139" w:rsidP="00CF6982">
            <w:pPr>
              <w:spacing w:after="120"/>
              <w:rPr>
                <w:sz w:val="20"/>
              </w:rPr>
            </w:pPr>
            <w:r w:rsidRPr="00CF6982">
              <w:rPr>
                <w:sz w:val="20"/>
              </w:rPr>
              <w:t>1117</w:t>
            </w:r>
          </w:p>
        </w:tc>
        <w:tc>
          <w:tcPr>
            <w:tcW w:w="1530" w:type="dxa"/>
          </w:tcPr>
          <w:p w14:paraId="16E4A67F" w14:textId="77777777" w:rsidR="00D02631" w:rsidRPr="00CF6982" w:rsidRDefault="00D02631" w:rsidP="00CF6982">
            <w:pPr>
              <w:spacing w:after="120"/>
              <w:rPr>
                <w:sz w:val="20"/>
              </w:rPr>
            </w:pPr>
            <w:proofErr w:type="spellStart"/>
            <w:r w:rsidRPr="00CF6982">
              <w:rPr>
                <w:sz w:val="20"/>
              </w:rPr>
              <w:t>tblRequisition</w:t>
            </w:r>
            <w:proofErr w:type="spellEnd"/>
          </w:p>
        </w:tc>
        <w:tc>
          <w:tcPr>
            <w:tcW w:w="2250" w:type="dxa"/>
          </w:tcPr>
          <w:p w14:paraId="16E4A680" w14:textId="77777777" w:rsidR="00D02631" w:rsidRPr="00CF6982" w:rsidRDefault="00D02631" w:rsidP="00CF6982">
            <w:pPr>
              <w:spacing w:after="120"/>
              <w:rPr>
                <w:sz w:val="20"/>
              </w:rPr>
            </w:pPr>
            <w:proofErr w:type="spellStart"/>
            <w:r w:rsidRPr="00CF6982">
              <w:rPr>
                <w:sz w:val="20"/>
              </w:rPr>
              <w:t>KitTrackingNumber</w:t>
            </w:r>
            <w:proofErr w:type="spellEnd"/>
          </w:p>
        </w:tc>
        <w:tc>
          <w:tcPr>
            <w:tcW w:w="1530" w:type="dxa"/>
          </w:tcPr>
          <w:p w14:paraId="16E4A681" w14:textId="77777777" w:rsidR="00D02631" w:rsidRPr="00CF6982" w:rsidRDefault="00DF11EC" w:rsidP="00CF6982">
            <w:pPr>
              <w:spacing w:after="120"/>
              <w:rPr>
                <w:sz w:val="20"/>
              </w:rPr>
            </w:pPr>
            <w:r w:rsidRPr="00CF6982">
              <w:rPr>
                <w:sz w:val="20"/>
              </w:rPr>
              <w:t>Requisition</w:t>
            </w:r>
          </w:p>
        </w:tc>
        <w:tc>
          <w:tcPr>
            <w:tcW w:w="2700" w:type="dxa"/>
          </w:tcPr>
          <w:p w14:paraId="16E4A682" w14:textId="77777777" w:rsidR="00D02631" w:rsidRPr="00CF6982" w:rsidRDefault="00DF11EC" w:rsidP="00CF6982">
            <w:pPr>
              <w:spacing w:after="120"/>
              <w:rPr>
                <w:sz w:val="20"/>
              </w:rPr>
            </w:pPr>
            <w:r w:rsidRPr="00CF6982">
              <w:rPr>
                <w:sz w:val="20"/>
              </w:rPr>
              <w:t>Tracking Number</w:t>
            </w:r>
          </w:p>
        </w:tc>
      </w:tr>
      <w:tr w:rsidR="00D02631" w:rsidRPr="00CF6982" w14:paraId="16E4A689" w14:textId="77777777" w:rsidTr="006B4698">
        <w:tc>
          <w:tcPr>
            <w:tcW w:w="630" w:type="dxa"/>
          </w:tcPr>
          <w:p w14:paraId="16E4A684" w14:textId="77777777" w:rsidR="00D02631" w:rsidRPr="00CF6982" w:rsidRDefault="00B22139" w:rsidP="00CF6982">
            <w:pPr>
              <w:spacing w:after="120"/>
              <w:rPr>
                <w:sz w:val="20"/>
              </w:rPr>
            </w:pPr>
            <w:r w:rsidRPr="00CF6982">
              <w:rPr>
                <w:sz w:val="20"/>
              </w:rPr>
              <w:t>1118</w:t>
            </w:r>
          </w:p>
        </w:tc>
        <w:tc>
          <w:tcPr>
            <w:tcW w:w="1530" w:type="dxa"/>
          </w:tcPr>
          <w:p w14:paraId="16E4A685" w14:textId="77777777" w:rsidR="00D02631" w:rsidRPr="00CF6982" w:rsidRDefault="00D02631" w:rsidP="00CF6982">
            <w:pPr>
              <w:spacing w:after="120"/>
              <w:rPr>
                <w:sz w:val="20"/>
              </w:rPr>
            </w:pPr>
            <w:proofErr w:type="spellStart"/>
            <w:r w:rsidRPr="00CF6982">
              <w:rPr>
                <w:sz w:val="20"/>
              </w:rPr>
              <w:t>tblRequisition</w:t>
            </w:r>
            <w:proofErr w:type="spellEnd"/>
          </w:p>
        </w:tc>
        <w:tc>
          <w:tcPr>
            <w:tcW w:w="2250" w:type="dxa"/>
          </w:tcPr>
          <w:p w14:paraId="16E4A686" w14:textId="77777777" w:rsidR="00D02631" w:rsidRPr="00CF6982" w:rsidRDefault="00D02631" w:rsidP="00CF6982">
            <w:pPr>
              <w:spacing w:after="120"/>
              <w:rPr>
                <w:sz w:val="20"/>
              </w:rPr>
            </w:pPr>
            <w:proofErr w:type="spellStart"/>
            <w:r w:rsidRPr="00CF6982">
              <w:rPr>
                <w:sz w:val="20"/>
              </w:rPr>
              <w:t>RequisitionNotes</w:t>
            </w:r>
            <w:proofErr w:type="spellEnd"/>
          </w:p>
        </w:tc>
        <w:tc>
          <w:tcPr>
            <w:tcW w:w="1530" w:type="dxa"/>
          </w:tcPr>
          <w:p w14:paraId="16E4A687" w14:textId="77777777" w:rsidR="00D02631" w:rsidRPr="00CF6982" w:rsidRDefault="00DF11EC" w:rsidP="00CF6982">
            <w:pPr>
              <w:spacing w:after="120"/>
              <w:rPr>
                <w:sz w:val="20"/>
              </w:rPr>
            </w:pPr>
            <w:r w:rsidRPr="00CF6982">
              <w:rPr>
                <w:sz w:val="20"/>
              </w:rPr>
              <w:t>Requisition</w:t>
            </w:r>
          </w:p>
        </w:tc>
        <w:tc>
          <w:tcPr>
            <w:tcW w:w="2700" w:type="dxa"/>
          </w:tcPr>
          <w:p w14:paraId="16E4A688" w14:textId="77777777" w:rsidR="00D02631" w:rsidRPr="00CF6982" w:rsidRDefault="00DF11EC" w:rsidP="00CF6982">
            <w:pPr>
              <w:spacing w:after="120"/>
              <w:rPr>
                <w:sz w:val="20"/>
              </w:rPr>
            </w:pPr>
            <w:r w:rsidRPr="00CF6982">
              <w:rPr>
                <w:sz w:val="20"/>
              </w:rPr>
              <w:t>Notes</w:t>
            </w:r>
          </w:p>
        </w:tc>
      </w:tr>
      <w:tr w:rsidR="00D02631" w:rsidRPr="00CF6982" w14:paraId="16E4A68F" w14:textId="77777777" w:rsidTr="006B4698">
        <w:tc>
          <w:tcPr>
            <w:tcW w:w="630" w:type="dxa"/>
          </w:tcPr>
          <w:p w14:paraId="16E4A68A" w14:textId="77777777" w:rsidR="00D02631" w:rsidRPr="00CF6982" w:rsidRDefault="00B22139" w:rsidP="00CF6982">
            <w:pPr>
              <w:spacing w:after="120"/>
              <w:rPr>
                <w:sz w:val="20"/>
              </w:rPr>
            </w:pPr>
            <w:r w:rsidRPr="00CF6982">
              <w:rPr>
                <w:sz w:val="20"/>
              </w:rPr>
              <w:t>1119</w:t>
            </w:r>
          </w:p>
        </w:tc>
        <w:tc>
          <w:tcPr>
            <w:tcW w:w="1530" w:type="dxa"/>
          </w:tcPr>
          <w:p w14:paraId="16E4A68B" w14:textId="77777777" w:rsidR="00D02631" w:rsidRPr="00CF6982" w:rsidRDefault="00D02631" w:rsidP="00CF6982">
            <w:pPr>
              <w:spacing w:after="120"/>
              <w:rPr>
                <w:sz w:val="20"/>
              </w:rPr>
            </w:pPr>
            <w:proofErr w:type="spellStart"/>
            <w:r w:rsidRPr="00CF6982">
              <w:rPr>
                <w:sz w:val="20"/>
              </w:rPr>
              <w:t>tblRequisition</w:t>
            </w:r>
            <w:proofErr w:type="spellEnd"/>
          </w:p>
        </w:tc>
        <w:tc>
          <w:tcPr>
            <w:tcW w:w="2250" w:type="dxa"/>
          </w:tcPr>
          <w:p w14:paraId="16E4A68C" w14:textId="77777777" w:rsidR="00D02631" w:rsidRPr="00CF6982" w:rsidRDefault="00D02631" w:rsidP="00CF6982">
            <w:pPr>
              <w:spacing w:after="120"/>
              <w:rPr>
                <w:sz w:val="20"/>
              </w:rPr>
            </w:pPr>
            <w:proofErr w:type="spellStart"/>
            <w:r w:rsidRPr="00CF6982">
              <w:rPr>
                <w:sz w:val="20"/>
              </w:rPr>
              <w:t>CreditCardNumber</w:t>
            </w:r>
            <w:proofErr w:type="spellEnd"/>
          </w:p>
        </w:tc>
        <w:tc>
          <w:tcPr>
            <w:tcW w:w="1530" w:type="dxa"/>
          </w:tcPr>
          <w:p w14:paraId="16E4A68D" w14:textId="77777777" w:rsidR="00D02631" w:rsidRPr="00CF6982" w:rsidRDefault="00DF11EC" w:rsidP="00CF6982">
            <w:pPr>
              <w:spacing w:after="120"/>
              <w:rPr>
                <w:sz w:val="20"/>
              </w:rPr>
            </w:pPr>
            <w:r w:rsidRPr="00CF6982">
              <w:rPr>
                <w:sz w:val="20"/>
              </w:rPr>
              <w:t>Billing</w:t>
            </w:r>
          </w:p>
        </w:tc>
        <w:tc>
          <w:tcPr>
            <w:tcW w:w="2700" w:type="dxa"/>
          </w:tcPr>
          <w:p w14:paraId="16E4A68E" w14:textId="77777777" w:rsidR="00D02631" w:rsidRPr="00CF6982" w:rsidRDefault="00DF11EC" w:rsidP="00CF6982">
            <w:pPr>
              <w:spacing w:after="120"/>
              <w:rPr>
                <w:sz w:val="20"/>
              </w:rPr>
            </w:pPr>
            <w:r w:rsidRPr="00CF6982">
              <w:rPr>
                <w:sz w:val="20"/>
              </w:rPr>
              <w:t>Number</w:t>
            </w:r>
          </w:p>
        </w:tc>
      </w:tr>
      <w:tr w:rsidR="00D02631" w:rsidRPr="00CF6982" w14:paraId="16E4A695" w14:textId="77777777" w:rsidTr="006B4698">
        <w:tc>
          <w:tcPr>
            <w:tcW w:w="630" w:type="dxa"/>
          </w:tcPr>
          <w:p w14:paraId="16E4A690" w14:textId="77777777" w:rsidR="00D02631" w:rsidRPr="00CF6982" w:rsidRDefault="00B22139" w:rsidP="00CF6982">
            <w:pPr>
              <w:spacing w:after="120"/>
              <w:rPr>
                <w:sz w:val="20"/>
              </w:rPr>
            </w:pPr>
            <w:r w:rsidRPr="00CF6982">
              <w:rPr>
                <w:sz w:val="20"/>
              </w:rPr>
              <w:t>1120</w:t>
            </w:r>
          </w:p>
        </w:tc>
        <w:tc>
          <w:tcPr>
            <w:tcW w:w="1530" w:type="dxa"/>
          </w:tcPr>
          <w:p w14:paraId="16E4A691" w14:textId="77777777" w:rsidR="00D02631" w:rsidRPr="00CF6982" w:rsidRDefault="00D02631" w:rsidP="00CF6982">
            <w:pPr>
              <w:spacing w:after="120"/>
              <w:rPr>
                <w:sz w:val="20"/>
              </w:rPr>
            </w:pPr>
            <w:proofErr w:type="spellStart"/>
            <w:r w:rsidRPr="00CF6982">
              <w:rPr>
                <w:sz w:val="20"/>
              </w:rPr>
              <w:t>tblRequisition</w:t>
            </w:r>
            <w:proofErr w:type="spellEnd"/>
          </w:p>
        </w:tc>
        <w:tc>
          <w:tcPr>
            <w:tcW w:w="2250" w:type="dxa"/>
          </w:tcPr>
          <w:p w14:paraId="16E4A692" w14:textId="77777777" w:rsidR="00D02631" w:rsidRPr="00CF6982" w:rsidRDefault="00D02631" w:rsidP="00CF6982">
            <w:pPr>
              <w:spacing w:after="120"/>
              <w:rPr>
                <w:sz w:val="20"/>
              </w:rPr>
            </w:pPr>
            <w:proofErr w:type="spellStart"/>
            <w:r w:rsidRPr="00CF6982">
              <w:rPr>
                <w:sz w:val="20"/>
              </w:rPr>
              <w:t>CreditCardExpiration</w:t>
            </w:r>
            <w:proofErr w:type="spellEnd"/>
          </w:p>
        </w:tc>
        <w:tc>
          <w:tcPr>
            <w:tcW w:w="1530" w:type="dxa"/>
          </w:tcPr>
          <w:p w14:paraId="16E4A693" w14:textId="77777777" w:rsidR="00D02631" w:rsidRPr="00CF6982" w:rsidRDefault="00DF11EC" w:rsidP="00CF6982">
            <w:pPr>
              <w:spacing w:after="120"/>
              <w:rPr>
                <w:sz w:val="20"/>
              </w:rPr>
            </w:pPr>
            <w:r w:rsidRPr="00CF6982">
              <w:rPr>
                <w:sz w:val="20"/>
              </w:rPr>
              <w:t>Billing</w:t>
            </w:r>
          </w:p>
        </w:tc>
        <w:tc>
          <w:tcPr>
            <w:tcW w:w="2700" w:type="dxa"/>
          </w:tcPr>
          <w:p w14:paraId="16E4A694" w14:textId="77777777" w:rsidR="00D02631" w:rsidRPr="00CF6982" w:rsidRDefault="00DF11EC" w:rsidP="00CF6982">
            <w:pPr>
              <w:spacing w:after="120"/>
              <w:rPr>
                <w:sz w:val="20"/>
              </w:rPr>
            </w:pPr>
            <w:r w:rsidRPr="00CF6982">
              <w:rPr>
                <w:sz w:val="20"/>
              </w:rPr>
              <w:t>Expiration Date</w:t>
            </w:r>
          </w:p>
        </w:tc>
      </w:tr>
      <w:tr w:rsidR="00D02631" w:rsidRPr="00CF6982" w14:paraId="16E4A69B" w14:textId="77777777" w:rsidTr="006B4698">
        <w:tc>
          <w:tcPr>
            <w:tcW w:w="630" w:type="dxa"/>
          </w:tcPr>
          <w:p w14:paraId="16E4A696" w14:textId="77777777" w:rsidR="00D02631" w:rsidRPr="00CF6982" w:rsidRDefault="00B22139" w:rsidP="00CF6982">
            <w:pPr>
              <w:spacing w:after="120"/>
              <w:rPr>
                <w:sz w:val="20"/>
              </w:rPr>
            </w:pPr>
            <w:r w:rsidRPr="00CF6982">
              <w:rPr>
                <w:sz w:val="20"/>
              </w:rPr>
              <w:t>1121</w:t>
            </w:r>
          </w:p>
        </w:tc>
        <w:tc>
          <w:tcPr>
            <w:tcW w:w="1530" w:type="dxa"/>
          </w:tcPr>
          <w:p w14:paraId="16E4A697" w14:textId="77777777" w:rsidR="00D02631" w:rsidRPr="00CF6982" w:rsidRDefault="00D02631" w:rsidP="00CF6982">
            <w:pPr>
              <w:spacing w:after="120"/>
              <w:rPr>
                <w:sz w:val="20"/>
              </w:rPr>
            </w:pPr>
            <w:proofErr w:type="spellStart"/>
            <w:r w:rsidRPr="00CF6982">
              <w:rPr>
                <w:sz w:val="20"/>
              </w:rPr>
              <w:t>tblRequisition</w:t>
            </w:r>
            <w:proofErr w:type="spellEnd"/>
          </w:p>
        </w:tc>
        <w:tc>
          <w:tcPr>
            <w:tcW w:w="2250" w:type="dxa"/>
          </w:tcPr>
          <w:p w14:paraId="16E4A698" w14:textId="77777777" w:rsidR="00D02631" w:rsidRPr="00CF6982" w:rsidRDefault="00D02631" w:rsidP="00CF6982">
            <w:pPr>
              <w:spacing w:after="120"/>
              <w:rPr>
                <w:sz w:val="20"/>
              </w:rPr>
            </w:pPr>
            <w:proofErr w:type="spellStart"/>
            <w:r w:rsidRPr="00CF6982">
              <w:rPr>
                <w:sz w:val="20"/>
              </w:rPr>
              <w:t>CreditCardName</w:t>
            </w:r>
            <w:proofErr w:type="spellEnd"/>
          </w:p>
        </w:tc>
        <w:tc>
          <w:tcPr>
            <w:tcW w:w="1530" w:type="dxa"/>
          </w:tcPr>
          <w:p w14:paraId="16E4A699" w14:textId="77777777" w:rsidR="00D02631" w:rsidRPr="00CF6982" w:rsidRDefault="00DF11EC" w:rsidP="00CF6982">
            <w:pPr>
              <w:spacing w:after="120"/>
              <w:rPr>
                <w:sz w:val="20"/>
              </w:rPr>
            </w:pPr>
            <w:r w:rsidRPr="00CF6982">
              <w:rPr>
                <w:sz w:val="20"/>
              </w:rPr>
              <w:t>Billing</w:t>
            </w:r>
          </w:p>
        </w:tc>
        <w:tc>
          <w:tcPr>
            <w:tcW w:w="2700" w:type="dxa"/>
          </w:tcPr>
          <w:p w14:paraId="16E4A69A" w14:textId="77777777" w:rsidR="00D02631" w:rsidRPr="00CF6982" w:rsidRDefault="00DF11EC" w:rsidP="00CF6982">
            <w:pPr>
              <w:spacing w:after="120"/>
              <w:rPr>
                <w:sz w:val="20"/>
              </w:rPr>
            </w:pPr>
            <w:r w:rsidRPr="00CF6982">
              <w:rPr>
                <w:sz w:val="20"/>
              </w:rPr>
              <w:t>Name On Card</w:t>
            </w:r>
          </w:p>
        </w:tc>
      </w:tr>
      <w:tr w:rsidR="00D02631" w:rsidRPr="00CF6982" w14:paraId="16E4A6A1" w14:textId="77777777" w:rsidTr="006B4698">
        <w:tc>
          <w:tcPr>
            <w:tcW w:w="630" w:type="dxa"/>
          </w:tcPr>
          <w:p w14:paraId="16E4A69C" w14:textId="77777777" w:rsidR="00D02631" w:rsidRPr="00CF6982" w:rsidRDefault="00B22139" w:rsidP="00CF6982">
            <w:pPr>
              <w:spacing w:after="120"/>
              <w:rPr>
                <w:sz w:val="20"/>
              </w:rPr>
            </w:pPr>
            <w:r w:rsidRPr="00CF6982">
              <w:rPr>
                <w:sz w:val="20"/>
              </w:rPr>
              <w:t>1122</w:t>
            </w:r>
          </w:p>
        </w:tc>
        <w:tc>
          <w:tcPr>
            <w:tcW w:w="1530" w:type="dxa"/>
          </w:tcPr>
          <w:p w14:paraId="16E4A69D" w14:textId="77777777" w:rsidR="00D02631" w:rsidRPr="00CF6982" w:rsidRDefault="00D02631" w:rsidP="00CF6982">
            <w:pPr>
              <w:spacing w:after="120"/>
              <w:rPr>
                <w:sz w:val="20"/>
              </w:rPr>
            </w:pPr>
            <w:proofErr w:type="spellStart"/>
            <w:r w:rsidRPr="00CF6982">
              <w:rPr>
                <w:sz w:val="20"/>
              </w:rPr>
              <w:t>tblRequisition</w:t>
            </w:r>
            <w:proofErr w:type="spellEnd"/>
          </w:p>
        </w:tc>
        <w:tc>
          <w:tcPr>
            <w:tcW w:w="2250" w:type="dxa"/>
          </w:tcPr>
          <w:p w14:paraId="16E4A69E" w14:textId="77777777" w:rsidR="00D02631" w:rsidRPr="00CF6982" w:rsidRDefault="00D02631" w:rsidP="00CF6982">
            <w:pPr>
              <w:spacing w:after="120"/>
              <w:rPr>
                <w:sz w:val="20"/>
              </w:rPr>
            </w:pPr>
            <w:proofErr w:type="spellStart"/>
            <w:r w:rsidRPr="00CF6982">
              <w:rPr>
                <w:sz w:val="20"/>
              </w:rPr>
              <w:t>CheckName</w:t>
            </w:r>
            <w:proofErr w:type="spellEnd"/>
          </w:p>
        </w:tc>
        <w:tc>
          <w:tcPr>
            <w:tcW w:w="1530" w:type="dxa"/>
          </w:tcPr>
          <w:p w14:paraId="16E4A69F" w14:textId="77777777" w:rsidR="00D02631" w:rsidRPr="00CF6982" w:rsidRDefault="00DF11EC" w:rsidP="00CF6982">
            <w:pPr>
              <w:spacing w:after="120"/>
              <w:rPr>
                <w:sz w:val="20"/>
              </w:rPr>
            </w:pPr>
            <w:r w:rsidRPr="00CF6982">
              <w:rPr>
                <w:sz w:val="20"/>
              </w:rPr>
              <w:t>Billing</w:t>
            </w:r>
          </w:p>
        </w:tc>
        <w:tc>
          <w:tcPr>
            <w:tcW w:w="2700" w:type="dxa"/>
          </w:tcPr>
          <w:p w14:paraId="16E4A6A0" w14:textId="77777777" w:rsidR="00D02631" w:rsidRPr="00CF6982" w:rsidRDefault="00DF11EC" w:rsidP="00CF6982">
            <w:pPr>
              <w:spacing w:after="120"/>
              <w:rPr>
                <w:sz w:val="20"/>
              </w:rPr>
            </w:pPr>
            <w:r w:rsidRPr="00CF6982">
              <w:rPr>
                <w:sz w:val="20"/>
              </w:rPr>
              <w:t>Name On Check</w:t>
            </w:r>
          </w:p>
        </w:tc>
      </w:tr>
      <w:tr w:rsidR="00D02631" w:rsidRPr="00CF6982" w14:paraId="16E4A6A7" w14:textId="77777777" w:rsidTr="006B4698">
        <w:tc>
          <w:tcPr>
            <w:tcW w:w="630" w:type="dxa"/>
          </w:tcPr>
          <w:p w14:paraId="16E4A6A2" w14:textId="77777777" w:rsidR="00D02631" w:rsidRPr="00CF6982" w:rsidRDefault="00B22139" w:rsidP="00CF6982">
            <w:pPr>
              <w:spacing w:after="120"/>
              <w:rPr>
                <w:sz w:val="20"/>
              </w:rPr>
            </w:pPr>
            <w:r w:rsidRPr="00CF6982">
              <w:rPr>
                <w:sz w:val="20"/>
              </w:rPr>
              <w:t>1123</w:t>
            </w:r>
          </w:p>
        </w:tc>
        <w:tc>
          <w:tcPr>
            <w:tcW w:w="1530" w:type="dxa"/>
          </w:tcPr>
          <w:p w14:paraId="16E4A6A3" w14:textId="77777777" w:rsidR="00D02631" w:rsidRPr="00CF6982" w:rsidRDefault="00D02631" w:rsidP="00CF6982">
            <w:pPr>
              <w:spacing w:after="120"/>
              <w:rPr>
                <w:sz w:val="20"/>
              </w:rPr>
            </w:pPr>
            <w:proofErr w:type="spellStart"/>
            <w:r w:rsidRPr="00CF6982">
              <w:rPr>
                <w:sz w:val="20"/>
              </w:rPr>
              <w:t>tblRequisition</w:t>
            </w:r>
            <w:proofErr w:type="spellEnd"/>
          </w:p>
        </w:tc>
        <w:tc>
          <w:tcPr>
            <w:tcW w:w="2250" w:type="dxa"/>
          </w:tcPr>
          <w:p w14:paraId="16E4A6A4" w14:textId="77777777" w:rsidR="00D02631" w:rsidRPr="00CF6982" w:rsidRDefault="00D02631" w:rsidP="00CF6982">
            <w:pPr>
              <w:spacing w:after="120"/>
              <w:rPr>
                <w:sz w:val="20"/>
              </w:rPr>
            </w:pPr>
            <w:proofErr w:type="spellStart"/>
            <w:r w:rsidRPr="00CF6982">
              <w:rPr>
                <w:sz w:val="20"/>
              </w:rPr>
              <w:t>CheckNumber</w:t>
            </w:r>
            <w:proofErr w:type="spellEnd"/>
          </w:p>
        </w:tc>
        <w:tc>
          <w:tcPr>
            <w:tcW w:w="1530" w:type="dxa"/>
          </w:tcPr>
          <w:p w14:paraId="16E4A6A5" w14:textId="77777777" w:rsidR="00D02631" w:rsidRPr="00CF6982" w:rsidRDefault="00DF11EC" w:rsidP="00CF6982">
            <w:pPr>
              <w:spacing w:after="120"/>
              <w:rPr>
                <w:sz w:val="20"/>
              </w:rPr>
            </w:pPr>
            <w:r w:rsidRPr="00CF6982">
              <w:rPr>
                <w:sz w:val="20"/>
              </w:rPr>
              <w:t>Billing</w:t>
            </w:r>
          </w:p>
        </w:tc>
        <w:tc>
          <w:tcPr>
            <w:tcW w:w="2700" w:type="dxa"/>
          </w:tcPr>
          <w:p w14:paraId="16E4A6A6" w14:textId="77777777" w:rsidR="00D02631" w:rsidRPr="00CF6982" w:rsidRDefault="00DF11EC" w:rsidP="00CF6982">
            <w:pPr>
              <w:spacing w:after="120"/>
              <w:rPr>
                <w:sz w:val="20"/>
              </w:rPr>
            </w:pPr>
            <w:r w:rsidRPr="00CF6982">
              <w:rPr>
                <w:sz w:val="20"/>
              </w:rPr>
              <w:t>Check Number</w:t>
            </w:r>
          </w:p>
        </w:tc>
      </w:tr>
      <w:tr w:rsidR="00D02631" w:rsidRPr="00CF6982" w14:paraId="16E4A6AD" w14:textId="77777777" w:rsidTr="006B4698">
        <w:tc>
          <w:tcPr>
            <w:tcW w:w="630" w:type="dxa"/>
          </w:tcPr>
          <w:p w14:paraId="16E4A6A8" w14:textId="77777777" w:rsidR="00D02631" w:rsidRPr="00CF6982" w:rsidRDefault="00B22139" w:rsidP="00CF6982">
            <w:pPr>
              <w:spacing w:after="120"/>
              <w:rPr>
                <w:sz w:val="20"/>
              </w:rPr>
            </w:pPr>
            <w:r w:rsidRPr="00CF6982">
              <w:rPr>
                <w:sz w:val="20"/>
              </w:rPr>
              <w:t>1124</w:t>
            </w:r>
          </w:p>
        </w:tc>
        <w:tc>
          <w:tcPr>
            <w:tcW w:w="1530" w:type="dxa"/>
          </w:tcPr>
          <w:p w14:paraId="16E4A6A9" w14:textId="77777777" w:rsidR="00D02631" w:rsidRPr="00CF6982" w:rsidRDefault="00D02631" w:rsidP="00CF6982">
            <w:pPr>
              <w:spacing w:after="120"/>
              <w:rPr>
                <w:sz w:val="20"/>
              </w:rPr>
            </w:pPr>
            <w:proofErr w:type="spellStart"/>
            <w:r w:rsidRPr="00CF6982">
              <w:rPr>
                <w:sz w:val="20"/>
              </w:rPr>
              <w:t>tblRequisition</w:t>
            </w:r>
            <w:proofErr w:type="spellEnd"/>
          </w:p>
        </w:tc>
        <w:tc>
          <w:tcPr>
            <w:tcW w:w="2250" w:type="dxa"/>
          </w:tcPr>
          <w:p w14:paraId="16E4A6AA" w14:textId="77777777" w:rsidR="00D02631" w:rsidRPr="00CF6982" w:rsidRDefault="00D02631" w:rsidP="00CF6982">
            <w:pPr>
              <w:spacing w:after="120"/>
              <w:rPr>
                <w:sz w:val="20"/>
              </w:rPr>
            </w:pPr>
            <w:proofErr w:type="spellStart"/>
            <w:r w:rsidRPr="00CF6982">
              <w:rPr>
                <w:sz w:val="20"/>
              </w:rPr>
              <w:t>CheckAmount</w:t>
            </w:r>
            <w:proofErr w:type="spellEnd"/>
          </w:p>
        </w:tc>
        <w:tc>
          <w:tcPr>
            <w:tcW w:w="1530" w:type="dxa"/>
          </w:tcPr>
          <w:p w14:paraId="16E4A6AB" w14:textId="77777777" w:rsidR="00D02631" w:rsidRPr="00CF6982" w:rsidRDefault="00DF11EC" w:rsidP="00CF6982">
            <w:pPr>
              <w:spacing w:after="120"/>
              <w:rPr>
                <w:sz w:val="20"/>
              </w:rPr>
            </w:pPr>
            <w:r w:rsidRPr="00CF6982">
              <w:rPr>
                <w:sz w:val="20"/>
              </w:rPr>
              <w:t>Billing</w:t>
            </w:r>
          </w:p>
        </w:tc>
        <w:tc>
          <w:tcPr>
            <w:tcW w:w="2700" w:type="dxa"/>
          </w:tcPr>
          <w:p w14:paraId="16E4A6AC" w14:textId="77777777" w:rsidR="00D02631" w:rsidRPr="00CF6982" w:rsidRDefault="00DF11EC" w:rsidP="00CF6982">
            <w:pPr>
              <w:spacing w:after="120"/>
              <w:rPr>
                <w:sz w:val="20"/>
              </w:rPr>
            </w:pPr>
            <w:r w:rsidRPr="00CF6982">
              <w:rPr>
                <w:sz w:val="20"/>
              </w:rPr>
              <w:t>Amount Of Check</w:t>
            </w:r>
          </w:p>
        </w:tc>
      </w:tr>
      <w:tr w:rsidR="00D02631" w:rsidRPr="00CF6982" w14:paraId="16E4A6B3" w14:textId="77777777" w:rsidTr="006B4698">
        <w:tc>
          <w:tcPr>
            <w:tcW w:w="630" w:type="dxa"/>
          </w:tcPr>
          <w:p w14:paraId="16E4A6AE" w14:textId="77777777" w:rsidR="00D02631" w:rsidRPr="00CF6982" w:rsidRDefault="00B22139" w:rsidP="00CF6982">
            <w:pPr>
              <w:spacing w:after="120"/>
              <w:rPr>
                <w:sz w:val="20"/>
              </w:rPr>
            </w:pPr>
            <w:r w:rsidRPr="00CF6982">
              <w:rPr>
                <w:sz w:val="20"/>
              </w:rPr>
              <w:t>1125</w:t>
            </w:r>
          </w:p>
        </w:tc>
        <w:tc>
          <w:tcPr>
            <w:tcW w:w="1530" w:type="dxa"/>
          </w:tcPr>
          <w:p w14:paraId="16E4A6AF" w14:textId="77777777" w:rsidR="00D02631" w:rsidRPr="00CF6982" w:rsidRDefault="00D02631" w:rsidP="00CF6982">
            <w:pPr>
              <w:spacing w:after="120"/>
              <w:rPr>
                <w:sz w:val="20"/>
              </w:rPr>
            </w:pPr>
            <w:proofErr w:type="spellStart"/>
            <w:r w:rsidRPr="00CF6982">
              <w:rPr>
                <w:sz w:val="20"/>
              </w:rPr>
              <w:t>tblRequisition</w:t>
            </w:r>
            <w:proofErr w:type="spellEnd"/>
          </w:p>
        </w:tc>
        <w:tc>
          <w:tcPr>
            <w:tcW w:w="2250" w:type="dxa"/>
          </w:tcPr>
          <w:p w14:paraId="16E4A6B0" w14:textId="77777777" w:rsidR="00D02631" w:rsidRPr="00CF6982" w:rsidRDefault="00D02631" w:rsidP="00CF6982">
            <w:pPr>
              <w:spacing w:after="120"/>
              <w:rPr>
                <w:sz w:val="20"/>
              </w:rPr>
            </w:pPr>
            <w:proofErr w:type="spellStart"/>
            <w:r w:rsidRPr="00CF6982">
              <w:rPr>
                <w:sz w:val="20"/>
              </w:rPr>
              <w:t>MedicareABN</w:t>
            </w:r>
            <w:proofErr w:type="spellEnd"/>
          </w:p>
        </w:tc>
        <w:tc>
          <w:tcPr>
            <w:tcW w:w="1530" w:type="dxa"/>
          </w:tcPr>
          <w:p w14:paraId="16E4A6B1" w14:textId="77777777" w:rsidR="00D02631" w:rsidRPr="00CF6982" w:rsidRDefault="00DF11EC" w:rsidP="00CF6982">
            <w:pPr>
              <w:spacing w:after="120"/>
              <w:rPr>
                <w:sz w:val="20"/>
              </w:rPr>
            </w:pPr>
            <w:r w:rsidRPr="00CF6982">
              <w:rPr>
                <w:sz w:val="20"/>
              </w:rPr>
              <w:t>Billing</w:t>
            </w:r>
          </w:p>
        </w:tc>
        <w:tc>
          <w:tcPr>
            <w:tcW w:w="2700" w:type="dxa"/>
          </w:tcPr>
          <w:p w14:paraId="16E4A6B2" w14:textId="77777777" w:rsidR="00D02631" w:rsidRPr="00CF6982" w:rsidRDefault="00DF11EC" w:rsidP="00CF6982">
            <w:pPr>
              <w:spacing w:after="120"/>
              <w:rPr>
                <w:sz w:val="20"/>
              </w:rPr>
            </w:pPr>
            <w:r w:rsidRPr="00CF6982">
              <w:rPr>
                <w:sz w:val="20"/>
              </w:rPr>
              <w:t>Medicare ABN</w:t>
            </w:r>
          </w:p>
        </w:tc>
      </w:tr>
      <w:tr w:rsidR="00D02631" w:rsidRPr="00CF6982" w14:paraId="16E4A6B9" w14:textId="77777777" w:rsidTr="006B4698">
        <w:tc>
          <w:tcPr>
            <w:tcW w:w="630" w:type="dxa"/>
          </w:tcPr>
          <w:p w14:paraId="16E4A6B4" w14:textId="77777777" w:rsidR="00D02631" w:rsidRPr="00CF6982" w:rsidRDefault="00B22139" w:rsidP="00CF6982">
            <w:pPr>
              <w:spacing w:after="120"/>
              <w:rPr>
                <w:sz w:val="20"/>
              </w:rPr>
            </w:pPr>
            <w:r w:rsidRPr="00CF6982">
              <w:rPr>
                <w:sz w:val="20"/>
              </w:rPr>
              <w:t>1126</w:t>
            </w:r>
          </w:p>
        </w:tc>
        <w:tc>
          <w:tcPr>
            <w:tcW w:w="1530" w:type="dxa"/>
          </w:tcPr>
          <w:p w14:paraId="16E4A6B5" w14:textId="77777777" w:rsidR="00D02631" w:rsidRPr="00CF6982" w:rsidRDefault="00D02631" w:rsidP="00CF6982">
            <w:pPr>
              <w:spacing w:after="120"/>
              <w:rPr>
                <w:sz w:val="20"/>
              </w:rPr>
            </w:pPr>
            <w:proofErr w:type="spellStart"/>
            <w:r w:rsidRPr="00CF6982">
              <w:rPr>
                <w:sz w:val="20"/>
              </w:rPr>
              <w:t>tblRequisition</w:t>
            </w:r>
            <w:proofErr w:type="spellEnd"/>
          </w:p>
        </w:tc>
        <w:tc>
          <w:tcPr>
            <w:tcW w:w="2250" w:type="dxa"/>
          </w:tcPr>
          <w:p w14:paraId="16E4A6B6" w14:textId="77777777" w:rsidR="00D02631" w:rsidRPr="00CF6982" w:rsidRDefault="00D02631" w:rsidP="00CF6982">
            <w:pPr>
              <w:spacing w:after="120"/>
              <w:rPr>
                <w:sz w:val="20"/>
              </w:rPr>
            </w:pPr>
            <w:proofErr w:type="spellStart"/>
            <w:r w:rsidRPr="00CF6982">
              <w:rPr>
                <w:sz w:val="20"/>
              </w:rPr>
              <w:t>ProcessingCode</w:t>
            </w:r>
            <w:proofErr w:type="spellEnd"/>
          </w:p>
        </w:tc>
        <w:tc>
          <w:tcPr>
            <w:tcW w:w="1530" w:type="dxa"/>
          </w:tcPr>
          <w:p w14:paraId="16E4A6B7" w14:textId="77777777" w:rsidR="00D02631" w:rsidRPr="00CF6982" w:rsidRDefault="000C3BAE" w:rsidP="00CF6982">
            <w:pPr>
              <w:spacing w:after="120"/>
              <w:rPr>
                <w:sz w:val="20"/>
              </w:rPr>
            </w:pPr>
            <w:r w:rsidRPr="00CF6982">
              <w:rPr>
                <w:sz w:val="20"/>
              </w:rPr>
              <w:t>Requisition</w:t>
            </w:r>
          </w:p>
        </w:tc>
        <w:tc>
          <w:tcPr>
            <w:tcW w:w="2700" w:type="dxa"/>
          </w:tcPr>
          <w:p w14:paraId="16E4A6B8" w14:textId="77777777" w:rsidR="00D02631" w:rsidRPr="00CF6982" w:rsidRDefault="000C3BAE" w:rsidP="00CF6982">
            <w:pPr>
              <w:spacing w:after="120"/>
              <w:rPr>
                <w:sz w:val="20"/>
              </w:rPr>
            </w:pPr>
            <w:r w:rsidRPr="00CF6982">
              <w:rPr>
                <w:sz w:val="20"/>
              </w:rPr>
              <w:t>Processing / Clinical Study Code</w:t>
            </w:r>
          </w:p>
        </w:tc>
      </w:tr>
      <w:tr w:rsidR="00D02631" w:rsidRPr="00CF6982" w14:paraId="16E4A6BF" w14:textId="77777777" w:rsidTr="006B4698">
        <w:tc>
          <w:tcPr>
            <w:tcW w:w="630" w:type="dxa"/>
          </w:tcPr>
          <w:p w14:paraId="16E4A6BA" w14:textId="77777777" w:rsidR="00D02631" w:rsidRPr="00CF6982" w:rsidRDefault="00B22139" w:rsidP="00CF6982">
            <w:pPr>
              <w:spacing w:after="120"/>
              <w:rPr>
                <w:sz w:val="20"/>
              </w:rPr>
            </w:pPr>
            <w:r w:rsidRPr="00CF6982">
              <w:rPr>
                <w:sz w:val="20"/>
              </w:rPr>
              <w:t>1127</w:t>
            </w:r>
          </w:p>
        </w:tc>
        <w:tc>
          <w:tcPr>
            <w:tcW w:w="1530" w:type="dxa"/>
          </w:tcPr>
          <w:p w14:paraId="16E4A6BB" w14:textId="77777777" w:rsidR="00D02631" w:rsidRPr="00CF6982" w:rsidRDefault="00D02631" w:rsidP="00CF6982">
            <w:pPr>
              <w:spacing w:after="120"/>
              <w:rPr>
                <w:sz w:val="20"/>
              </w:rPr>
            </w:pPr>
            <w:proofErr w:type="spellStart"/>
            <w:r w:rsidRPr="00CF6982">
              <w:rPr>
                <w:sz w:val="20"/>
              </w:rPr>
              <w:t>tblRequisition</w:t>
            </w:r>
            <w:proofErr w:type="spellEnd"/>
          </w:p>
        </w:tc>
        <w:tc>
          <w:tcPr>
            <w:tcW w:w="2250" w:type="dxa"/>
          </w:tcPr>
          <w:p w14:paraId="16E4A6BC" w14:textId="77777777" w:rsidR="00D02631" w:rsidRPr="00CF6982" w:rsidRDefault="00D02631" w:rsidP="00CF6982">
            <w:pPr>
              <w:spacing w:after="120"/>
              <w:rPr>
                <w:sz w:val="20"/>
              </w:rPr>
            </w:pPr>
            <w:proofErr w:type="spellStart"/>
            <w:r w:rsidRPr="00CF6982">
              <w:rPr>
                <w:sz w:val="20"/>
              </w:rPr>
              <w:t>BillingNotes</w:t>
            </w:r>
            <w:proofErr w:type="spellEnd"/>
          </w:p>
        </w:tc>
        <w:tc>
          <w:tcPr>
            <w:tcW w:w="1530" w:type="dxa"/>
          </w:tcPr>
          <w:p w14:paraId="16E4A6BD" w14:textId="77777777" w:rsidR="00D02631" w:rsidRPr="00CF6982" w:rsidRDefault="00DF11EC" w:rsidP="00CF6982">
            <w:pPr>
              <w:spacing w:after="120"/>
              <w:rPr>
                <w:sz w:val="20"/>
              </w:rPr>
            </w:pPr>
            <w:r w:rsidRPr="00CF6982">
              <w:rPr>
                <w:sz w:val="20"/>
              </w:rPr>
              <w:t>Billing</w:t>
            </w:r>
          </w:p>
        </w:tc>
        <w:tc>
          <w:tcPr>
            <w:tcW w:w="2700" w:type="dxa"/>
          </w:tcPr>
          <w:p w14:paraId="16E4A6BE" w14:textId="77777777" w:rsidR="00D02631" w:rsidRPr="00CF6982" w:rsidRDefault="00DF11EC" w:rsidP="00CF6982">
            <w:pPr>
              <w:spacing w:after="120"/>
              <w:rPr>
                <w:sz w:val="20"/>
              </w:rPr>
            </w:pPr>
            <w:r w:rsidRPr="00CF6982">
              <w:rPr>
                <w:sz w:val="20"/>
              </w:rPr>
              <w:t>Billing Notes</w:t>
            </w:r>
          </w:p>
        </w:tc>
      </w:tr>
      <w:tr w:rsidR="00D02631" w:rsidRPr="00CF6982" w14:paraId="16E4A6C5" w14:textId="77777777" w:rsidTr="006B4698">
        <w:tc>
          <w:tcPr>
            <w:tcW w:w="630" w:type="dxa"/>
          </w:tcPr>
          <w:p w14:paraId="16E4A6C0" w14:textId="77777777" w:rsidR="00D02631" w:rsidRPr="00CF6982" w:rsidRDefault="00B22139" w:rsidP="00CF6982">
            <w:pPr>
              <w:spacing w:after="120"/>
              <w:rPr>
                <w:sz w:val="20"/>
              </w:rPr>
            </w:pPr>
            <w:r w:rsidRPr="00CF6982">
              <w:rPr>
                <w:sz w:val="20"/>
              </w:rPr>
              <w:t>1128</w:t>
            </w:r>
          </w:p>
        </w:tc>
        <w:tc>
          <w:tcPr>
            <w:tcW w:w="1530" w:type="dxa"/>
          </w:tcPr>
          <w:p w14:paraId="16E4A6C1" w14:textId="77777777" w:rsidR="00D02631" w:rsidRPr="00CF6982" w:rsidRDefault="00D02631" w:rsidP="00CF6982">
            <w:pPr>
              <w:spacing w:after="120"/>
              <w:rPr>
                <w:sz w:val="20"/>
              </w:rPr>
            </w:pPr>
            <w:proofErr w:type="spellStart"/>
            <w:r w:rsidRPr="00CF6982">
              <w:rPr>
                <w:sz w:val="20"/>
              </w:rPr>
              <w:t>tblRequisition</w:t>
            </w:r>
            <w:proofErr w:type="spellEnd"/>
          </w:p>
        </w:tc>
        <w:tc>
          <w:tcPr>
            <w:tcW w:w="2250" w:type="dxa"/>
          </w:tcPr>
          <w:p w14:paraId="16E4A6C2" w14:textId="77777777" w:rsidR="00D02631" w:rsidRPr="00CF6982" w:rsidRDefault="00D02631" w:rsidP="00CF6982">
            <w:pPr>
              <w:spacing w:after="120"/>
              <w:rPr>
                <w:sz w:val="20"/>
              </w:rPr>
            </w:pPr>
            <w:proofErr w:type="spellStart"/>
            <w:r w:rsidRPr="00CF6982">
              <w:rPr>
                <w:sz w:val="20"/>
              </w:rPr>
              <w:t>WireRefNumber</w:t>
            </w:r>
            <w:proofErr w:type="spellEnd"/>
          </w:p>
        </w:tc>
        <w:tc>
          <w:tcPr>
            <w:tcW w:w="1530" w:type="dxa"/>
          </w:tcPr>
          <w:p w14:paraId="16E4A6C3" w14:textId="77777777" w:rsidR="00D02631" w:rsidRPr="00CF6982" w:rsidRDefault="00D02631" w:rsidP="00CF6982">
            <w:pPr>
              <w:spacing w:after="120"/>
              <w:rPr>
                <w:sz w:val="20"/>
              </w:rPr>
            </w:pPr>
          </w:p>
        </w:tc>
        <w:tc>
          <w:tcPr>
            <w:tcW w:w="2700" w:type="dxa"/>
          </w:tcPr>
          <w:p w14:paraId="16E4A6C4" w14:textId="77777777" w:rsidR="00D02631" w:rsidRPr="00CF6982" w:rsidRDefault="00D02631" w:rsidP="00CF6982">
            <w:pPr>
              <w:spacing w:after="120"/>
              <w:rPr>
                <w:sz w:val="20"/>
              </w:rPr>
            </w:pPr>
          </w:p>
        </w:tc>
      </w:tr>
      <w:tr w:rsidR="00D02631" w:rsidRPr="00CF6982" w14:paraId="16E4A6CB" w14:textId="77777777" w:rsidTr="006B4698">
        <w:tc>
          <w:tcPr>
            <w:tcW w:w="630" w:type="dxa"/>
          </w:tcPr>
          <w:p w14:paraId="16E4A6C6" w14:textId="77777777" w:rsidR="00D02631" w:rsidRPr="00CF6982" w:rsidRDefault="00B22139" w:rsidP="00CF6982">
            <w:pPr>
              <w:spacing w:after="120"/>
              <w:rPr>
                <w:sz w:val="20"/>
              </w:rPr>
            </w:pPr>
            <w:r w:rsidRPr="00CF6982">
              <w:rPr>
                <w:sz w:val="20"/>
              </w:rPr>
              <w:t>1129</w:t>
            </w:r>
          </w:p>
        </w:tc>
        <w:tc>
          <w:tcPr>
            <w:tcW w:w="1530" w:type="dxa"/>
          </w:tcPr>
          <w:p w14:paraId="16E4A6C7" w14:textId="77777777" w:rsidR="00D02631" w:rsidRPr="00CF6982" w:rsidRDefault="00D02631" w:rsidP="00CF6982">
            <w:pPr>
              <w:spacing w:after="120"/>
              <w:rPr>
                <w:sz w:val="20"/>
              </w:rPr>
            </w:pPr>
            <w:proofErr w:type="spellStart"/>
            <w:r w:rsidRPr="00CF6982">
              <w:rPr>
                <w:sz w:val="20"/>
              </w:rPr>
              <w:t>tblRequisition</w:t>
            </w:r>
            <w:proofErr w:type="spellEnd"/>
          </w:p>
        </w:tc>
        <w:tc>
          <w:tcPr>
            <w:tcW w:w="2250" w:type="dxa"/>
          </w:tcPr>
          <w:p w14:paraId="16E4A6C8" w14:textId="77777777" w:rsidR="00D02631" w:rsidRPr="00CF6982" w:rsidRDefault="00D02631" w:rsidP="00CF6982">
            <w:pPr>
              <w:spacing w:after="120"/>
              <w:rPr>
                <w:sz w:val="20"/>
              </w:rPr>
            </w:pPr>
            <w:proofErr w:type="spellStart"/>
            <w:r w:rsidRPr="00CF6982">
              <w:rPr>
                <w:sz w:val="20"/>
              </w:rPr>
              <w:t>WireAmount</w:t>
            </w:r>
            <w:proofErr w:type="spellEnd"/>
          </w:p>
        </w:tc>
        <w:tc>
          <w:tcPr>
            <w:tcW w:w="1530" w:type="dxa"/>
          </w:tcPr>
          <w:p w14:paraId="16E4A6C9" w14:textId="77777777" w:rsidR="00D02631" w:rsidRPr="00CF6982" w:rsidRDefault="00D02631" w:rsidP="00CF6982">
            <w:pPr>
              <w:spacing w:after="120"/>
              <w:rPr>
                <w:sz w:val="20"/>
              </w:rPr>
            </w:pPr>
          </w:p>
        </w:tc>
        <w:tc>
          <w:tcPr>
            <w:tcW w:w="2700" w:type="dxa"/>
          </w:tcPr>
          <w:p w14:paraId="16E4A6CA" w14:textId="77777777" w:rsidR="00D02631" w:rsidRPr="00CF6982" w:rsidRDefault="00D02631" w:rsidP="00CF6982">
            <w:pPr>
              <w:spacing w:after="120"/>
              <w:rPr>
                <w:sz w:val="20"/>
              </w:rPr>
            </w:pPr>
          </w:p>
        </w:tc>
      </w:tr>
      <w:tr w:rsidR="00D02631" w:rsidRPr="00CF6982" w14:paraId="16E4A6D1" w14:textId="77777777" w:rsidTr="006B4698">
        <w:tc>
          <w:tcPr>
            <w:tcW w:w="630" w:type="dxa"/>
          </w:tcPr>
          <w:p w14:paraId="16E4A6CC" w14:textId="77777777" w:rsidR="00D02631" w:rsidRPr="00CF6982" w:rsidRDefault="00B22139" w:rsidP="00CF6982">
            <w:pPr>
              <w:spacing w:after="120"/>
              <w:rPr>
                <w:sz w:val="20"/>
              </w:rPr>
            </w:pPr>
            <w:r w:rsidRPr="00CF6982">
              <w:rPr>
                <w:sz w:val="20"/>
              </w:rPr>
              <w:t>1130</w:t>
            </w:r>
          </w:p>
        </w:tc>
        <w:tc>
          <w:tcPr>
            <w:tcW w:w="1530" w:type="dxa"/>
          </w:tcPr>
          <w:p w14:paraId="16E4A6CD" w14:textId="77777777" w:rsidR="00D02631" w:rsidRPr="00CF6982" w:rsidRDefault="00D02631" w:rsidP="00CF6982">
            <w:pPr>
              <w:spacing w:after="120"/>
              <w:rPr>
                <w:sz w:val="20"/>
              </w:rPr>
            </w:pPr>
            <w:proofErr w:type="spellStart"/>
            <w:r w:rsidRPr="00CF6982">
              <w:rPr>
                <w:sz w:val="20"/>
              </w:rPr>
              <w:t>tblRequisition</w:t>
            </w:r>
            <w:proofErr w:type="spellEnd"/>
          </w:p>
        </w:tc>
        <w:tc>
          <w:tcPr>
            <w:tcW w:w="2250" w:type="dxa"/>
          </w:tcPr>
          <w:p w14:paraId="16E4A6CE" w14:textId="77777777" w:rsidR="00D02631" w:rsidRPr="00CF6982" w:rsidRDefault="00D02631" w:rsidP="00CF6982">
            <w:pPr>
              <w:spacing w:after="120"/>
              <w:rPr>
                <w:sz w:val="20"/>
              </w:rPr>
            </w:pPr>
            <w:proofErr w:type="spellStart"/>
            <w:r w:rsidRPr="00CF6982">
              <w:rPr>
                <w:sz w:val="20"/>
              </w:rPr>
              <w:t>WirePaymentStatusEnumID</w:t>
            </w:r>
            <w:proofErr w:type="spellEnd"/>
          </w:p>
        </w:tc>
        <w:tc>
          <w:tcPr>
            <w:tcW w:w="1530" w:type="dxa"/>
          </w:tcPr>
          <w:p w14:paraId="16E4A6CF" w14:textId="77777777" w:rsidR="00D02631" w:rsidRPr="00CF6982" w:rsidRDefault="00D02631" w:rsidP="00CF6982">
            <w:pPr>
              <w:spacing w:after="120"/>
              <w:rPr>
                <w:sz w:val="20"/>
              </w:rPr>
            </w:pPr>
          </w:p>
        </w:tc>
        <w:tc>
          <w:tcPr>
            <w:tcW w:w="2700" w:type="dxa"/>
          </w:tcPr>
          <w:p w14:paraId="16E4A6D0" w14:textId="77777777" w:rsidR="00D02631" w:rsidRPr="00CF6982" w:rsidRDefault="00D02631" w:rsidP="00CF6982">
            <w:pPr>
              <w:spacing w:after="120"/>
              <w:rPr>
                <w:sz w:val="20"/>
              </w:rPr>
            </w:pPr>
          </w:p>
        </w:tc>
      </w:tr>
    </w:tbl>
    <w:p w14:paraId="16E4A6D2" w14:textId="77777777" w:rsidR="00684432" w:rsidRDefault="00BA43C4" w:rsidP="009446BF">
      <w:pPr>
        <w:pStyle w:val="Heading3"/>
      </w:pPr>
      <w:bookmarkStart w:id="4429" w:name="_Toc248042335"/>
      <w:bookmarkStart w:id="4430" w:name="_Toc270946270"/>
      <w:bookmarkStart w:id="4431" w:name="_Toc278358739"/>
      <w:bookmarkStart w:id="4432" w:name="_Toc295735816"/>
      <w:proofErr w:type="spellStart"/>
      <w:proofErr w:type="gramStart"/>
      <w:r>
        <w:t>t</w:t>
      </w:r>
      <w:r w:rsidR="00D02631" w:rsidRPr="00FB06D0">
        <w:t>blPatient</w:t>
      </w:r>
      <w:bookmarkEnd w:id="4429"/>
      <w:bookmarkEnd w:id="4430"/>
      <w:bookmarkEnd w:id="4431"/>
      <w:bookmarkEnd w:id="4432"/>
      <w:proofErr w:type="spellEnd"/>
      <w:proofErr w:type="gramEnd"/>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530"/>
        <w:gridCol w:w="2250"/>
        <w:gridCol w:w="1579"/>
        <w:gridCol w:w="2422"/>
      </w:tblGrid>
      <w:tr w:rsidR="00D02631" w:rsidRPr="00CF6982" w14:paraId="16E4A6D8" w14:textId="77777777" w:rsidTr="006B4698">
        <w:tc>
          <w:tcPr>
            <w:tcW w:w="900" w:type="dxa"/>
          </w:tcPr>
          <w:p w14:paraId="16E4A6D3" w14:textId="77777777" w:rsidR="00D02631" w:rsidRPr="00CF6982" w:rsidRDefault="00D02631" w:rsidP="00CF6982">
            <w:pPr>
              <w:spacing w:after="120"/>
              <w:rPr>
                <w:sz w:val="20"/>
              </w:rPr>
            </w:pPr>
            <w:r w:rsidRPr="00CF6982">
              <w:rPr>
                <w:sz w:val="20"/>
              </w:rPr>
              <w:t>FR-#</w:t>
            </w:r>
          </w:p>
        </w:tc>
        <w:tc>
          <w:tcPr>
            <w:tcW w:w="1530" w:type="dxa"/>
          </w:tcPr>
          <w:p w14:paraId="16E4A6D4" w14:textId="77777777" w:rsidR="00D02631" w:rsidRPr="00CF6982" w:rsidRDefault="00D02631" w:rsidP="00CF6982">
            <w:pPr>
              <w:spacing w:after="120"/>
              <w:rPr>
                <w:sz w:val="20"/>
              </w:rPr>
            </w:pPr>
            <w:r w:rsidRPr="00CF6982">
              <w:rPr>
                <w:sz w:val="20"/>
              </w:rPr>
              <w:t>Table</w:t>
            </w:r>
          </w:p>
        </w:tc>
        <w:tc>
          <w:tcPr>
            <w:tcW w:w="2250" w:type="dxa"/>
          </w:tcPr>
          <w:p w14:paraId="16E4A6D5" w14:textId="77777777" w:rsidR="00D02631" w:rsidRPr="00CF6982" w:rsidRDefault="00D02631" w:rsidP="00CF6982">
            <w:pPr>
              <w:spacing w:after="120"/>
              <w:rPr>
                <w:sz w:val="20"/>
              </w:rPr>
            </w:pPr>
            <w:r w:rsidRPr="00CF6982">
              <w:rPr>
                <w:sz w:val="20"/>
              </w:rPr>
              <w:t>Column</w:t>
            </w:r>
          </w:p>
        </w:tc>
        <w:tc>
          <w:tcPr>
            <w:tcW w:w="1579" w:type="dxa"/>
          </w:tcPr>
          <w:p w14:paraId="16E4A6D6" w14:textId="77777777" w:rsidR="00D02631" w:rsidRPr="00CF6982" w:rsidRDefault="003B08A9" w:rsidP="00CF6982">
            <w:pPr>
              <w:spacing w:after="120"/>
              <w:rPr>
                <w:sz w:val="20"/>
              </w:rPr>
            </w:pPr>
            <w:r w:rsidRPr="00CF6982">
              <w:rPr>
                <w:sz w:val="20"/>
              </w:rPr>
              <w:t>Requisition tab</w:t>
            </w:r>
          </w:p>
        </w:tc>
        <w:tc>
          <w:tcPr>
            <w:tcW w:w="2422" w:type="dxa"/>
          </w:tcPr>
          <w:p w14:paraId="16E4A6D7" w14:textId="77777777" w:rsidR="00D02631" w:rsidRPr="00CF6982" w:rsidRDefault="003B08A9" w:rsidP="00CF6982">
            <w:pPr>
              <w:spacing w:after="120"/>
              <w:rPr>
                <w:sz w:val="20"/>
              </w:rPr>
            </w:pPr>
            <w:r w:rsidRPr="00CF6982">
              <w:rPr>
                <w:sz w:val="20"/>
              </w:rPr>
              <w:t>Field name</w:t>
            </w:r>
          </w:p>
        </w:tc>
      </w:tr>
      <w:tr w:rsidR="00D02631" w:rsidRPr="00CF6982" w14:paraId="16E4A6DE" w14:textId="77777777" w:rsidTr="006B4698">
        <w:tc>
          <w:tcPr>
            <w:tcW w:w="900" w:type="dxa"/>
          </w:tcPr>
          <w:p w14:paraId="16E4A6D9" w14:textId="77777777" w:rsidR="00D02631" w:rsidRPr="00CF6982" w:rsidRDefault="00B22139" w:rsidP="00CF6982">
            <w:pPr>
              <w:spacing w:after="120"/>
              <w:rPr>
                <w:sz w:val="20"/>
              </w:rPr>
            </w:pPr>
            <w:r w:rsidRPr="00CF6982">
              <w:rPr>
                <w:sz w:val="20"/>
              </w:rPr>
              <w:t>1131</w:t>
            </w:r>
          </w:p>
        </w:tc>
        <w:tc>
          <w:tcPr>
            <w:tcW w:w="1530" w:type="dxa"/>
          </w:tcPr>
          <w:p w14:paraId="16E4A6DA" w14:textId="77777777" w:rsidR="00D02631" w:rsidRPr="00CF6982" w:rsidRDefault="00D02631" w:rsidP="00CF6982">
            <w:pPr>
              <w:spacing w:after="120"/>
              <w:rPr>
                <w:sz w:val="20"/>
              </w:rPr>
            </w:pPr>
            <w:proofErr w:type="spellStart"/>
            <w:r w:rsidRPr="00CF6982">
              <w:rPr>
                <w:sz w:val="20"/>
              </w:rPr>
              <w:t>tblPatient</w:t>
            </w:r>
            <w:proofErr w:type="spellEnd"/>
          </w:p>
        </w:tc>
        <w:tc>
          <w:tcPr>
            <w:tcW w:w="2250" w:type="dxa"/>
          </w:tcPr>
          <w:p w14:paraId="16E4A6DB" w14:textId="77777777" w:rsidR="00D02631" w:rsidRPr="00CF6982" w:rsidRDefault="00D02631" w:rsidP="00CF6982">
            <w:pPr>
              <w:spacing w:after="120"/>
              <w:rPr>
                <w:sz w:val="20"/>
              </w:rPr>
            </w:pPr>
            <w:proofErr w:type="spellStart"/>
            <w:r w:rsidRPr="00CF6982">
              <w:rPr>
                <w:sz w:val="20"/>
              </w:rPr>
              <w:t>LastName</w:t>
            </w:r>
            <w:proofErr w:type="spellEnd"/>
            <w:r w:rsidRPr="00CF6982">
              <w:rPr>
                <w:sz w:val="20"/>
              </w:rPr>
              <w:t xml:space="preserve"> </w:t>
            </w:r>
          </w:p>
        </w:tc>
        <w:tc>
          <w:tcPr>
            <w:tcW w:w="1579" w:type="dxa"/>
          </w:tcPr>
          <w:p w14:paraId="16E4A6DC" w14:textId="77777777" w:rsidR="00D02631" w:rsidRPr="00CF6982" w:rsidRDefault="00DF11EC" w:rsidP="00CF6982">
            <w:pPr>
              <w:spacing w:after="120"/>
              <w:rPr>
                <w:sz w:val="20"/>
              </w:rPr>
            </w:pPr>
            <w:r w:rsidRPr="00CF6982">
              <w:rPr>
                <w:sz w:val="20"/>
              </w:rPr>
              <w:t>Patient</w:t>
            </w:r>
          </w:p>
        </w:tc>
        <w:tc>
          <w:tcPr>
            <w:tcW w:w="2422" w:type="dxa"/>
          </w:tcPr>
          <w:p w14:paraId="16E4A6DD" w14:textId="77777777" w:rsidR="00D02631" w:rsidRPr="00CF6982" w:rsidRDefault="00DF11EC" w:rsidP="00CF6982">
            <w:pPr>
              <w:spacing w:after="120"/>
              <w:rPr>
                <w:sz w:val="20"/>
              </w:rPr>
            </w:pPr>
            <w:r w:rsidRPr="00CF6982">
              <w:rPr>
                <w:sz w:val="20"/>
              </w:rPr>
              <w:t>Last Name</w:t>
            </w:r>
          </w:p>
        </w:tc>
      </w:tr>
      <w:tr w:rsidR="00D02631" w:rsidRPr="00CF6982" w14:paraId="16E4A6E4" w14:textId="77777777" w:rsidTr="006B4698">
        <w:tc>
          <w:tcPr>
            <w:tcW w:w="900" w:type="dxa"/>
          </w:tcPr>
          <w:p w14:paraId="16E4A6DF" w14:textId="77777777" w:rsidR="00D02631" w:rsidRPr="00CF6982" w:rsidRDefault="00B22139" w:rsidP="00CF6982">
            <w:pPr>
              <w:spacing w:after="120"/>
              <w:rPr>
                <w:sz w:val="20"/>
              </w:rPr>
            </w:pPr>
            <w:r w:rsidRPr="00CF6982">
              <w:rPr>
                <w:sz w:val="20"/>
              </w:rPr>
              <w:t>1132</w:t>
            </w:r>
          </w:p>
        </w:tc>
        <w:tc>
          <w:tcPr>
            <w:tcW w:w="1530" w:type="dxa"/>
          </w:tcPr>
          <w:p w14:paraId="16E4A6E0" w14:textId="77777777" w:rsidR="00D02631" w:rsidRPr="00CF6982" w:rsidRDefault="00D02631" w:rsidP="00CF6982">
            <w:pPr>
              <w:spacing w:after="120"/>
              <w:rPr>
                <w:sz w:val="20"/>
              </w:rPr>
            </w:pPr>
            <w:proofErr w:type="spellStart"/>
            <w:r w:rsidRPr="00CF6982">
              <w:rPr>
                <w:sz w:val="20"/>
              </w:rPr>
              <w:t>tblPatient</w:t>
            </w:r>
            <w:proofErr w:type="spellEnd"/>
          </w:p>
        </w:tc>
        <w:tc>
          <w:tcPr>
            <w:tcW w:w="2250" w:type="dxa"/>
          </w:tcPr>
          <w:p w14:paraId="16E4A6E1" w14:textId="77777777" w:rsidR="00D02631" w:rsidRPr="00CF6982" w:rsidRDefault="00D02631" w:rsidP="00CF6982">
            <w:pPr>
              <w:spacing w:after="120"/>
              <w:rPr>
                <w:sz w:val="20"/>
              </w:rPr>
            </w:pPr>
            <w:proofErr w:type="spellStart"/>
            <w:r w:rsidRPr="00CF6982">
              <w:rPr>
                <w:sz w:val="20"/>
              </w:rPr>
              <w:t>FirstName</w:t>
            </w:r>
            <w:proofErr w:type="spellEnd"/>
          </w:p>
        </w:tc>
        <w:tc>
          <w:tcPr>
            <w:tcW w:w="1579" w:type="dxa"/>
          </w:tcPr>
          <w:p w14:paraId="16E4A6E2" w14:textId="77777777" w:rsidR="00D02631" w:rsidRPr="00CF6982" w:rsidRDefault="00DF11EC" w:rsidP="00CF6982">
            <w:pPr>
              <w:spacing w:after="120"/>
              <w:rPr>
                <w:sz w:val="20"/>
              </w:rPr>
            </w:pPr>
            <w:r w:rsidRPr="00CF6982">
              <w:rPr>
                <w:sz w:val="20"/>
              </w:rPr>
              <w:t>Patient</w:t>
            </w:r>
          </w:p>
        </w:tc>
        <w:tc>
          <w:tcPr>
            <w:tcW w:w="2422" w:type="dxa"/>
          </w:tcPr>
          <w:p w14:paraId="16E4A6E3" w14:textId="77777777" w:rsidR="00D02631" w:rsidRPr="00CF6982" w:rsidRDefault="00DF11EC" w:rsidP="00CF6982">
            <w:pPr>
              <w:spacing w:after="120"/>
              <w:rPr>
                <w:sz w:val="20"/>
              </w:rPr>
            </w:pPr>
            <w:r w:rsidRPr="00CF6982">
              <w:rPr>
                <w:sz w:val="20"/>
              </w:rPr>
              <w:t>First Name</w:t>
            </w:r>
          </w:p>
        </w:tc>
      </w:tr>
      <w:tr w:rsidR="00D02631" w:rsidRPr="00CF6982" w14:paraId="16E4A6EA" w14:textId="77777777" w:rsidTr="006B4698">
        <w:tc>
          <w:tcPr>
            <w:tcW w:w="900" w:type="dxa"/>
          </w:tcPr>
          <w:p w14:paraId="16E4A6E5" w14:textId="77777777" w:rsidR="00D02631" w:rsidRPr="00CF6982" w:rsidRDefault="00B22139" w:rsidP="00CF6982">
            <w:pPr>
              <w:spacing w:after="120"/>
              <w:rPr>
                <w:sz w:val="20"/>
              </w:rPr>
            </w:pPr>
            <w:r w:rsidRPr="00CF6982">
              <w:rPr>
                <w:sz w:val="20"/>
              </w:rPr>
              <w:t>1133</w:t>
            </w:r>
          </w:p>
        </w:tc>
        <w:tc>
          <w:tcPr>
            <w:tcW w:w="1530" w:type="dxa"/>
          </w:tcPr>
          <w:p w14:paraId="16E4A6E6" w14:textId="77777777" w:rsidR="00D02631" w:rsidRPr="00CF6982" w:rsidRDefault="00D02631" w:rsidP="00CF6982">
            <w:pPr>
              <w:spacing w:after="120"/>
              <w:rPr>
                <w:sz w:val="20"/>
              </w:rPr>
            </w:pPr>
            <w:proofErr w:type="spellStart"/>
            <w:r w:rsidRPr="00CF6982">
              <w:rPr>
                <w:sz w:val="20"/>
              </w:rPr>
              <w:t>tblPatient</w:t>
            </w:r>
            <w:proofErr w:type="spellEnd"/>
          </w:p>
        </w:tc>
        <w:tc>
          <w:tcPr>
            <w:tcW w:w="2250" w:type="dxa"/>
          </w:tcPr>
          <w:p w14:paraId="16E4A6E7" w14:textId="77777777" w:rsidR="00D02631" w:rsidRPr="00CF6982" w:rsidRDefault="00D02631" w:rsidP="00CF6982">
            <w:pPr>
              <w:spacing w:after="120"/>
              <w:rPr>
                <w:sz w:val="20"/>
              </w:rPr>
            </w:pPr>
            <w:proofErr w:type="spellStart"/>
            <w:r w:rsidRPr="00CF6982">
              <w:rPr>
                <w:sz w:val="20"/>
              </w:rPr>
              <w:t>MiddleName</w:t>
            </w:r>
            <w:proofErr w:type="spellEnd"/>
          </w:p>
        </w:tc>
        <w:tc>
          <w:tcPr>
            <w:tcW w:w="1579" w:type="dxa"/>
          </w:tcPr>
          <w:p w14:paraId="16E4A6E8" w14:textId="77777777" w:rsidR="00D02631" w:rsidRPr="00CF6982" w:rsidRDefault="00DF11EC" w:rsidP="00CF6982">
            <w:pPr>
              <w:spacing w:after="120"/>
              <w:rPr>
                <w:sz w:val="20"/>
              </w:rPr>
            </w:pPr>
            <w:r w:rsidRPr="00CF6982">
              <w:rPr>
                <w:sz w:val="20"/>
              </w:rPr>
              <w:t>Patient</w:t>
            </w:r>
          </w:p>
        </w:tc>
        <w:tc>
          <w:tcPr>
            <w:tcW w:w="2422" w:type="dxa"/>
          </w:tcPr>
          <w:p w14:paraId="16E4A6E9" w14:textId="77777777" w:rsidR="00D02631" w:rsidRPr="00CF6982" w:rsidRDefault="00DF11EC" w:rsidP="00CF6982">
            <w:pPr>
              <w:spacing w:after="120"/>
              <w:rPr>
                <w:sz w:val="20"/>
              </w:rPr>
            </w:pPr>
            <w:r w:rsidRPr="00CF6982">
              <w:rPr>
                <w:sz w:val="20"/>
              </w:rPr>
              <w:t>Middle Name</w:t>
            </w:r>
          </w:p>
        </w:tc>
      </w:tr>
      <w:tr w:rsidR="00D02631" w:rsidRPr="00CF6982" w14:paraId="16E4A6F0" w14:textId="77777777" w:rsidTr="006B4698">
        <w:tc>
          <w:tcPr>
            <w:tcW w:w="900" w:type="dxa"/>
          </w:tcPr>
          <w:p w14:paraId="16E4A6EB" w14:textId="77777777" w:rsidR="00D02631" w:rsidRPr="00CF6982" w:rsidRDefault="00B22139" w:rsidP="00CF6982">
            <w:pPr>
              <w:spacing w:after="120"/>
              <w:rPr>
                <w:sz w:val="20"/>
              </w:rPr>
            </w:pPr>
            <w:r w:rsidRPr="00CF6982">
              <w:rPr>
                <w:sz w:val="20"/>
              </w:rPr>
              <w:t>1134</w:t>
            </w:r>
          </w:p>
        </w:tc>
        <w:tc>
          <w:tcPr>
            <w:tcW w:w="1530" w:type="dxa"/>
          </w:tcPr>
          <w:p w14:paraId="16E4A6EC" w14:textId="77777777" w:rsidR="00D02631" w:rsidRPr="00CF6982" w:rsidRDefault="00D02631" w:rsidP="00CF6982">
            <w:pPr>
              <w:spacing w:after="120"/>
              <w:rPr>
                <w:sz w:val="20"/>
              </w:rPr>
            </w:pPr>
            <w:proofErr w:type="spellStart"/>
            <w:r w:rsidRPr="00CF6982">
              <w:rPr>
                <w:sz w:val="20"/>
              </w:rPr>
              <w:t>tblPatient</w:t>
            </w:r>
            <w:proofErr w:type="spellEnd"/>
          </w:p>
        </w:tc>
        <w:tc>
          <w:tcPr>
            <w:tcW w:w="2250" w:type="dxa"/>
          </w:tcPr>
          <w:p w14:paraId="16E4A6ED" w14:textId="77777777" w:rsidR="00D02631" w:rsidRPr="00CF6982" w:rsidRDefault="00D02631" w:rsidP="00CF6982">
            <w:pPr>
              <w:spacing w:after="120"/>
              <w:rPr>
                <w:sz w:val="20"/>
              </w:rPr>
            </w:pPr>
            <w:r w:rsidRPr="00CF6982">
              <w:rPr>
                <w:sz w:val="20"/>
              </w:rPr>
              <w:t>DOB</w:t>
            </w:r>
          </w:p>
        </w:tc>
        <w:tc>
          <w:tcPr>
            <w:tcW w:w="1579" w:type="dxa"/>
          </w:tcPr>
          <w:p w14:paraId="16E4A6EE" w14:textId="77777777" w:rsidR="00D02631" w:rsidRPr="00CF6982" w:rsidRDefault="00DF11EC" w:rsidP="00CF6982">
            <w:pPr>
              <w:spacing w:after="120"/>
              <w:rPr>
                <w:sz w:val="20"/>
              </w:rPr>
            </w:pPr>
            <w:r w:rsidRPr="00CF6982">
              <w:rPr>
                <w:sz w:val="20"/>
              </w:rPr>
              <w:t>Patient</w:t>
            </w:r>
          </w:p>
        </w:tc>
        <w:tc>
          <w:tcPr>
            <w:tcW w:w="2422" w:type="dxa"/>
          </w:tcPr>
          <w:p w14:paraId="16E4A6EF" w14:textId="77777777" w:rsidR="00D02631" w:rsidRPr="00CF6982" w:rsidRDefault="00DF11EC" w:rsidP="00CF6982">
            <w:pPr>
              <w:spacing w:after="120"/>
              <w:rPr>
                <w:sz w:val="20"/>
              </w:rPr>
            </w:pPr>
            <w:r w:rsidRPr="00CF6982">
              <w:rPr>
                <w:sz w:val="20"/>
              </w:rPr>
              <w:t>DOB</w:t>
            </w:r>
          </w:p>
        </w:tc>
      </w:tr>
      <w:tr w:rsidR="00D02631" w:rsidRPr="00CF6982" w14:paraId="16E4A6F6" w14:textId="77777777" w:rsidTr="006B4698">
        <w:tc>
          <w:tcPr>
            <w:tcW w:w="900" w:type="dxa"/>
          </w:tcPr>
          <w:p w14:paraId="16E4A6F1" w14:textId="77777777" w:rsidR="00D02631" w:rsidRPr="00CF6982" w:rsidRDefault="00B22139" w:rsidP="00CF6982">
            <w:pPr>
              <w:spacing w:after="120"/>
              <w:rPr>
                <w:sz w:val="20"/>
              </w:rPr>
            </w:pPr>
            <w:r w:rsidRPr="00CF6982">
              <w:rPr>
                <w:sz w:val="20"/>
              </w:rPr>
              <w:t>1135</w:t>
            </w:r>
          </w:p>
        </w:tc>
        <w:tc>
          <w:tcPr>
            <w:tcW w:w="1530" w:type="dxa"/>
          </w:tcPr>
          <w:p w14:paraId="16E4A6F2" w14:textId="77777777" w:rsidR="00D02631" w:rsidRPr="00CF6982" w:rsidRDefault="00D02631" w:rsidP="00CF6982">
            <w:pPr>
              <w:spacing w:after="120"/>
              <w:rPr>
                <w:sz w:val="20"/>
              </w:rPr>
            </w:pPr>
            <w:proofErr w:type="spellStart"/>
            <w:r w:rsidRPr="00CF6982">
              <w:rPr>
                <w:sz w:val="20"/>
              </w:rPr>
              <w:t>tblPatient</w:t>
            </w:r>
            <w:proofErr w:type="spellEnd"/>
          </w:p>
        </w:tc>
        <w:tc>
          <w:tcPr>
            <w:tcW w:w="2250" w:type="dxa"/>
          </w:tcPr>
          <w:p w14:paraId="16E4A6F3" w14:textId="77777777" w:rsidR="00D02631" w:rsidRPr="00CF6982" w:rsidRDefault="00D02631" w:rsidP="00CF6982">
            <w:pPr>
              <w:spacing w:after="120"/>
              <w:rPr>
                <w:sz w:val="20"/>
              </w:rPr>
            </w:pPr>
            <w:r w:rsidRPr="00CF6982">
              <w:rPr>
                <w:sz w:val="20"/>
              </w:rPr>
              <w:t>Gender</w:t>
            </w:r>
          </w:p>
        </w:tc>
        <w:tc>
          <w:tcPr>
            <w:tcW w:w="1579" w:type="dxa"/>
          </w:tcPr>
          <w:p w14:paraId="16E4A6F4" w14:textId="77777777" w:rsidR="00D02631" w:rsidRPr="00CF6982" w:rsidRDefault="00DF11EC" w:rsidP="00CF6982">
            <w:pPr>
              <w:spacing w:after="120"/>
              <w:rPr>
                <w:sz w:val="20"/>
              </w:rPr>
            </w:pPr>
            <w:r w:rsidRPr="00CF6982">
              <w:rPr>
                <w:sz w:val="20"/>
              </w:rPr>
              <w:t>Patient</w:t>
            </w:r>
          </w:p>
        </w:tc>
        <w:tc>
          <w:tcPr>
            <w:tcW w:w="2422" w:type="dxa"/>
          </w:tcPr>
          <w:p w14:paraId="16E4A6F5" w14:textId="77777777" w:rsidR="00D02631" w:rsidRPr="00CF6982" w:rsidRDefault="00DF11EC" w:rsidP="00CF6982">
            <w:pPr>
              <w:spacing w:after="120"/>
              <w:rPr>
                <w:sz w:val="20"/>
              </w:rPr>
            </w:pPr>
            <w:r w:rsidRPr="00CF6982">
              <w:rPr>
                <w:sz w:val="20"/>
              </w:rPr>
              <w:t>Gender</w:t>
            </w:r>
          </w:p>
        </w:tc>
      </w:tr>
      <w:tr w:rsidR="00D02631" w:rsidRPr="00CF6982" w14:paraId="16E4A6FC" w14:textId="77777777" w:rsidTr="006B4698">
        <w:tc>
          <w:tcPr>
            <w:tcW w:w="900" w:type="dxa"/>
          </w:tcPr>
          <w:p w14:paraId="16E4A6F7" w14:textId="77777777" w:rsidR="00D02631" w:rsidRPr="00CF6982" w:rsidRDefault="00B22139" w:rsidP="00CF6982">
            <w:pPr>
              <w:spacing w:after="120"/>
              <w:rPr>
                <w:sz w:val="20"/>
              </w:rPr>
            </w:pPr>
            <w:r w:rsidRPr="00CF6982">
              <w:rPr>
                <w:sz w:val="20"/>
              </w:rPr>
              <w:t>1136</w:t>
            </w:r>
          </w:p>
        </w:tc>
        <w:tc>
          <w:tcPr>
            <w:tcW w:w="1530" w:type="dxa"/>
          </w:tcPr>
          <w:p w14:paraId="16E4A6F8" w14:textId="77777777" w:rsidR="00D02631" w:rsidRPr="00CF6982" w:rsidRDefault="00D02631" w:rsidP="00CF6982">
            <w:pPr>
              <w:spacing w:after="120"/>
              <w:rPr>
                <w:sz w:val="20"/>
              </w:rPr>
            </w:pPr>
            <w:proofErr w:type="spellStart"/>
            <w:r w:rsidRPr="00CF6982">
              <w:rPr>
                <w:sz w:val="20"/>
              </w:rPr>
              <w:t>tblPatient</w:t>
            </w:r>
            <w:proofErr w:type="spellEnd"/>
          </w:p>
        </w:tc>
        <w:tc>
          <w:tcPr>
            <w:tcW w:w="2250" w:type="dxa"/>
          </w:tcPr>
          <w:p w14:paraId="16E4A6F9" w14:textId="77777777" w:rsidR="00D02631" w:rsidRPr="00CF6982" w:rsidRDefault="00D02631" w:rsidP="00CF6982">
            <w:pPr>
              <w:spacing w:after="120"/>
              <w:rPr>
                <w:sz w:val="20"/>
              </w:rPr>
            </w:pPr>
            <w:proofErr w:type="spellStart"/>
            <w:r w:rsidRPr="00CF6982">
              <w:rPr>
                <w:sz w:val="20"/>
              </w:rPr>
              <w:t>MedicalRecordNumber</w:t>
            </w:r>
            <w:proofErr w:type="spellEnd"/>
          </w:p>
        </w:tc>
        <w:tc>
          <w:tcPr>
            <w:tcW w:w="1579" w:type="dxa"/>
          </w:tcPr>
          <w:p w14:paraId="16E4A6FA" w14:textId="77777777" w:rsidR="00D02631" w:rsidRPr="00CF6982" w:rsidRDefault="00DF11EC" w:rsidP="00CF6982">
            <w:pPr>
              <w:spacing w:after="120"/>
              <w:rPr>
                <w:sz w:val="20"/>
              </w:rPr>
            </w:pPr>
            <w:r w:rsidRPr="00CF6982">
              <w:rPr>
                <w:sz w:val="20"/>
              </w:rPr>
              <w:t>Patient</w:t>
            </w:r>
          </w:p>
        </w:tc>
        <w:tc>
          <w:tcPr>
            <w:tcW w:w="2422" w:type="dxa"/>
          </w:tcPr>
          <w:p w14:paraId="16E4A6FB" w14:textId="77777777" w:rsidR="00D02631" w:rsidRPr="00CF6982" w:rsidRDefault="00DF11EC" w:rsidP="00CF6982">
            <w:pPr>
              <w:spacing w:after="120"/>
              <w:rPr>
                <w:sz w:val="20"/>
              </w:rPr>
            </w:pPr>
            <w:r w:rsidRPr="00CF6982">
              <w:rPr>
                <w:sz w:val="20"/>
              </w:rPr>
              <w:t>Medical Record / Patient #</w:t>
            </w:r>
          </w:p>
        </w:tc>
      </w:tr>
      <w:tr w:rsidR="00D02631" w:rsidRPr="00CF6982" w14:paraId="16E4A702" w14:textId="77777777" w:rsidTr="006B4698">
        <w:tc>
          <w:tcPr>
            <w:tcW w:w="900" w:type="dxa"/>
          </w:tcPr>
          <w:p w14:paraId="16E4A6FD" w14:textId="77777777" w:rsidR="00D02631" w:rsidRPr="00CF6982" w:rsidRDefault="00B22139" w:rsidP="00CF6982">
            <w:pPr>
              <w:spacing w:after="120"/>
              <w:rPr>
                <w:sz w:val="20"/>
              </w:rPr>
            </w:pPr>
            <w:r w:rsidRPr="00CF6982">
              <w:rPr>
                <w:sz w:val="20"/>
              </w:rPr>
              <w:t>1137</w:t>
            </w:r>
          </w:p>
        </w:tc>
        <w:tc>
          <w:tcPr>
            <w:tcW w:w="1530" w:type="dxa"/>
          </w:tcPr>
          <w:p w14:paraId="16E4A6FE" w14:textId="77777777" w:rsidR="00D02631" w:rsidRPr="00CF6982" w:rsidRDefault="00D02631" w:rsidP="00CF6982">
            <w:pPr>
              <w:spacing w:after="120"/>
              <w:rPr>
                <w:sz w:val="20"/>
              </w:rPr>
            </w:pPr>
            <w:proofErr w:type="spellStart"/>
            <w:r w:rsidRPr="00CF6982">
              <w:rPr>
                <w:sz w:val="20"/>
              </w:rPr>
              <w:t>tblPatient</w:t>
            </w:r>
            <w:proofErr w:type="spellEnd"/>
          </w:p>
        </w:tc>
        <w:tc>
          <w:tcPr>
            <w:tcW w:w="2250" w:type="dxa"/>
          </w:tcPr>
          <w:p w14:paraId="16E4A6FF" w14:textId="77777777" w:rsidR="00D02631" w:rsidRPr="00CF6982" w:rsidRDefault="00D02631" w:rsidP="00CF6982">
            <w:pPr>
              <w:spacing w:after="120"/>
              <w:rPr>
                <w:sz w:val="20"/>
              </w:rPr>
            </w:pPr>
            <w:r w:rsidRPr="00CF6982">
              <w:rPr>
                <w:sz w:val="20"/>
              </w:rPr>
              <w:t>SSN</w:t>
            </w:r>
          </w:p>
        </w:tc>
        <w:tc>
          <w:tcPr>
            <w:tcW w:w="1579" w:type="dxa"/>
          </w:tcPr>
          <w:p w14:paraId="16E4A700" w14:textId="77777777" w:rsidR="00D02631" w:rsidRPr="00CF6982" w:rsidRDefault="00DF11EC" w:rsidP="00CF6982">
            <w:pPr>
              <w:spacing w:after="120"/>
              <w:rPr>
                <w:sz w:val="20"/>
              </w:rPr>
            </w:pPr>
            <w:r w:rsidRPr="00CF6982">
              <w:rPr>
                <w:sz w:val="20"/>
              </w:rPr>
              <w:t>Patient</w:t>
            </w:r>
          </w:p>
        </w:tc>
        <w:tc>
          <w:tcPr>
            <w:tcW w:w="2422" w:type="dxa"/>
          </w:tcPr>
          <w:p w14:paraId="16E4A701" w14:textId="77777777" w:rsidR="00D02631" w:rsidRPr="00CF6982" w:rsidRDefault="00DF11EC" w:rsidP="00CF6982">
            <w:pPr>
              <w:spacing w:after="120"/>
              <w:rPr>
                <w:sz w:val="20"/>
              </w:rPr>
            </w:pPr>
            <w:r w:rsidRPr="00CF6982">
              <w:rPr>
                <w:sz w:val="20"/>
              </w:rPr>
              <w:t>SSN</w:t>
            </w:r>
          </w:p>
        </w:tc>
      </w:tr>
      <w:tr w:rsidR="00D02631" w:rsidRPr="00CF6982" w14:paraId="16E4A708" w14:textId="77777777" w:rsidTr="006B4698">
        <w:tc>
          <w:tcPr>
            <w:tcW w:w="900" w:type="dxa"/>
          </w:tcPr>
          <w:p w14:paraId="16E4A703" w14:textId="77777777" w:rsidR="00D02631" w:rsidRPr="00CF6982" w:rsidRDefault="00B22139" w:rsidP="00CF6982">
            <w:pPr>
              <w:spacing w:after="120"/>
              <w:rPr>
                <w:sz w:val="20"/>
              </w:rPr>
            </w:pPr>
            <w:r w:rsidRPr="00CF6982">
              <w:rPr>
                <w:sz w:val="20"/>
              </w:rPr>
              <w:t>1138</w:t>
            </w:r>
          </w:p>
        </w:tc>
        <w:tc>
          <w:tcPr>
            <w:tcW w:w="1530" w:type="dxa"/>
          </w:tcPr>
          <w:p w14:paraId="16E4A704" w14:textId="77777777" w:rsidR="00D02631" w:rsidRPr="00CF6982" w:rsidRDefault="00D02631" w:rsidP="00CF6982">
            <w:pPr>
              <w:spacing w:after="120"/>
              <w:rPr>
                <w:sz w:val="20"/>
              </w:rPr>
            </w:pPr>
            <w:proofErr w:type="spellStart"/>
            <w:r w:rsidRPr="00CF6982">
              <w:rPr>
                <w:sz w:val="20"/>
              </w:rPr>
              <w:t>tblPatient</w:t>
            </w:r>
            <w:proofErr w:type="spellEnd"/>
          </w:p>
        </w:tc>
        <w:tc>
          <w:tcPr>
            <w:tcW w:w="2250" w:type="dxa"/>
          </w:tcPr>
          <w:p w14:paraId="16E4A705" w14:textId="77777777" w:rsidR="00D02631" w:rsidRPr="00CF6982" w:rsidRDefault="00D02631" w:rsidP="00CF6982">
            <w:pPr>
              <w:spacing w:after="120"/>
              <w:rPr>
                <w:sz w:val="20"/>
              </w:rPr>
            </w:pPr>
            <w:r w:rsidRPr="00CF6982">
              <w:rPr>
                <w:sz w:val="20"/>
              </w:rPr>
              <w:t>Address1</w:t>
            </w:r>
          </w:p>
        </w:tc>
        <w:tc>
          <w:tcPr>
            <w:tcW w:w="1579" w:type="dxa"/>
          </w:tcPr>
          <w:p w14:paraId="16E4A706" w14:textId="77777777" w:rsidR="00D02631" w:rsidRPr="00CF6982" w:rsidRDefault="00DF11EC" w:rsidP="00CF6982">
            <w:pPr>
              <w:spacing w:after="120"/>
              <w:rPr>
                <w:sz w:val="20"/>
              </w:rPr>
            </w:pPr>
            <w:r w:rsidRPr="00CF6982">
              <w:rPr>
                <w:sz w:val="20"/>
              </w:rPr>
              <w:t>Patient</w:t>
            </w:r>
          </w:p>
        </w:tc>
        <w:tc>
          <w:tcPr>
            <w:tcW w:w="2422" w:type="dxa"/>
          </w:tcPr>
          <w:p w14:paraId="16E4A707" w14:textId="77777777" w:rsidR="00D02631" w:rsidRPr="00CF6982" w:rsidRDefault="00DF11EC" w:rsidP="00CF6982">
            <w:pPr>
              <w:spacing w:after="120"/>
              <w:rPr>
                <w:sz w:val="20"/>
              </w:rPr>
            </w:pPr>
            <w:r w:rsidRPr="00CF6982">
              <w:rPr>
                <w:sz w:val="20"/>
              </w:rPr>
              <w:t>Address 1</w:t>
            </w:r>
          </w:p>
        </w:tc>
      </w:tr>
      <w:tr w:rsidR="00D02631" w:rsidRPr="00CF6982" w14:paraId="16E4A70E" w14:textId="77777777" w:rsidTr="006B4698">
        <w:tc>
          <w:tcPr>
            <w:tcW w:w="900" w:type="dxa"/>
          </w:tcPr>
          <w:p w14:paraId="16E4A709" w14:textId="77777777" w:rsidR="00D02631" w:rsidRPr="00CF6982" w:rsidRDefault="00B22139" w:rsidP="00CF6982">
            <w:pPr>
              <w:spacing w:after="120"/>
              <w:rPr>
                <w:sz w:val="20"/>
              </w:rPr>
            </w:pPr>
            <w:r w:rsidRPr="00CF6982">
              <w:rPr>
                <w:sz w:val="20"/>
              </w:rPr>
              <w:t>1139</w:t>
            </w:r>
          </w:p>
        </w:tc>
        <w:tc>
          <w:tcPr>
            <w:tcW w:w="1530" w:type="dxa"/>
          </w:tcPr>
          <w:p w14:paraId="16E4A70A" w14:textId="77777777" w:rsidR="00D02631" w:rsidRPr="00CF6982" w:rsidRDefault="00D02631" w:rsidP="00CF6982">
            <w:pPr>
              <w:spacing w:after="120"/>
              <w:rPr>
                <w:sz w:val="20"/>
              </w:rPr>
            </w:pPr>
            <w:proofErr w:type="spellStart"/>
            <w:r w:rsidRPr="00CF6982">
              <w:rPr>
                <w:sz w:val="20"/>
              </w:rPr>
              <w:t>tblPatient</w:t>
            </w:r>
            <w:proofErr w:type="spellEnd"/>
          </w:p>
        </w:tc>
        <w:tc>
          <w:tcPr>
            <w:tcW w:w="2250" w:type="dxa"/>
          </w:tcPr>
          <w:p w14:paraId="16E4A70B" w14:textId="77777777" w:rsidR="00D02631" w:rsidRPr="00CF6982" w:rsidRDefault="00D02631" w:rsidP="00CF6982">
            <w:pPr>
              <w:spacing w:after="120"/>
              <w:rPr>
                <w:sz w:val="20"/>
              </w:rPr>
            </w:pPr>
            <w:r w:rsidRPr="00CF6982">
              <w:rPr>
                <w:sz w:val="20"/>
              </w:rPr>
              <w:t>Address2</w:t>
            </w:r>
          </w:p>
        </w:tc>
        <w:tc>
          <w:tcPr>
            <w:tcW w:w="1579" w:type="dxa"/>
          </w:tcPr>
          <w:p w14:paraId="16E4A70C" w14:textId="77777777" w:rsidR="00D02631" w:rsidRPr="00CF6982" w:rsidRDefault="00DF11EC" w:rsidP="00CF6982">
            <w:pPr>
              <w:spacing w:after="120"/>
              <w:rPr>
                <w:sz w:val="20"/>
              </w:rPr>
            </w:pPr>
            <w:r w:rsidRPr="00CF6982">
              <w:rPr>
                <w:sz w:val="20"/>
              </w:rPr>
              <w:t>Patient</w:t>
            </w:r>
          </w:p>
        </w:tc>
        <w:tc>
          <w:tcPr>
            <w:tcW w:w="2422" w:type="dxa"/>
          </w:tcPr>
          <w:p w14:paraId="16E4A70D" w14:textId="77777777" w:rsidR="00D02631" w:rsidRPr="00CF6982" w:rsidRDefault="00DF11EC" w:rsidP="00CF6982">
            <w:pPr>
              <w:spacing w:after="120"/>
              <w:rPr>
                <w:sz w:val="20"/>
              </w:rPr>
            </w:pPr>
            <w:r w:rsidRPr="00CF6982">
              <w:rPr>
                <w:sz w:val="20"/>
              </w:rPr>
              <w:t>Address 2</w:t>
            </w:r>
          </w:p>
        </w:tc>
      </w:tr>
      <w:tr w:rsidR="00D02631" w:rsidRPr="00CF6982" w14:paraId="16E4A714" w14:textId="77777777" w:rsidTr="006B4698">
        <w:tc>
          <w:tcPr>
            <w:tcW w:w="900" w:type="dxa"/>
          </w:tcPr>
          <w:p w14:paraId="16E4A70F" w14:textId="77777777" w:rsidR="00D02631" w:rsidRPr="00CF6982" w:rsidRDefault="00B22139" w:rsidP="00CF6982">
            <w:pPr>
              <w:spacing w:after="120"/>
              <w:rPr>
                <w:sz w:val="20"/>
              </w:rPr>
            </w:pPr>
            <w:r w:rsidRPr="00CF6982">
              <w:rPr>
                <w:sz w:val="20"/>
              </w:rPr>
              <w:t>1140</w:t>
            </w:r>
          </w:p>
        </w:tc>
        <w:tc>
          <w:tcPr>
            <w:tcW w:w="1530" w:type="dxa"/>
          </w:tcPr>
          <w:p w14:paraId="16E4A710" w14:textId="77777777" w:rsidR="00D02631" w:rsidRPr="00CF6982" w:rsidRDefault="00D02631" w:rsidP="00CF6982">
            <w:pPr>
              <w:spacing w:after="120"/>
              <w:rPr>
                <w:sz w:val="20"/>
              </w:rPr>
            </w:pPr>
            <w:proofErr w:type="spellStart"/>
            <w:r w:rsidRPr="00CF6982">
              <w:rPr>
                <w:sz w:val="20"/>
              </w:rPr>
              <w:t>tblPatient</w:t>
            </w:r>
            <w:proofErr w:type="spellEnd"/>
          </w:p>
        </w:tc>
        <w:tc>
          <w:tcPr>
            <w:tcW w:w="2250" w:type="dxa"/>
          </w:tcPr>
          <w:p w14:paraId="16E4A711" w14:textId="77777777" w:rsidR="00D02631" w:rsidRPr="00CF6982" w:rsidRDefault="00D02631" w:rsidP="00CF6982">
            <w:pPr>
              <w:spacing w:after="120"/>
              <w:rPr>
                <w:sz w:val="20"/>
              </w:rPr>
            </w:pPr>
            <w:r w:rsidRPr="00CF6982">
              <w:rPr>
                <w:sz w:val="20"/>
              </w:rPr>
              <w:t>City</w:t>
            </w:r>
          </w:p>
        </w:tc>
        <w:tc>
          <w:tcPr>
            <w:tcW w:w="1579" w:type="dxa"/>
          </w:tcPr>
          <w:p w14:paraId="16E4A712" w14:textId="77777777" w:rsidR="00D02631" w:rsidRPr="00CF6982" w:rsidRDefault="00DF11EC" w:rsidP="00CF6982">
            <w:pPr>
              <w:spacing w:after="120"/>
              <w:rPr>
                <w:sz w:val="20"/>
              </w:rPr>
            </w:pPr>
            <w:r w:rsidRPr="00CF6982">
              <w:rPr>
                <w:sz w:val="20"/>
              </w:rPr>
              <w:t>Patient</w:t>
            </w:r>
          </w:p>
        </w:tc>
        <w:tc>
          <w:tcPr>
            <w:tcW w:w="2422" w:type="dxa"/>
          </w:tcPr>
          <w:p w14:paraId="16E4A713" w14:textId="77777777" w:rsidR="00D02631" w:rsidRPr="00CF6982" w:rsidRDefault="00DF11EC" w:rsidP="00CF6982">
            <w:pPr>
              <w:spacing w:after="120"/>
              <w:rPr>
                <w:sz w:val="20"/>
              </w:rPr>
            </w:pPr>
            <w:r w:rsidRPr="00CF6982">
              <w:rPr>
                <w:sz w:val="20"/>
              </w:rPr>
              <w:t>City</w:t>
            </w:r>
          </w:p>
        </w:tc>
      </w:tr>
      <w:tr w:rsidR="00D02631" w:rsidRPr="00CF6982" w14:paraId="16E4A71A" w14:textId="77777777" w:rsidTr="006B4698">
        <w:tc>
          <w:tcPr>
            <w:tcW w:w="900" w:type="dxa"/>
          </w:tcPr>
          <w:p w14:paraId="16E4A715" w14:textId="77777777" w:rsidR="00D02631" w:rsidRPr="00CF6982" w:rsidRDefault="00B22139" w:rsidP="00CF6982">
            <w:pPr>
              <w:spacing w:after="120"/>
              <w:rPr>
                <w:sz w:val="20"/>
              </w:rPr>
            </w:pPr>
            <w:r w:rsidRPr="00CF6982">
              <w:rPr>
                <w:sz w:val="20"/>
              </w:rPr>
              <w:t>1141</w:t>
            </w:r>
          </w:p>
        </w:tc>
        <w:tc>
          <w:tcPr>
            <w:tcW w:w="1530" w:type="dxa"/>
          </w:tcPr>
          <w:p w14:paraId="16E4A716" w14:textId="77777777" w:rsidR="00D02631" w:rsidRPr="00CF6982" w:rsidRDefault="00D02631" w:rsidP="00CF6982">
            <w:pPr>
              <w:spacing w:after="120"/>
              <w:rPr>
                <w:sz w:val="20"/>
              </w:rPr>
            </w:pPr>
            <w:proofErr w:type="spellStart"/>
            <w:r w:rsidRPr="00CF6982">
              <w:rPr>
                <w:sz w:val="20"/>
              </w:rPr>
              <w:t>tblPatient</w:t>
            </w:r>
            <w:proofErr w:type="spellEnd"/>
          </w:p>
        </w:tc>
        <w:tc>
          <w:tcPr>
            <w:tcW w:w="2250" w:type="dxa"/>
          </w:tcPr>
          <w:p w14:paraId="16E4A717" w14:textId="77777777" w:rsidR="00D02631" w:rsidRPr="00CF6982" w:rsidRDefault="00D02631" w:rsidP="00CF6982">
            <w:pPr>
              <w:spacing w:after="120"/>
              <w:rPr>
                <w:sz w:val="20"/>
              </w:rPr>
            </w:pPr>
            <w:r w:rsidRPr="00CF6982">
              <w:rPr>
                <w:sz w:val="20"/>
              </w:rPr>
              <w:t>State</w:t>
            </w:r>
          </w:p>
        </w:tc>
        <w:tc>
          <w:tcPr>
            <w:tcW w:w="1579" w:type="dxa"/>
          </w:tcPr>
          <w:p w14:paraId="16E4A718" w14:textId="77777777" w:rsidR="00D02631" w:rsidRPr="00CF6982" w:rsidRDefault="00DF11EC" w:rsidP="00CF6982">
            <w:pPr>
              <w:spacing w:after="120"/>
              <w:rPr>
                <w:sz w:val="20"/>
              </w:rPr>
            </w:pPr>
            <w:r w:rsidRPr="00CF6982">
              <w:rPr>
                <w:sz w:val="20"/>
              </w:rPr>
              <w:t>Patient</w:t>
            </w:r>
          </w:p>
        </w:tc>
        <w:tc>
          <w:tcPr>
            <w:tcW w:w="2422" w:type="dxa"/>
          </w:tcPr>
          <w:p w14:paraId="16E4A719" w14:textId="77777777" w:rsidR="00D02631" w:rsidRPr="00CF6982" w:rsidRDefault="00DF11EC" w:rsidP="00CF6982">
            <w:pPr>
              <w:spacing w:after="120"/>
              <w:rPr>
                <w:sz w:val="20"/>
              </w:rPr>
            </w:pPr>
            <w:r w:rsidRPr="00CF6982">
              <w:rPr>
                <w:sz w:val="20"/>
              </w:rPr>
              <w:t>State</w:t>
            </w:r>
          </w:p>
        </w:tc>
      </w:tr>
      <w:tr w:rsidR="00D02631" w:rsidRPr="00CF6982" w14:paraId="16E4A720" w14:textId="77777777" w:rsidTr="006B4698">
        <w:tc>
          <w:tcPr>
            <w:tcW w:w="900" w:type="dxa"/>
          </w:tcPr>
          <w:p w14:paraId="16E4A71B" w14:textId="77777777" w:rsidR="00D02631" w:rsidRPr="00CF6982" w:rsidRDefault="00B22139" w:rsidP="00CF6982">
            <w:pPr>
              <w:spacing w:after="120"/>
              <w:rPr>
                <w:sz w:val="20"/>
              </w:rPr>
            </w:pPr>
            <w:r w:rsidRPr="00CF6982">
              <w:rPr>
                <w:sz w:val="20"/>
              </w:rPr>
              <w:t>1142</w:t>
            </w:r>
          </w:p>
        </w:tc>
        <w:tc>
          <w:tcPr>
            <w:tcW w:w="1530" w:type="dxa"/>
          </w:tcPr>
          <w:p w14:paraId="16E4A71C" w14:textId="77777777" w:rsidR="00D02631" w:rsidRPr="00CF6982" w:rsidRDefault="00D02631" w:rsidP="00CF6982">
            <w:pPr>
              <w:spacing w:after="120"/>
              <w:rPr>
                <w:sz w:val="20"/>
              </w:rPr>
            </w:pPr>
            <w:proofErr w:type="spellStart"/>
            <w:r w:rsidRPr="00CF6982">
              <w:rPr>
                <w:sz w:val="20"/>
              </w:rPr>
              <w:t>tblPatient</w:t>
            </w:r>
            <w:proofErr w:type="spellEnd"/>
          </w:p>
        </w:tc>
        <w:tc>
          <w:tcPr>
            <w:tcW w:w="2250" w:type="dxa"/>
          </w:tcPr>
          <w:p w14:paraId="16E4A71D" w14:textId="77777777" w:rsidR="00D02631" w:rsidRPr="00CF6982" w:rsidRDefault="00D02631" w:rsidP="00CF6982">
            <w:pPr>
              <w:spacing w:after="120"/>
              <w:rPr>
                <w:sz w:val="20"/>
              </w:rPr>
            </w:pPr>
            <w:r w:rsidRPr="00CF6982">
              <w:rPr>
                <w:sz w:val="20"/>
              </w:rPr>
              <w:t>Postal Code</w:t>
            </w:r>
          </w:p>
        </w:tc>
        <w:tc>
          <w:tcPr>
            <w:tcW w:w="1579" w:type="dxa"/>
          </w:tcPr>
          <w:p w14:paraId="16E4A71E" w14:textId="77777777" w:rsidR="00D02631" w:rsidRPr="00CF6982" w:rsidRDefault="00DF11EC" w:rsidP="00CF6982">
            <w:pPr>
              <w:spacing w:after="120"/>
              <w:rPr>
                <w:sz w:val="20"/>
              </w:rPr>
            </w:pPr>
            <w:r w:rsidRPr="00CF6982">
              <w:rPr>
                <w:sz w:val="20"/>
              </w:rPr>
              <w:t>Patient</w:t>
            </w:r>
          </w:p>
        </w:tc>
        <w:tc>
          <w:tcPr>
            <w:tcW w:w="2422" w:type="dxa"/>
          </w:tcPr>
          <w:p w14:paraId="16E4A71F" w14:textId="77777777" w:rsidR="00D02631" w:rsidRPr="00CF6982" w:rsidRDefault="00DF11EC" w:rsidP="00CF6982">
            <w:pPr>
              <w:spacing w:after="120"/>
              <w:rPr>
                <w:sz w:val="20"/>
              </w:rPr>
            </w:pPr>
            <w:r w:rsidRPr="00CF6982">
              <w:rPr>
                <w:sz w:val="20"/>
              </w:rPr>
              <w:t>ZIP / Postal Code</w:t>
            </w:r>
          </w:p>
        </w:tc>
      </w:tr>
      <w:tr w:rsidR="00D02631" w:rsidRPr="00CF6982" w14:paraId="16E4A726" w14:textId="77777777" w:rsidTr="006B4698">
        <w:tc>
          <w:tcPr>
            <w:tcW w:w="900" w:type="dxa"/>
          </w:tcPr>
          <w:p w14:paraId="16E4A721" w14:textId="77777777" w:rsidR="00D02631" w:rsidRPr="00CF6982" w:rsidRDefault="00B22139" w:rsidP="00CF6982">
            <w:pPr>
              <w:spacing w:after="120"/>
              <w:rPr>
                <w:sz w:val="20"/>
              </w:rPr>
            </w:pPr>
            <w:r w:rsidRPr="00CF6982">
              <w:rPr>
                <w:sz w:val="20"/>
              </w:rPr>
              <w:t>1143</w:t>
            </w:r>
          </w:p>
        </w:tc>
        <w:tc>
          <w:tcPr>
            <w:tcW w:w="1530" w:type="dxa"/>
          </w:tcPr>
          <w:p w14:paraId="16E4A722" w14:textId="77777777" w:rsidR="00D02631" w:rsidRPr="00CF6982" w:rsidRDefault="00D02631" w:rsidP="00CF6982">
            <w:pPr>
              <w:spacing w:after="120"/>
              <w:rPr>
                <w:sz w:val="20"/>
              </w:rPr>
            </w:pPr>
            <w:proofErr w:type="spellStart"/>
            <w:r w:rsidRPr="00CF6982">
              <w:rPr>
                <w:sz w:val="20"/>
              </w:rPr>
              <w:t>tblPatient</w:t>
            </w:r>
            <w:proofErr w:type="spellEnd"/>
          </w:p>
        </w:tc>
        <w:tc>
          <w:tcPr>
            <w:tcW w:w="2250" w:type="dxa"/>
          </w:tcPr>
          <w:p w14:paraId="16E4A723" w14:textId="77777777" w:rsidR="00D02631" w:rsidRPr="00CF6982" w:rsidRDefault="00D02631" w:rsidP="00CF6982">
            <w:pPr>
              <w:spacing w:after="120"/>
              <w:rPr>
                <w:sz w:val="20"/>
              </w:rPr>
            </w:pPr>
            <w:r w:rsidRPr="00CF6982">
              <w:rPr>
                <w:sz w:val="20"/>
              </w:rPr>
              <w:t>Country</w:t>
            </w:r>
          </w:p>
        </w:tc>
        <w:tc>
          <w:tcPr>
            <w:tcW w:w="1579" w:type="dxa"/>
          </w:tcPr>
          <w:p w14:paraId="16E4A724" w14:textId="77777777" w:rsidR="00D02631" w:rsidRPr="00CF6982" w:rsidRDefault="00DF11EC" w:rsidP="00CF6982">
            <w:pPr>
              <w:spacing w:after="120"/>
              <w:rPr>
                <w:sz w:val="20"/>
              </w:rPr>
            </w:pPr>
            <w:r w:rsidRPr="00CF6982">
              <w:rPr>
                <w:sz w:val="20"/>
              </w:rPr>
              <w:t>Patient</w:t>
            </w:r>
          </w:p>
        </w:tc>
        <w:tc>
          <w:tcPr>
            <w:tcW w:w="2422" w:type="dxa"/>
          </w:tcPr>
          <w:p w14:paraId="16E4A725" w14:textId="77777777" w:rsidR="00D02631" w:rsidRPr="00CF6982" w:rsidRDefault="00DF11EC" w:rsidP="00CF6982">
            <w:pPr>
              <w:spacing w:after="120"/>
              <w:rPr>
                <w:sz w:val="20"/>
              </w:rPr>
            </w:pPr>
            <w:r w:rsidRPr="00CF6982">
              <w:rPr>
                <w:sz w:val="20"/>
              </w:rPr>
              <w:t>Country / Region</w:t>
            </w:r>
          </w:p>
        </w:tc>
      </w:tr>
      <w:tr w:rsidR="00D02631" w:rsidRPr="00CF6982" w14:paraId="16E4A72C" w14:textId="77777777" w:rsidTr="006B4698">
        <w:tc>
          <w:tcPr>
            <w:tcW w:w="900" w:type="dxa"/>
          </w:tcPr>
          <w:p w14:paraId="16E4A727" w14:textId="77777777" w:rsidR="00D02631" w:rsidRPr="00CF6982" w:rsidRDefault="00B22139" w:rsidP="00CF6982">
            <w:pPr>
              <w:spacing w:after="120"/>
              <w:rPr>
                <w:sz w:val="20"/>
              </w:rPr>
            </w:pPr>
            <w:r w:rsidRPr="00CF6982">
              <w:rPr>
                <w:sz w:val="20"/>
              </w:rPr>
              <w:t>1144</w:t>
            </w:r>
          </w:p>
        </w:tc>
        <w:tc>
          <w:tcPr>
            <w:tcW w:w="1530" w:type="dxa"/>
          </w:tcPr>
          <w:p w14:paraId="16E4A728" w14:textId="77777777" w:rsidR="00D02631" w:rsidRPr="00CF6982" w:rsidRDefault="00D02631" w:rsidP="00CF6982">
            <w:pPr>
              <w:spacing w:after="120"/>
              <w:rPr>
                <w:sz w:val="20"/>
              </w:rPr>
            </w:pPr>
            <w:proofErr w:type="spellStart"/>
            <w:r w:rsidRPr="00CF6982">
              <w:rPr>
                <w:sz w:val="20"/>
              </w:rPr>
              <w:t>tblPatient</w:t>
            </w:r>
            <w:proofErr w:type="spellEnd"/>
          </w:p>
        </w:tc>
        <w:tc>
          <w:tcPr>
            <w:tcW w:w="2250" w:type="dxa"/>
          </w:tcPr>
          <w:p w14:paraId="16E4A729" w14:textId="77777777" w:rsidR="00D02631" w:rsidRPr="00CF6982" w:rsidRDefault="00D02631" w:rsidP="00CF6982">
            <w:pPr>
              <w:spacing w:after="120"/>
              <w:rPr>
                <w:sz w:val="20"/>
              </w:rPr>
            </w:pPr>
            <w:r w:rsidRPr="00CF6982">
              <w:rPr>
                <w:sz w:val="20"/>
              </w:rPr>
              <w:t>Phone</w:t>
            </w:r>
          </w:p>
        </w:tc>
        <w:tc>
          <w:tcPr>
            <w:tcW w:w="1579" w:type="dxa"/>
          </w:tcPr>
          <w:p w14:paraId="16E4A72A" w14:textId="77777777" w:rsidR="00D02631" w:rsidRPr="00CF6982" w:rsidRDefault="00DF11EC" w:rsidP="00CF6982">
            <w:pPr>
              <w:spacing w:after="120"/>
              <w:rPr>
                <w:sz w:val="20"/>
              </w:rPr>
            </w:pPr>
            <w:r w:rsidRPr="00CF6982">
              <w:rPr>
                <w:sz w:val="20"/>
              </w:rPr>
              <w:t>Patient</w:t>
            </w:r>
          </w:p>
        </w:tc>
        <w:tc>
          <w:tcPr>
            <w:tcW w:w="2422" w:type="dxa"/>
          </w:tcPr>
          <w:p w14:paraId="16E4A72B" w14:textId="77777777" w:rsidR="00D02631" w:rsidRPr="00CF6982" w:rsidRDefault="008137F2" w:rsidP="00CF6982">
            <w:pPr>
              <w:spacing w:after="120"/>
              <w:rPr>
                <w:sz w:val="20"/>
              </w:rPr>
            </w:pPr>
            <w:r w:rsidRPr="00CF6982">
              <w:rPr>
                <w:sz w:val="20"/>
              </w:rPr>
              <w:t>Home Phone</w:t>
            </w:r>
          </w:p>
        </w:tc>
      </w:tr>
      <w:tr w:rsidR="00D02631" w:rsidRPr="00CF6982" w14:paraId="16E4A732" w14:textId="77777777" w:rsidTr="006B4698">
        <w:tc>
          <w:tcPr>
            <w:tcW w:w="900" w:type="dxa"/>
          </w:tcPr>
          <w:p w14:paraId="16E4A72D" w14:textId="77777777" w:rsidR="00D02631" w:rsidRPr="00CF6982" w:rsidRDefault="00B22139" w:rsidP="00CF6982">
            <w:pPr>
              <w:spacing w:after="120"/>
              <w:rPr>
                <w:sz w:val="20"/>
              </w:rPr>
            </w:pPr>
            <w:r w:rsidRPr="00CF6982">
              <w:rPr>
                <w:sz w:val="20"/>
              </w:rPr>
              <w:t>1145</w:t>
            </w:r>
          </w:p>
        </w:tc>
        <w:tc>
          <w:tcPr>
            <w:tcW w:w="1530" w:type="dxa"/>
          </w:tcPr>
          <w:p w14:paraId="16E4A72E" w14:textId="77777777" w:rsidR="00D02631" w:rsidRPr="00CF6982" w:rsidRDefault="00D02631" w:rsidP="00CF6982">
            <w:pPr>
              <w:spacing w:after="120"/>
              <w:rPr>
                <w:sz w:val="20"/>
              </w:rPr>
            </w:pPr>
            <w:proofErr w:type="spellStart"/>
            <w:r w:rsidRPr="00CF6982">
              <w:rPr>
                <w:sz w:val="20"/>
              </w:rPr>
              <w:t>tblPatient</w:t>
            </w:r>
            <w:proofErr w:type="spellEnd"/>
          </w:p>
        </w:tc>
        <w:tc>
          <w:tcPr>
            <w:tcW w:w="2250" w:type="dxa"/>
          </w:tcPr>
          <w:p w14:paraId="16E4A72F" w14:textId="77777777" w:rsidR="00D02631" w:rsidRPr="00CF6982" w:rsidRDefault="00D02631" w:rsidP="00CF6982">
            <w:pPr>
              <w:spacing w:after="120"/>
              <w:rPr>
                <w:sz w:val="20"/>
              </w:rPr>
            </w:pPr>
            <w:proofErr w:type="spellStart"/>
            <w:r w:rsidRPr="00CF6982">
              <w:rPr>
                <w:sz w:val="20"/>
              </w:rPr>
              <w:t>HospitalizationStatus</w:t>
            </w:r>
            <w:proofErr w:type="spellEnd"/>
          </w:p>
        </w:tc>
        <w:tc>
          <w:tcPr>
            <w:tcW w:w="1579" w:type="dxa"/>
          </w:tcPr>
          <w:p w14:paraId="16E4A730" w14:textId="77777777" w:rsidR="00D02631" w:rsidRPr="00CF6982" w:rsidRDefault="008137F2" w:rsidP="00CF6982">
            <w:pPr>
              <w:spacing w:after="120"/>
              <w:rPr>
                <w:sz w:val="20"/>
              </w:rPr>
            </w:pPr>
            <w:r w:rsidRPr="00CF6982">
              <w:rPr>
                <w:sz w:val="20"/>
              </w:rPr>
              <w:t>Billing</w:t>
            </w:r>
          </w:p>
        </w:tc>
        <w:tc>
          <w:tcPr>
            <w:tcW w:w="2422" w:type="dxa"/>
          </w:tcPr>
          <w:p w14:paraId="16E4A731" w14:textId="77777777" w:rsidR="00D02631" w:rsidRPr="00CF6982" w:rsidRDefault="008137F2" w:rsidP="00CF6982">
            <w:pPr>
              <w:spacing w:after="120"/>
              <w:rPr>
                <w:sz w:val="20"/>
              </w:rPr>
            </w:pPr>
            <w:r w:rsidRPr="00CF6982">
              <w:rPr>
                <w:sz w:val="20"/>
              </w:rPr>
              <w:t>Hospitalization</w:t>
            </w:r>
          </w:p>
        </w:tc>
      </w:tr>
      <w:tr w:rsidR="00D02631" w:rsidRPr="00CF6982" w14:paraId="16E4A738" w14:textId="77777777" w:rsidTr="006B4698">
        <w:tc>
          <w:tcPr>
            <w:tcW w:w="900" w:type="dxa"/>
          </w:tcPr>
          <w:p w14:paraId="16E4A733" w14:textId="77777777" w:rsidR="00D02631" w:rsidRPr="00CF6982" w:rsidRDefault="00B22139" w:rsidP="00CF6982">
            <w:pPr>
              <w:spacing w:after="120"/>
              <w:rPr>
                <w:sz w:val="20"/>
              </w:rPr>
            </w:pPr>
            <w:r w:rsidRPr="00CF6982">
              <w:rPr>
                <w:sz w:val="20"/>
              </w:rPr>
              <w:t>1146</w:t>
            </w:r>
          </w:p>
        </w:tc>
        <w:tc>
          <w:tcPr>
            <w:tcW w:w="1530" w:type="dxa"/>
          </w:tcPr>
          <w:p w14:paraId="16E4A734" w14:textId="77777777" w:rsidR="00D02631" w:rsidRPr="00CF6982" w:rsidRDefault="00D02631" w:rsidP="00CF6982">
            <w:pPr>
              <w:spacing w:after="120"/>
              <w:rPr>
                <w:sz w:val="20"/>
              </w:rPr>
            </w:pPr>
            <w:proofErr w:type="spellStart"/>
            <w:r w:rsidRPr="00CF6982">
              <w:rPr>
                <w:sz w:val="20"/>
              </w:rPr>
              <w:t>tblPatient</w:t>
            </w:r>
            <w:proofErr w:type="spellEnd"/>
          </w:p>
        </w:tc>
        <w:tc>
          <w:tcPr>
            <w:tcW w:w="2250" w:type="dxa"/>
          </w:tcPr>
          <w:p w14:paraId="16E4A735" w14:textId="77777777" w:rsidR="00D02631" w:rsidRPr="00CF6982" w:rsidRDefault="00D02631" w:rsidP="00CF6982">
            <w:pPr>
              <w:spacing w:after="120"/>
              <w:rPr>
                <w:sz w:val="20"/>
              </w:rPr>
            </w:pPr>
            <w:r w:rsidRPr="00CF6982">
              <w:rPr>
                <w:sz w:val="20"/>
              </w:rPr>
              <w:t>Phone2</w:t>
            </w:r>
          </w:p>
        </w:tc>
        <w:tc>
          <w:tcPr>
            <w:tcW w:w="1579" w:type="dxa"/>
          </w:tcPr>
          <w:p w14:paraId="16E4A736" w14:textId="77777777" w:rsidR="00D02631" w:rsidRPr="00CF6982" w:rsidRDefault="008137F2" w:rsidP="00CF6982">
            <w:pPr>
              <w:spacing w:after="120"/>
              <w:rPr>
                <w:sz w:val="20"/>
              </w:rPr>
            </w:pPr>
            <w:r w:rsidRPr="00CF6982">
              <w:rPr>
                <w:sz w:val="20"/>
              </w:rPr>
              <w:t>Patient</w:t>
            </w:r>
          </w:p>
        </w:tc>
        <w:tc>
          <w:tcPr>
            <w:tcW w:w="2422" w:type="dxa"/>
          </w:tcPr>
          <w:p w14:paraId="16E4A737" w14:textId="77777777" w:rsidR="00D02631" w:rsidRPr="00CF6982" w:rsidRDefault="008137F2" w:rsidP="00CF6982">
            <w:pPr>
              <w:spacing w:after="120"/>
              <w:rPr>
                <w:sz w:val="20"/>
              </w:rPr>
            </w:pPr>
            <w:r w:rsidRPr="00CF6982">
              <w:rPr>
                <w:sz w:val="20"/>
              </w:rPr>
              <w:t>Work Phone</w:t>
            </w:r>
          </w:p>
        </w:tc>
      </w:tr>
      <w:tr w:rsidR="00D02631" w:rsidRPr="00CF6982" w14:paraId="16E4A73E" w14:textId="77777777" w:rsidTr="006B4698">
        <w:tc>
          <w:tcPr>
            <w:tcW w:w="900" w:type="dxa"/>
          </w:tcPr>
          <w:p w14:paraId="16E4A739" w14:textId="77777777" w:rsidR="00D02631" w:rsidRPr="00CF6982" w:rsidRDefault="00B22139" w:rsidP="00CF6982">
            <w:pPr>
              <w:spacing w:after="120"/>
              <w:rPr>
                <w:sz w:val="20"/>
              </w:rPr>
            </w:pPr>
            <w:r w:rsidRPr="00CF6982">
              <w:rPr>
                <w:sz w:val="20"/>
              </w:rPr>
              <w:t>1147</w:t>
            </w:r>
          </w:p>
        </w:tc>
        <w:tc>
          <w:tcPr>
            <w:tcW w:w="1530" w:type="dxa"/>
          </w:tcPr>
          <w:p w14:paraId="16E4A73A" w14:textId="77777777" w:rsidR="00D02631" w:rsidRPr="00CF6982" w:rsidRDefault="00D02631" w:rsidP="00CF6982">
            <w:pPr>
              <w:spacing w:after="120"/>
              <w:rPr>
                <w:sz w:val="20"/>
              </w:rPr>
            </w:pPr>
            <w:proofErr w:type="spellStart"/>
            <w:r w:rsidRPr="00CF6982">
              <w:rPr>
                <w:sz w:val="20"/>
              </w:rPr>
              <w:t>tblPatient</w:t>
            </w:r>
            <w:proofErr w:type="spellEnd"/>
          </w:p>
        </w:tc>
        <w:tc>
          <w:tcPr>
            <w:tcW w:w="2250" w:type="dxa"/>
          </w:tcPr>
          <w:p w14:paraId="16E4A73B" w14:textId="77777777" w:rsidR="00D02631" w:rsidRPr="00CF6982" w:rsidRDefault="00D02631" w:rsidP="00CF6982">
            <w:pPr>
              <w:spacing w:after="120"/>
              <w:rPr>
                <w:sz w:val="20"/>
              </w:rPr>
            </w:pPr>
            <w:r w:rsidRPr="00CF6982">
              <w:rPr>
                <w:sz w:val="20"/>
              </w:rPr>
              <w:t>Phone3</w:t>
            </w:r>
          </w:p>
        </w:tc>
        <w:tc>
          <w:tcPr>
            <w:tcW w:w="1579" w:type="dxa"/>
          </w:tcPr>
          <w:p w14:paraId="16E4A73C" w14:textId="77777777" w:rsidR="00D02631" w:rsidRPr="00CF6982" w:rsidRDefault="008137F2" w:rsidP="00CF6982">
            <w:pPr>
              <w:spacing w:after="120"/>
              <w:rPr>
                <w:sz w:val="20"/>
              </w:rPr>
            </w:pPr>
            <w:r w:rsidRPr="00CF6982">
              <w:rPr>
                <w:sz w:val="20"/>
              </w:rPr>
              <w:t>Patient</w:t>
            </w:r>
          </w:p>
        </w:tc>
        <w:tc>
          <w:tcPr>
            <w:tcW w:w="2422" w:type="dxa"/>
          </w:tcPr>
          <w:p w14:paraId="16E4A73D" w14:textId="77777777" w:rsidR="00D02631" w:rsidRPr="00CF6982" w:rsidRDefault="008137F2" w:rsidP="00CF6982">
            <w:pPr>
              <w:spacing w:after="120"/>
              <w:rPr>
                <w:sz w:val="20"/>
              </w:rPr>
            </w:pPr>
            <w:r w:rsidRPr="00CF6982">
              <w:rPr>
                <w:sz w:val="20"/>
              </w:rPr>
              <w:t>Cell Phone</w:t>
            </w:r>
          </w:p>
        </w:tc>
      </w:tr>
    </w:tbl>
    <w:p w14:paraId="16E4A73F" w14:textId="77777777" w:rsidR="00684432" w:rsidRDefault="00D02631" w:rsidP="009446BF">
      <w:pPr>
        <w:pStyle w:val="Heading3"/>
      </w:pPr>
      <w:bookmarkStart w:id="4433" w:name="_Toc248042336"/>
      <w:bookmarkStart w:id="4434" w:name="_Toc270946271"/>
      <w:bookmarkStart w:id="4435" w:name="_Toc278358740"/>
      <w:bookmarkStart w:id="4436" w:name="_Toc295735817"/>
      <w:proofErr w:type="spellStart"/>
      <w:proofErr w:type="gramStart"/>
      <w:r w:rsidRPr="00FB06D0">
        <w:t>tblSpecimen</w:t>
      </w:r>
      <w:bookmarkEnd w:id="4433"/>
      <w:bookmarkEnd w:id="4434"/>
      <w:bookmarkEnd w:id="4435"/>
      <w:bookmarkEnd w:id="4436"/>
      <w:proofErr w:type="spellEnd"/>
      <w:proofErr w:type="gramEnd"/>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1440"/>
        <w:gridCol w:w="3240"/>
        <w:gridCol w:w="1530"/>
        <w:gridCol w:w="1818"/>
      </w:tblGrid>
      <w:tr w:rsidR="00D02631" w:rsidRPr="00CF6982" w14:paraId="16E4A745" w14:textId="77777777" w:rsidTr="006B4698">
        <w:tc>
          <w:tcPr>
            <w:tcW w:w="720" w:type="dxa"/>
          </w:tcPr>
          <w:p w14:paraId="16E4A740" w14:textId="77777777" w:rsidR="00D02631" w:rsidRPr="00CF6982" w:rsidRDefault="00D02631" w:rsidP="00CF6982">
            <w:pPr>
              <w:spacing w:after="120"/>
              <w:rPr>
                <w:sz w:val="20"/>
              </w:rPr>
            </w:pPr>
            <w:r w:rsidRPr="00CF6982">
              <w:rPr>
                <w:sz w:val="20"/>
              </w:rPr>
              <w:t>FR-#</w:t>
            </w:r>
          </w:p>
        </w:tc>
        <w:tc>
          <w:tcPr>
            <w:tcW w:w="1440" w:type="dxa"/>
          </w:tcPr>
          <w:p w14:paraId="16E4A741" w14:textId="77777777" w:rsidR="00D02631" w:rsidRPr="00CF6982" w:rsidRDefault="00D02631" w:rsidP="00CF6982">
            <w:pPr>
              <w:spacing w:after="120"/>
              <w:rPr>
                <w:sz w:val="20"/>
              </w:rPr>
            </w:pPr>
            <w:r w:rsidRPr="00CF6982">
              <w:rPr>
                <w:sz w:val="20"/>
              </w:rPr>
              <w:t>Table</w:t>
            </w:r>
          </w:p>
        </w:tc>
        <w:tc>
          <w:tcPr>
            <w:tcW w:w="3240" w:type="dxa"/>
          </w:tcPr>
          <w:p w14:paraId="16E4A742" w14:textId="77777777" w:rsidR="00D02631" w:rsidRPr="00CF6982" w:rsidRDefault="00D02631" w:rsidP="00CF6982">
            <w:pPr>
              <w:spacing w:after="120"/>
              <w:rPr>
                <w:sz w:val="20"/>
              </w:rPr>
            </w:pPr>
            <w:r w:rsidRPr="00CF6982">
              <w:rPr>
                <w:sz w:val="20"/>
              </w:rPr>
              <w:t>Column</w:t>
            </w:r>
          </w:p>
        </w:tc>
        <w:tc>
          <w:tcPr>
            <w:tcW w:w="1530" w:type="dxa"/>
          </w:tcPr>
          <w:p w14:paraId="16E4A743" w14:textId="77777777" w:rsidR="00D02631" w:rsidRPr="00CF6982" w:rsidRDefault="003B08A9" w:rsidP="00CF6982">
            <w:pPr>
              <w:spacing w:after="120"/>
              <w:rPr>
                <w:sz w:val="20"/>
              </w:rPr>
            </w:pPr>
            <w:r w:rsidRPr="00CF6982">
              <w:rPr>
                <w:sz w:val="20"/>
              </w:rPr>
              <w:t>Requisition tab</w:t>
            </w:r>
          </w:p>
        </w:tc>
        <w:tc>
          <w:tcPr>
            <w:tcW w:w="1818" w:type="dxa"/>
          </w:tcPr>
          <w:p w14:paraId="16E4A744" w14:textId="77777777" w:rsidR="00D02631" w:rsidRPr="00CF6982" w:rsidRDefault="003B08A9" w:rsidP="00CF6982">
            <w:pPr>
              <w:spacing w:after="120"/>
              <w:rPr>
                <w:sz w:val="20"/>
              </w:rPr>
            </w:pPr>
            <w:r w:rsidRPr="00CF6982">
              <w:rPr>
                <w:sz w:val="20"/>
              </w:rPr>
              <w:t>Field name</w:t>
            </w:r>
          </w:p>
        </w:tc>
      </w:tr>
      <w:tr w:rsidR="00D02631" w:rsidRPr="00CF6982" w14:paraId="16E4A74B" w14:textId="77777777" w:rsidTr="006B4698">
        <w:tc>
          <w:tcPr>
            <w:tcW w:w="720" w:type="dxa"/>
          </w:tcPr>
          <w:p w14:paraId="16E4A746" w14:textId="77777777" w:rsidR="00D02631" w:rsidRPr="00CF6982" w:rsidRDefault="00810E52" w:rsidP="00CF6982">
            <w:pPr>
              <w:spacing w:after="120"/>
              <w:rPr>
                <w:sz w:val="20"/>
              </w:rPr>
            </w:pPr>
            <w:r w:rsidRPr="00CF6982">
              <w:rPr>
                <w:sz w:val="20"/>
              </w:rPr>
              <w:t>1148</w:t>
            </w:r>
          </w:p>
        </w:tc>
        <w:tc>
          <w:tcPr>
            <w:tcW w:w="1440" w:type="dxa"/>
          </w:tcPr>
          <w:p w14:paraId="16E4A747" w14:textId="77777777" w:rsidR="00D02631" w:rsidRPr="00CF6982" w:rsidRDefault="00D02631" w:rsidP="00CF6982">
            <w:pPr>
              <w:spacing w:after="120"/>
              <w:rPr>
                <w:sz w:val="20"/>
              </w:rPr>
            </w:pPr>
            <w:proofErr w:type="spellStart"/>
            <w:r w:rsidRPr="00CF6982">
              <w:rPr>
                <w:sz w:val="20"/>
              </w:rPr>
              <w:t>tblSpecimen</w:t>
            </w:r>
            <w:proofErr w:type="spellEnd"/>
          </w:p>
        </w:tc>
        <w:tc>
          <w:tcPr>
            <w:tcW w:w="3240" w:type="dxa"/>
          </w:tcPr>
          <w:p w14:paraId="16E4A748" w14:textId="77777777" w:rsidR="00D02631" w:rsidRPr="00CF6982" w:rsidRDefault="00D02631" w:rsidP="00CF6982">
            <w:pPr>
              <w:spacing w:after="120"/>
              <w:rPr>
                <w:sz w:val="20"/>
              </w:rPr>
            </w:pPr>
            <w:proofErr w:type="spellStart"/>
            <w:r w:rsidRPr="00CF6982">
              <w:rPr>
                <w:sz w:val="20"/>
              </w:rPr>
              <w:t>SurgeryDate</w:t>
            </w:r>
            <w:proofErr w:type="spellEnd"/>
          </w:p>
        </w:tc>
        <w:tc>
          <w:tcPr>
            <w:tcW w:w="1530" w:type="dxa"/>
          </w:tcPr>
          <w:p w14:paraId="16E4A749" w14:textId="77777777" w:rsidR="00D02631" w:rsidRPr="00CF6982" w:rsidRDefault="00307B0F" w:rsidP="00CF6982">
            <w:pPr>
              <w:spacing w:after="120"/>
              <w:rPr>
                <w:sz w:val="20"/>
              </w:rPr>
            </w:pPr>
            <w:r w:rsidRPr="00CF6982">
              <w:rPr>
                <w:sz w:val="20"/>
              </w:rPr>
              <w:t>Materials</w:t>
            </w:r>
          </w:p>
        </w:tc>
        <w:tc>
          <w:tcPr>
            <w:tcW w:w="1818" w:type="dxa"/>
          </w:tcPr>
          <w:p w14:paraId="16E4A74A" w14:textId="77777777" w:rsidR="00D02631" w:rsidRPr="00CF6982" w:rsidRDefault="00307B0F" w:rsidP="00CF6982">
            <w:pPr>
              <w:spacing w:after="120"/>
              <w:rPr>
                <w:sz w:val="20"/>
              </w:rPr>
            </w:pPr>
            <w:r w:rsidRPr="00CF6982">
              <w:rPr>
                <w:sz w:val="20"/>
              </w:rPr>
              <w:t>Surgery Date</w:t>
            </w:r>
          </w:p>
        </w:tc>
      </w:tr>
      <w:tr w:rsidR="00D02631" w:rsidRPr="00CF6982" w14:paraId="16E4A751" w14:textId="77777777" w:rsidTr="006B4698">
        <w:tc>
          <w:tcPr>
            <w:tcW w:w="720" w:type="dxa"/>
          </w:tcPr>
          <w:p w14:paraId="16E4A74C" w14:textId="77777777" w:rsidR="00D02631" w:rsidRPr="00CF6982" w:rsidRDefault="00810E52" w:rsidP="00CF6982">
            <w:pPr>
              <w:spacing w:after="120"/>
              <w:rPr>
                <w:sz w:val="20"/>
              </w:rPr>
            </w:pPr>
            <w:r w:rsidRPr="00CF6982">
              <w:rPr>
                <w:sz w:val="20"/>
              </w:rPr>
              <w:t>1149</w:t>
            </w:r>
          </w:p>
        </w:tc>
        <w:tc>
          <w:tcPr>
            <w:tcW w:w="1440" w:type="dxa"/>
          </w:tcPr>
          <w:p w14:paraId="16E4A74D" w14:textId="77777777" w:rsidR="00D02631" w:rsidRPr="00CF6982" w:rsidRDefault="00D02631" w:rsidP="00CF6982">
            <w:pPr>
              <w:spacing w:after="120"/>
              <w:rPr>
                <w:sz w:val="20"/>
              </w:rPr>
            </w:pPr>
            <w:proofErr w:type="spellStart"/>
            <w:r w:rsidRPr="00CF6982">
              <w:rPr>
                <w:sz w:val="20"/>
              </w:rPr>
              <w:t>tblSpecimen</w:t>
            </w:r>
            <w:proofErr w:type="spellEnd"/>
          </w:p>
        </w:tc>
        <w:tc>
          <w:tcPr>
            <w:tcW w:w="3240" w:type="dxa"/>
          </w:tcPr>
          <w:p w14:paraId="16E4A74E" w14:textId="77777777" w:rsidR="00D02631" w:rsidRPr="00CF6982" w:rsidRDefault="00D02631" w:rsidP="00CF6982">
            <w:pPr>
              <w:spacing w:after="120"/>
              <w:rPr>
                <w:sz w:val="20"/>
              </w:rPr>
            </w:pPr>
            <w:proofErr w:type="spellStart"/>
            <w:r w:rsidRPr="00CF6982">
              <w:rPr>
                <w:sz w:val="20"/>
              </w:rPr>
              <w:t>SpecimenSource</w:t>
            </w:r>
            <w:proofErr w:type="spellEnd"/>
          </w:p>
        </w:tc>
        <w:tc>
          <w:tcPr>
            <w:tcW w:w="1530" w:type="dxa"/>
          </w:tcPr>
          <w:p w14:paraId="16E4A74F" w14:textId="77777777" w:rsidR="00D02631" w:rsidRPr="00CF6982" w:rsidRDefault="00D02631" w:rsidP="00CF6982">
            <w:pPr>
              <w:spacing w:after="120"/>
              <w:rPr>
                <w:sz w:val="20"/>
              </w:rPr>
            </w:pPr>
          </w:p>
        </w:tc>
        <w:tc>
          <w:tcPr>
            <w:tcW w:w="1818" w:type="dxa"/>
          </w:tcPr>
          <w:p w14:paraId="16E4A750" w14:textId="77777777" w:rsidR="00D02631" w:rsidRPr="00CF6982" w:rsidRDefault="00D02631" w:rsidP="00CF6982">
            <w:pPr>
              <w:spacing w:after="120"/>
              <w:rPr>
                <w:sz w:val="20"/>
              </w:rPr>
            </w:pPr>
          </w:p>
        </w:tc>
      </w:tr>
      <w:tr w:rsidR="00D02631" w:rsidRPr="00CF6982" w14:paraId="16E4A757" w14:textId="77777777" w:rsidTr="006B4698">
        <w:tc>
          <w:tcPr>
            <w:tcW w:w="720" w:type="dxa"/>
          </w:tcPr>
          <w:p w14:paraId="16E4A752" w14:textId="77777777" w:rsidR="00D02631" w:rsidRPr="00CF6982" w:rsidRDefault="00810E52" w:rsidP="00CF6982">
            <w:pPr>
              <w:spacing w:after="120"/>
              <w:rPr>
                <w:sz w:val="20"/>
              </w:rPr>
            </w:pPr>
            <w:r w:rsidRPr="00CF6982">
              <w:rPr>
                <w:sz w:val="20"/>
              </w:rPr>
              <w:t>1150</w:t>
            </w:r>
          </w:p>
        </w:tc>
        <w:tc>
          <w:tcPr>
            <w:tcW w:w="1440" w:type="dxa"/>
          </w:tcPr>
          <w:p w14:paraId="16E4A753" w14:textId="77777777" w:rsidR="00D02631" w:rsidRPr="00CF6982" w:rsidRDefault="00D02631" w:rsidP="00CF6982">
            <w:pPr>
              <w:spacing w:after="120"/>
              <w:rPr>
                <w:sz w:val="20"/>
              </w:rPr>
            </w:pPr>
            <w:proofErr w:type="spellStart"/>
            <w:r w:rsidRPr="00CF6982">
              <w:rPr>
                <w:sz w:val="20"/>
              </w:rPr>
              <w:t>tblSpecimen</w:t>
            </w:r>
            <w:proofErr w:type="spellEnd"/>
          </w:p>
        </w:tc>
        <w:tc>
          <w:tcPr>
            <w:tcW w:w="3240" w:type="dxa"/>
          </w:tcPr>
          <w:p w14:paraId="16E4A754" w14:textId="77777777" w:rsidR="00D02631" w:rsidRPr="00CF6982" w:rsidRDefault="00D02631" w:rsidP="00CF6982">
            <w:pPr>
              <w:spacing w:after="120"/>
              <w:rPr>
                <w:sz w:val="20"/>
              </w:rPr>
            </w:pPr>
            <w:proofErr w:type="spellStart"/>
            <w:r w:rsidRPr="00CF6982">
              <w:rPr>
                <w:sz w:val="20"/>
              </w:rPr>
              <w:t>SpecimenNumber</w:t>
            </w:r>
            <w:proofErr w:type="spellEnd"/>
          </w:p>
        </w:tc>
        <w:tc>
          <w:tcPr>
            <w:tcW w:w="1530" w:type="dxa"/>
          </w:tcPr>
          <w:p w14:paraId="16E4A755" w14:textId="77777777" w:rsidR="00D02631" w:rsidRPr="00CF6982" w:rsidRDefault="00307B0F" w:rsidP="00CF6982">
            <w:pPr>
              <w:spacing w:after="120"/>
              <w:rPr>
                <w:sz w:val="20"/>
              </w:rPr>
            </w:pPr>
            <w:r w:rsidRPr="00CF6982">
              <w:rPr>
                <w:sz w:val="20"/>
              </w:rPr>
              <w:t>Materials</w:t>
            </w:r>
          </w:p>
        </w:tc>
        <w:tc>
          <w:tcPr>
            <w:tcW w:w="1818" w:type="dxa"/>
          </w:tcPr>
          <w:p w14:paraId="16E4A756" w14:textId="77777777" w:rsidR="00D02631" w:rsidRPr="00CF6982" w:rsidRDefault="00307B0F" w:rsidP="00CF6982">
            <w:pPr>
              <w:spacing w:after="120"/>
              <w:rPr>
                <w:sz w:val="20"/>
              </w:rPr>
            </w:pPr>
            <w:r w:rsidRPr="00CF6982">
              <w:rPr>
                <w:sz w:val="20"/>
              </w:rPr>
              <w:t>1st</w:t>
            </w:r>
          </w:p>
        </w:tc>
      </w:tr>
      <w:tr w:rsidR="00D02631" w:rsidRPr="00CF6982" w14:paraId="16E4A75D" w14:textId="77777777" w:rsidTr="006B4698">
        <w:tc>
          <w:tcPr>
            <w:tcW w:w="720" w:type="dxa"/>
          </w:tcPr>
          <w:p w14:paraId="16E4A758" w14:textId="77777777" w:rsidR="00D02631" w:rsidRPr="00CF6982" w:rsidRDefault="00810E52" w:rsidP="00CF6982">
            <w:pPr>
              <w:spacing w:after="120"/>
              <w:rPr>
                <w:sz w:val="20"/>
              </w:rPr>
            </w:pPr>
            <w:r w:rsidRPr="00CF6982">
              <w:rPr>
                <w:sz w:val="20"/>
              </w:rPr>
              <w:t>1151</w:t>
            </w:r>
          </w:p>
        </w:tc>
        <w:tc>
          <w:tcPr>
            <w:tcW w:w="1440" w:type="dxa"/>
          </w:tcPr>
          <w:p w14:paraId="16E4A759" w14:textId="77777777" w:rsidR="00D02631" w:rsidRPr="00CF6982" w:rsidRDefault="00D02631" w:rsidP="00CF6982">
            <w:pPr>
              <w:spacing w:after="120"/>
              <w:rPr>
                <w:sz w:val="20"/>
              </w:rPr>
            </w:pPr>
            <w:proofErr w:type="spellStart"/>
            <w:r w:rsidRPr="00CF6982">
              <w:rPr>
                <w:sz w:val="20"/>
              </w:rPr>
              <w:t>tblSpecimen</w:t>
            </w:r>
            <w:proofErr w:type="spellEnd"/>
          </w:p>
        </w:tc>
        <w:tc>
          <w:tcPr>
            <w:tcW w:w="3240" w:type="dxa"/>
          </w:tcPr>
          <w:p w14:paraId="16E4A75A" w14:textId="77777777" w:rsidR="00D02631" w:rsidRPr="00CF6982" w:rsidRDefault="00D02631" w:rsidP="00CF6982">
            <w:pPr>
              <w:spacing w:after="120"/>
              <w:rPr>
                <w:sz w:val="20"/>
              </w:rPr>
            </w:pPr>
            <w:r w:rsidRPr="00CF6982">
              <w:rPr>
                <w:sz w:val="20"/>
              </w:rPr>
              <w:t>SpecimenNumber2</w:t>
            </w:r>
          </w:p>
        </w:tc>
        <w:tc>
          <w:tcPr>
            <w:tcW w:w="1530" w:type="dxa"/>
          </w:tcPr>
          <w:p w14:paraId="16E4A75B" w14:textId="77777777" w:rsidR="00D02631" w:rsidRPr="00CF6982" w:rsidRDefault="00307B0F" w:rsidP="00CF6982">
            <w:pPr>
              <w:spacing w:after="120"/>
              <w:rPr>
                <w:sz w:val="20"/>
              </w:rPr>
            </w:pPr>
            <w:r w:rsidRPr="00CF6982">
              <w:rPr>
                <w:sz w:val="20"/>
              </w:rPr>
              <w:t>Materials</w:t>
            </w:r>
          </w:p>
        </w:tc>
        <w:tc>
          <w:tcPr>
            <w:tcW w:w="1818" w:type="dxa"/>
          </w:tcPr>
          <w:p w14:paraId="16E4A75C" w14:textId="77777777" w:rsidR="00D02631" w:rsidRPr="00CF6982" w:rsidRDefault="00307B0F" w:rsidP="00CF6982">
            <w:pPr>
              <w:spacing w:after="120"/>
              <w:rPr>
                <w:sz w:val="20"/>
              </w:rPr>
            </w:pPr>
            <w:r w:rsidRPr="00CF6982">
              <w:rPr>
                <w:sz w:val="20"/>
              </w:rPr>
              <w:t>2nd</w:t>
            </w:r>
          </w:p>
        </w:tc>
      </w:tr>
      <w:tr w:rsidR="00D02631" w:rsidRPr="00CF6982" w14:paraId="16E4A763" w14:textId="77777777" w:rsidTr="006B4698">
        <w:tc>
          <w:tcPr>
            <w:tcW w:w="720" w:type="dxa"/>
          </w:tcPr>
          <w:p w14:paraId="16E4A75E" w14:textId="77777777" w:rsidR="00D02631" w:rsidRPr="00CF6982" w:rsidRDefault="00810E52" w:rsidP="00CF6982">
            <w:pPr>
              <w:spacing w:after="120"/>
              <w:rPr>
                <w:sz w:val="20"/>
              </w:rPr>
            </w:pPr>
            <w:r w:rsidRPr="00CF6982">
              <w:rPr>
                <w:sz w:val="20"/>
              </w:rPr>
              <w:t>1152</w:t>
            </w:r>
          </w:p>
        </w:tc>
        <w:tc>
          <w:tcPr>
            <w:tcW w:w="1440" w:type="dxa"/>
          </w:tcPr>
          <w:p w14:paraId="16E4A75F" w14:textId="77777777" w:rsidR="00D02631" w:rsidRPr="00CF6982" w:rsidRDefault="00D02631" w:rsidP="00CF6982">
            <w:pPr>
              <w:spacing w:after="120"/>
              <w:rPr>
                <w:sz w:val="20"/>
              </w:rPr>
            </w:pPr>
            <w:proofErr w:type="spellStart"/>
            <w:r w:rsidRPr="00CF6982">
              <w:rPr>
                <w:sz w:val="20"/>
              </w:rPr>
              <w:t>tblSpecimen</w:t>
            </w:r>
            <w:proofErr w:type="spellEnd"/>
          </w:p>
        </w:tc>
        <w:tc>
          <w:tcPr>
            <w:tcW w:w="3240" w:type="dxa"/>
          </w:tcPr>
          <w:p w14:paraId="16E4A760" w14:textId="77777777" w:rsidR="00D02631" w:rsidRPr="00CF6982" w:rsidRDefault="00D02631" w:rsidP="00CF6982">
            <w:pPr>
              <w:spacing w:after="120"/>
              <w:rPr>
                <w:sz w:val="20"/>
              </w:rPr>
            </w:pPr>
            <w:r w:rsidRPr="00CF6982">
              <w:rPr>
                <w:sz w:val="20"/>
              </w:rPr>
              <w:t>SpecimenNumber3</w:t>
            </w:r>
          </w:p>
        </w:tc>
        <w:tc>
          <w:tcPr>
            <w:tcW w:w="1530" w:type="dxa"/>
          </w:tcPr>
          <w:p w14:paraId="16E4A761" w14:textId="77777777" w:rsidR="00D02631" w:rsidRPr="00CF6982" w:rsidRDefault="00307B0F" w:rsidP="00CF6982">
            <w:pPr>
              <w:spacing w:after="120"/>
              <w:rPr>
                <w:sz w:val="20"/>
              </w:rPr>
            </w:pPr>
            <w:r w:rsidRPr="00CF6982">
              <w:rPr>
                <w:sz w:val="20"/>
              </w:rPr>
              <w:t>Materials</w:t>
            </w:r>
          </w:p>
        </w:tc>
        <w:tc>
          <w:tcPr>
            <w:tcW w:w="1818" w:type="dxa"/>
          </w:tcPr>
          <w:p w14:paraId="16E4A762" w14:textId="77777777" w:rsidR="00D02631" w:rsidRPr="00CF6982" w:rsidRDefault="00307B0F" w:rsidP="00CF6982">
            <w:pPr>
              <w:spacing w:after="120"/>
              <w:rPr>
                <w:sz w:val="20"/>
              </w:rPr>
            </w:pPr>
            <w:r w:rsidRPr="00CF6982">
              <w:rPr>
                <w:sz w:val="20"/>
              </w:rPr>
              <w:t>3rd</w:t>
            </w:r>
          </w:p>
        </w:tc>
      </w:tr>
      <w:tr w:rsidR="00D02631" w:rsidRPr="00CF6982" w14:paraId="16E4A769" w14:textId="77777777" w:rsidTr="006B4698">
        <w:tc>
          <w:tcPr>
            <w:tcW w:w="720" w:type="dxa"/>
          </w:tcPr>
          <w:p w14:paraId="16E4A764" w14:textId="77777777" w:rsidR="00D02631" w:rsidRPr="00CF6982" w:rsidRDefault="00810E52" w:rsidP="00CF6982">
            <w:pPr>
              <w:spacing w:after="120"/>
              <w:rPr>
                <w:sz w:val="20"/>
              </w:rPr>
            </w:pPr>
            <w:r w:rsidRPr="00CF6982">
              <w:rPr>
                <w:sz w:val="20"/>
              </w:rPr>
              <w:t>1153</w:t>
            </w:r>
          </w:p>
        </w:tc>
        <w:tc>
          <w:tcPr>
            <w:tcW w:w="1440" w:type="dxa"/>
          </w:tcPr>
          <w:p w14:paraId="16E4A765" w14:textId="77777777" w:rsidR="00D02631" w:rsidRPr="00CF6982" w:rsidRDefault="00D02631" w:rsidP="00CF6982">
            <w:pPr>
              <w:spacing w:after="120"/>
              <w:rPr>
                <w:sz w:val="20"/>
              </w:rPr>
            </w:pPr>
            <w:proofErr w:type="spellStart"/>
            <w:r w:rsidRPr="00CF6982">
              <w:rPr>
                <w:sz w:val="20"/>
              </w:rPr>
              <w:t>tblSpecimen</w:t>
            </w:r>
            <w:proofErr w:type="spellEnd"/>
          </w:p>
        </w:tc>
        <w:tc>
          <w:tcPr>
            <w:tcW w:w="3240" w:type="dxa"/>
          </w:tcPr>
          <w:p w14:paraId="16E4A766" w14:textId="77777777" w:rsidR="00D02631" w:rsidRPr="00CF6982" w:rsidRDefault="00D02631" w:rsidP="00CF6982">
            <w:pPr>
              <w:spacing w:after="120"/>
              <w:rPr>
                <w:sz w:val="20"/>
              </w:rPr>
            </w:pPr>
            <w:r w:rsidRPr="00CF6982">
              <w:rPr>
                <w:sz w:val="20"/>
              </w:rPr>
              <w:t>SpecimenNumber4</w:t>
            </w:r>
          </w:p>
        </w:tc>
        <w:tc>
          <w:tcPr>
            <w:tcW w:w="1530" w:type="dxa"/>
          </w:tcPr>
          <w:p w14:paraId="16E4A767" w14:textId="77777777" w:rsidR="00D02631" w:rsidRPr="00CF6982" w:rsidRDefault="00307B0F" w:rsidP="00CF6982">
            <w:pPr>
              <w:spacing w:after="120"/>
              <w:rPr>
                <w:sz w:val="20"/>
              </w:rPr>
            </w:pPr>
            <w:r w:rsidRPr="00CF6982">
              <w:rPr>
                <w:sz w:val="20"/>
              </w:rPr>
              <w:t>Materials</w:t>
            </w:r>
          </w:p>
        </w:tc>
        <w:tc>
          <w:tcPr>
            <w:tcW w:w="1818" w:type="dxa"/>
          </w:tcPr>
          <w:p w14:paraId="16E4A768" w14:textId="77777777" w:rsidR="00D02631" w:rsidRPr="00CF6982" w:rsidRDefault="00307B0F" w:rsidP="00CF6982">
            <w:pPr>
              <w:spacing w:after="120"/>
              <w:rPr>
                <w:sz w:val="20"/>
              </w:rPr>
            </w:pPr>
            <w:r w:rsidRPr="00CF6982">
              <w:rPr>
                <w:sz w:val="20"/>
              </w:rPr>
              <w:t>4th</w:t>
            </w:r>
          </w:p>
        </w:tc>
      </w:tr>
      <w:tr w:rsidR="00D02631" w:rsidRPr="00CF6982" w14:paraId="16E4A76F" w14:textId="77777777" w:rsidTr="006B4698">
        <w:tc>
          <w:tcPr>
            <w:tcW w:w="720" w:type="dxa"/>
          </w:tcPr>
          <w:p w14:paraId="16E4A76A" w14:textId="77777777" w:rsidR="00D02631" w:rsidRPr="00CF6982" w:rsidRDefault="00810E52" w:rsidP="00CF6982">
            <w:pPr>
              <w:spacing w:after="120"/>
              <w:rPr>
                <w:sz w:val="20"/>
              </w:rPr>
            </w:pPr>
            <w:r w:rsidRPr="00CF6982">
              <w:rPr>
                <w:sz w:val="20"/>
              </w:rPr>
              <w:t>1154</w:t>
            </w:r>
          </w:p>
        </w:tc>
        <w:tc>
          <w:tcPr>
            <w:tcW w:w="1440" w:type="dxa"/>
          </w:tcPr>
          <w:p w14:paraId="16E4A76B" w14:textId="77777777" w:rsidR="00D02631" w:rsidRPr="00CF6982" w:rsidRDefault="00D02631" w:rsidP="00CF6982">
            <w:pPr>
              <w:spacing w:after="120"/>
              <w:rPr>
                <w:sz w:val="20"/>
              </w:rPr>
            </w:pPr>
            <w:proofErr w:type="spellStart"/>
            <w:r w:rsidRPr="00CF6982">
              <w:rPr>
                <w:sz w:val="20"/>
              </w:rPr>
              <w:t>tblSpecimen</w:t>
            </w:r>
            <w:proofErr w:type="spellEnd"/>
          </w:p>
        </w:tc>
        <w:tc>
          <w:tcPr>
            <w:tcW w:w="3240" w:type="dxa"/>
          </w:tcPr>
          <w:p w14:paraId="16E4A76C" w14:textId="77777777" w:rsidR="00D02631" w:rsidRPr="00CF6982" w:rsidRDefault="00D02631" w:rsidP="00CF6982">
            <w:pPr>
              <w:spacing w:after="120"/>
              <w:rPr>
                <w:sz w:val="20"/>
              </w:rPr>
            </w:pPr>
            <w:proofErr w:type="spellStart"/>
            <w:r w:rsidRPr="00CF6982">
              <w:rPr>
                <w:sz w:val="20"/>
              </w:rPr>
              <w:t>SubmittingDiagnosis</w:t>
            </w:r>
            <w:proofErr w:type="spellEnd"/>
          </w:p>
        </w:tc>
        <w:tc>
          <w:tcPr>
            <w:tcW w:w="1530" w:type="dxa"/>
          </w:tcPr>
          <w:p w14:paraId="16E4A76D" w14:textId="77777777" w:rsidR="00D02631" w:rsidRPr="00CF6982" w:rsidRDefault="00307B0F" w:rsidP="00CF6982">
            <w:pPr>
              <w:spacing w:after="120"/>
              <w:rPr>
                <w:sz w:val="20"/>
              </w:rPr>
            </w:pPr>
            <w:r w:rsidRPr="00CF6982">
              <w:rPr>
                <w:sz w:val="20"/>
              </w:rPr>
              <w:t>Billing</w:t>
            </w:r>
          </w:p>
        </w:tc>
        <w:tc>
          <w:tcPr>
            <w:tcW w:w="1818" w:type="dxa"/>
          </w:tcPr>
          <w:p w14:paraId="16E4A76E" w14:textId="77777777" w:rsidR="00D02631" w:rsidRPr="00CF6982" w:rsidRDefault="00307B0F" w:rsidP="00CF6982">
            <w:pPr>
              <w:spacing w:after="120"/>
              <w:rPr>
                <w:sz w:val="20"/>
              </w:rPr>
            </w:pPr>
            <w:r w:rsidRPr="00CF6982">
              <w:rPr>
                <w:sz w:val="20"/>
              </w:rPr>
              <w:t>Submitting Diagnosis</w:t>
            </w:r>
          </w:p>
        </w:tc>
      </w:tr>
      <w:tr w:rsidR="00D02631" w:rsidRPr="00CF6982" w14:paraId="16E4A775" w14:textId="77777777" w:rsidTr="006B4698">
        <w:tc>
          <w:tcPr>
            <w:tcW w:w="720" w:type="dxa"/>
          </w:tcPr>
          <w:p w14:paraId="16E4A770" w14:textId="77777777" w:rsidR="00D02631" w:rsidRPr="00CF6982" w:rsidRDefault="00810E52" w:rsidP="00CF6982">
            <w:pPr>
              <w:spacing w:after="120"/>
              <w:rPr>
                <w:sz w:val="20"/>
              </w:rPr>
            </w:pPr>
            <w:r w:rsidRPr="00CF6982">
              <w:rPr>
                <w:sz w:val="20"/>
              </w:rPr>
              <w:t>1155</w:t>
            </w:r>
          </w:p>
        </w:tc>
        <w:tc>
          <w:tcPr>
            <w:tcW w:w="1440" w:type="dxa"/>
          </w:tcPr>
          <w:p w14:paraId="16E4A771" w14:textId="77777777" w:rsidR="00D02631" w:rsidRPr="00CF6982" w:rsidRDefault="00D02631" w:rsidP="00CF6982">
            <w:pPr>
              <w:spacing w:after="120"/>
              <w:rPr>
                <w:sz w:val="20"/>
              </w:rPr>
            </w:pPr>
            <w:proofErr w:type="spellStart"/>
            <w:r w:rsidRPr="00CF6982">
              <w:rPr>
                <w:sz w:val="20"/>
              </w:rPr>
              <w:t>tblSpecimen</w:t>
            </w:r>
            <w:proofErr w:type="spellEnd"/>
          </w:p>
        </w:tc>
        <w:tc>
          <w:tcPr>
            <w:tcW w:w="3240" w:type="dxa"/>
          </w:tcPr>
          <w:p w14:paraId="16E4A772" w14:textId="77777777" w:rsidR="00D02631" w:rsidRPr="00CF6982" w:rsidRDefault="00D02631" w:rsidP="00CF6982">
            <w:pPr>
              <w:spacing w:after="120"/>
              <w:rPr>
                <w:sz w:val="20"/>
              </w:rPr>
            </w:pPr>
            <w:proofErr w:type="spellStart"/>
            <w:r w:rsidRPr="00CF6982">
              <w:rPr>
                <w:sz w:val="20"/>
              </w:rPr>
              <w:t>DiagnosisID</w:t>
            </w:r>
            <w:proofErr w:type="spellEnd"/>
            <w:r w:rsidR="00023141" w:rsidRPr="00CF6982">
              <w:rPr>
                <w:sz w:val="20"/>
              </w:rPr>
              <w:t xml:space="preserve"> (note that this is an FK to a row in </w:t>
            </w:r>
            <w:proofErr w:type="spellStart"/>
            <w:r w:rsidR="00023141" w:rsidRPr="00CF6982">
              <w:rPr>
                <w:sz w:val="20"/>
              </w:rPr>
              <w:t>tblDiagnosis</w:t>
            </w:r>
            <w:proofErr w:type="spellEnd"/>
            <w:r w:rsidR="00023141" w:rsidRPr="00CF6982">
              <w:rPr>
                <w:sz w:val="20"/>
              </w:rPr>
              <w:t xml:space="preserve"> uniquely identified by the ICD-9 code)</w:t>
            </w:r>
          </w:p>
        </w:tc>
        <w:tc>
          <w:tcPr>
            <w:tcW w:w="1530" w:type="dxa"/>
          </w:tcPr>
          <w:p w14:paraId="16E4A773" w14:textId="77777777" w:rsidR="00D02631" w:rsidRPr="00CF6982" w:rsidRDefault="00023141" w:rsidP="00CF6982">
            <w:pPr>
              <w:spacing w:after="120"/>
              <w:rPr>
                <w:sz w:val="20"/>
              </w:rPr>
            </w:pPr>
            <w:r w:rsidRPr="00CF6982">
              <w:rPr>
                <w:sz w:val="20"/>
              </w:rPr>
              <w:t>Billing</w:t>
            </w:r>
          </w:p>
        </w:tc>
        <w:tc>
          <w:tcPr>
            <w:tcW w:w="1818" w:type="dxa"/>
          </w:tcPr>
          <w:p w14:paraId="16E4A774" w14:textId="77777777" w:rsidR="00D02631" w:rsidRPr="00CF6982" w:rsidRDefault="00023141" w:rsidP="00CF6982">
            <w:pPr>
              <w:spacing w:after="120"/>
              <w:rPr>
                <w:sz w:val="20"/>
              </w:rPr>
            </w:pPr>
            <w:r w:rsidRPr="00CF6982">
              <w:rPr>
                <w:sz w:val="20"/>
              </w:rPr>
              <w:t>ICD-9 Code</w:t>
            </w:r>
          </w:p>
        </w:tc>
      </w:tr>
      <w:tr w:rsidR="00D02631" w:rsidRPr="00CF6982" w14:paraId="16E4A77B" w14:textId="77777777" w:rsidTr="006B4698">
        <w:tc>
          <w:tcPr>
            <w:tcW w:w="720" w:type="dxa"/>
          </w:tcPr>
          <w:p w14:paraId="16E4A776" w14:textId="77777777" w:rsidR="00D02631" w:rsidRPr="00CF6982" w:rsidRDefault="00810E52" w:rsidP="00CF6982">
            <w:pPr>
              <w:spacing w:after="120"/>
              <w:rPr>
                <w:sz w:val="20"/>
              </w:rPr>
            </w:pPr>
            <w:r w:rsidRPr="00CF6982">
              <w:rPr>
                <w:sz w:val="20"/>
              </w:rPr>
              <w:t>1156</w:t>
            </w:r>
          </w:p>
        </w:tc>
        <w:tc>
          <w:tcPr>
            <w:tcW w:w="1440" w:type="dxa"/>
          </w:tcPr>
          <w:p w14:paraId="16E4A777" w14:textId="77777777" w:rsidR="00D02631" w:rsidRPr="00CF6982" w:rsidRDefault="00D02631" w:rsidP="00CF6982">
            <w:pPr>
              <w:spacing w:after="120"/>
              <w:rPr>
                <w:sz w:val="20"/>
              </w:rPr>
            </w:pPr>
            <w:proofErr w:type="spellStart"/>
            <w:r w:rsidRPr="00CF6982">
              <w:rPr>
                <w:sz w:val="20"/>
              </w:rPr>
              <w:t>tblSpecimen</w:t>
            </w:r>
            <w:proofErr w:type="spellEnd"/>
          </w:p>
        </w:tc>
        <w:tc>
          <w:tcPr>
            <w:tcW w:w="3240" w:type="dxa"/>
          </w:tcPr>
          <w:p w14:paraId="16E4A778" w14:textId="77777777" w:rsidR="00D02631" w:rsidRPr="00CF6982" w:rsidRDefault="00D02631" w:rsidP="00CF6982">
            <w:pPr>
              <w:spacing w:after="120"/>
              <w:rPr>
                <w:sz w:val="20"/>
              </w:rPr>
            </w:pPr>
            <w:proofErr w:type="spellStart"/>
            <w:r w:rsidRPr="00CF6982">
              <w:rPr>
                <w:sz w:val="20"/>
              </w:rPr>
              <w:t>SurgeryType</w:t>
            </w:r>
            <w:proofErr w:type="spellEnd"/>
          </w:p>
        </w:tc>
        <w:tc>
          <w:tcPr>
            <w:tcW w:w="1530" w:type="dxa"/>
          </w:tcPr>
          <w:p w14:paraId="16E4A779" w14:textId="77777777" w:rsidR="00D02631" w:rsidRPr="00CF6982" w:rsidRDefault="00D02631" w:rsidP="00CF6982">
            <w:pPr>
              <w:spacing w:after="120"/>
              <w:rPr>
                <w:sz w:val="20"/>
              </w:rPr>
            </w:pPr>
          </w:p>
        </w:tc>
        <w:tc>
          <w:tcPr>
            <w:tcW w:w="1818" w:type="dxa"/>
          </w:tcPr>
          <w:p w14:paraId="16E4A77A" w14:textId="77777777" w:rsidR="00D02631" w:rsidRPr="00CF6982" w:rsidRDefault="00D02631" w:rsidP="00CF6982">
            <w:pPr>
              <w:spacing w:after="120"/>
              <w:rPr>
                <w:sz w:val="20"/>
              </w:rPr>
            </w:pPr>
          </w:p>
        </w:tc>
      </w:tr>
      <w:tr w:rsidR="00D02631" w:rsidRPr="00CF6982" w14:paraId="16E4A781" w14:textId="77777777" w:rsidTr="006B4698">
        <w:tc>
          <w:tcPr>
            <w:tcW w:w="720" w:type="dxa"/>
          </w:tcPr>
          <w:p w14:paraId="16E4A77C" w14:textId="77777777" w:rsidR="00D02631" w:rsidRPr="00CF6982" w:rsidRDefault="00810E52" w:rsidP="00CF6982">
            <w:pPr>
              <w:spacing w:after="120"/>
              <w:rPr>
                <w:sz w:val="20"/>
              </w:rPr>
            </w:pPr>
            <w:r w:rsidRPr="00CF6982">
              <w:rPr>
                <w:sz w:val="20"/>
              </w:rPr>
              <w:t>1157</w:t>
            </w:r>
          </w:p>
        </w:tc>
        <w:tc>
          <w:tcPr>
            <w:tcW w:w="1440" w:type="dxa"/>
          </w:tcPr>
          <w:p w14:paraId="16E4A77D" w14:textId="77777777" w:rsidR="00D02631" w:rsidRPr="00CF6982" w:rsidRDefault="00D02631" w:rsidP="00CF6982">
            <w:pPr>
              <w:spacing w:after="120"/>
              <w:rPr>
                <w:sz w:val="20"/>
              </w:rPr>
            </w:pPr>
            <w:proofErr w:type="spellStart"/>
            <w:r w:rsidRPr="00CF6982">
              <w:rPr>
                <w:sz w:val="20"/>
              </w:rPr>
              <w:t>tblSpecimen</w:t>
            </w:r>
            <w:proofErr w:type="spellEnd"/>
          </w:p>
        </w:tc>
        <w:tc>
          <w:tcPr>
            <w:tcW w:w="3240" w:type="dxa"/>
          </w:tcPr>
          <w:p w14:paraId="16E4A77E" w14:textId="77777777" w:rsidR="00D02631" w:rsidRPr="00CF6982" w:rsidRDefault="00D02631" w:rsidP="00CF6982">
            <w:pPr>
              <w:spacing w:after="120"/>
              <w:rPr>
                <w:sz w:val="20"/>
              </w:rPr>
            </w:pPr>
            <w:proofErr w:type="spellStart"/>
            <w:r w:rsidRPr="00CF6982">
              <w:rPr>
                <w:sz w:val="20"/>
              </w:rPr>
              <w:t>FixativeType</w:t>
            </w:r>
            <w:proofErr w:type="spellEnd"/>
          </w:p>
        </w:tc>
        <w:tc>
          <w:tcPr>
            <w:tcW w:w="1530" w:type="dxa"/>
          </w:tcPr>
          <w:p w14:paraId="16E4A77F" w14:textId="77777777" w:rsidR="00D02631" w:rsidRPr="00CF6982" w:rsidRDefault="00D02631" w:rsidP="00CF6982">
            <w:pPr>
              <w:spacing w:after="120"/>
              <w:rPr>
                <w:sz w:val="20"/>
              </w:rPr>
            </w:pPr>
          </w:p>
        </w:tc>
        <w:tc>
          <w:tcPr>
            <w:tcW w:w="1818" w:type="dxa"/>
          </w:tcPr>
          <w:p w14:paraId="16E4A780" w14:textId="77777777" w:rsidR="00D02631" w:rsidRPr="00CF6982" w:rsidRDefault="00D02631" w:rsidP="00CF6982">
            <w:pPr>
              <w:spacing w:after="120"/>
              <w:rPr>
                <w:sz w:val="20"/>
              </w:rPr>
            </w:pPr>
          </w:p>
        </w:tc>
      </w:tr>
      <w:tr w:rsidR="00D02631" w:rsidRPr="00CF6982" w14:paraId="16E4A787" w14:textId="77777777" w:rsidTr="006B4698">
        <w:tc>
          <w:tcPr>
            <w:tcW w:w="720" w:type="dxa"/>
          </w:tcPr>
          <w:p w14:paraId="16E4A782" w14:textId="77777777" w:rsidR="00D02631" w:rsidRPr="00CF6982" w:rsidRDefault="00810E52" w:rsidP="00CF6982">
            <w:pPr>
              <w:spacing w:after="120"/>
              <w:rPr>
                <w:sz w:val="20"/>
              </w:rPr>
            </w:pPr>
            <w:r w:rsidRPr="00CF6982">
              <w:rPr>
                <w:sz w:val="20"/>
              </w:rPr>
              <w:t>1158</w:t>
            </w:r>
          </w:p>
        </w:tc>
        <w:tc>
          <w:tcPr>
            <w:tcW w:w="1440" w:type="dxa"/>
          </w:tcPr>
          <w:p w14:paraId="16E4A783" w14:textId="77777777" w:rsidR="00D02631" w:rsidRPr="00CF6982" w:rsidRDefault="00D02631" w:rsidP="00CF6982">
            <w:pPr>
              <w:spacing w:after="120"/>
              <w:rPr>
                <w:sz w:val="20"/>
              </w:rPr>
            </w:pPr>
            <w:proofErr w:type="spellStart"/>
            <w:r w:rsidRPr="00CF6982">
              <w:rPr>
                <w:sz w:val="20"/>
              </w:rPr>
              <w:t>tblSpecimen</w:t>
            </w:r>
            <w:proofErr w:type="spellEnd"/>
          </w:p>
        </w:tc>
        <w:tc>
          <w:tcPr>
            <w:tcW w:w="3240" w:type="dxa"/>
          </w:tcPr>
          <w:p w14:paraId="16E4A784" w14:textId="77777777" w:rsidR="00D02631" w:rsidRPr="00CF6982" w:rsidRDefault="00D02631" w:rsidP="00CF6982">
            <w:pPr>
              <w:spacing w:after="120"/>
              <w:rPr>
                <w:sz w:val="20"/>
              </w:rPr>
            </w:pPr>
            <w:proofErr w:type="spellStart"/>
            <w:r w:rsidRPr="00CF6982">
              <w:rPr>
                <w:sz w:val="20"/>
              </w:rPr>
              <w:t>FixativeOther</w:t>
            </w:r>
            <w:proofErr w:type="spellEnd"/>
          </w:p>
        </w:tc>
        <w:tc>
          <w:tcPr>
            <w:tcW w:w="1530" w:type="dxa"/>
          </w:tcPr>
          <w:p w14:paraId="16E4A785" w14:textId="77777777" w:rsidR="00D02631" w:rsidRPr="00CF6982" w:rsidRDefault="00D02631" w:rsidP="00CF6982">
            <w:pPr>
              <w:spacing w:after="120"/>
              <w:rPr>
                <w:sz w:val="20"/>
              </w:rPr>
            </w:pPr>
          </w:p>
        </w:tc>
        <w:tc>
          <w:tcPr>
            <w:tcW w:w="1818" w:type="dxa"/>
          </w:tcPr>
          <w:p w14:paraId="16E4A786" w14:textId="77777777" w:rsidR="00D02631" w:rsidRPr="00CF6982" w:rsidRDefault="00D02631" w:rsidP="00CF6982">
            <w:pPr>
              <w:spacing w:after="120"/>
              <w:rPr>
                <w:sz w:val="20"/>
              </w:rPr>
            </w:pPr>
          </w:p>
        </w:tc>
      </w:tr>
      <w:tr w:rsidR="00D02631" w:rsidRPr="00CF6982" w14:paraId="16E4A78D" w14:textId="77777777" w:rsidTr="006B4698">
        <w:tc>
          <w:tcPr>
            <w:tcW w:w="720" w:type="dxa"/>
          </w:tcPr>
          <w:p w14:paraId="16E4A788" w14:textId="77777777" w:rsidR="00D02631" w:rsidRPr="00CF6982" w:rsidRDefault="00810E52" w:rsidP="00CF6982">
            <w:pPr>
              <w:spacing w:after="120"/>
              <w:rPr>
                <w:sz w:val="20"/>
              </w:rPr>
            </w:pPr>
            <w:r w:rsidRPr="00CF6982">
              <w:rPr>
                <w:sz w:val="20"/>
              </w:rPr>
              <w:t>1159</w:t>
            </w:r>
          </w:p>
        </w:tc>
        <w:tc>
          <w:tcPr>
            <w:tcW w:w="1440" w:type="dxa"/>
          </w:tcPr>
          <w:p w14:paraId="16E4A789" w14:textId="77777777" w:rsidR="00D02631" w:rsidRPr="00CF6982" w:rsidRDefault="00D02631" w:rsidP="00CF6982">
            <w:pPr>
              <w:spacing w:after="120"/>
              <w:rPr>
                <w:sz w:val="20"/>
              </w:rPr>
            </w:pPr>
            <w:proofErr w:type="spellStart"/>
            <w:r w:rsidRPr="00CF6982">
              <w:rPr>
                <w:sz w:val="20"/>
              </w:rPr>
              <w:t>tblSpecimen</w:t>
            </w:r>
            <w:proofErr w:type="spellEnd"/>
          </w:p>
        </w:tc>
        <w:tc>
          <w:tcPr>
            <w:tcW w:w="3240" w:type="dxa"/>
          </w:tcPr>
          <w:p w14:paraId="16E4A78A" w14:textId="77777777" w:rsidR="00D02631" w:rsidRPr="00CF6982" w:rsidRDefault="00D02631" w:rsidP="00CF6982">
            <w:pPr>
              <w:spacing w:after="120"/>
              <w:rPr>
                <w:sz w:val="20"/>
              </w:rPr>
            </w:pPr>
            <w:proofErr w:type="spellStart"/>
            <w:r w:rsidRPr="00CF6982">
              <w:rPr>
                <w:sz w:val="20"/>
              </w:rPr>
              <w:t>BlockArchiveRetrievalDate</w:t>
            </w:r>
            <w:proofErr w:type="spellEnd"/>
          </w:p>
        </w:tc>
        <w:tc>
          <w:tcPr>
            <w:tcW w:w="1530" w:type="dxa"/>
          </w:tcPr>
          <w:p w14:paraId="16E4A78B" w14:textId="77777777" w:rsidR="00D02631" w:rsidRPr="00CF6982" w:rsidRDefault="00F74F06" w:rsidP="00CF6982">
            <w:pPr>
              <w:spacing w:after="120"/>
              <w:rPr>
                <w:sz w:val="20"/>
              </w:rPr>
            </w:pPr>
            <w:r w:rsidRPr="00CF6982">
              <w:rPr>
                <w:sz w:val="20"/>
              </w:rPr>
              <w:t>Materials</w:t>
            </w:r>
          </w:p>
        </w:tc>
        <w:tc>
          <w:tcPr>
            <w:tcW w:w="1818" w:type="dxa"/>
          </w:tcPr>
          <w:p w14:paraId="16E4A78C" w14:textId="77777777" w:rsidR="00D02631" w:rsidRPr="00CF6982" w:rsidRDefault="00F74F06" w:rsidP="00CF6982">
            <w:pPr>
              <w:spacing w:after="120"/>
              <w:rPr>
                <w:sz w:val="20"/>
              </w:rPr>
            </w:pPr>
            <w:r w:rsidRPr="00CF6982">
              <w:rPr>
                <w:sz w:val="20"/>
              </w:rPr>
              <w:t>Retrieval Date</w:t>
            </w:r>
          </w:p>
        </w:tc>
      </w:tr>
      <w:tr w:rsidR="00D02631" w:rsidRPr="00CF6982" w14:paraId="16E4A793" w14:textId="77777777" w:rsidTr="006B4698">
        <w:tc>
          <w:tcPr>
            <w:tcW w:w="720" w:type="dxa"/>
          </w:tcPr>
          <w:p w14:paraId="16E4A78E" w14:textId="77777777" w:rsidR="00D02631" w:rsidRPr="00CF6982" w:rsidRDefault="00810E52" w:rsidP="00CF6982">
            <w:pPr>
              <w:spacing w:after="120"/>
              <w:rPr>
                <w:sz w:val="20"/>
              </w:rPr>
            </w:pPr>
            <w:r w:rsidRPr="00CF6982">
              <w:rPr>
                <w:sz w:val="20"/>
              </w:rPr>
              <w:t>1160</w:t>
            </w:r>
          </w:p>
        </w:tc>
        <w:tc>
          <w:tcPr>
            <w:tcW w:w="1440" w:type="dxa"/>
          </w:tcPr>
          <w:p w14:paraId="16E4A78F" w14:textId="77777777" w:rsidR="00D02631" w:rsidRPr="00CF6982" w:rsidRDefault="00D02631" w:rsidP="00CF6982">
            <w:pPr>
              <w:spacing w:after="120"/>
              <w:rPr>
                <w:sz w:val="20"/>
              </w:rPr>
            </w:pPr>
            <w:proofErr w:type="spellStart"/>
            <w:r w:rsidRPr="00CF6982">
              <w:rPr>
                <w:sz w:val="20"/>
              </w:rPr>
              <w:t>tblSpecimen</w:t>
            </w:r>
            <w:proofErr w:type="spellEnd"/>
          </w:p>
        </w:tc>
        <w:tc>
          <w:tcPr>
            <w:tcW w:w="3240" w:type="dxa"/>
          </w:tcPr>
          <w:p w14:paraId="16E4A790" w14:textId="77777777" w:rsidR="00D02631" w:rsidRPr="00CF6982" w:rsidRDefault="00D02631" w:rsidP="00CF6982">
            <w:pPr>
              <w:spacing w:after="120"/>
              <w:rPr>
                <w:sz w:val="20"/>
              </w:rPr>
            </w:pPr>
            <w:proofErr w:type="spellStart"/>
            <w:r w:rsidRPr="00CF6982">
              <w:rPr>
                <w:sz w:val="20"/>
              </w:rPr>
              <w:t>HospitalDischargeDate</w:t>
            </w:r>
            <w:proofErr w:type="spellEnd"/>
          </w:p>
        </w:tc>
        <w:tc>
          <w:tcPr>
            <w:tcW w:w="1530" w:type="dxa"/>
          </w:tcPr>
          <w:p w14:paraId="16E4A791" w14:textId="77777777" w:rsidR="00D02631" w:rsidRPr="00CF6982" w:rsidRDefault="00F74F06" w:rsidP="00CF6982">
            <w:pPr>
              <w:spacing w:after="120"/>
              <w:rPr>
                <w:sz w:val="20"/>
              </w:rPr>
            </w:pPr>
            <w:r w:rsidRPr="00CF6982">
              <w:rPr>
                <w:sz w:val="20"/>
              </w:rPr>
              <w:t>Billing</w:t>
            </w:r>
          </w:p>
        </w:tc>
        <w:tc>
          <w:tcPr>
            <w:tcW w:w="1818" w:type="dxa"/>
          </w:tcPr>
          <w:p w14:paraId="16E4A792" w14:textId="77777777" w:rsidR="00D02631" w:rsidRPr="00CF6982" w:rsidRDefault="00F74F06" w:rsidP="00CF6982">
            <w:pPr>
              <w:spacing w:after="120"/>
              <w:rPr>
                <w:sz w:val="20"/>
              </w:rPr>
            </w:pPr>
            <w:r w:rsidRPr="00CF6982">
              <w:rPr>
                <w:sz w:val="20"/>
              </w:rPr>
              <w:t>Discharge Date</w:t>
            </w:r>
          </w:p>
        </w:tc>
      </w:tr>
      <w:tr w:rsidR="00D02631" w:rsidRPr="00CF6982" w14:paraId="16E4A799" w14:textId="77777777" w:rsidTr="006B4698">
        <w:tc>
          <w:tcPr>
            <w:tcW w:w="720" w:type="dxa"/>
          </w:tcPr>
          <w:p w14:paraId="16E4A794" w14:textId="77777777" w:rsidR="00D02631" w:rsidRPr="00CF6982" w:rsidRDefault="00810E52" w:rsidP="00CF6982">
            <w:pPr>
              <w:spacing w:after="120"/>
              <w:rPr>
                <w:sz w:val="20"/>
              </w:rPr>
            </w:pPr>
            <w:r w:rsidRPr="00CF6982">
              <w:rPr>
                <w:sz w:val="20"/>
              </w:rPr>
              <w:t>1161</w:t>
            </w:r>
          </w:p>
        </w:tc>
        <w:tc>
          <w:tcPr>
            <w:tcW w:w="1440" w:type="dxa"/>
          </w:tcPr>
          <w:p w14:paraId="16E4A795" w14:textId="77777777" w:rsidR="00D02631" w:rsidRPr="00CF6982" w:rsidRDefault="00D02631" w:rsidP="00CF6982">
            <w:pPr>
              <w:spacing w:after="120"/>
              <w:rPr>
                <w:sz w:val="20"/>
              </w:rPr>
            </w:pPr>
            <w:proofErr w:type="spellStart"/>
            <w:r w:rsidRPr="00CF6982">
              <w:rPr>
                <w:sz w:val="20"/>
              </w:rPr>
              <w:t>tblSpecimen</w:t>
            </w:r>
            <w:proofErr w:type="spellEnd"/>
          </w:p>
        </w:tc>
        <w:tc>
          <w:tcPr>
            <w:tcW w:w="3240" w:type="dxa"/>
          </w:tcPr>
          <w:p w14:paraId="16E4A796" w14:textId="77777777" w:rsidR="00D02631" w:rsidRPr="00CF6982" w:rsidRDefault="00D02631" w:rsidP="00CF6982">
            <w:pPr>
              <w:spacing w:after="120"/>
              <w:rPr>
                <w:sz w:val="20"/>
              </w:rPr>
            </w:pPr>
            <w:proofErr w:type="spellStart"/>
            <w:r w:rsidRPr="00CF6982">
              <w:rPr>
                <w:sz w:val="20"/>
              </w:rPr>
              <w:t>SpecimenContents</w:t>
            </w:r>
            <w:proofErr w:type="spellEnd"/>
          </w:p>
        </w:tc>
        <w:tc>
          <w:tcPr>
            <w:tcW w:w="1530" w:type="dxa"/>
          </w:tcPr>
          <w:p w14:paraId="16E4A797" w14:textId="77777777" w:rsidR="00D02631" w:rsidRPr="00CF6982" w:rsidRDefault="00D02631" w:rsidP="00CF6982">
            <w:pPr>
              <w:spacing w:after="120"/>
              <w:rPr>
                <w:sz w:val="20"/>
              </w:rPr>
            </w:pPr>
          </w:p>
        </w:tc>
        <w:tc>
          <w:tcPr>
            <w:tcW w:w="1818" w:type="dxa"/>
          </w:tcPr>
          <w:p w14:paraId="16E4A798" w14:textId="77777777" w:rsidR="00D02631" w:rsidRPr="00CF6982" w:rsidRDefault="00D02631" w:rsidP="00CF6982">
            <w:pPr>
              <w:spacing w:after="120"/>
              <w:rPr>
                <w:sz w:val="20"/>
              </w:rPr>
            </w:pPr>
          </w:p>
        </w:tc>
      </w:tr>
      <w:tr w:rsidR="00D02631" w:rsidRPr="00CF6982" w14:paraId="16E4A79F" w14:textId="77777777" w:rsidTr="006B4698">
        <w:tc>
          <w:tcPr>
            <w:tcW w:w="720" w:type="dxa"/>
          </w:tcPr>
          <w:p w14:paraId="16E4A79A" w14:textId="77777777" w:rsidR="00D02631" w:rsidRPr="00CF6982" w:rsidRDefault="00810E52" w:rsidP="00CF6982">
            <w:pPr>
              <w:spacing w:after="120"/>
              <w:rPr>
                <w:sz w:val="20"/>
              </w:rPr>
            </w:pPr>
            <w:r w:rsidRPr="00CF6982">
              <w:rPr>
                <w:sz w:val="20"/>
              </w:rPr>
              <w:t>1162</w:t>
            </w:r>
          </w:p>
        </w:tc>
        <w:tc>
          <w:tcPr>
            <w:tcW w:w="1440" w:type="dxa"/>
          </w:tcPr>
          <w:p w14:paraId="16E4A79B" w14:textId="77777777" w:rsidR="00D02631" w:rsidRPr="00CF6982" w:rsidRDefault="00D02631" w:rsidP="00CF6982">
            <w:pPr>
              <w:spacing w:after="120"/>
              <w:rPr>
                <w:sz w:val="20"/>
              </w:rPr>
            </w:pPr>
            <w:proofErr w:type="spellStart"/>
            <w:r w:rsidRPr="00CF6982">
              <w:rPr>
                <w:sz w:val="20"/>
              </w:rPr>
              <w:t>tblSpecimen</w:t>
            </w:r>
            <w:proofErr w:type="spellEnd"/>
          </w:p>
        </w:tc>
        <w:tc>
          <w:tcPr>
            <w:tcW w:w="3240" w:type="dxa"/>
          </w:tcPr>
          <w:p w14:paraId="16E4A79C" w14:textId="77777777" w:rsidR="00D02631" w:rsidRPr="00CF6982" w:rsidRDefault="00D02631" w:rsidP="00CF6982">
            <w:pPr>
              <w:spacing w:after="120"/>
              <w:rPr>
                <w:sz w:val="20"/>
              </w:rPr>
            </w:pPr>
            <w:proofErr w:type="spellStart"/>
            <w:r w:rsidRPr="00CF6982">
              <w:rPr>
                <w:sz w:val="20"/>
              </w:rPr>
              <w:t>ReportAttachmentEnumID</w:t>
            </w:r>
            <w:proofErr w:type="spellEnd"/>
          </w:p>
        </w:tc>
        <w:tc>
          <w:tcPr>
            <w:tcW w:w="1530" w:type="dxa"/>
          </w:tcPr>
          <w:p w14:paraId="16E4A79D" w14:textId="77777777" w:rsidR="00D02631" w:rsidRPr="00CF6982" w:rsidRDefault="00F74F06" w:rsidP="00CF6982">
            <w:pPr>
              <w:spacing w:after="120"/>
              <w:rPr>
                <w:sz w:val="20"/>
              </w:rPr>
            </w:pPr>
            <w:r w:rsidRPr="00CF6982">
              <w:rPr>
                <w:sz w:val="20"/>
              </w:rPr>
              <w:t>Materials</w:t>
            </w:r>
          </w:p>
        </w:tc>
        <w:tc>
          <w:tcPr>
            <w:tcW w:w="1818" w:type="dxa"/>
          </w:tcPr>
          <w:p w14:paraId="16E4A79E" w14:textId="77777777" w:rsidR="00D02631" w:rsidRPr="00CF6982" w:rsidRDefault="00F74F06" w:rsidP="00CF6982">
            <w:pPr>
              <w:spacing w:after="120"/>
              <w:rPr>
                <w:sz w:val="20"/>
              </w:rPr>
            </w:pPr>
            <w:r w:rsidRPr="00CF6982">
              <w:rPr>
                <w:sz w:val="20"/>
              </w:rPr>
              <w:t>Pathology Report</w:t>
            </w:r>
          </w:p>
        </w:tc>
      </w:tr>
      <w:tr w:rsidR="00D02631" w:rsidRPr="00CF6982" w14:paraId="16E4A7A5" w14:textId="77777777" w:rsidTr="006B4698">
        <w:tc>
          <w:tcPr>
            <w:tcW w:w="720" w:type="dxa"/>
          </w:tcPr>
          <w:p w14:paraId="16E4A7A0" w14:textId="77777777" w:rsidR="00D02631" w:rsidRPr="00CF6982" w:rsidRDefault="00810E52" w:rsidP="00CF6982">
            <w:pPr>
              <w:spacing w:after="120"/>
              <w:rPr>
                <w:sz w:val="20"/>
              </w:rPr>
            </w:pPr>
            <w:r w:rsidRPr="00CF6982">
              <w:rPr>
                <w:sz w:val="20"/>
              </w:rPr>
              <w:t>1163</w:t>
            </w:r>
          </w:p>
        </w:tc>
        <w:tc>
          <w:tcPr>
            <w:tcW w:w="1440" w:type="dxa"/>
          </w:tcPr>
          <w:p w14:paraId="16E4A7A1" w14:textId="77777777" w:rsidR="00D02631" w:rsidRPr="00CF6982" w:rsidRDefault="00D02631" w:rsidP="00CF6982">
            <w:pPr>
              <w:spacing w:after="120"/>
              <w:rPr>
                <w:sz w:val="20"/>
              </w:rPr>
            </w:pPr>
            <w:proofErr w:type="spellStart"/>
            <w:r w:rsidRPr="00CF6982">
              <w:rPr>
                <w:sz w:val="20"/>
              </w:rPr>
              <w:t>tblSpecimen</w:t>
            </w:r>
            <w:proofErr w:type="spellEnd"/>
          </w:p>
        </w:tc>
        <w:tc>
          <w:tcPr>
            <w:tcW w:w="3240" w:type="dxa"/>
          </w:tcPr>
          <w:p w14:paraId="16E4A7A2" w14:textId="77777777" w:rsidR="00D02631" w:rsidRPr="00CF6982" w:rsidRDefault="00D02631" w:rsidP="00CF6982">
            <w:pPr>
              <w:spacing w:after="120"/>
              <w:rPr>
                <w:sz w:val="20"/>
              </w:rPr>
            </w:pPr>
            <w:proofErr w:type="spellStart"/>
            <w:r w:rsidRPr="00CF6982">
              <w:rPr>
                <w:sz w:val="20"/>
              </w:rPr>
              <w:t>SpecimenRetrievalEnumID</w:t>
            </w:r>
            <w:proofErr w:type="spellEnd"/>
          </w:p>
        </w:tc>
        <w:tc>
          <w:tcPr>
            <w:tcW w:w="1530" w:type="dxa"/>
          </w:tcPr>
          <w:p w14:paraId="16E4A7A3" w14:textId="77777777" w:rsidR="00D02631" w:rsidRPr="00CF6982" w:rsidRDefault="00F74F06" w:rsidP="00CF6982">
            <w:pPr>
              <w:spacing w:after="120"/>
              <w:rPr>
                <w:sz w:val="20"/>
              </w:rPr>
            </w:pPr>
            <w:r w:rsidRPr="00CF6982">
              <w:rPr>
                <w:sz w:val="20"/>
              </w:rPr>
              <w:t>Specimen</w:t>
            </w:r>
          </w:p>
        </w:tc>
        <w:tc>
          <w:tcPr>
            <w:tcW w:w="1818" w:type="dxa"/>
          </w:tcPr>
          <w:p w14:paraId="16E4A7A4" w14:textId="77777777" w:rsidR="00D02631" w:rsidRPr="00CF6982" w:rsidRDefault="00F74F06" w:rsidP="00CF6982">
            <w:pPr>
              <w:spacing w:after="120"/>
              <w:rPr>
                <w:sz w:val="20"/>
              </w:rPr>
            </w:pPr>
            <w:r w:rsidRPr="00CF6982">
              <w:rPr>
                <w:sz w:val="20"/>
              </w:rPr>
              <w:t>Service Option</w:t>
            </w:r>
          </w:p>
        </w:tc>
      </w:tr>
      <w:tr w:rsidR="00D02631" w:rsidRPr="00CF6982" w14:paraId="16E4A7AB" w14:textId="77777777" w:rsidTr="006B4698">
        <w:tc>
          <w:tcPr>
            <w:tcW w:w="720" w:type="dxa"/>
          </w:tcPr>
          <w:p w14:paraId="16E4A7A6" w14:textId="77777777" w:rsidR="00D02631" w:rsidRPr="00CF6982" w:rsidRDefault="00810E52" w:rsidP="00CF6982">
            <w:pPr>
              <w:spacing w:after="120"/>
              <w:rPr>
                <w:sz w:val="20"/>
              </w:rPr>
            </w:pPr>
            <w:r w:rsidRPr="00CF6982">
              <w:rPr>
                <w:sz w:val="20"/>
              </w:rPr>
              <w:t>1164</w:t>
            </w:r>
          </w:p>
        </w:tc>
        <w:tc>
          <w:tcPr>
            <w:tcW w:w="1440" w:type="dxa"/>
          </w:tcPr>
          <w:p w14:paraId="16E4A7A7" w14:textId="77777777" w:rsidR="00D02631" w:rsidRPr="00CF6982" w:rsidRDefault="00D02631" w:rsidP="00CF6982">
            <w:pPr>
              <w:spacing w:after="120"/>
              <w:rPr>
                <w:sz w:val="20"/>
              </w:rPr>
            </w:pPr>
            <w:proofErr w:type="spellStart"/>
            <w:r w:rsidRPr="00CF6982">
              <w:rPr>
                <w:sz w:val="20"/>
              </w:rPr>
              <w:t>tblSpecimen</w:t>
            </w:r>
            <w:proofErr w:type="spellEnd"/>
          </w:p>
        </w:tc>
        <w:tc>
          <w:tcPr>
            <w:tcW w:w="3240" w:type="dxa"/>
          </w:tcPr>
          <w:p w14:paraId="16E4A7A8" w14:textId="77777777" w:rsidR="00D02631" w:rsidRPr="00CF6982" w:rsidRDefault="00D02631" w:rsidP="00CF6982">
            <w:pPr>
              <w:spacing w:after="120"/>
              <w:rPr>
                <w:sz w:val="20"/>
              </w:rPr>
            </w:pPr>
            <w:proofErr w:type="spellStart"/>
            <w:r w:rsidRPr="00CF6982">
              <w:rPr>
                <w:sz w:val="20"/>
              </w:rPr>
              <w:t>PrimariesEnumID</w:t>
            </w:r>
            <w:proofErr w:type="spellEnd"/>
          </w:p>
        </w:tc>
        <w:tc>
          <w:tcPr>
            <w:tcW w:w="1530" w:type="dxa"/>
          </w:tcPr>
          <w:p w14:paraId="16E4A7A9" w14:textId="77777777" w:rsidR="00D02631" w:rsidRPr="00CF6982" w:rsidRDefault="00C76DE5" w:rsidP="00CF6982">
            <w:pPr>
              <w:spacing w:after="120"/>
              <w:rPr>
                <w:sz w:val="20"/>
              </w:rPr>
            </w:pPr>
            <w:r w:rsidRPr="00CF6982">
              <w:rPr>
                <w:sz w:val="20"/>
              </w:rPr>
              <w:t>Materials</w:t>
            </w:r>
          </w:p>
        </w:tc>
        <w:tc>
          <w:tcPr>
            <w:tcW w:w="1818" w:type="dxa"/>
          </w:tcPr>
          <w:p w14:paraId="16E4A7AA" w14:textId="77777777" w:rsidR="00D02631" w:rsidRPr="00CF6982" w:rsidRDefault="00C76DE5" w:rsidP="00CF6982">
            <w:pPr>
              <w:spacing w:after="120"/>
              <w:rPr>
                <w:sz w:val="20"/>
              </w:rPr>
            </w:pPr>
            <w:r w:rsidRPr="00CF6982">
              <w:rPr>
                <w:sz w:val="20"/>
              </w:rPr>
              <w:t>Multiple Primaries</w:t>
            </w:r>
          </w:p>
        </w:tc>
      </w:tr>
      <w:tr w:rsidR="00D02631" w:rsidRPr="00CF6982" w14:paraId="16E4A7B1" w14:textId="77777777" w:rsidTr="006B4698">
        <w:tc>
          <w:tcPr>
            <w:tcW w:w="720" w:type="dxa"/>
          </w:tcPr>
          <w:p w14:paraId="16E4A7AC" w14:textId="77777777" w:rsidR="00D02631" w:rsidRPr="00CF6982" w:rsidRDefault="00810E52" w:rsidP="00CF6982">
            <w:pPr>
              <w:spacing w:after="120"/>
              <w:rPr>
                <w:sz w:val="20"/>
              </w:rPr>
            </w:pPr>
            <w:r w:rsidRPr="00CF6982">
              <w:rPr>
                <w:sz w:val="20"/>
              </w:rPr>
              <w:t>1165</w:t>
            </w:r>
          </w:p>
        </w:tc>
        <w:tc>
          <w:tcPr>
            <w:tcW w:w="1440" w:type="dxa"/>
          </w:tcPr>
          <w:p w14:paraId="16E4A7AD" w14:textId="77777777" w:rsidR="00D02631" w:rsidRPr="00CF6982" w:rsidRDefault="00D02631" w:rsidP="00CF6982">
            <w:pPr>
              <w:spacing w:after="120"/>
              <w:rPr>
                <w:sz w:val="20"/>
              </w:rPr>
            </w:pPr>
            <w:proofErr w:type="spellStart"/>
            <w:r w:rsidRPr="00CF6982">
              <w:rPr>
                <w:sz w:val="20"/>
              </w:rPr>
              <w:t>tblSpecimen</w:t>
            </w:r>
            <w:proofErr w:type="spellEnd"/>
          </w:p>
        </w:tc>
        <w:tc>
          <w:tcPr>
            <w:tcW w:w="3240" w:type="dxa"/>
          </w:tcPr>
          <w:p w14:paraId="16E4A7AE" w14:textId="77777777" w:rsidR="00D02631" w:rsidRPr="00CF6982" w:rsidRDefault="00D02631" w:rsidP="00CF6982">
            <w:pPr>
              <w:spacing w:after="120"/>
              <w:rPr>
                <w:sz w:val="20"/>
              </w:rPr>
            </w:pPr>
            <w:proofErr w:type="spellStart"/>
            <w:r w:rsidRPr="00CF6982">
              <w:rPr>
                <w:sz w:val="20"/>
              </w:rPr>
              <w:t>ExceptionCriteria</w:t>
            </w:r>
            <w:proofErr w:type="spellEnd"/>
          </w:p>
        </w:tc>
        <w:tc>
          <w:tcPr>
            <w:tcW w:w="1530" w:type="dxa"/>
          </w:tcPr>
          <w:p w14:paraId="16E4A7AF" w14:textId="77777777" w:rsidR="00D02631" w:rsidRPr="00CF6982" w:rsidRDefault="00C76DE5" w:rsidP="00CF6982">
            <w:pPr>
              <w:spacing w:after="120"/>
              <w:rPr>
                <w:sz w:val="20"/>
              </w:rPr>
            </w:pPr>
            <w:r w:rsidRPr="00CF6982">
              <w:rPr>
                <w:sz w:val="20"/>
              </w:rPr>
              <w:t>Specimen</w:t>
            </w:r>
          </w:p>
        </w:tc>
        <w:tc>
          <w:tcPr>
            <w:tcW w:w="1818" w:type="dxa"/>
          </w:tcPr>
          <w:p w14:paraId="16E4A7B0" w14:textId="77777777" w:rsidR="00D02631" w:rsidRPr="00CF6982" w:rsidRDefault="00C76DE5" w:rsidP="00CF6982">
            <w:pPr>
              <w:spacing w:after="120"/>
              <w:rPr>
                <w:sz w:val="20"/>
              </w:rPr>
            </w:pPr>
            <w:r w:rsidRPr="00CF6982">
              <w:rPr>
                <w:sz w:val="20"/>
              </w:rPr>
              <w:t>Exception Criteria</w:t>
            </w:r>
          </w:p>
        </w:tc>
      </w:tr>
      <w:tr w:rsidR="00D02631" w:rsidRPr="00CF6982" w14:paraId="16E4A7B7" w14:textId="77777777" w:rsidTr="006B4698">
        <w:tc>
          <w:tcPr>
            <w:tcW w:w="720" w:type="dxa"/>
          </w:tcPr>
          <w:p w14:paraId="16E4A7B2" w14:textId="77777777" w:rsidR="00D02631" w:rsidRPr="00CF6982" w:rsidRDefault="00810E52" w:rsidP="00CF6982">
            <w:pPr>
              <w:spacing w:after="120"/>
              <w:rPr>
                <w:sz w:val="20"/>
              </w:rPr>
            </w:pPr>
            <w:r w:rsidRPr="00CF6982">
              <w:rPr>
                <w:sz w:val="20"/>
              </w:rPr>
              <w:t>1166</w:t>
            </w:r>
          </w:p>
        </w:tc>
        <w:tc>
          <w:tcPr>
            <w:tcW w:w="1440" w:type="dxa"/>
          </w:tcPr>
          <w:p w14:paraId="16E4A7B3" w14:textId="77777777" w:rsidR="00D02631" w:rsidRPr="00CF6982" w:rsidRDefault="00D02631" w:rsidP="00CF6982">
            <w:pPr>
              <w:spacing w:after="120"/>
              <w:rPr>
                <w:sz w:val="20"/>
              </w:rPr>
            </w:pPr>
            <w:proofErr w:type="spellStart"/>
            <w:r w:rsidRPr="00CF6982">
              <w:rPr>
                <w:sz w:val="20"/>
              </w:rPr>
              <w:t>tblSpecimen</w:t>
            </w:r>
            <w:proofErr w:type="spellEnd"/>
          </w:p>
        </w:tc>
        <w:tc>
          <w:tcPr>
            <w:tcW w:w="3240" w:type="dxa"/>
          </w:tcPr>
          <w:p w14:paraId="16E4A7B4" w14:textId="77777777" w:rsidR="00D02631" w:rsidRPr="00CF6982" w:rsidRDefault="00D02631" w:rsidP="00CF6982">
            <w:pPr>
              <w:spacing w:after="120"/>
              <w:rPr>
                <w:sz w:val="20"/>
              </w:rPr>
            </w:pPr>
            <w:proofErr w:type="spellStart"/>
            <w:r w:rsidRPr="00CF6982">
              <w:rPr>
                <w:sz w:val="20"/>
              </w:rPr>
              <w:t>specimentypeenumid</w:t>
            </w:r>
            <w:proofErr w:type="spellEnd"/>
          </w:p>
        </w:tc>
        <w:tc>
          <w:tcPr>
            <w:tcW w:w="1530" w:type="dxa"/>
          </w:tcPr>
          <w:p w14:paraId="16E4A7B5" w14:textId="77777777" w:rsidR="00D02631" w:rsidRPr="00CF6982" w:rsidRDefault="00C76DE5" w:rsidP="00CF6982">
            <w:pPr>
              <w:spacing w:after="120"/>
              <w:rPr>
                <w:sz w:val="20"/>
              </w:rPr>
            </w:pPr>
            <w:r w:rsidRPr="00CF6982">
              <w:rPr>
                <w:sz w:val="20"/>
              </w:rPr>
              <w:t>Requisition</w:t>
            </w:r>
          </w:p>
        </w:tc>
        <w:tc>
          <w:tcPr>
            <w:tcW w:w="1818" w:type="dxa"/>
          </w:tcPr>
          <w:p w14:paraId="16E4A7B6" w14:textId="77777777" w:rsidR="00D02631" w:rsidRPr="00CF6982" w:rsidRDefault="00C76DE5" w:rsidP="00CF6982">
            <w:pPr>
              <w:spacing w:after="120"/>
              <w:rPr>
                <w:sz w:val="20"/>
              </w:rPr>
            </w:pPr>
            <w:r w:rsidRPr="00CF6982">
              <w:rPr>
                <w:sz w:val="20"/>
              </w:rPr>
              <w:t>Test Type</w:t>
            </w:r>
          </w:p>
        </w:tc>
      </w:tr>
      <w:tr w:rsidR="00CC48D4" w:rsidRPr="001C6605" w14:paraId="16E4A7BD" w14:textId="77777777" w:rsidTr="006B4698">
        <w:tc>
          <w:tcPr>
            <w:tcW w:w="720" w:type="dxa"/>
          </w:tcPr>
          <w:p w14:paraId="16E4A7B8" w14:textId="77777777" w:rsidR="00CC48D4" w:rsidRPr="001C6605" w:rsidRDefault="00CC48D4" w:rsidP="001C6605">
            <w:pPr>
              <w:spacing w:after="120"/>
              <w:rPr>
                <w:sz w:val="20"/>
              </w:rPr>
            </w:pPr>
            <w:r w:rsidRPr="001C6605">
              <w:rPr>
                <w:sz w:val="20"/>
              </w:rPr>
              <w:t>1167</w:t>
            </w:r>
          </w:p>
        </w:tc>
        <w:tc>
          <w:tcPr>
            <w:tcW w:w="1440" w:type="dxa"/>
          </w:tcPr>
          <w:p w14:paraId="16E4A7B9" w14:textId="77777777" w:rsidR="00CC48D4" w:rsidRPr="001C6605" w:rsidRDefault="00CC48D4" w:rsidP="001C6605">
            <w:pPr>
              <w:spacing w:after="120"/>
              <w:rPr>
                <w:sz w:val="20"/>
              </w:rPr>
            </w:pPr>
            <w:proofErr w:type="spellStart"/>
            <w:r w:rsidRPr="001C6605">
              <w:rPr>
                <w:sz w:val="20"/>
              </w:rPr>
              <w:t>tblSpecimen</w:t>
            </w:r>
            <w:proofErr w:type="spellEnd"/>
          </w:p>
        </w:tc>
        <w:tc>
          <w:tcPr>
            <w:tcW w:w="3240" w:type="dxa"/>
          </w:tcPr>
          <w:p w14:paraId="16E4A7BA" w14:textId="77777777" w:rsidR="00CC48D4" w:rsidRPr="001C6605" w:rsidRDefault="00CC48D4" w:rsidP="001C6605">
            <w:pPr>
              <w:spacing w:after="120"/>
              <w:rPr>
                <w:sz w:val="20"/>
              </w:rPr>
            </w:pPr>
            <w:proofErr w:type="spellStart"/>
            <w:r w:rsidRPr="001C6605">
              <w:rPr>
                <w:sz w:val="20"/>
              </w:rPr>
              <w:t>SpecimenArrivalDate</w:t>
            </w:r>
            <w:proofErr w:type="spellEnd"/>
          </w:p>
        </w:tc>
        <w:tc>
          <w:tcPr>
            <w:tcW w:w="1530" w:type="dxa"/>
          </w:tcPr>
          <w:p w14:paraId="16E4A7BB" w14:textId="77777777" w:rsidR="00CC48D4" w:rsidRPr="001C6605" w:rsidRDefault="00CC48D4" w:rsidP="001C6605">
            <w:pPr>
              <w:spacing w:after="120"/>
              <w:rPr>
                <w:sz w:val="20"/>
              </w:rPr>
            </w:pPr>
            <w:r w:rsidRPr="001C6605">
              <w:rPr>
                <w:sz w:val="20"/>
              </w:rPr>
              <w:t>Requisition</w:t>
            </w:r>
          </w:p>
        </w:tc>
        <w:tc>
          <w:tcPr>
            <w:tcW w:w="1818" w:type="dxa"/>
          </w:tcPr>
          <w:p w14:paraId="16E4A7BC" w14:textId="77777777" w:rsidR="00CC48D4" w:rsidRPr="001C6605" w:rsidRDefault="00CC48D4" w:rsidP="001C6605">
            <w:pPr>
              <w:spacing w:after="120"/>
              <w:rPr>
                <w:sz w:val="20"/>
              </w:rPr>
            </w:pPr>
            <w:r w:rsidRPr="001C6605">
              <w:rPr>
                <w:sz w:val="20"/>
              </w:rPr>
              <w:t>SR Completed</w:t>
            </w:r>
          </w:p>
        </w:tc>
      </w:tr>
      <w:tr w:rsidR="00CC48D4" w:rsidRPr="001C6605" w14:paraId="16E4A7C3" w14:textId="77777777" w:rsidTr="006B4698">
        <w:tc>
          <w:tcPr>
            <w:tcW w:w="720" w:type="dxa"/>
          </w:tcPr>
          <w:p w14:paraId="16E4A7BE" w14:textId="77777777" w:rsidR="00CC48D4" w:rsidRPr="001C6605" w:rsidRDefault="00CC48D4" w:rsidP="001C6605">
            <w:pPr>
              <w:spacing w:after="120"/>
              <w:rPr>
                <w:sz w:val="20"/>
              </w:rPr>
            </w:pPr>
            <w:r w:rsidRPr="001C6605">
              <w:rPr>
                <w:sz w:val="20"/>
              </w:rPr>
              <w:t>1168</w:t>
            </w:r>
          </w:p>
        </w:tc>
        <w:tc>
          <w:tcPr>
            <w:tcW w:w="1440" w:type="dxa"/>
          </w:tcPr>
          <w:p w14:paraId="16E4A7BF" w14:textId="77777777" w:rsidR="00CC48D4" w:rsidRPr="001C6605" w:rsidRDefault="00CC48D4" w:rsidP="001C6605">
            <w:pPr>
              <w:spacing w:after="120"/>
              <w:rPr>
                <w:sz w:val="20"/>
              </w:rPr>
            </w:pPr>
            <w:proofErr w:type="spellStart"/>
            <w:r w:rsidRPr="001C6605">
              <w:rPr>
                <w:sz w:val="20"/>
              </w:rPr>
              <w:t>tblSpecimen</w:t>
            </w:r>
            <w:proofErr w:type="spellEnd"/>
          </w:p>
        </w:tc>
        <w:tc>
          <w:tcPr>
            <w:tcW w:w="3240" w:type="dxa"/>
          </w:tcPr>
          <w:p w14:paraId="16E4A7C0" w14:textId="77777777" w:rsidR="00CC48D4" w:rsidRPr="001C6605" w:rsidRDefault="00CC48D4" w:rsidP="001C6605">
            <w:pPr>
              <w:spacing w:after="120"/>
              <w:rPr>
                <w:sz w:val="20"/>
              </w:rPr>
            </w:pPr>
            <w:proofErr w:type="spellStart"/>
            <w:r w:rsidRPr="001C6605">
              <w:rPr>
                <w:sz w:val="20"/>
              </w:rPr>
              <w:t>SpecimenRetrievalStartDate</w:t>
            </w:r>
            <w:proofErr w:type="spellEnd"/>
          </w:p>
        </w:tc>
        <w:tc>
          <w:tcPr>
            <w:tcW w:w="1530" w:type="dxa"/>
          </w:tcPr>
          <w:p w14:paraId="16E4A7C1" w14:textId="77777777" w:rsidR="00CC48D4" w:rsidRPr="001C6605" w:rsidRDefault="00CC48D4" w:rsidP="001C6605">
            <w:pPr>
              <w:spacing w:after="120"/>
              <w:rPr>
                <w:sz w:val="20"/>
              </w:rPr>
            </w:pPr>
            <w:r w:rsidRPr="001C6605">
              <w:rPr>
                <w:sz w:val="20"/>
              </w:rPr>
              <w:t>Requisition</w:t>
            </w:r>
          </w:p>
        </w:tc>
        <w:tc>
          <w:tcPr>
            <w:tcW w:w="1818" w:type="dxa"/>
          </w:tcPr>
          <w:p w14:paraId="16E4A7C2" w14:textId="77777777" w:rsidR="00CC48D4" w:rsidRPr="001C6605" w:rsidRDefault="00CC48D4" w:rsidP="001C6605">
            <w:pPr>
              <w:spacing w:after="120"/>
              <w:rPr>
                <w:sz w:val="20"/>
              </w:rPr>
            </w:pPr>
            <w:r w:rsidRPr="001C6605">
              <w:rPr>
                <w:sz w:val="20"/>
              </w:rPr>
              <w:t>SR Sent</w:t>
            </w:r>
          </w:p>
        </w:tc>
      </w:tr>
    </w:tbl>
    <w:p w14:paraId="16E4A7C4" w14:textId="77777777" w:rsidR="00EC2B18" w:rsidRDefault="00EC2B18"/>
    <w:p w14:paraId="16E4A7C5" w14:textId="77777777" w:rsidR="00684432" w:rsidRDefault="00CC48D4" w:rsidP="009446BF">
      <w:pPr>
        <w:pStyle w:val="Body3"/>
      </w:pPr>
      <w:proofErr w:type="gramStart"/>
      <w:r w:rsidRPr="001C6605">
        <w:t>FR-11</w:t>
      </w:r>
      <w:r w:rsidR="00B961EE">
        <w:t>69</w:t>
      </w:r>
      <w:r w:rsidRPr="001C6605">
        <w:t>.</w:t>
      </w:r>
      <w:proofErr w:type="gramEnd"/>
      <w:r w:rsidR="00CF592E">
        <w:t xml:space="preserve"> </w:t>
      </w:r>
      <w:r w:rsidRPr="001C6605">
        <w:t xml:space="preserve"> </w:t>
      </w:r>
      <w:r w:rsidR="00C559E3">
        <w:t>This requirement</w:t>
      </w:r>
      <w:r w:rsidR="00857D26">
        <w:t xml:space="preserve"> has been deferred from Potassium and is now tracked in </w:t>
      </w:r>
      <w:r w:rsidR="0014627D">
        <w:t>SRS 75022.</w:t>
      </w:r>
    </w:p>
    <w:p w14:paraId="16E4A7C6" w14:textId="77777777" w:rsidR="00684432" w:rsidRDefault="00D02631" w:rsidP="009446BF">
      <w:pPr>
        <w:pStyle w:val="Heading3"/>
      </w:pPr>
      <w:bookmarkStart w:id="4437" w:name="_Toc248042337"/>
      <w:bookmarkStart w:id="4438" w:name="_Toc270946272"/>
      <w:bookmarkStart w:id="4439" w:name="_Toc278358741"/>
      <w:bookmarkStart w:id="4440" w:name="_Toc295735818"/>
      <w:proofErr w:type="spellStart"/>
      <w:proofErr w:type="gramStart"/>
      <w:r w:rsidRPr="00FB06D0">
        <w:t>tblInsurance</w:t>
      </w:r>
      <w:bookmarkEnd w:id="4437"/>
      <w:bookmarkEnd w:id="4438"/>
      <w:bookmarkEnd w:id="4439"/>
      <w:bookmarkEnd w:id="4440"/>
      <w:proofErr w:type="spellEnd"/>
      <w:proofErr w:type="gramEnd"/>
    </w:p>
    <w:p w14:paraId="16E4A7C7" w14:textId="77777777" w:rsidR="00684432" w:rsidRDefault="00810E52" w:rsidP="009446BF">
      <w:pPr>
        <w:pStyle w:val="Body3"/>
      </w:pPr>
      <w:proofErr w:type="gramStart"/>
      <w:r>
        <w:t>FR-1170.</w:t>
      </w:r>
      <w:proofErr w:type="gramEnd"/>
      <w:r w:rsidR="00CF6982">
        <w:t xml:space="preserve"> </w:t>
      </w:r>
      <w:r>
        <w:t xml:space="preserve"> </w:t>
      </w:r>
      <w:r w:rsidR="00604F0C" w:rsidRPr="00FB06D0">
        <w:t xml:space="preserve">The information in </w:t>
      </w:r>
      <w:proofErr w:type="spellStart"/>
      <w:r w:rsidR="00604F0C" w:rsidRPr="00FB06D0">
        <w:t>tblInsurance</w:t>
      </w:r>
      <w:proofErr w:type="spellEnd"/>
      <w:r w:rsidR="00604F0C" w:rsidRPr="00FB06D0">
        <w:t xml:space="preserve"> populates both the Primary and Secondary tabs, which have identical fields.</w:t>
      </w:r>
    </w:p>
    <w:p w14:paraId="16E4A7C8" w14:textId="77777777" w:rsidR="00684432" w:rsidRDefault="00810E52" w:rsidP="009446BF">
      <w:pPr>
        <w:pStyle w:val="Body3"/>
      </w:pPr>
      <w:proofErr w:type="gramStart"/>
      <w:r>
        <w:t>FR-1171.</w:t>
      </w:r>
      <w:proofErr w:type="gramEnd"/>
      <w:r w:rsidR="00CF6982">
        <w:t xml:space="preserve"> </w:t>
      </w:r>
      <w:r>
        <w:t xml:space="preserve"> </w:t>
      </w:r>
      <w:r w:rsidR="00604F0C" w:rsidRPr="00FB06D0">
        <w:t xml:space="preserve">Each tab is represented by one row in </w:t>
      </w:r>
      <w:proofErr w:type="spellStart"/>
      <w:r w:rsidR="00604F0C" w:rsidRPr="00FB06D0">
        <w:t>tblInsurance</w:t>
      </w:r>
      <w:proofErr w:type="spellEnd"/>
      <w:r w:rsidR="00604F0C" w:rsidRPr="00FB06D0">
        <w:t xml:space="preserve">; a requisition can have as many as two rows in </w:t>
      </w:r>
      <w:proofErr w:type="spellStart"/>
      <w:r w:rsidR="00604F0C" w:rsidRPr="00FB06D0">
        <w:t>tblInsurance</w:t>
      </w:r>
      <w:proofErr w:type="spellEnd"/>
      <w:r w:rsidR="00604F0C" w:rsidRPr="00FB06D0">
        <w:t>.</w:t>
      </w:r>
    </w:p>
    <w:p w14:paraId="16E4A7C9" w14:textId="77777777" w:rsidR="00684432" w:rsidRDefault="00810E52" w:rsidP="009446BF">
      <w:pPr>
        <w:pStyle w:val="Body3"/>
      </w:pPr>
      <w:proofErr w:type="gramStart"/>
      <w:r>
        <w:t>FR-1172.</w:t>
      </w:r>
      <w:proofErr w:type="gramEnd"/>
      <w:r>
        <w:t xml:space="preserve">  </w:t>
      </w:r>
      <w:r w:rsidR="00604F0C" w:rsidRPr="00FB06D0">
        <w:t xml:space="preserve">If the information comes from the Primary tab, it goes in a row in </w:t>
      </w:r>
      <w:proofErr w:type="spellStart"/>
      <w:r w:rsidR="00604F0C" w:rsidRPr="00FB06D0">
        <w:t>tblInsurance</w:t>
      </w:r>
      <w:proofErr w:type="spellEnd"/>
      <w:r w:rsidR="00604F0C" w:rsidRPr="00FB06D0">
        <w:t xml:space="preserve"> with </w:t>
      </w:r>
      <w:proofErr w:type="spellStart"/>
      <w:r w:rsidR="00604F0C" w:rsidRPr="00FB06D0">
        <w:t>CoverageResponsibility</w:t>
      </w:r>
      <w:proofErr w:type="spellEnd"/>
      <w:r w:rsidR="00604F0C" w:rsidRPr="00FB06D0">
        <w:t>=1.</w:t>
      </w:r>
    </w:p>
    <w:p w14:paraId="16E4A7CA" w14:textId="77777777" w:rsidR="00684432" w:rsidRDefault="00810E52" w:rsidP="009446BF">
      <w:pPr>
        <w:pStyle w:val="Body3"/>
      </w:pPr>
      <w:proofErr w:type="gramStart"/>
      <w:r>
        <w:t>FR-1173.</w:t>
      </w:r>
      <w:proofErr w:type="gramEnd"/>
      <w:r>
        <w:t xml:space="preserve"> </w:t>
      </w:r>
      <w:r w:rsidR="00CF6982">
        <w:t xml:space="preserve"> </w:t>
      </w:r>
      <w:r w:rsidR="00604F0C" w:rsidRPr="00FB06D0">
        <w:t xml:space="preserve">If the information comes from the Secondary tab, it goes in a row in </w:t>
      </w:r>
      <w:proofErr w:type="spellStart"/>
      <w:r w:rsidR="00604F0C" w:rsidRPr="00FB06D0">
        <w:t>tblInsurance</w:t>
      </w:r>
      <w:proofErr w:type="spellEnd"/>
      <w:r w:rsidR="00604F0C" w:rsidRPr="00FB06D0">
        <w:t xml:space="preserve"> with </w:t>
      </w:r>
      <w:proofErr w:type="spellStart"/>
      <w:r w:rsidR="00604F0C" w:rsidRPr="00FB06D0">
        <w:t>CoverageResponsibility</w:t>
      </w:r>
      <w:proofErr w:type="spellEnd"/>
      <w:r w:rsidR="00604F0C" w:rsidRPr="00FB06D0">
        <w:t>=2.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260"/>
        <w:gridCol w:w="2160"/>
        <w:gridCol w:w="1286"/>
        <w:gridCol w:w="2674"/>
        <w:gridCol w:w="1350"/>
      </w:tblGrid>
      <w:tr w:rsidR="00E82F73" w:rsidRPr="00CF6982" w14:paraId="16E4A7D1" w14:textId="77777777" w:rsidTr="006F622A">
        <w:tc>
          <w:tcPr>
            <w:tcW w:w="630" w:type="dxa"/>
          </w:tcPr>
          <w:p w14:paraId="16E4A7CB" w14:textId="77777777" w:rsidR="00E82F73" w:rsidRPr="00CF6982" w:rsidRDefault="00E82F73" w:rsidP="00CF6982">
            <w:pPr>
              <w:spacing w:after="120"/>
              <w:rPr>
                <w:sz w:val="20"/>
              </w:rPr>
            </w:pPr>
            <w:r w:rsidRPr="00CF6982">
              <w:rPr>
                <w:sz w:val="20"/>
              </w:rPr>
              <w:t>FR-#</w:t>
            </w:r>
          </w:p>
        </w:tc>
        <w:tc>
          <w:tcPr>
            <w:tcW w:w="1260" w:type="dxa"/>
          </w:tcPr>
          <w:p w14:paraId="16E4A7CC" w14:textId="77777777" w:rsidR="00E82F73" w:rsidRPr="00CF6982" w:rsidRDefault="00E82F73" w:rsidP="00CF6982">
            <w:pPr>
              <w:spacing w:after="120"/>
              <w:rPr>
                <w:sz w:val="20"/>
              </w:rPr>
            </w:pPr>
            <w:r w:rsidRPr="00CF6982">
              <w:rPr>
                <w:sz w:val="20"/>
              </w:rPr>
              <w:t>Table</w:t>
            </w:r>
          </w:p>
        </w:tc>
        <w:tc>
          <w:tcPr>
            <w:tcW w:w="2160" w:type="dxa"/>
          </w:tcPr>
          <w:p w14:paraId="16E4A7CD" w14:textId="77777777" w:rsidR="00E82F73" w:rsidRPr="00CF6982" w:rsidRDefault="00E82F73" w:rsidP="00CF6982">
            <w:pPr>
              <w:spacing w:after="120"/>
              <w:rPr>
                <w:sz w:val="20"/>
              </w:rPr>
            </w:pPr>
            <w:r w:rsidRPr="00CF6982">
              <w:rPr>
                <w:sz w:val="20"/>
              </w:rPr>
              <w:t>Column</w:t>
            </w:r>
          </w:p>
        </w:tc>
        <w:tc>
          <w:tcPr>
            <w:tcW w:w="1286" w:type="dxa"/>
          </w:tcPr>
          <w:p w14:paraId="16E4A7CE" w14:textId="77777777" w:rsidR="00E82F73" w:rsidRPr="00CF6982" w:rsidRDefault="00E82F73" w:rsidP="00CF6982">
            <w:pPr>
              <w:spacing w:after="120"/>
              <w:rPr>
                <w:sz w:val="20"/>
              </w:rPr>
            </w:pPr>
            <w:r w:rsidRPr="00CF6982">
              <w:rPr>
                <w:sz w:val="20"/>
              </w:rPr>
              <w:t>Requisition tab</w:t>
            </w:r>
          </w:p>
        </w:tc>
        <w:tc>
          <w:tcPr>
            <w:tcW w:w="2674" w:type="dxa"/>
          </w:tcPr>
          <w:p w14:paraId="16E4A7CF" w14:textId="77777777" w:rsidR="00E82F73" w:rsidRPr="00CF6982" w:rsidRDefault="00E82F73" w:rsidP="00CF6982">
            <w:pPr>
              <w:spacing w:after="120"/>
              <w:rPr>
                <w:sz w:val="20"/>
              </w:rPr>
            </w:pPr>
            <w:r w:rsidRPr="00CF6982">
              <w:rPr>
                <w:sz w:val="20"/>
              </w:rPr>
              <w:t>Description</w:t>
            </w:r>
          </w:p>
        </w:tc>
        <w:tc>
          <w:tcPr>
            <w:tcW w:w="1350" w:type="dxa"/>
          </w:tcPr>
          <w:p w14:paraId="16E4A7D0" w14:textId="77777777" w:rsidR="00E82F73" w:rsidRPr="00CF6982" w:rsidRDefault="00E82F73" w:rsidP="00CF6982">
            <w:pPr>
              <w:spacing w:after="120"/>
              <w:rPr>
                <w:sz w:val="20"/>
              </w:rPr>
            </w:pPr>
            <w:r w:rsidRPr="00CF6982">
              <w:rPr>
                <w:sz w:val="20"/>
              </w:rPr>
              <w:t>Field name</w:t>
            </w:r>
          </w:p>
        </w:tc>
      </w:tr>
      <w:tr w:rsidR="00E82F73" w:rsidRPr="00CF6982" w14:paraId="16E4A7D8" w14:textId="77777777" w:rsidTr="006F622A">
        <w:tc>
          <w:tcPr>
            <w:tcW w:w="630" w:type="dxa"/>
          </w:tcPr>
          <w:p w14:paraId="16E4A7D2" w14:textId="77777777" w:rsidR="00E82F73" w:rsidRPr="00CF6982" w:rsidRDefault="00810E52" w:rsidP="00CF6982">
            <w:pPr>
              <w:spacing w:after="120"/>
              <w:rPr>
                <w:sz w:val="20"/>
              </w:rPr>
            </w:pPr>
            <w:r w:rsidRPr="00CF6982">
              <w:rPr>
                <w:sz w:val="20"/>
              </w:rPr>
              <w:t>1180</w:t>
            </w:r>
          </w:p>
        </w:tc>
        <w:tc>
          <w:tcPr>
            <w:tcW w:w="1260" w:type="dxa"/>
          </w:tcPr>
          <w:p w14:paraId="16E4A7D3" w14:textId="77777777" w:rsidR="00E82F73" w:rsidRPr="00CF6982" w:rsidRDefault="00E82F73" w:rsidP="00CF6982">
            <w:pPr>
              <w:spacing w:after="120"/>
              <w:rPr>
                <w:sz w:val="20"/>
              </w:rPr>
            </w:pPr>
            <w:proofErr w:type="spellStart"/>
            <w:r w:rsidRPr="00CF6982">
              <w:rPr>
                <w:sz w:val="20"/>
              </w:rPr>
              <w:t>tblInsurance</w:t>
            </w:r>
            <w:proofErr w:type="spellEnd"/>
          </w:p>
        </w:tc>
        <w:tc>
          <w:tcPr>
            <w:tcW w:w="2160" w:type="dxa"/>
          </w:tcPr>
          <w:p w14:paraId="16E4A7D4" w14:textId="77777777" w:rsidR="00E82F73" w:rsidRPr="00CF6982" w:rsidRDefault="00E82F73" w:rsidP="00CF6982">
            <w:pPr>
              <w:spacing w:after="120"/>
              <w:rPr>
                <w:sz w:val="20"/>
              </w:rPr>
            </w:pPr>
            <w:proofErr w:type="spellStart"/>
            <w:r w:rsidRPr="00CF6982">
              <w:rPr>
                <w:sz w:val="20"/>
              </w:rPr>
              <w:t>PayerID</w:t>
            </w:r>
            <w:proofErr w:type="spellEnd"/>
          </w:p>
        </w:tc>
        <w:tc>
          <w:tcPr>
            <w:tcW w:w="1286" w:type="dxa"/>
          </w:tcPr>
          <w:p w14:paraId="16E4A7D5" w14:textId="77777777" w:rsidR="00E82F73" w:rsidRPr="00CF6982" w:rsidRDefault="00E82F73" w:rsidP="00CF6982">
            <w:pPr>
              <w:spacing w:after="120"/>
              <w:rPr>
                <w:sz w:val="20"/>
              </w:rPr>
            </w:pPr>
            <w:r w:rsidRPr="00CF6982">
              <w:rPr>
                <w:sz w:val="20"/>
              </w:rPr>
              <w:t>Primary / Secondary</w:t>
            </w:r>
          </w:p>
        </w:tc>
        <w:tc>
          <w:tcPr>
            <w:tcW w:w="2674" w:type="dxa"/>
          </w:tcPr>
          <w:p w14:paraId="16E4A7D6" w14:textId="77777777" w:rsidR="00E82F73" w:rsidRPr="00CF6982" w:rsidRDefault="00E82F73" w:rsidP="00CF6982">
            <w:pPr>
              <w:spacing w:after="120"/>
              <w:rPr>
                <w:sz w:val="20"/>
              </w:rPr>
            </w:pPr>
            <w:r w:rsidRPr="00CF6982">
              <w:rPr>
                <w:sz w:val="20"/>
              </w:rPr>
              <w:t>The CRM GUID (for example, 87CB5675-1AC9-DC11-B365-005056B06E72) for the payer</w:t>
            </w:r>
          </w:p>
        </w:tc>
        <w:tc>
          <w:tcPr>
            <w:tcW w:w="1350" w:type="dxa"/>
          </w:tcPr>
          <w:p w14:paraId="16E4A7D7" w14:textId="77777777" w:rsidR="00E82F73" w:rsidRPr="00CF6982" w:rsidRDefault="00E82F73" w:rsidP="00CF6982">
            <w:pPr>
              <w:spacing w:after="120"/>
              <w:rPr>
                <w:sz w:val="20"/>
              </w:rPr>
            </w:pPr>
            <w:r w:rsidRPr="00CF6982">
              <w:rPr>
                <w:sz w:val="20"/>
              </w:rPr>
              <w:t>Not displayed</w:t>
            </w:r>
          </w:p>
        </w:tc>
      </w:tr>
      <w:tr w:rsidR="00E82F73" w:rsidRPr="00CF6982" w14:paraId="16E4A7DF" w14:textId="77777777" w:rsidTr="006F622A">
        <w:tc>
          <w:tcPr>
            <w:tcW w:w="630" w:type="dxa"/>
          </w:tcPr>
          <w:p w14:paraId="16E4A7D9" w14:textId="77777777" w:rsidR="00E82F73" w:rsidRPr="00CF6982" w:rsidRDefault="00810E52" w:rsidP="00CF6982">
            <w:pPr>
              <w:spacing w:after="120"/>
              <w:rPr>
                <w:sz w:val="20"/>
              </w:rPr>
            </w:pPr>
            <w:r w:rsidRPr="00CF6982">
              <w:rPr>
                <w:sz w:val="20"/>
              </w:rPr>
              <w:t>1181</w:t>
            </w:r>
          </w:p>
        </w:tc>
        <w:tc>
          <w:tcPr>
            <w:tcW w:w="1260" w:type="dxa"/>
          </w:tcPr>
          <w:p w14:paraId="16E4A7DA" w14:textId="77777777" w:rsidR="00E82F73" w:rsidRPr="00CF6982" w:rsidRDefault="00E82F73" w:rsidP="00CF6982">
            <w:pPr>
              <w:spacing w:after="120"/>
              <w:rPr>
                <w:sz w:val="20"/>
              </w:rPr>
            </w:pPr>
            <w:proofErr w:type="spellStart"/>
            <w:r w:rsidRPr="00CF6982">
              <w:rPr>
                <w:sz w:val="20"/>
              </w:rPr>
              <w:t>tblInsurance</w:t>
            </w:r>
            <w:proofErr w:type="spellEnd"/>
          </w:p>
        </w:tc>
        <w:tc>
          <w:tcPr>
            <w:tcW w:w="2160" w:type="dxa"/>
          </w:tcPr>
          <w:p w14:paraId="16E4A7DB" w14:textId="77777777" w:rsidR="00E82F73" w:rsidRPr="00CF6982" w:rsidRDefault="00E82F73" w:rsidP="00CF6982">
            <w:pPr>
              <w:spacing w:after="120"/>
              <w:rPr>
                <w:sz w:val="20"/>
              </w:rPr>
            </w:pPr>
            <w:proofErr w:type="spellStart"/>
            <w:r w:rsidRPr="00CF6982">
              <w:rPr>
                <w:sz w:val="20"/>
              </w:rPr>
              <w:t>PayerCode</w:t>
            </w:r>
            <w:proofErr w:type="spellEnd"/>
          </w:p>
        </w:tc>
        <w:tc>
          <w:tcPr>
            <w:tcW w:w="1286" w:type="dxa"/>
          </w:tcPr>
          <w:p w14:paraId="16E4A7DC" w14:textId="77777777" w:rsidR="00E82F73" w:rsidRPr="00CF6982" w:rsidRDefault="00E82F73" w:rsidP="00CF6982">
            <w:pPr>
              <w:spacing w:after="120"/>
              <w:rPr>
                <w:sz w:val="20"/>
              </w:rPr>
            </w:pPr>
            <w:r w:rsidRPr="00CF6982">
              <w:rPr>
                <w:sz w:val="20"/>
              </w:rPr>
              <w:t>Primary / Secondary</w:t>
            </w:r>
          </w:p>
        </w:tc>
        <w:tc>
          <w:tcPr>
            <w:tcW w:w="2674" w:type="dxa"/>
          </w:tcPr>
          <w:p w14:paraId="16E4A7DD" w14:textId="77777777" w:rsidR="00E82F73" w:rsidRPr="00CF6982" w:rsidRDefault="00E82F73" w:rsidP="00CF6982">
            <w:pPr>
              <w:spacing w:after="120"/>
              <w:rPr>
                <w:sz w:val="20"/>
              </w:rPr>
            </w:pPr>
            <w:r w:rsidRPr="00CF6982">
              <w:rPr>
                <w:sz w:val="20"/>
              </w:rPr>
              <w:t>The CRM barcode (for example, A004D6P) for the payer</w:t>
            </w:r>
          </w:p>
        </w:tc>
        <w:tc>
          <w:tcPr>
            <w:tcW w:w="1350" w:type="dxa"/>
          </w:tcPr>
          <w:p w14:paraId="16E4A7DE" w14:textId="77777777" w:rsidR="00E82F73" w:rsidRPr="00CF6982" w:rsidRDefault="00E82F73" w:rsidP="00CF6982">
            <w:pPr>
              <w:spacing w:after="120"/>
              <w:rPr>
                <w:sz w:val="20"/>
              </w:rPr>
            </w:pPr>
            <w:r w:rsidRPr="00CF6982">
              <w:rPr>
                <w:sz w:val="20"/>
              </w:rPr>
              <w:t>Code</w:t>
            </w:r>
          </w:p>
        </w:tc>
      </w:tr>
      <w:tr w:rsidR="00E82F73" w:rsidRPr="00CF6982" w14:paraId="16E4A7E6" w14:textId="77777777" w:rsidTr="006F622A">
        <w:tc>
          <w:tcPr>
            <w:tcW w:w="630" w:type="dxa"/>
          </w:tcPr>
          <w:p w14:paraId="16E4A7E0" w14:textId="77777777" w:rsidR="00E82F73" w:rsidRPr="00CF6982" w:rsidRDefault="00810E52" w:rsidP="00CF6982">
            <w:pPr>
              <w:spacing w:after="120"/>
              <w:rPr>
                <w:sz w:val="20"/>
              </w:rPr>
            </w:pPr>
            <w:r w:rsidRPr="00CF6982">
              <w:rPr>
                <w:sz w:val="20"/>
              </w:rPr>
              <w:t>1182</w:t>
            </w:r>
          </w:p>
        </w:tc>
        <w:tc>
          <w:tcPr>
            <w:tcW w:w="1260" w:type="dxa"/>
          </w:tcPr>
          <w:p w14:paraId="16E4A7E1" w14:textId="77777777" w:rsidR="00E82F73" w:rsidRPr="00CF6982" w:rsidRDefault="00E82F73" w:rsidP="00CF6982">
            <w:pPr>
              <w:spacing w:after="120"/>
              <w:rPr>
                <w:sz w:val="20"/>
              </w:rPr>
            </w:pPr>
            <w:proofErr w:type="spellStart"/>
            <w:r w:rsidRPr="00CF6982">
              <w:rPr>
                <w:sz w:val="20"/>
              </w:rPr>
              <w:t>tblInsurance</w:t>
            </w:r>
            <w:proofErr w:type="spellEnd"/>
          </w:p>
        </w:tc>
        <w:tc>
          <w:tcPr>
            <w:tcW w:w="2160" w:type="dxa"/>
          </w:tcPr>
          <w:p w14:paraId="16E4A7E2" w14:textId="77777777" w:rsidR="00E82F73" w:rsidRPr="00CF6982" w:rsidRDefault="00E82F73" w:rsidP="00CF6982">
            <w:pPr>
              <w:spacing w:after="120"/>
              <w:rPr>
                <w:sz w:val="20"/>
              </w:rPr>
            </w:pPr>
            <w:proofErr w:type="spellStart"/>
            <w:r w:rsidRPr="00CF6982">
              <w:rPr>
                <w:sz w:val="20"/>
              </w:rPr>
              <w:t>PayerName</w:t>
            </w:r>
            <w:proofErr w:type="spellEnd"/>
          </w:p>
        </w:tc>
        <w:tc>
          <w:tcPr>
            <w:tcW w:w="1286" w:type="dxa"/>
          </w:tcPr>
          <w:p w14:paraId="16E4A7E3" w14:textId="77777777" w:rsidR="00E82F73" w:rsidRPr="00CF6982" w:rsidRDefault="00E82F73" w:rsidP="00CF6982">
            <w:pPr>
              <w:spacing w:after="120"/>
              <w:rPr>
                <w:sz w:val="20"/>
              </w:rPr>
            </w:pPr>
            <w:r w:rsidRPr="00CF6982">
              <w:rPr>
                <w:sz w:val="20"/>
              </w:rPr>
              <w:t>Primary / Secondary</w:t>
            </w:r>
          </w:p>
        </w:tc>
        <w:tc>
          <w:tcPr>
            <w:tcW w:w="2674" w:type="dxa"/>
          </w:tcPr>
          <w:p w14:paraId="16E4A7E4" w14:textId="77777777" w:rsidR="00E82F73" w:rsidRPr="00CF6982" w:rsidRDefault="00E82F73" w:rsidP="00CF6982">
            <w:pPr>
              <w:spacing w:after="120"/>
              <w:rPr>
                <w:sz w:val="20"/>
              </w:rPr>
            </w:pPr>
            <w:r w:rsidRPr="00CF6982">
              <w:rPr>
                <w:sz w:val="20"/>
              </w:rPr>
              <w:t>The name of the insurance company, also copied from CRM.</w:t>
            </w:r>
          </w:p>
        </w:tc>
        <w:tc>
          <w:tcPr>
            <w:tcW w:w="1350" w:type="dxa"/>
          </w:tcPr>
          <w:p w14:paraId="16E4A7E5" w14:textId="77777777" w:rsidR="00E82F73" w:rsidRPr="00CF6982" w:rsidRDefault="00E82F73" w:rsidP="00CF6982">
            <w:pPr>
              <w:spacing w:after="120"/>
              <w:rPr>
                <w:sz w:val="20"/>
              </w:rPr>
            </w:pPr>
            <w:r w:rsidRPr="00CF6982">
              <w:rPr>
                <w:sz w:val="20"/>
              </w:rPr>
              <w:t>Name</w:t>
            </w:r>
          </w:p>
        </w:tc>
      </w:tr>
      <w:tr w:rsidR="00E82F73" w:rsidRPr="00CF6982" w14:paraId="16E4A7ED" w14:textId="77777777" w:rsidTr="006F622A">
        <w:tc>
          <w:tcPr>
            <w:tcW w:w="630" w:type="dxa"/>
          </w:tcPr>
          <w:p w14:paraId="16E4A7E7" w14:textId="77777777" w:rsidR="00E82F73" w:rsidRPr="00CF6982" w:rsidRDefault="00810E52" w:rsidP="00CF6982">
            <w:pPr>
              <w:spacing w:after="120"/>
              <w:rPr>
                <w:sz w:val="20"/>
              </w:rPr>
            </w:pPr>
            <w:r w:rsidRPr="00CF6982">
              <w:rPr>
                <w:sz w:val="20"/>
              </w:rPr>
              <w:t>1183</w:t>
            </w:r>
          </w:p>
        </w:tc>
        <w:tc>
          <w:tcPr>
            <w:tcW w:w="1260" w:type="dxa"/>
          </w:tcPr>
          <w:p w14:paraId="16E4A7E8" w14:textId="77777777" w:rsidR="00E82F73" w:rsidRPr="00CF6982" w:rsidRDefault="00E82F73" w:rsidP="00CF6982">
            <w:pPr>
              <w:spacing w:after="120"/>
              <w:rPr>
                <w:sz w:val="20"/>
              </w:rPr>
            </w:pPr>
            <w:proofErr w:type="spellStart"/>
            <w:r w:rsidRPr="00CF6982">
              <w:rPr>
                <w:sz w:val="20"/>
              </w:rPr>
              <w:t>tblInsurance</w:t>
            </w:r>
            <w:proofErr w:type="spellEnd"/>
          </w:p>
        </w:tc>
        <w:tc>
          <w:tcPr>
            <w:tcW w:w="2160" w:type="dxa"/>
          </w:tcPr>
          <w:p w14:paraId="16E4A7E9" w14:textId="77777777" w:rsidR="00E82F73" w:rsidRPr="00CF6982" w:rsidRDefault="00E82F73" w:rsidP="00CF6982">
            <w:pPr>
              <w:spacing w:after="120"/>
              <w:rPr>
                <w:sz w:val="20"/>
              </w:rPr>
            </w:pPr>
            <w:proofErr w:type="spellStart"/>
            <w:r w:rsidRPr="00CF6982">
              <w:rPr>
                <w:sz w:val="20"/>
              </w:rPr>
              <w:t>PayerAddressID</w:t>
            </w:r>
            <w:proofErr w:type="spellEnd"/>
          </w:p>
        </w:tc>
        <w:tc>
          <w:tcPr>
            <w:tcW w:w="1286" w:type="dxa"/>
          </w:tcPr>
          <w:p w14:paraId="16E4A7EA" w14:textId="77777777" w:rsidR="00E82F73" w:rsidRPr="00CF6982" w:rsidRDefault="00E82F73" w:rsidP="00CF6982">
            <w:pPr>
              <w:spacing w:after="120"/>
              <w:rPr>
                <w:sz w:val="20"/>
              </w:rPr>
            </w:pPr>
            <w:r w:rsidRPr="00CF6982">
              <w:rPr>
                <w:sz w:val="20"/>
              </w:rPr>
              <w:t>Primary / Secondary</w:t>
            </w:r>
          </w:p>
        </w:tc>
        <w:tc>
          <w:tcPr>
            <w:tcW w:w="2674" w:type="dxa"/>
          </w:tcPr>
          <w:p w14:paraId="16E4A7EB" w14:textId="77777777" w:rsidR="00E82F73" w:rsidRPr="00CF6982" w:rsidRDefault="00E82F73" w:rsidP="00CF6982">
            <w:pPr>
              <w:spacing w:after="120"/>
              <w:rPr>
                <w:sz w:val="20"/>
              </w:rPr>
            </w:pPr>
            <w:r w:rsidRPr="00CF6982">
              <w:rPr>
                <w:sz w:val="20"/>
              </w:rPr>
              <w:t>The CRM GUID for the payer address. Note that one payer may have multiple addresses.</w:t>
            </w:r>
          </w:p>
        </w:tc>
        <w:tc>
          <w:tcPr>
            <w:tcW w:w="1350" w:type="dxa"/>
          </w:tcPr>
          <w:p w14:paraId="16E4A7EC" w14:textId="77777777" w:rsidR="00E82F73" w:rsidRPr="00CF6982" w:rsidRDefault="00E82F73" w:rsidP="00CF6982">
            <w:pPr>
              <w:spacing w:after="120"/>
              <w:rPr>
                <w:sz w:val="20"/>
              </w:rPr>
            </w:pPr>
            <w:r w:rsidRPr="00CF6982">
              <w:rPr>
                <w:sz w:val="20"/>
              </w:rPr>
              <w:t>Not displayed.</w:t>
            </w:r>
          </w:p>
        </w:tc>
      </w:tr>
      <w:tr w:rsidR="00E82F73" w:rsidRPr="00CF6982" w14:paraId="16E4A7F4" w14:textId="77777777" w:rsidTr="006F622A">
        <w:tc>
          <w:tcPr>
            <w:tcW w:w="630" w:type="dxa"/>
          </w:tcPr>
          <w:p w14:paraId="16E4A7EE" w14:textId="77777777" w:rsidR="00E82F73" w:rsidRPr="00CF6982" w:rsidRDefault="00810E52" w:rsidP="00CF6982">
            <w:pPr>
              <w:spacing w:after="120"/>
              <w:rPr>
                <w:sz w:val="20"/>
              </w:rPr>
            </w:pPr>
            <w:r w:rsidRPr="00CF6982">
              <w:rPr>
                <w:sz w:val="20"/>
              </w:rPr>
              <w:t>1184</w:t>
            </w:r>
          </w:p>
        </w:tc>
        <w:tc>
          <w:tcPr>
            <w:tcW w:w="1260" w:type="dxa"/>
          </w:tcPr>
          <w:p w14:paraId="16E4A7EF" w14:textId="77777777" w:rsidR="00E82F73" w:rsidRPr="00CF6982" w:rsidRDefault="00E82F73" w:rsidP="00CF6982">
            <w:pPr>
              <w:spacing w:after="120"/>
              <w:rPr>
                <w:sz w:val="20"/>
              </w:rPr>
            </w:pPr>
            <w:proofErr w:type="spellStart"/>
            <w:r w:rsidRPr="00CF6982">
              <w:rPr>
                <w:sz w:val="20"/>
              </w:rPr>
              <w:t>tblInsurance</w:t>
            </w:r>
            <w:proofErr w:type="spellEnd"/>
          </w:p>
        </w:tc>
        <w:tc>
          <w:tcPr>
            <w:tcW w:w="2160" w:type="dxa"/>
          </w:tcPr>
          <w:p w14:paraId="16E4A7F0" w14:textId="77777777" w:rsidR="00E82F73" w:rsidRPr="00CF6982" w:rsidRDefault="00E82F73" w:rsidP="00CF6982">
            <w:pPr>
              <w:spacing w:after="120"/>
              <w:rPr>
                <w:sz w:val="20"/>
              </w:rPr>
            </w:pPr>
            <w:proofErr w:type="spellStart"/>
            <w:r w:rsidRPr="00CF6982">
              <w:rPr>
                <w:sz w:val="20"/>
              </w:rPr>
              <w:t>PayerAddressName</w:t>
            </w:r>
            <w:proofErr w:type="spellEnd"/>
          </w:p>
        </w:tc>
        <w:tc>
          <w:tcPr>
            <w:tcW w:w="1286" w:type="dxa"/>
          </w:tcPr>
          <w:p w14:paraId="16E4A7F1" w14:textId="77777777" w:rsidR="00E82F73" w:rsidRPr="00CF6982" w:rsidRDefault="00E82F73" w:rsidP="00CF6982">
            <w:pPr>
              <w:spacing w:after="120"/>
              <w:rPr>
                <w:sz w:val="20"/>
              </w:rPr>
            </w:pPr>
            <w:r w:rsidRPr="00CF6982">
              <w:rPr>
                <w:sz w:val="20"/>
              </w:rPr>
              <w:t>Primary / Secondary</w:t>
            </w:r>
          </w:p>
        </w:tc>
        <w:tc>
          <w:tcPr>
            <w:tcW w:w="2674" w:type="dxa"/>
          </w:tcPr>
          <w:p w14:paraId="16E4A7F2" w14:textId="77777777" w:rsidR="00E82F73" w:rsidRPr="00CF6982" w:rsidRDefault="00E82F73" w:rsidP="00CF6982">
            <w:pPr>
              <w:spacing w:after="120"/>
              <w:rPr>
                <w:sz w:val="20"/>
              </w:rPr>
            </w:pPr>
            <w:r w:rsidRPr="00CF6982">
              <w:rPr>
                <w:sz w:val="20"/>
              </w:rPr>
              <w:t>The address name for the payer. This is frequently (about 50% of the time) the same as the payer name</w:t>
            </w:r>
          </w:p>
        </w:tc>
        <w:tc>
          <w:tcPr>
            <w:tcW w:w="1350" w:type="dxa"/>
          </w:tcPr>
          <w:p w14:paraId="16E4A7F3" w14:textId="77777777" w:rsidR="00E82F73" w:rsidRPr="00CF6982" w:rsidRDefault="00E82F73" w:rsidP="00CF6982">
            <w:pPr>
              <w:spacing w:after="120"/>
              <w:rPr>
                <w:sz w:val="20"/>
              </w:rPr>
            </w:pPr>
            <w:r w:rsidRPr="00CF6982">
              <w:rPr>
                <w:sz w:val="20"/>
              </w:rPr>
              <w:t>Not displayed</w:t>
            </w:r>
          </w:p>
        </w:tc>
      </w:tr>
      <w:tr w:rsidR="00E82F73" w:rsidRPr="00CF6982" w14:paraId="16E4A7FB" w14:textId="77777777" w:rsidTr="006F622A">
        <w:tc>
          <w:tcPr>
            <w:tcW w:w="630" w:type="dxa"/>
          </w:tcPr>
          <w:p w14:paraId="16E4A7F5" w14:textId="77777777" w:rsidR="00E82F73" w:rsidRPr="00CF6982" w:rsidRDefault="00810E52" w:rsidP="00CF6982">
            <w:pPr>
              <w:spacing w:after="120"/>
              <w:rPr>
                <w:sz w:val="20"/>
              </w:rPr>
            </w:pPr>
            <w:r w:rsidRPr="00CF6982">
              <w:rPr>
                <w:sz w:val="20"/>
              </w:rPr>
              <w:t>1185</w:t>
            </w:r>
          </w:p>
        </w:tc>
        <w:tc>
          <w:tcPr>
            <w:tcW w:w="1260" w:type="dxa"/>
          </w:tcPr>
          <w:p w14:paraId="16E4A7F6" w14:textId="77777777" w:rsidR="00E82F73" w:rsidRPr="00CF6982" w:rsidRDefault="00E82F73" w:rsidP="00CF6982">
            <w:pPr>
              <w:spacing w:after="120"/>
              <w:rPr>
                <w:sz w:val="20"/>
              </w:rPr>
            </w:pPr>
            <w:proofErr w:type="spellStart"/>
            <w:r w:rsidRPr="00CF6982">
              <w:rPr>
                <w:sz w:val="20"/>
              </w:rPr>
              <w:t>tblInsurance</w:t>
            </w:r>
            <w:proofErr w:type="spellEnd"/>
          </w:p>
        </w:tc>
        <w:tc>
          <w:tcPr>
            <w:tcW w:w="2160" w:type="dxa"/>
          </w:tcPr>
          <w:p w14:paraId="16E4A7F7" w14:textId="77777777" w:rsidR="00E82F73" w:rsidRPr="00CF6982" w:rsidRDefault="00E82F73" w:rsidP="00CF6982">
            <w:pPr>
              <w:spacing w:after="120"/>
              <w:rPr>
                <w:sz w:val="20"/>
              </w:rPr>
            </w:pPr>
            <w:proofErr w:type="spellStart"/>
            <w:r w:rsidRPr="00CF6982">
              <w:rPr>
                <w:sz w:val="20"/>
              </w:rPr>
              <w:t>PayerAddressReferenceID</w:t>
            </w:r>
            <w:proofErr w:type="spellEnd"/>
          </w:p>
        </w:tc>
        <w:tc>
          <w:tcPr>
            <w:tcW w:w="1286" w:type="dxa"/>
          </w:tcPr>
          <w:p w14:paraId="16E4A7F8" w14:textId="77777777" w:rsidR="00E82F73" w:rsidRPr="00CF6982" w:rsidRDefault="00E82F73" w:rsidP="00CF6982">
            <w:pPr>
              <w:spacing w:after="120"/>
              <w:rPr>
                <w:sz w:val="20"/>
              </w:rPr>
            </w:pPr>
            <w:r w:rsidRPr="00CF6982">
              <w:rPr>
                <w:sz w:val="20"/>
              </w:rPr>
              <w:t>Primary / Secondary</w:t>
            </w:r>
          </w:p>
        </w:tc>
        <w:tc>
          <w:tcPr>
            <w:tcW w:w="2674" w:type="dxa"/>
          </w:tcPr>
          <w:p w14:paraId="16E4A7F9" w14:textId="77777777" w:rsidR="00E82F73" w:rsidRPr="00CF6982" w:rsidRDefault="00E82F73" w:rsidP="00CF6982">
            <w:pPr>
              <w:spacing w:after="120"/>
              <w:rPr>
                <w:sz w:val="20"/>
              </w:rPr>
            </w:pPr>
            <w:r w:rsidRPr="00CF6982">
              <w:rPr>
                <w:sz w:val="20"/>
              </w:rPr>
              <w:t>The mailing address for the payer</w:t>
            </w:r>
          </w:p>
        </w:tc>
        <w:tc>
          <w:tcPr>
            <w:tcW w:w="1350" w:type="dxa"/>
          </w:tcPr>
          <w:p w14:paraId="16E4A7FA" w14:textId="77777777" w:rsidR="00E82F73" w:rsidRPr="00CF6982" w:rsidRDefault="00E82F73" w:rsidP="00CF6982">
            <w:pPr>
              <w:spacing w:after="120"/>
              <w:rPr>
                <w:sz w:val="20"/>
              </w:rPr>
            </w:pPr>
            <w:r w:rsidRPr="00CF6982">
              <w:rPr>
                <w:sz w:val="20"/>
              </w:rPr>
              <w:t>Address</w:t>
            </w:r>
          </w:p>
        </w:tc>
      </w:tr>
      <w:tr w:rsidR="00E82F73" w:rsidRPr="00CF6982" w14:paraId="16E4A802" w14:textId="77777777" w:rsidTr="006F622A">
        <w:tc>
          <w:tcPr>
            <w:tcW w:w="630" w:type="dxa"/>
          </w:tcPr>
          <w:p w14:paraId="16E4A7FC" w14:textId="77777777" w:rsidR="00E82F73" w:rsidRPr="00CF6982" w:rsidRDefault="00810E52" w:rsidP="00CF6982">
            <w:pPr>
              <w:spacing w:after="120"/>
              <w:rPr>
                <w:sz w:val="20"/>
              </w:rPr>
            </w:pPr>
            <w:r w:rsidRPr="00CF6982">
              <w:rPr>
                <w:sz w:val="20"/>
              </w:rPr>
              <w:t>1186</w:t>
            </w:r>
          </w:p>
        </w:tc>
        <w:tc>
          <w:tcPr>
            <w:tcW w:w="1260" w:type="dxa"/>
          </w:tcPr>
          <w:p w14:paraId="16E4A7FD" w14:textId="77777777" w:rsidR="00E82F73" w:rsidRPr="00CF6982" w:rsidRDefault="00E82F73" w:rsidP="00CF6982">
            <w:pPr>
              <w:spacing w:after="120"/>
              <w:rPr>
                <w:sz w:val="20"/>
              </w:rPr>
            </w:pPr>
            <w:proofErr w:type="spellStart"/>
            <w:r w:rsidRPr="00CF6982">
              <w:rPr>
                <w:sz w:val="20"/>
              </w:rPr>
              <w:t>tblInsurance</w:t>
            </w:r>
            <w:proofErr w:type="spellEnd"/>
          </w:p>
        </w:tc>
        <w:tc>
          <w:tcPr>
            <w:tcW w:w="2160" w:type="dxa"/>
          </w:tcPr>
          <w:p w14:paraId="16E4A7FE" w14:textId="77777777" w:rsidR="00E82F73" w:rsidRPr="00CF6982" w:rsidRDefault="00E82F73" w:rsidP="00CF6982">
            <w:pPr>
              <w:spacing w:after="120"/>
              <w:rPr>
                <w:sz w:val="20"/>
              </w:rPr>
            </w:pPr>
            <w:proofErr w:type="spellStart"/>
            <w:r w:rsidRPr="00CF6982">
              <w:rPr>
                <w:sz w:val="20"/>
              </w:rPr>
              <w:t>MembershipNumber</w:t>
            </w:r>
            <w:proofErr w:type="spellEnd"/>
          </w:p>
        </w:tc>
        <w:tc>
          <w:tcPr>
            <w:tcW w:w="1286" w:type="dxa"/>
          </w:tcPr>
          <w:p w14:paraId="16E4A7FF" w14:textId="77777777" w:rsidR="00E82F73" w:rsidRPr="00CF6982" w:rsidRDefault="00E82F73" w:rsidP="00CF6982">
            <w:pPr>
              <w:spacing w:after="120"/>
              <w:rPr>
                <w:sz w:val="20"/>
              </w:rPr>
            </w:pPr>
            <w:r w:rsidRPr="00CF6982">
              <w:rPr>
                <w:sz w:val="20"/>
              </w:rPr>
              <w:t>Primary / Secondary</w:t>
            </w:r>
          </w:p>
        </w:tc>
        <w:tc>
          <w:tcPr>
            <w:tcW w:w="2674" w:type="dxa"/>
          </w:tcPr>
          <w:p w14:paraId="16E4A800" w14:textId="77777777" w:rsidR="00E82F73" w:rsidRPr="00CF6982" w:rsidRDefault="00E82F73" w:rsidP="00CF6982">
            <w:pPr>
              <w:spacing w:after="120"/>
              <w:rPr>
                <w:sz w:val="20"/>
              </w:rPr>
            </w:pPr>
          </w:p>
        </w:tc>
        <w:tc>
          <w:tcPr>
            <w:tcW w:w="1350" w:type="dxa"/>
          </w:tcPr>
          <w:p w14:paraId="16E4A801" w14:textId="77777777" w:rsidR="00E82F73" w:rsidRPr="00CF6982" w:rsidRDefault="00E82F73" w:rsidP="00CF6982">
            <w:pPr>
              <w:spacing w:after="120"/>
              <w:rPr>
                <w:sz w:val="20"/>
              </w:rPr>
            </w:pPr>
            <w:r w:rsidRPr="00CF6982">
              <w:rPr>
                <w:sz w:val="20"/>
              </w:rPr>
              <w:t>Member ID #</w:t>
            </w:r>
          </w:p>
        </w:tc>
      </w:tr>
      <w:tr w:rsidR="00E82F73" w:rsidRPr="00CF6982" w14:paraId="16E4A809" w14:textId="77777777" w:rsidTr="006F622A">
        <w:tc>
          <w:tcPr>
            <w:tcW w:w="630" w:type="dxa"/>
          </w:tcPr>
          <w:p w14:paraId="16E4A803" w14:textId="77777777" w:rsidR="00E82F73" w:rsidRPr="00CF6982" w:rsidRDefault="00810E52" w:rsidP="00CF6982">
            <w:pPr>
              <w:spacing w:after="120"/>
              <w:rPr>
                <w:sz w:val="20"/>
              </w:rPr>
            </w:pPr>
            <w:r w:rsidRPr="00CF6982">
              <w:rPr>
                <w:sz w:val="20"/>
              </w:rPr>
              <w:t>1187</w:t>
            </w:r>
          </w:p>
        </w:tc>
        <w:tc>
          <w:tcPr>
            <w:tcW w:w="1260" w:type="dxa"/>
          </w:tcPr>
          <w:p w14:paraId="16E4A804" w14:textId="77777777" w:rsidR="00E82F73" w:rsidRPr="00CF6982" w:rsidRDefault="00E82F73" w:rsidP="00CF6982">
            <w:pPr>
              <w:spacing w:after="120"/>
              <w:rPr>
                <w:sz w:val="20"/>
              </w:rPr>
            </w:pPr>
            <w:proofErr w:type="spellStart"/>
            <w:r w:rsidRPr="00CF6982">
              <w:rPr>
                <w:sz w:val="20"/>
              </w:rPr>
              <w:t>tblInsurance</w:t>
            </w:r>
            <w:proofErr w:type="spellEnd"/>
          </w:p>
        </w:tc>
        <w:tc>
          <w:tcPr>
            <w:tcW w:w="2160" w:type="dxa"/>
          </w:tcPr>
          <w:p w14:paraId="16E4A805" w14:textId="77777777" w:rsidR="00E82F73" w:rsidRPr="00CF6982" w:rsidRDefault="00E82F73" w:rsidP="00CF6982">
            <w:pPr>
              <w:spacing w:after="120"/>
              <w:rPr>
                <w:sz w:val="20"/>
              </w:rPr>
            </w:pPr>
            <w:proofErr w:type="spellStart"/>
            <w:r w:rsidRPr="00CF6982">
              <w:rPr>
                <w:sz w:val="20"/>
              </w:rPr>
              <w:t>GroupNumber</w:t>
            </w:r>
            <w:proofErr w:type="spellEnd"/>
          </w:p>
        </w:tc>
        <w:tc>
          <w:tcPr>
            <w:tcW w:w="1286" w:type="dxa"/>
          </w:tcPr>
          <w:p w14:paraId="16E4A806" w14:textId="77777777" w:rsidR="00E82F73" w:rsidRPr="00CF6982" w:rsidRDefault="00E82F73" w:rsidP="00CF6982">
            <w:pPr>
              <w:spacing w:after="120"/>
              <w:rPr>
                <w:sz w:val="20"/>
              </w:rPr>
            </w:pPr>
            <w:r w:rsidRPr="00CF6982">
              <w:rPr>
                <w:sz w:val="20"/>
              </w:rPr>
              <w:t>Primary / Secondary</w:t>
            </w:r>
          </w:p>
        </w:tc>
        <w:tc>
          <w:tcPr>
            <w:tcW w:w="2674" w:type="dxa"/>
          </w:tcPr>
          <w:p w14:paraId="16E4A807" w14:textId="77777777" w:rsidR="00E82F73" w:rsidRPr="00CF6982" w:rsidRDefault="00E82F73" w:rsidP="00CF6982">
            <w:pPr>
              <w:spacing w:after="120"/>
              <w:rPr>
                <w:sz w:val="20"/>
              </w:rPr>
            </w:pPr>
          </w:p>
        </w:tc>
        <w:tc>
          <w:tcPr>
            <w:tcW w:w="1350" w:type="dxa"/>
          </w:tcPr>
          <w:p w14:paraId="16E4A808" w14:textId="77777777" w:rsidR="00E82F73" w:rsidRPr="00CF6982" w:rsidRDefault="00E82F73" w:rsidP="00CF6982">
            <w:pPr>
              <w:spacing w:after="120"/>
              <w:rPr>
                <w:sz w:val="20"/>
              </w:rPr>
            </w:pPr>
            <w:r w:rsidRPr="00CF6982">
              <w:rPr>
                <w:sz w:val="20"/>
              </w:rPr>
              <w:t>Group #</w:t>
            </w:r>
          </w:p>
        </w:tc>
      </w:tr>
      <w:tr w:rsidR="00E82F73" w:rsidRPr="00CF6982" w14:paraId="16E4A810" w14:textId="77777777" w:rsidTr="006F622A">
        <w:tc>
          <w:tcPr>
            <w:tcW w:w="630" w:type="dxa"/>
          </w:tcPr>
          <w:p w14:paraId="16E4A80A" w14:textId="77777777" w:rsidR="00E82F73" w:rsidRPr="00CF6982" w:rsidRDefault="00810E52" w:rsidP="00CF6982">
            <w:pPr>
              <w:spacing w:after="120"/>
              <w:rPr>
                <w:sz w:val="20"/>
              </w:rPr>
            </w:pPr>
            <w:r w:rsidRPr="00CF6982">
              <w:rPr>
                <w:sz w:val="20"/>
              </w:rPr>
              <w:t>1188</w:t>
            </w:r>
          </w:p>
        </w:tc>
        <w:tc>
          <w:tcPr>
            <w:tcW w:w="1260" w:type="dxa"/>
          </w:tcPr>
          <w:p w14:paraId="16E4A80B" w14:textId="77777777" w:rsidR="00E82F73" w:rsidRPr="00CF6982" w:rsidRDefault="00E82F73" w:rsidP="00CF6982">
            <w:pPr>
              <w:spacing w:after="120"/>
              <w:rPr>
                <w:sz w:val="20"/>
              </w:rPr>
            </w:pPr>
            <w:proofErr w:type="spellStart"/>
            <w:r w:rsidRPr="00CF6982">
              <w:rPr>
                <w:sz w:val="20"/>
              </w:rPr>
              <w:t>tblInsurance</w:t>
            </w:r>
            <w:proofErr w:type="spellEnd"/>
          </w:p>
        </w:tc>
        <w:tc>
          <w:tcPr>
            <w:tcW w:w="2160" w:type="dxa"/>
          </w:tcPr>
          <w:p w14:paraId="16E4A80C" w14:textId="77777777" w:rsidR="00E82F73" w:rsidRPr="00CF6982" w:rsidRDefault="00E82F73" w:rsidP="00CF6982">
            <w:pPr>
              <w:spacing w:after="120"/>
              <w:rPr>
                <w:sz w:val="20"/>
              </w:rPr>
            </w:pPr>
            <w:proofErr w:type="spellStart"/>
            <w:r w:rsidRPr="00CF6982">
              <w:rPr>
                <w:sz w:val="20"/>
              </w:rPr>
              <w:t>AuthorizationNumber</w:t>
            </w:r>
            <w:proofErr w:type="spellEnd"/>
          </w:p>
        </w:tc>
        <w:tc>
          <w:tcPr>
            <w:tcW w:w="1286" w:type="dxa"/>
          </w:tcPr>
          <w:p w14:paraId="16E4A80D" w14:textId="77777777" w:rsidR="00E82F73" w:rsidRPr="00CF6982" w:rsidRDefault="00E82F73" w:rsidP="00CF6982">
            <w:pPr>
              <w:spacing w:after="120"/>
              <w:rPr>
                <w:sz w:val="20"/>
              </w:rPr>
            </w:pPr>
            <w:r w:rsidRPr="00CF6982">
              <w:rPr>
                <w:sz w:val="20"/>
              </w:rPr>
              <w:t>Primary / Secondary</w:t>
            </w:r>
          </w:p>
        </w:tc>
        <w:tc>
          <w:tcPr>
            <w:tcW w:w="2674" w:type="dxa"/>
          </w:tcPr>
          <w:p w14:paraId="16E4A80E" w14:textId="77777777" w:rsidR="00E82F73" w:rsidRPr="00CF6982" w:rsidRDefault="00E82F73" w:rsidP="00CF6982">
            <w:pPr>
              <w:spacing w:after="120"/>
              <w:rPr>
                <w:sz w:val="20"/>
              </w:rPr>
            </w:pPr>
          </w:p>
        </w:tc>
        <w:tc>
          <w:tcPr>
            <w:tcW w:w="1350" w:type="dxa"/>
          </w:tcPr>
          <w:p w14:paraId="16E4A80F" w14:textId="77777777" w:rsidR="00E82F73" w:rsidRPr="00CF6982" w:rsidRDefault="00E82F73" w:rsidP="00CF6982">
            <w:pPr>
              <w:spacing w:after="120"/>
              <w:rPr>
                <w:sz w:val="20"/>
              </w:rPr>
            </w:pPr>
            <w:r w:rsidRPr="00CF6982">
              <w:rPr>
                <w:sz w:val="20"/>
              </w:rPr>
              <w:t>Authorization #</w:t>
            </w:r>
          </w:p>
        </w:tc>
      </w:tr>
      <w:tr w:rsidR="00E82F73" w:rsidRPr="00CF6982" w14:paraId="16E4A817" w14:textId="77777777" w:rsidTr="006F622A">
        <w:tc>
          <w:tcPr>
            <w:tcW w:w="630" w:type="dxa"/>
          </w:tcPr>
          <w:p w14:paraId="16E4A811" w14:textId="77777777" w:rsidR="00E82F73" w:rsidRPr="00CF6982" w:rsidRDefault="00810E52" w:rsidP="00CF6982">
            <w:pPr>
              <w:spacing w:after="120"/>
              <w:rPr>
                <w:sz w:val="20"/>
              </w:rPr>
            </w:pPr>
            <w:r w:rsidRPr="00CF6982">
              <w:rPr>
                <w:sz w:val="20"/>
              </w:rPr>
              <w:t>1189</w:t>
            </w:r>
          </w:p>
        </w:tc>
        <w:tc>
          <w:tcPr>
            <w:tcW w:w="1260" w:type="dxa"/>
          </w:tcPr>
          <w:p w14:paraId="16E4A812" w14:textId="77777777" w:rsidR="00E82F73" w:rsidRPr="00CF6982" w:rsidRDefault="00E82F73" w:rsidP="00CF6982">
            <w:pPr>
              <w:spacing w:after="120"/>
              <w:rPr>
                <w:sz w:val="20"/>
              </w:rPr>
            </w:pPr>
            <w:proofErr w:type="spellStart"/>
            <w:r w:rsidRPr="00CF6982">
              <w:rPr>
                <w:sz w:val="20"/>
              </w:rPr>
              <w:t>tblInsurance</w:t>
            </w:r>
            <w:proofErr w:type="spellEnd"/>
          </w:p>
        </w:tc>
        <w:tc>
          <w:tcPr>
            <w:tcW w:w="2160" w:type="dxa"/>
          </w:tcPr>
          <w:p w14:paraId="16E4A813" w14:textId="77777777" w:rsidR="00E82F73" w:rsidRPr="00CF6982" w:rsidRDefault="00E82F73" w:rsidP="00CF6982">
            <w:pPr>
              <w:spacing w:after="120"/>
              <w:rPr>
                <w:sz w:val="20"/>
              </w:rPr>
            </w:pPr>
            <w:proofErr w:type="spellStart"/>
            <w:r w:rsidRPr="00CF6982">
              <w:rPr>
                <w:sz w:val="20"/>
              </w:rPr>
              <w:t>SubscriberLastName</w:t>
            </w:r>
            <w:proofErr w:type="spellEnd"/>
          </w:p>
        </w:tc>
        <w:tc>
          <w:tcPr>
            <w:tcW w:w="1286" w:type="dxa"/>
          </w:tcPr>
          <w:p w14:paraId="16E4A814" w14:textId="77777777" w:rsidR="00E82F73" w:rsidRPr="00CF6982" w:rsidRDefault="00E82F73" w:rsidP="00CF6982">
            <w:pPr>
              <w:spacing w:after="120"/>
              <w:rPr>
                <w:sz w:val="20"/>
              </w:rPr>
            </w:pPr>
            <w:r w:rsidRPr="00CF6982">
              <w:rPr>
                <w:sz w:val="20"/>
              </w:rPr>
              <w:t>Primary / Secondary</w:t>
            </w:r>
          </w:p>
        </w:tc>
        <w:tc>
          <w:tcPr>
            <w:tcW w:w="2674" w:type="dxa"/>
          </w:tcPr>
          <w:p w14:paraId="16E4A815" w14:textId="77777777" w:rsidR="00E82F73" w:rsidRPr="00CF6982" w:rsidRDefault="00E82F73" w:rsidP="00CF6982">
            <w:pPr>
              <w:spacing w:after="120"/>
              <w:rPr>
                <w:sz w:val="20"/>
              </w:rPr>
            </w:pPr>
          </w:p>
        </w:tc>
        <w:tc>
          <w:tcPr>
            <w:tcW w:w="1350" w:type="dxa"/>
          </w:tcPr>
          <w:p w14:paraId="16E4A816" w14:textId="77777777" w:rsidR="00E82F73" w:rsidRPr="00CF6982" w:rsidRDefault="00E82F73" w:rsidP="00CF6982">
            <w:pPr>
              <w:spacing w:after="120"/>
              <w:rPr>
                <w:sz w:val="20"/>
              </w:rPr>
            </w:pPr>
            <w:r w:rsidRPr="00CF6982">
              <w:rPr>
                <w:sz w:val="20"/>
              </w:rPr>
              <w:t>Last Name</w:t>
            </w:r>
          </w:p>
        </w:tc>
      </w:tr>
      <w:tr w:rsidR="00E82F73" w:rsidRPr="00CF6982" w14:paraId="16E4A81E" w14:textId="77777777" w:rsidTr="006F622A">
        <w:tc>
          <w:tcPr>
            <w:tcW w:w="630" w:type="dxa"/>
          </w:tcPr>
          <w:p w14:paraId="16E4A818" w14:textId="77777777" w:rsidR="00E82F73" w:rsidRPr="00CF6982" w:rsidRDefault="00810E52" w:rsidP="00CF6982">
            <w:pPr>
              <w:spacing w:after="120"/>
              <w:rPr>
                <w:sz w:val="20"/>
              </w:rPr>
            </w:pPr>
            <w:r w:rsidRPr="00CF6982">
              <w:rPr>
                <w:sz w:val="20"/>
              </w:rPr>
              <w:t>1190</w:t>
            </w:r>
          </w:p>
        </w:tc>
        <w:tc>
          <w:tcPr>
            <w:tcW w:w="1260" w:type="dxa"/>
          </w:tcPr>
          <w:p w14:paraId="16E4A819" w14:textId="77777777" w:rsidR="00E82F73" w:rsidRPr="00CF6982" w:rsidRDefault="00E82F73" w:rsidP="00CF6982">
            <w:pPr>
              <w:spacing w:after="120"/>
              <w:rPr>
                <w:sz w:val="20"/>
              </w:rPr>
            </w:pPr>
            <w:proofErr w:type="spellStart"/>
            <w:r w:rsidRPr="00CF6982">
              <w:rPr>
                <w:sz w:val="20"/>
              </w:rPr>
              <w:t>tblInsurance</w:t>
            </w:r>
            <w:proofErr w:type="spellEnd"/>
          </w:p>
        </w:tc>
        <w:tc>
          <w:tcPr>
            <w:tcW w:w="2160" w:type="dxa"/>
          </w:tcPr>
          <w:p w14:paraId="16E4A81A" w14:textId="77777777" w:rsidR="00E82F73" w:rsidRPr="00CF6982" w:rsidRDefault="00E82F73" w:rsidP="00CF6982">
            <w:pPr>
              <w:spacing w:after="120"/>
              <w:rPr>
                <w:sz w:val="20"/>
              </w:rPr>
            </w:pPr>
            <w:proofErr w:type="spellStart"/>
            <w:r w:rsidRPr="00CF6982">
              <w:rPr>
                <w:sz w:val="20"/>
              </w:rPr>
              <w:t>SubscriberFirstName</w:t>
            </w:r>
            <w:proofErr w:type="spellEnd"/>
          </w:p>
        </w:tc>
        <w:tc>
          <w:tcPr>
            <w:tcW w:w="1286" w:type="dxa"/>
          </w:tcPr>
          <w:p w14:paraId="16E4A81B" w14:textId="77777777" w:rsidR="00E82F73" w:rsidRPr="00CF6982" w:rsidRDefault="00E82F73" w:rsidP="00CF6982">
            <w:pPr>
              <w:spacing w:after="120"/>
              <w:rPr>
                <w:sz w:val="20"/>
              </w:rPr>
            </w:pPr>
            <w:r w:rsidRPr="00CF6982">
              <w:rPr>
                <w:sz w:val="20"/>
              </w:rPr>
              <w:t>Primary / Secondary</w:t>
            </w:r>
          </w:p>
        </w:tc>
        <w:tc>
          <w:tcPr>
            <w:tcW w:w="2674" w:type="dxa"/>
          </w:tcPr>
          <w:p w14:paraId="16E4A81C" w14:textId="77777777" w:rsidR="00E82F73" w:rsidRPr="00CF6982" w:rsidRDefault="00E82F73" w:rsidP="00CF6982">
            <w:pPr>
              <w:spacing w:after="120"/>
              <w:rPr>
                <w:sz w:val="20"/>
              </w:rPr>
            </w:pPr>
          </w:p>
        </w:tc>
        <w:tc>
          <w:tcPr>
            <w:tcW w:w="1350" w:type="dxa"/>
          </w:tcPr>
          <w:p w14:paraId="16E4A81D" w14:textId="77777777" w:rsidR="00E82F73" w:rsidRPr="00CF6982" w:rsidRDefault="00E82F73" w:rsidP="00CF6982">
            <w:pPr>
              <w:spacing w:after="120"/>
              <w:rPr>
                <w:sz w:val="20"/>
              </w:rPr>
            </w:pPr>
            <w:r w:rsidRPr="00CF6982">
              <w:rPr>
                <w:sz w:val="20"/>
              </w:rPr>
              <w:t>First Name</w:t>
            </w:r>
          </w:p>
        </w:tc>
      </w:tr>
      <w:tr w:rsidR="00E82F73" w:rsidRPr="00CF6982" w14:paraId="16E4A825" w14:textId="77777777" w:rsidTr="006F622A">
        <w:tc>
          <w:tcPr>
            <w:tcW w:w="630" w:type="dxa"/>
          </w:tcPr>
          <w:p w14:paraId="16E4A81F" w14:textId="77777777" w:rsidR="00E82F73" w:rsidRPr="00CF6982" w:rsidRDefault="00810E52" w:rsidP="00CF6982">
            <w:pPr>
              <w:spacing w:after="120"/>
              <w:rPr>
                <w:sz w:val="20"/>
              </w:rPr>
            </w:pPr>
            <w:r w:rsidRPr="00CF6982">
              <w:rPr>
                <w:sz w:val="20"/>
              </w:rPr>
              <w:t>1191</w:t>
            </w:r>
          </w:p>
        </w:tc>
        <w:tc>
          <w:tcPr>
            <w:tcW w:w="1260" w:type="dxa"/>
          </w:tcPr>
          <w:p w14:paraId="16E4A820" w14:textId="77777777" w:rsidR="00E82F73" w:rsidRPr="00CF6982" w:rsidRDefault="00E82F73" w:rsidP="00CF6982">
            <w:pPr>
              <w:spacing w:after="120"/>
              <w:rPr>
                <w:sz w:val="20"/>
              </w:rPr>
            </w:pPr>
            <w:proofErr w:type="spellStart"/>
            <w:r w:rsidRPr="00CF6982">
              <w:rPr>
                <w:sz w:val="20"/>
              </w:rPr>
              <w:t>tblInsurance</w:t>
            </w:r>
            <w:proofErr w:type="spellEnd"/>
          </w:p>
        </w:tc>
        <w:tc>
          <w:tcPr>
            <w:tcW w:w="2160" w:type="dxa"/>
          </w:tcPr>
          <w:p w14:paraId="16E4A821" w14:textId="77777777" w:rsidR="00E82F73" w:rsidRPr="00CF6982" w:rsidRDefault="00E82F73" w:rsidP="00CF6982">
            <w:pPr>
              <w:spacing w:after="120"/>
              <w:rPr>
                <w:sz w:val="20"/>
              </w:rPr>
            </w:pPr>
            <w:proofErr w:type="spellStart"/>
            <w:r w:rsidRPr="00CF6982">
              <w:rPr>
                <w:sz w:val="20"/>
              </w:rPr>
              <w:t>SubscriberMiddleName</w:t>
            </w:r>
            <w:proofErr w:type="spellEnd"/>
          </w:p>
        </w:tc>
        <w:tc>
          <w:tcPr>
            <w:tcW w:w="1286" w:type="dxa"/>
          </w:tcPr>
          <w:p w14:paraId="16E4A822" w14:textId="77777777" w:rsidR="00E82F73" w:rsidRPr="00CF6982" w:rsidRDefault="00E82F73" w:rsidP="00CF6982">
            <w:pPr>
              <w:spacing w:after="120"/>
              <w:rPr>
                <w:sz w:val="20"/>
              </w:rPr>
            </w:pPr>
            <w:r w:rsidRPr="00CF6982">
              <w:rPr>
                <w:sz w:val="20"/>
              </w:rPr>
              <w:t>Primary / Secondary</w:t>
            </w:r>
          </w:p>
        </w:tc>
        <w:tc>
          <w:tcPr>
            <w:tcW w:w="2674" w:type="dxa"/>
          </w:tcPr>
          <w:p w14:paraId="16E4A823" w14:textId="77777777" w:rsidR="00E82F73" w:rsidRPr="00CF6982" w:rsidRDefault="00E82F73" w:rsidP="00CF6982">
            <w:pPr>
              <w:spacing w:after="120"/>
              <w:rPr>
                <w:sz w:val="20"/>
              </w:rPr>
            </w:pPr>
          </w:p>
        </w:tc>
        <w:tc>
          <w:tcPr>
            <w:tcW w:w="1350" w:type="dxa"/>
          </w:tcPr>
          <w:p w14:paraId="16E4A824" w14:textId="77777777" w:rsidR="00E82F73" w:rsidRPr="00CF6982" w:rsidRDefault="00E82F73" w:rsidP="00CF6982">
            <w:pPr>
              <w:spacing w:after="120"/>
              <w:rPr>
                <w:sz w:val="20"/>
              </w:rPr>
            </w:pPr>
            <w:r w:rsidRPr="00CF6982">
              <w:rPr>
                <w:sz w:val="20"/>
              </w:rPr>
              <w:t>Middle Name</w:t>
            </w:r>
          </w:p>
        </w:tc>
      </w:tr>
      <w:tr w:rsidR="00E82F73" w:rsidRPr="00CF6982" w14:paraId="16E4A82C" w14:textId="77777777" w:rsidTr="006F622A">
        <w:tc>
          <w:tcPr>
            <w:tcW w:w="630" w:type="dxa"/>
          </w:tcPr>
          <w:p w14:paraId="16E4A826" w14:textId="77777777" w:rsidR="00E82F73" w:rsidRPr="00CF6982" w:rsidRDefault="00810E52" w:rsidP="00CF6982">
            <w:pPr>
              <w:spacing w:after="120"/>
              <w:rPr>
                <w:sz w:val="20"/>
              </w:rPr>
            </w:pPr>
            <w:r w:rsidRPr="00CF6982">
              <w:rPr>
                <w:sz w:val="20"/>
              </w:rPr>
              <w:t>1192</w:t>
            </w:r>
          </w:p>
        </w:tc>
        <w:tc>
          <w:tcPr>
            <w:tcW w:w="1260" w:type="dxa"/>
          </w:tcPr>
          <w:p w14:paraId="16E4A827" w14:textId="77777777" w:rsidR="00E82F73" w:rsidRPr="00CF6982" w:rsidRDefault="00E82F73" w:rsidP="00CF6982">
            <w:pPr>
              <w:spacing w:after="120"/>
              <w:rPr>
                <w:sz w:val="20"/>
              </w:rPr>
            </w:pPr>
            <w:proofErr w:type="spellStart"/>
            <w:r w:rsidRPr="00CF6982">
              <w:rPr>
                <w:sz w:val="20"/>
              </w:rPr>
              <w:t>tblInsurance</w:t>
            </w:r>
            <w:proofErr w:type="spellEnd"/>
          </w:p>
        </w:tc>
        <w:tc>
          <w:tcPr>
            <w:tcW w:w="2160" w:type="dxa"/>
          </w:tcPr>
          <w:p w14:paraId="16E4A828" w14:textId="77777777" w:rsidR="00E82F73" w:rsidRPr="00CF6982" w:rsidRDefault="00E82F73" w:rsidP="00CF6982">
            <w:pPr>
              <w:spacing w:after="120"/>
              <w:rPr>
                <w:sz w:val="20"/>
              </w:rPr>
            </w:pPr>
            <w:proofErr w:type="spellStart"/>
            <w:r w:rsidRPr="00CF6982">
              <w:rPr>
                <w:sz w:val="20"/>
              </w:rPr>
              <w:t>RelationshipToPatient</w:t>
            </w:r>
            <w:proofErr w:type="spellEnd"/>
          </w:p>
        </w:tc>
        <w:tc>
          <w:tcPr>
            <w:tcW w:w="1286" w:type="dxa"/>
          </w:tcPr>
          <w:p w14:paraId="16E4A829" w14:textId="77777777" w:rsidR="00E82F73" w:rsidRPr="00CF6982" w:rsidRDefault="00E82F73" w:rsidP="00CF6982">
            <w:pPr>
              <w:spacing w:after="120"/>
              <w:rPr>
                <w:sz w:val="20"/>
              </w:rPr>
            </w:pPr>
            <w:r w:rsidRPr="00CF6982">
              <w:rPr>
                <w:sz w:val="20"/>
              </w:rPr>
              <w:t>Primary / Secondary</w:t>
            </w:r>
          </w:p>
        </w:tc>
        <w:tc>
          <w:tcPr>
            <w:tcW w:w="2674" w:type="dxa"/>
          </w:tcPr>
          <w:p w14:paraId="16E4A82A" w14:textId="77777777" w:rsidR="00E82F73" w:rsidRPr="00CF6982" w:rsidRDefault="00E82F73" w:rsidP="00CF6982">
            <w:pPr>
              <w:spacing w:after="120"/>
              <w:rPr>
                <w:sz w:val="20"/>
              </w:rPr>
            </w:pPr>
          </w:p>
        </w:tc>
        <w:tc>
          <w:tcPr>
            <w:tcW w:w="1350" w:type="dxa"/>
          </w:tcPr>
          <w:p w14:paraId="16E4A82B" w14:textId="77777777" w:rsidR="00E82F73" w:rsidRPr="00CF6982" w:rsidRDefault="00E82F73" w:rsidP="00CF6982">
            <w:pPr>
              <w:spacing w:after="120"/>
              <w:rPr>
                <w:sz w:val="20"/>
              </w:rPr>
            </w:pPr>
            <w:r w:rsidRPr="00CF6982">
              <w:rPr>
                <w:sz w:val="20"/>
              </w:rPr>
              <w:t>Relationship</w:t>
            </w:r>
          </w:p>
        </w:tc>
      </w:tr>
      <w:tr w:rsidR="00E82F73" w:rsidRPr="00CF6982" w14:paraId="16E4A833" w14:textId="77777777" w:rsidTr="006F622A">
        <w:tc>
          <w:tcPr>
            <w:tcW w:w="630" w:type="dxa"/>
          </w:tcPr>
          <w:p w14:paraId="16E4A82D" w14:textId="77777777" w:rsidR="00E82F73" w:rsidRPr="00CF6982" w:rsidRDefault="00810E52" w:rsidP="00CF6982">
            <w:pPr>
              <w:spacing w:after="120"/>
              <w:rPr>
                <w:sz w:val="20"/>
              </w:rPr>
            </w:pPr>
            <w:r w:rsidRPr="00CF6982">
              <w:rPr>
                <w:sz w:val="20"/>
              </w:rPr>
              <w:t>1193</w:t>
            </w:r>
          </w:p>
        </w:tc>
        <w:tc>
          <w:tcPr>
            <w:tcW w:w="1260" w:type="dxa"/>
          </w:tcPr>
          <w:p w14:paraId="16E4A82E" w14:textId="77777777" w:rsidR="00E82F73" w:rsidRPr="00CF6982" w:rsidRDefault="00E82F73" w:rsidP="00CF6982">
            <w:pPr>
              <w:spacing w:after="120"/>
              <w:rPr>
                <w:sz w:val="20"/>
              </w:rPr>
            </w:pPr>
            <w:proofErr w:type="spellStart"/>
            <w:r w:rsidRPr="00CF6982">
              <w:rPr>
                <w:sz w:val="20"/>
              </w:rPr>
              <w:t>tblInsurance</w:t>
            </w:r>
            <w:proofErr w:type="spellEnd"/>
          </w:p>
        </w:tc>
        <w:tc>
          <w:tcPr>
            <w:tcW w:w="2160" w:type="dxa"/>
          </w:tcPr>
          <w:p w14:paraId="16E4A82F" w14:textId="77777777" w:rsidR="00E82F73" w:rsidRPr="00CF6982" w:rsidRDefault="00E82F73" w:rsidP="00CF6982">
            <w:pPr>
              <w:spacing w:after="120"/>
              <w:rPr>
                <w:sz w:val="20"/>
              </w:rPr>
            </w:pPr>
            <w:proofErr w:type="spellStart"/>
            <w:r w:rsidRPr="00CF6982">
              <w:rPr>
                <w:sz w:val="20"/>
              </w:rPr>
              <w:t>RelationshipOther</w:t>
            </w:r>
            <w:proofErr w:type="spellEnd"/>
          </w:p>
        </w:tc>
        <w:tc>
          <w:tcPr>
            <w:tcW w:w="1286" w:type="dxa"/>
          </w:tcPr>
          <w:p w14:paraId="16E4A830" w14:textId="77777777" w:rsidR="00E82F73" w:rsidRPr="00CF6982" w:rsidRDefault="00E82F73" w:rsidP="00CF6982">
            <w:pPr>
              <w:spacing w:after="120"/>
              <w:rPr>
                <w:sz w:val="20"/>
              </w:rPr>
            </w:pPr>
            <w:r w:rsidRPr="00CF6982">
              <w:rPr>
                <w:sz w:val="20"/>
              </w:rPr>
              <w:t>Primary / Secondary</w:t>
            </w:r>
          </w:p>
        </w:tc>
        <w:tc>
          <w:tcPr>
            <w:tcW w:w="2674" w:type="dxa"/>
          </w:tcPr>
          <w:p w14:paraId="16E4A831" w14:textId="77777777" w:rsidR="00E82F73" w:rsidRPr="00CF6982" w:rsidRDefault="00E82F73" w:rsidP="00CF6982">
            <w:pPr>
              <w:spacing w:after="120"/>
              <w:rPr>
                <w:sz w:val="20"/>
              </w:rPr>
            </w:pPr>
          </w:p>
        </w:tc>
        <w:tc>
          <w:tcPr>
            <w:tcW w:w="1350" w:type="dxa"/>
          </w:tcPr>
          <w:p w14:paraId="16E4A832" w14:textId="77777777" w:rsidR="00E82F73" w:rsidRPr="00CF6982" w:rsidRDefault="00E82F73" w:rsidP="00CF6982">
            <w:pPr>
              <w:spacing w:after="120"/>
              <w:rPr>
                <w:sz w:val="20"/>
              </w:rPr>
            </w:pPr>
            <w:r w:rsidRPr="00CF6982">
              <w:rPr>
                <w:sz w:val="20"/>
              </w:rPr>
              <w:t>Other Relationship</w:t>
            </w:r>
          </w:p>
        </w:tc>
      </w:tr>
      <w:tr w:rsidR="00E82F73" w:rsidRPr="00CF6982" w14:paraId="16E4A83A" w14:textId="77777777" w:rsidTr="006F622A">
        <w:tc>
          <w:tcPr>
            <w:tcW w:w="630" w:type="dxa"/>
          </w:tcPr>
          <w:p w14:paraId="16E4A834" w14:textId="77777777" w:rsidR="00E82F73" w:rsidRPr="00CF6982" w:rsidRDefault="00810E52" w:rsidP="00CF6982">
            <w:pPr>
              <w:spacing w:after="120"/>
              <w:rPr>
                <w:sz w:val="20"/>
              </w:rPr>
            </w:pPr>
            <w:r w:rsidRPr="00CF6982">
              <w:rPr>
                <w:sz w:val="20"/>
              </w:rPr>
              <w:t>1194</w:t>
            </w:r>
          </w:p>
        </w:tc>
        <w:tc>
          <w:tcPr>
            <w:tcW w:w="1260" w:type="dxa"/>
          </w:tcPr>
          <w:p w14:paraId="16E4A835" w14:textId="77777777" w:rsidR="00E82F73" w:rsidRPr="00CF6982" w:rsidRDefault="00E82F73" w:rsidP="00CF6982">
            <w:pPr>
              <w:spacing w:after="120"/>
              <w:rPr>
                <w:sz w:val="20"/>
              </w:rPr>
            </w:pPr>
            <w:proofErr w:type="spellStart"/>
            <w:r w:rsidRPr="00CF6982">
              <w:rPr>
                <w:sz w:val="20"/>
              </w:rPr>
              <w:t>tblInsurance</w:t>
            </w:r>
            <w:proofErr w:type="spellEnd"/>
          </w:p>
        </w:tc>
        <w:tc>
          <w:tcPr>
            <w:tcW w:w="2160" w:type="dxa"/>
          </w:tcPr>
          <w:p w14:paraId="16E4A836" w14:textId="77777777" w:rsidR="00E82F73" w:rsidRPr="00CF6982" w:rsidRDefault="00E82F73" w:rsidP="00CF6982">
            <w:pPr>
              <w:spacing w:after="120"/>
              <w:rPr>
                <w:sz w:val="20"/>
              </w:rPr>
            </w:pPr>
            <w:proofErr w:type="spellStart"/>
            <w:r w:rsidRPr="00CF6982">
              <w:rPr>
                <w:sz w:val="20"/>
              </w:rPr>
              <w:t>SubscriberDOB</w:t>
            </w:r>
            <w:proofErr w:type="spellEnd"/>
          </w:p>
        </w:tc>
        <w:tc>
          <w:tcPr>
            <w:tcW w:w="1286" w:type="dxa"/>
          </w:tcPr>
          <w:p w14:paraId="16E4A837" w14:textId="77777777" w:rsidR="00E82F73" w:rsidRPr="00CF6982" w:rsidRDefault="00E82F73" w:rsidP="00CF6982">
            <w:pPr>
              <w:spacing w:after="120"/>
              <w:rPr>
                <w:sz w:val="20"/>
              </w:rPr>
            </w:pPr>
            <w:r w:rsidRPr="00CF6982">
              <w:rPr>
                <w:sz w:val="20"/>
              </w:rPr>
              <w:t>Primary / Secondary</w:t>
            </w:r>
          </w:p>
        </w:tc>
        <w:tc>
          <w:tcPr>
            <w:tcW w:w="2674" w:type="dxa"/>
          </w:tcPr>
          <w:p w14:paraId="16E4A838" w14:textId="77777777" w:rsidR="00E82F73" w:rsidRPr="00CF6982" w:rsidRDefault="00E82F73" w:rsidP="00CF6982">
            <w:pPr>
              <w:spacing w:after="120"/>
              <w:rPr>
                <w:sz w:val="20"/>
              </w:rPr>
            </w:pPr>
          </w:p>
        </w:tc>
        <w:tc>
          <w:tcPr>
            <w:tcW w:w="1350" w:type="dxa"/>
          </w:tcPr>
          <w:p w14:paraId="16E4A839" w14:textId="77777777" w:rsidR="00E82F73" w:rsidRPr="00CF6982" w:rsidRDefault="00E82F73" w:rsidP="00CF6982">
            <w:pPr>
              <w:spacing w:after="120"/>
              <w:rPr>
                <w:sz w:val="20"/>
              </w:rPr>
            </w:pPr>
            <w:r w:rsidRPr="00CF6982">
              <w:rPr>
                <w:sz w:val="20"/>
              </w:rPr>
              <w:t>DOB</w:t>
            </w:r>
          </w:p>
        </w:tc>
      </w:tr>
    </w:tbl>
    <w:p w14:paraId="16E4A83B" w14:textId="77777777" w:rsidR="0011545D" w:rsidRPr="0011545D" w:rsidRDefault="0011545D" w:rsidP="0011545D">
      <w:pPr>
        <w:rPr>
          <w:sz w:val="20"/>
        </w:rPr>
      </w:pPr>
      <w:bookmarkStart w:id="4441" w:name="_Toc248042338"/>
      <w:bookmarkStart w:id="4442" w:name="_Toc270946273"/>
      <w:bookmarkStart w:id="4443" w:name="_Toc278358742"/>
    </w:p>
    <w:p w14:paraId="16E4A83C" w14:textId="77777777" w:rsidR="0011545D" w:rsidRDefault="0011545D" w:rsidP="0011545D">
      <w:pPr>
        <w:pStyle w:val="Body3"/>
        <w:rPr>
          <w:rFonts w:ascii="Arial" w:hAnsi="Arial"/>
        </w:rPr>
      </w:pPr>
      <w:r>
        <w:br w:type="page"/>
      </w:r>
    </w:p>
    <w:p w14:paraId="16E4A83D" w14:textId="77777777" w:rsidR="00684432" w:rsidRDefault="00D02631" w:rsidP="009446BF">
      <w:pPr>
        <w:pStyle w:val="Heading3"/>
      </w:pPr>
      <w:bookmarkStart w:id="4444" w:name="_Toc295735819"/>
      <w:proofErr w:type="spellStart"/>
      <w:proofErr w:type="gramStart"/>
      <w:r w:rsidRPr="00FB06D0">
        <w:t>tblRequisitionAlignment</w:t>
      </w:r>
      <w:bookmarkEnd w:id="4441"/>
      <w:bookmarkEnd w:id="4442"/>
      <w:bookmarkEnd w:id="4443"/>
      <w:bookmarkEnd w:id="4444"/>
      <w:proofErr w:type="spellEnd"/>
      <w:proofErr w:type="gramEnd"/>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2520"/>
        <w:gridCol w:w="1980"/>
        <w:gridCol w:w="1890"/>
        <w:gridCol w:w="1350"/>
      </w:tblGrid>
      <w:tr w:rsidR="00D02631" w:rsidRPr="0035724F" w14:paraId="16E4A843" w14:textId="77777777" w:rsidTr="006B4698">
        <w:tc>
          <w:tcPr>
            <w:tcW w:w="810" w:type="dxa"/>
          </w:tcPr>
          <w:p w14:paraId="16E4A83E" w14:textId="77777777" w:rsidR="00D02631" w:rsidRPr="0035724F" w:rsidRDefault="00D02631" w:rsidP="0035724F">
            <w:pPr>
              <w:spacing w:after="120"/>
              <w:rPr>
                <w:sz w:val="20"/>
              </w:rPr>
            </w:pPr>
            <w:r w:rsidRPr="0035724F">
              <w:rPr>
                <w:sz w:val="20"/>
              </w:rPr>
              <w:t>FR-#</w:t>
            </w:r>
          </w:p>
        </w:tc>
        <w:tc>
          <w:tcPr>
            <w:tcW w:w="2520" w:type="dxa"/>
          </w:tcPr>
          <w:p w14:paraId="16E4A83F" w14:textId="77777777" w:rsidR="00D02631" w:rsidRPr="0035724F" w:rsidRDefault="00D02631" w:rsidP="0035724F">
            <w:pPr>
              <w:spacing w:after="120"/>
              <w:rPr>
                <w:sz w:val="20"/>
              </w:rPr>
            </w:pPr>
            <w:r w:rsidRPr="0035724F">
              <w:rPr>
                <w:sz w:val="20"/>
              </w:rPr>
              <w:t>Table</w:t>
            </w:r>
          </w:p>
        </w:tc>
        <w:tc>
          <w:tcPr>
            <w:tcW w:w="1980" w:type="dxa"/>
          </w:tcPr>
          <w:p w14:paraId="16E4A840" w14:textId="77777777" w:rsidR="00D02631" w:rsidRPr="0035724F" w:rsidRDefault="00D02631" w:rsidP="0035724F">
            <w:pPr>
              <w:spacing w:after="120"/>
              <w:rPr>
                <w:sz w:val="20"/>
              </w:rPr>
            </w:pPr>
            <w:r w:rsidRPr="0035724F">
              <w:rPr>
                <w:sz w:val="20"/>
              </w:rPr>
              <w:t>Column</w:t>
            </w:r>
          </w:p>
        </w:tc>
        <w:tc>
          <w:tcPr>
            <w:tcW w:w="1890" w:type="dxa"/>
          </w:tcPr>
          <w:p w14:paraId="16E4A841" w14:textId="77777777" w:rsidR="00D02631" w:rsidRPr="0035724F" w:rsidRDefault="00724A3D" w:rsidP="0035724F">
            <w:pPr>
              <w:spacing w:after="120"/>
              <w:rPr>
                <w:sz w:val="20"/>
              </w:rPr>
            </w:pPr>
            <w:r w:rsidRPr="0035724F">
              <w:rPr>
                <w:sz w:val="20"/>
              </w:rPr>
              <w:t>Requisition tab</w:t>
            </w:r>
          </w:p>
        </w:tc>
        <w:tc>
          <w:tcPr>
            <w:tcW w:w="1350" w:type="dxa"/>
          </w:tcPr>
          <w:p w14:paraId="16E4A842" w14:textId="77777777" w:rsidR="00D02631" w:rsidRPr="0035724F" w:rsidRDefault="00724A3D" w:rsidP="0035724F">
            <w:pPr>
              <w:spacing w:after="120"/>
              <w:rPr>
                <w:sz w:val="20"/>
              </w:rPr>
            </w:pPr>
            <w:r w:rsidRPr="0035724F">
              <w:rPr>
                <w:sz w:val="20"/>
              </w:rPr>
              <w:t>Field name</w:t>
            </w:r>
          </w:p>
        </w:tc>
      </w:tr>
      <w:tr w:rsidR="00D02631" w:rsidRPr="0035724F" w14:paraId="16E4A849" w14:textId="77777777" w:rsidTr="006B4698">
        <w:tc>
          <w:tcPr>
            <w:tcW w:w="810" w:type="dxa"/>
          </w:tcPr>
          <w:p w14:paraId="16E4A844" w14:textId="77777777" w:rsidR="00D02631" w:rsidRPr="0035724F" w:rsidRDefault="00810E52" w:rsidP="0035724F">
            <w:pPr>
              <w:spacing w:after="120"/>
              <w:rPr>
                <w:sz w:val="20"/>
              </w:rPr>
            </w:pPr>
            <w:r w:rsidRPr="0035724F">
              <w:rPr>
                <w:sz w:val="20"/>
              </w:rPr>
              <w:t>1195</w:t>
            </w:r>
          </w:p>
        </w:tc>
        <w:tc>
          <w:tcPr>
            <w:tcW w:w="2520" w:type="dxa"/>
          </w:tcPr>
          <w:p w14:paraId="16E4A845" w14:textId="77777777" w:rsidR="00D02631" w:rsidRPr="0035724F" w:rsidRDefault="00D02631" w:rsidP="0035724F">
            <w:pPr>
              <w:spacing w:after="120"/>
              <w:rPr>
                <w:sz w:val="20"/>
              </w:rPr>
            </w:pPr>
            <w:proofErr w:type="spellStart"/>
            <w:r w:rsidRPr="0035724F">
              <w:rPr>
                <w:sz w:val="20"/>
              </w:rPr>
              <w:t>tblRequisitionAlignment</w:t>
            </w:r>
            <w:proofErr w:type="spellEnd"/>
          </w:p>
        </w:tc>
        <w:tc>
          <w:tcPr>
            <w:tcW w:w="1980" w:type="dxa"/>
          </w:tcPr>
          <w:p w14:paraId="16E4A846" w14:textId="77777777" w:rsidR="00D02631" w:rsidRPr="0035724F" w:rsidRDefault="00D02631" w:rsidP="0035724F">
            <w:pPr>
              <w:spacing w:after="120"/>
              <w:rPr>
                <w:sz w:val="20"/>
              </w:rPr>
            </w:pPr>
            <w:proofErr w:type="spellStart"/>
            <w:r w:rsidRPr="0035724F">
              <w:rPr>
                <w:sz w:val="20"/>
              </w:rPr>
              <w:t>CreditTerritoryID</w:t>
            </w:r>
            <w:proofErr w:type="spellEnd"/>
          </w:p>
        </w:tc>
        <w:tc>
          <w:tcPr>
            <w:tcW w:w="1890" w:type="dxa"/>
          </w:tcPr>
          <w:p w14:paraId="16E4A847" w14:textId="77777777" w:rsidR="00D02631" w:rsidRPr="0035724F" w:rsidRDefault="00D02631" w:rsidP="0035724F">
            <w:pPr>
              <w:spacing w:after="120"/>
              <w:rPr>
                <w:sz w:val="20"/>
              </w:rPr>
            </w:pPr>
          </w:p>
        </w:tc>
        <w:tc>
          <w:tcPr>
            <w:tcW w:w="1350" w:type="dxa"/>
          </w:tcPr>
          <w:p w14:paraId="16E4A848" w14:textId="77777777" w:rsidR="00D02631" w:rsidRPr="0035724F" w:rsidRDefault="00D02631" w:rsidP="0035724F">
            <w:pPr>
              <w:spacing w:after="120"/>
              <w:rPr>
                <w:sz w:val="20"/>
              </w:rPr>
            </w:pPr>
          </w:p>
        </w:tc>
      </w:tr>
      <w:tr w:rsidR="00D02631" w:rsidRPr="0035724F" w14:paraId="16E4A84F" w14:textId="77777777" w:rsidTr="006B4698">
        <w:tc>
          <w:tcPr>
            <w:tcW w:w="810" w:type="dxa"/>
          </w:tcPr>
          <w:p w14:paraId="16E4A84A" w14:textId="77777777" w:rsidR="00D02631" w:rsidRPr="0035724F" w:rsidRDefault="00810E52" w:rsidP="0035724F">
            <w:pPr>
              <w:spacing w:after="120"/>
              <w:rPr>
                <w:sz w:val="20"/>
              </w:rPr>
            </w:pPr>
            <w:r w:rsidRPr="0035724F">
              <w:rPr>
                <w:sz w:val="20"/>
              </w:rPr>
              <w:t>1196</w:t>
            </w:r>
          </w:p>
        </w:tc>
        <w:tc>
          <w:tcPr>
            <w:tcW w:w="2520" w:type="dxa"/>
          </w:tcPr>
          <w:p w14:paraId="16E4A84B" w14:textId="77777777" w:rsidR="00D02631" w:rsidRPr="0035724F" w:rsidRDefault="00D02631" w:rsidP="0035724F">
            <w:pPr>
              <w:spacing w:after="120"/>
              <w:rPr>
                <w:sz w:val="20"/>
              </w:rPr>
            </w:pPr>
            <w:proofErr w:type="spellStart"/>
            <w:r w:rsidRPr="0035724F">
              <w:rPr>
                <w:sz w:val="20"/>
              </w:rPr>
              <w:t>tblRequisitionAlignment</w:t>
            </w:r>
            <w:proofErr w:type="spellEnd"/>
          </w:p>
        </w:tc>
        <w:tc>
          <w:tcPr>
            <w:tcW w:w="1980" w:type="dxa"/>
          </w:tcPr>
          <w:p w14:paraId="16E4A84C" w14:textId="77777777" w:rsidR="00D02631" w:rsidRPr="0035724F" w:rsidRDefault="00D02631" w:rsidP="0035724F">
            <w:pPr>
              <w:spacing w:after="120"/>
              <w:rPr>
                <w:sz w:val="20"/>
              </w:rPr>
            </w:pPr>
            <w:proofErr w:type="spellStart"/>
            <w:r w:rsidRPr="0035724F">
              <w:rPr>
                <w:sz w:val="20"/>
              </w:rPr>
              <w:t>CreditManagerID</w:t>
            </w:r>
            <w:proofErr w:type="spellEnd"/>
          </w:p>
        </w:tc>
        <w:tc>
          <w:tcPr>
            <w:tcW w:w="1890" w:type="dxa"/>
          </w:tcPr>
          <w:p w14:paraId="16E4A84D" w14:textId="77777777" w:rsidR="00D02631" w:rsidRPr="0035724F" w:rsidRDefault="00D02631" w:rsidP="0035724F">
            <w:pPr>
              <w:spacing w:after="120"/>
              <w:rPr>
                <w:sz w:val="20"/>
              </w:rPr>
            </w:pPr>
          </w:p>
        </w:tc>
        <w:tc>
          <w:tcPr>
            <w:tcW w:w="1350" w:type="dxa"/>
          </w:tcPr>
          <w:p w14:paraId="16E4A84E" w14:textId="77777777" w:rsidR="00D02631" w:rsidRPr="0035724F" w:rsidRDefault="00D02631" w:rsidP="0035724F">
            <w:pPr>
              <w:spacing w:after="120"/>
              <w:rPr>
                <w:sz w:val="20"/>
              </w:rPr>
            </w:pPr>
          </w:p>
        </w:tc>
      </w:tr>
      <w:tr w:rsidR="00D02631" w:rsidRPr="0035724F" w14:paraId="16E4A855" w14:textId="77777777" w:rsidTr="006B4698">
        <w:tc>
          <w:tcPr>
            <w:tcW w:w="810" w:type="dxa"/>
          </w:tcPr>
          <w:p w14:paraId="16E4A850" w14:textId="77777777" w:rsidR="00D02631" w:rsidRPr="0035724F" w:rsidRDefault="00810E52" w:rsidP="0035724F">
            <w:pPr>
              <w:spacing w:after="120"/>
              <w:rPr>
                <w:sz w:val="20"/>
              </w:rPr>
            </w:pPr>
            <w:r w:rsidRPr="0035724F">
              <w:rPr>
                <w:sz w:val="20"/>
              </w:rPr>
              <w:t>1197</w:t>
            </w:r>
          </w:p>
        </w:tc>
        <w:tc>
          <w:tcPr>
            <w:tcW w:w="2520" w:type="dxa"/>
          </w:tcPr>
          <w:p w14:paraId="16E4A851" w14:textId="77777777" w:rsidR="00D02631" w:rsidRPr="0035724F" w:rsidRDefault="00D02631" w:rsidP="0035724F">
            <w:pPr>
              <w:spacing w:after="120"/>
              <w:rPr>
                <w:sz w:val="20"/>
              </w:rPr>
            </w:pPr>
            <w:proofErr w:type="spellStart"/>
            <w:r w:rsidRPr="0035724F">
              <w:rPr>
                <w:sz w:val="20"/>
              </w:rPr>
              <w:t>tblRequisitionAlignment</w:t>
            </w:r>
            <w:proofErr w:type="spellEnd"/>
          </w:p>
        </w:tc>
        <w:tc>
          <w:tcPr>
            <w:tcW w:w="1980" w:type="dxa"/>
          </w:tcPr>
          <w:p w14:paraId="16E4A852" w14:textId="77777777" w:rsidR="00D02631" w:rsidRPr="0035724F" w:rsidRDefault="00D02631" w:rsidP="0035724F">
            <w:pPr>
              <w:spacing w:after="120"/>
              <w:rPr>
                <w:sz w:val="20"/>
              </w:rPr>
            </w:pPr>
            <w:proofErr w:type="spellStart"/>
            <w:r w:rsidRPr="0035724F">
              <w:rPr>
                <w:sz w:val="20"/>
              </w:rPr>
              <w:t>CurrentTerritoryID</w:t>
            </w:r>
            <w:proofErr w:type="spellEnd"/>
          </w:p>
        </w:tc>
        <w:tc>
          <w:tcPr>
            <w:tcW w:w="1890" w:type="dxa"/>
          </w:tcPr>
          <w:p w14:paraId="16E4A853" w14:textId="77777777" w:rsidR="00D02631" w:rsidRPr="0035724F" w:rsidRDefault="00D02631" w:rsidP="0035724F">
            <w:pPr>
              <w:spacing w:after="120"/>
              <w:rPr>
                <w:sz w:val="20"/>
              </w:rPr>
            </w:pPr>
          </w:p>
        </w:tc>
        <w:tc>
          <w:tcPr>
            <w:tcW w:w="1350" w:type="dxa"/>
          </w:tcPr>
          <w:p w14:paraId="16E4A854" w14:textId="77777777" w:rsidR="00D02631" w:rsidRPr="0035724F" w:rsidRDefault="00D02631" w:rsidP="0035724F">
            <w:pPr>
              <w:spacing w:after="120"/>
              <w:rPr>
                <w:sz w:val="20"/>
              </w:rPr>
            </w:pPr>
          </w:p>
        </w:tc>
      </w:tr>
      <w:tr w:rsidR="00D02631" w:rsidRPr="0035724F" w14:paraId="16E4A85B" w14:textId="77777777" w:rsidTr="006B4698">
        <w:tc>
          <w:tcPr>
            <w:tcW w:w="810" w:type="dxa"/>
          </w:tcPr>
          <w:p w14:paraId="16E4A856" w14:textId="77777777" w:rsidR="00D02631" w:rsidRPr="0035724F" w:rsidRDefault="00810E52" w:rsidP="0035724F">
            <w:pPr>
              <w:spacing w:after="120"/>
              <w:rPr>
                <w:sz w:val="20"/>
              </w:rPr>
            </w:pPr>
            <w:r w:rsidRPr="0035724F">
              <w:rPr>
                <w:sz w:val="20"/>
              </w:rPr>
              <w:t>1198</w:t>
            </w:r>
          </w:p>
        </w:tc>
        <w:tc>
          <w:tcPr>
            <w:tcW w:w="2520" w:type="dxa"/>
          </w:tcPr>
          <w:p w14:paraId="16E4A857" w14:textId="77777777" w:rsidR="00D02631" w:rsidRPr="0035724F" w:rsidRDefault="00D02631" w:rsidP="0035724F">
            <w:pPr>
              <w:spacing w:after="120"/>
              <w:rPr>
                <w:sz w:val="20"/>
              </w:rPr>
            </w:pPr>
            <w:proofErr w:type="spellStart"/>
            <w:r w:rsidRPr="0035724F">
              <w:rPr>
                <w:sz w:val="20"/>
              </w:rPr>
              <w:t>tblRequisitionAlignment</w:t>
            </w:r>
            <w:proofErr w:type="spellEnd"/>
          </w:p>
        </w:tc>
        <w:tc>
          <w:tcPr>
            <w:tcW w:w="1980" w:type="dxa"/>
          </w:tcPr>
          <w:p w14:paraId="16E4A858" w14:textId="77777777" w:rsidR="00D02631" w:rsidRPr="0035724F" w:rsidRDefault="00D02631" w:rsidP="0035724F">
            <w:pPr>
              <w:spacing w:after="120"/>
              <w:rPr>
                <w:sz w:val="20"/>
              </w:rPr>
            </w:pPr>
            <w:proofErr w:type="spellStart"/>
            <w:r w:rsidRPr="0035724F">
              <w:rPr>
                <w:sz w:val="20"/>
              </w:rPr>
              <w:t>CurrentManagerID</w:t>
            </w:r>
            <w:proofErr w:type="spellEnd"/>
          </w:p>
        </w:tc>
        <w:tc>
          <w:tcPr>
            <w:tcW w:w="1890" w:type="dxa"/>
          </w:tcPr>
          <w:p w14:paraId="16E4A859" w14:textId="77777777" w:rsidR="00D02631" w:rsidRPr="0035724F" w:rsidRDefault="00D02631" w:rsidP="0035724F">
            <w:pPr>
              <w:spacing w:after="120"/>
              <w:rPr>
                <w:sz w:val="20"/>
              </w:rPr>
            </w:pPr>
          </w:p>
        </w:tc>
        <w:tc>
          <w:tcPr>
            <w:tcW w:w="1350" w:type="dxa"/>
          </w:tcPr>
          <w:p w14:paraId="16E4A85A" w14:textId="77777777" w:rsidR="00D02631" w:rsidRPr="0035724F" w:rsidRDefault="00D02631" w:rsidP="0035724F">
            <w:pPr>
              <w:spacing w:after="120"/>
              <w:rPr>
                <w:sz w:val="20"/>
              </w:rPr>
            </w:pPr>
          </w:p>
        </w:tc>
      </w:tr>
    </w:tbl>
    <w:p w14:paraId="16E4A85C" w14:textId="77777777" w:rsidR="00684432" w:rsidRDefault="00DC3B70" w:rsidP="009446BF">
      <w:pPr>
        <w:pStyle w:val="Heading3"/>
      </w:pPr>
      <w:bookmarkStart w:id="4445" w:name="_Toc248042339"/>
      <w:bookmarkStart w:id="4446" w:name="_Toc270946274"/>
      <w:bookmarkStart w:id="4447" w:name="_Toc278358743"/>
      <w:bookmarkStart w:id="4448" w:name="_Toc295735820"/>
      <w:proofErr w:type="spellStart"/>
      <w:r w:rsidRPr="00FB06D0">
        <w:t>tbSpecimen_BreastRC</w:t>
      </w:r>
      <w:bookmarkEnd w:id="4445"/>
      <w:bookmarkEnd w:id="4446"/>
      <w:bookmarkEnd w:id="4447"/>
      <w:bookmarkEnd w:id="4448"/>
      <w:proofErr w:type="spellEnd"/>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0"/>
        <w:gridCol w:w="2520"/>
        <w:gridCol w:w="2340"/>
        <w:gridCol w:w="1530"/>
        <w:gridCol w:w="1548"/>
      </w:tblGrid>
      <w:tr w:rsidR="00D02631" w:rsidRPr="0035724F" w14:paraId="16E4A862" w14:textId="77777777" w:rsidTr="006B4698">
        <w:tc>
          <w:tcPr>
            <w:tcW w:w="810" w:type="dxa"/>
          </w:tcPr>
          <w:p w14:paraId="16E4A85D" w14:textId="77777777" w:rsidR="00D02631" w:rsidRPr="0035724F" w:rsidRDefault="00D02631" w:rsidP="0035724F">
            <w:pPr>
              <w:spacing w:after="120"/>
              <w:rPr>
                <w:sz w:val="20"/>
              </w:rPr>
            </w:pPr>
            <w:r w:rsidRPr="0035724F">
              <w:rPr>
                <w:sz w:val="20"/>
              </w:rPr>
              <w:t>FR-#</w:t>
            </w:r>
          </w:p>
        </w:tc>
        <w:tc>
          <w:tcPr>
            <w:tcW w:w="2520" w:type="dxa"/>
          </w:tcPr>
          <w:p w14:paraId="16E4A85E" w14:textId="77777777" w:rsidR="00D02631" w:rsidRPr="0035724F" w:rsidRDefault="00D02631" w:rsidP="0035724F">
            <w:pPr>
              <w:spacing w:after="120"/>
              <w:rPr>
                <w:sz w:val="20"/>
              </w:rPr>
            </w:pPr>
            <w:r w:rsidRPr="0035724F">
              <w:rPr>
                <w:sz w:val="20"/>
              </w:rPr>
              <w:t>Table</w:t>
            </w:r>
          </w:p>
        </w:tc>
        <w:tc>
          <w:tcPr>
            <w:tcW w:w="2340" w:type="dxa"/>
          </w:tcPr>
          <w:p w14:paraId="16E4A85F" w14:textId="77777777" w:rsidR="00D02631" w:rsidRPr="0035724F" w:rsidRDefault="00D02631" w:rsidP="0035724F">
            <w:pPr>
              <w:spacing w:after="120"/>
              <w:rPr>
                <w:sz w:val="20"/>
              </w:rPr>
            </w:pPr>
            <w:r w:rsidRPr="0035724F">
              <w:rPr>
                <w:sz w:val="20"/>
              </w:rPr>
              <w:t>Column</w:t>
            </w:r>
          </w:p>
        </w:tc>
        <w:tc>
          <w:tcPr>
            <w:tcW w:w="1530" w:type="dxa"/>
          </w:tcPr>
          <w:p w14:paraId="16E4A860" w14:textId="77777777" w:rsidR="00D02631" w:rsidRPr="0035724F" w:rsidRDefault="00724A3D" w:rsidP="0035724F">
            <w:pPr>
              <w:spacing w:after="120"/>
              <w:rPr>
                <w:sz w:val="20"/>
              </w:rPr>
            </w:pPr>
            <w:r w:rsidRPr="0035724F">
              <w:rPr>
                <w:sz w:val="20"/>
              </w:rPr>
              <w:t>Requisition tab</w:t>
            </w:r>
          </w:p>
        </w:tc>
        <w:tc>
          <w:tcPr>
            <w:tcW w:w="1548" w:type="dxa"/>
          </w:tcPr>
          <w:p w14:paraId="16E4A861" w14:textId="77777777" w:rsidR="00D02631" w:rsidRPr="0035724F" w:rsidRDefault="00724A3D" w:rsidP="0035724F">
            <w:pPr>
              <w:spacing w:after="120"/>
              <w:rPr>
                <w:sz w:val="20"/>
              </w:rPr>
            </w:pPr>
            <w:r w:rsidRPr="0035724F">
              <w:rPr>
                <w:sz w:val="20"/>
              </w:rPr>
              <w:t>Field name</w:t>
            </w:r>
          </w:p>
        </w:tc>
      </w:tr>
      <w:tr w:rsidR="00D02631" w:rsidRPr="0035724F" w14:paraId="16E4A868" w14:textId="77777777" w:rsidTr="006B4698">
        <w:tc>
          <w:tcPr>
            <w:tcW w:w="810" w:type="dxa"/>
          </w:tcPr>
          <w:p w14:paraId="16E4A863" w14:textId="77777777" w:rsidR="00D02631" w:rsidRPr="0035724F" w:rsidRDefault="00810E52" w:rsidP="0035724F">
            <w:pPr>
              <w:spacing w:after="120"/>
              <w:rPr>
                <w:sz w:val="20"/>
              </w:rPr>
            </w:pPr>
            <w:r w:rsidRPr="0035724F">
              <w:rPr>
                <w:sz w:val="20"/>
              </w:rPr>
              <w:t>1200</w:t>
            </w:r>
          </w:p>
        </w:tc>
        <w:tc>
          <w:tcPr>
            <w:tcW w:w="2520" w:type="dxa"/>
          </w:tcPr>
          <w:p w14:paraId="16E4A864" w14:textId="77777777" w:rsidR="00D02631" w:rsidRPr="0035724F" w:rsidRDefault="00D02631" w:rsidP="0035724F">
            <w:pPr>
              <w:spacing w:after="120"/>
              <w:rPr>
                <w:sz w:val="20"/>
              </w:rPr>
            </w:pPr>
            <w:proofErr w:type="spellStart"/>
            <w:r w:rsidRPr="0035724F">
              <w:rPr>
                <w:sz w:val="20"/>
              </w:rPr>
              <w:t>tblSpecimen_BreastRC</w:t>
            </w:r>
            <w:proofErr w:type="spellEnd"/>
          </w:p>
        </w:tc>
        <w:tc>
          <w:tcPr>
            <w:tcW w:w="2340" w:type="dxa"/>
          </w:tcPr>
          <w:p w14:paraId="16E4A865" w14:textId="77777777" w:rsidR="00D02631" w:rsidRPr="0035724F" w:rsidRDefault="00D02631" w:rsidP="0035724F">
            <w:pPr>
              <w:spacing w:after="120"/>
              <w:rPr>
                <w:sz w:val="20"/>
              </w:rPr>
            </w:pPr>
            <w:proofErr w:type="spellStart"/>
            <w:r w:rsidRPr="0035724F">
              <w:rPr>
                <w:sz w:val="20"/>
              </w:rPr>
              <w:t>ERStatus</w:t>
            </w:r>
            <w:proofErr w:type="spellEnd"/>
          </w:p>
        </w:tc>
        <w:tc>
          <w:tcPr>
            <w:tcW w:w="1530" w:type="dxa"/>
          </w:tcPr>
          <w:p w14:paraId="16E4A866" w14:textId="77777777" w:rsidR="00D02631" w:rsidRPr="0035724F" w:rsidRDefault="00E77FF8" w:rsidP="0035724F">
            <w:pPr>
              <w:spacing w:after="120"/>
              <w:rPr>
                <w:sz w:val="20"/>
              </w:rPr>
            </w:pPr>
            <w:r w:rsidRPr="0035724F">
              <w:rPr>
                <w:sz w:val="20"/>
              </w:rPr>
              <w:t>Specimen</w:t>
            </w:r>
          </w:p>
        </w:tc>
        <w:tc>
          <w:tcPr>
            <w:tcW w:w="1548" w:type="dxa"/>
          </w:tcPr>
          <w:p w14:paraId="16E4A867" w14:textId="77777777" w:rsidR="00D02631" w:rsidRPr="0035724F" w:rsidRDefault="00E77FF8" w:rsidP="0035724F">
            <w:pPr>
              <w:spacing w:after="120"/>
              <w:rPr>
                <w:sz w:val="20"/>
              </w:rPr>
            </w:pPr>
            <w:r w:rsidRPr="0035724F">
              <w:rPr>
                <w:sz w:val="20"/>
              </w:rPr>
              <w:t>ER Status</w:t>
            </w:r>
          </w:p>
        </w:tc>
      </w:tr>
      <w:tr w:rsidR="00D02631" w:rsidRPr="0035724F" w14:paraId="16E4A86E" w14:textId="77777777" w:rsidTr="006B4698">
        <w:tc>
          <w:tcPr>
            <w:tcW w:w="810" w:type="dxa"/>
          </w:tcPr>
          <w:p w14:paraId="16E4A869" w14:textId="77777777" w:rsidR="00D02631" w:rsidRPr="0035724F" w:rsidRDefault="00810E52" w:rsidP="0035724F">
            <w:pPr>
              <w:spacing w:after="120"/>
              <w:rPr>
                <w:sz w:val="20"/>
              </w:rPr>
            </w:pPr>
            <w:r w:rsidRPr="0035724F">
              <w:rPr>
                <w:sz w:val="20"/>
              </w:rPr>
              <w:t>1201</w:t>
            </w:r>
          </w:p>
        </w:tc>
        <w:tc>
          <w:tcPr>
            <w:tcW w:w="2520" w:type="dxa"/>
          </w:tcPr>
          <w:p w14:paraId="16E4A86A" w14:textId="77777777" w:rsidR="00D02631" w:rsidRPr="0035724F" w:rsidRDefault="00D02631" w:rsidP="0035724F">
            <w:pPr>
              <w:spacing w:after="120"/>
              <w:rPr>
                <w:sz w:val="20"/>
              </w:rPr>
            </w:pPr>
            <w:proofErr w:type="spellStart"/>
            <w:r w:rsidRPr="0035724F">
              <w:rPr>
                <w:sz w:val="20"/>
              </w:rPr>
              <w:t>tblSpecimen_BreastRC</w:t>
            </w:r>
            <w:proofErr w:type="spellEnd"/>
          </w:p>
        </w:tc>
        <w:tc>
          <w:tcPr>
            <w:tcW w:w="2340" w:type="dxa"/>
          </w:tcPr>
          <w:p w14:paraId="16E4A86B" w14:textId="77777777" w:rsidR="00D02631" w:rsidRPr="0035724F" w:rsidRDefault="00D02631" w:rsidP="0035724F">
            <w:pPr>
              <w:spacing w:after="120"/>
              <w:rPr>
                <w:sz w:val="20"/>
              </w:rPr>
            </w:pPr>
            <w:proofErr w:type="spellStart"/>
            <w:r w:rsidRPr="0035724F">
              <w:rPr>
                <w:sz w:val="20"/>
              </w:rPr>
              <w:t>NodeStatus</w:t>
            </w:r>
            <w:proofErr w:type="spellEnd"/>
          </w:p>
        </w:tc>
        <w:tc>
          <w:tcPr>
            <w:tcW w:w="1530" w:type="dxa"/>
          </w:tcPr>
          <w:p w14:paraId="16E4A86C" w14:textId="77777777" w:rsidR="00D02631" w:rsidRPr="0035724F" w:rsidRDefault="00E77FF8" w:rsidP="0035724F">
            <w:pPr>
              <w:spacing w:after="120"/>
              <w:rPr>
                <w:sz w:val="20"/>
              </w:rPr>
            </w:pPr>
            <w:r w:rsidRPr="0035724F">
              <w:rPr>
                <w:sz w:val="20"/>
              </w:rPr>
              <w:t>Specimen</w:t>
            </w:r>
          </w:p>
        </w:tc>
        <w:tc>
          <w:tcPr>
            <w:tcW w:w="1548" w:type="dxa"/>
          </w:tcPr>
          <w:p w14:paraId="16E4A86D" w14:textId="77777777" w:rsidR="00D02631" w:rsidRPr="0035724F" w:rsidRDefault="00E77FF8" w:rsidP="0035724F">
            <w:pPr>
              <w:spacing w:after="120"/>
              <w:rPr>
                <w:sz w:val="20"/>
              </w:rPr>
            </w:pPr>
            <w:r w:rsidRPr="0035724F">
              <w:rPr>
                <w:sz w:val="20"/>
              </w:rPr>
              <w:t>Node Status</w:t>
            </w:r>
          </w:p>
        </w:tc>
      </w:tr>
      <w:tr w:rsidR="00D02631" w:rsidRPr="0035724F" w14:paraId="16E4A874" w14:textId="77777777" w:rsidTr="006B4698">
        <w:tc>
          <w:tcPr>
            <w:tcW w:w="810" w:type="dxa"/>
          </w:tcPr>
          <w:p w14:paraId="16E4A86F" w14:textId="77777777" w:rsidR="00D02631" w:rsidRPr="0035724F" w:rsidRDefault="00810E52" w:rsidP="0035724F">
            <w:pPr>
              <w:spacing w:after="120"/>
              <w:rPr>
                <w:sz w:val="20"/>
              </w:rPr>
            </w:pPr>
            <w:r w:rsidRPr="0035724F">
              <w:rPr>
                <w:sz w:val="20"/>
              </w:rPr>
              <w:t>1202</w:t>
            </w:r>
          </w:p>
        </w:tc>
        <w:tc>
          <w:tcPr>
            <w:tcW w:w="2520" w:type="dxa"/>
          </w:tcPr>
          <w:p w14:paraId="16E4A870" w14:textId="77777777" w:rsidR="00D02631" w:rsidRPr="0035724F" w:rsidRDefault="00D02631" w:rsidP="0035724F">
            <w:pPr>
              <w:spacing w:after="120"/>
              <w:rPr>
                <w:sz w:val="20"/>
              </w:rPr>
            </w:pPr>
            <w:proofErr w:type="spellStart"/>
            <w:r w:rsidRPr="0035724F">
              <w:rPr>
                <w:sz w:val="20"/>
              </w:rPr>
              <w:t>tblSpecimen_BreastRC</w:t>
            </w:r>
            <w:proofErr w:type="spellEnd"/>
          </w:p>
        </w:tc>
        <w:tc>
          <w:tcPr>
            <w:tcW w:w="2340" w:type="dxa"/>
          </w:tcPr>
          <w:p w14:paraId="16E4A871" w14:textId="77777777" w:rsidR="00D02631" w:rsidRPr="0035724F" w:rsidRDefault="00D02631" w:rsidP="0035724F">
            <w:pPr>
              <w:spacing w:after="120"/>
              <w:rPr>
                <w:sz w:val="20"/>
              </w:rPr>
            </w:pPr>
            <w:proofErr w:type="spellStart"/>
            <w:r w:rsidRPr="0035724F">
              <w:rPr>
                <w:sz w:val="20"/>
              </w:rPr>
              <w:t>ClinicalStageEnumID</w:t>
            </w:r>
            <w:proofErr w:type="spellEnd"/>
          </w:p>
        </w:tc>
        <w:tc>
          <w:tcPr>
            <w:tcW w:w="1530" w:type="dxa"/>
          </w:tcPr>
          <w:p w14:paraId="16E4A872" w14:textId="77777777" w:rsidR="00D02631" w:rsidRPr="0035724F" w:rsidRDefault="00E77FF8" w:rsidP="0035724F">
            <w:pPr>
              <w:spacing w:after="120"/>
              <w:rPr>
                <w:sz w:val="20"/>
              </w:rPr>
            </w:pPr>
            <w:r w:rsidRPr="0035724F">
              <w:rPr>
                <w:sz w:val="20"/>
              </w:rPr>
              <w:t>Specimen</w:t>
            </w:r>
          </w:p>
        </w:tc>
        <w:tc>
          <w:tcPr>
            <w:tcW w:w="1548" w:type="dxa"/>
          </w:tcPr>
          <w:p w14:paraId="16E4A873" w14:textId="77777777" w:rsidR="00D02631" w:rsidRPr="0035724F" w:rsidRDefault="00E77FF8" w:rsidP="0035724F">
            <w:pPr>
              <w:spacing w:after="120"/>
              <w:rPr>
                <w:sz w:val="20"/>
              </w:rPr>
            </w:pPr>
            <w:r w:rsidRPr="0035724F">
              <w:rPr>
                <w:sz w:val="20"/>
              </w:rPr>
              <w:t>Clinical Stage</w:t>
            </w:r>
          </w:p>
        </w:tc>
      </w:tr>
      <w:tr w:rsidR="00D02631" w:rsidRPr="0035724F" w14:paraId="16E4A87A" w14:textId="77777777" w:rsidTr="006B4698">
        <w:tc>
          <w:tcPr>
            <w:tcW w:w="810" w:type="dxa"/>
          </w:tcPr>
          <w:p w14:paraId="16E4A875" w14:textId="77777777" w:rsidR="00D02631" w:rsidRPr="0035724F" w:rsidRDefault="00810E52" w:rsidP="0035724F">
            <w:pPr>
              <w:spacing w:after="120"/>
              <w:rPr>
                <w:sz w:val="20"/>
              </w:rPr>
            </w:pPr>
            <w:r w:rsidRPr="0035724F">
              <w:rPr>
                <w:sz w:val="20"/>
              </w:rPr>
              <w:t>1203</w:t>
            </w:r>
          </w:p>
        </w:tc>
        <w:tc>
          <w:tcPr>
            <w:tcW w:w="2520" w:type="dxa"/>
          </w:tcPr>
          <w:p w14:paraId="16E4A876" w14:textId="77777777" w:rsidR="00D02631" w:rsidRPr="0035724F" w:rsidRDefault="00D02631" w:rsidP="0035724F">
            <w:pPr>
              <w:spacing w:after="120"/>
              <w:rPr>
                <w:sz w:val="20"/>
              </w:rPr>
            </w:pPr>
            <w:proofErr w:type="spellStart"/>
            <w:r w:rsidRPr="0035724F">
              <w:rPr>
                <w:sz w:val="20"/>
              </w:rPr>
              <w:t>tblSpecimen_BreastRC</w:t>
            </w:r>
            <w:proofErr w:type="spellEnd"/>
          </w:p>
        </w:tc>
        <w:tc>
          <w:tcPr>
            <w:tcW w:w="2340" w:type="dxa"/>
          </w:tcPr>
          <w:p w14:paraId="16E4A877" w14:textId="77777777" w:rsidR="00D02631" w:rsidRPr="0035724F" w:rsidRDefault="00D02631" w:rsidP="0035724F">
            <w:pPr>
              <w:spacing w:after="120"/>
              <w:rPr>
                <w:sz w:val="20"/>
              </w:rPr>
            </w:pPr>
            <w:proofErr w:type="spellStart"/>
            <w:r w:rsidRPr="0035724F">
              <w:rPr>
                <w:sz w:val="20"/>
              </w:rPr>
              <w:t>NodeStatusDeterminationEnumID</w:t>
            </w:r>
            <w:proofErr w:type="spellEnd"/>
          </w:p>
        </w:tc>
        <w:tc>
          <w:tcPr>
            <w:tcW w:w="1530" w:type="dxa"/>
          </w:tcPr>
          <w:p w14:paraId="16E4A878" w14:textId="77777777" w:rsidR="00D02631" w:rsidRPr="0035724F" w:rsidRDefault="00E77FF8" w:rsidP="0035724F">
            <w:pPr>
              <w:spacing w:after="120"/>
              <w:rPr>
                <w:sz w:val="20"/>
              </w:rPr>
            </w:pPr>
            <w:r w:rsidRPr="0035724F">
              <w:rPr>
                <w:sz w:val="20"/>
              </w:rPr>
              <w:t>Specimen</w:t>
            </w:r>
          </w:p>
        </w:tc>
        <w:tc>
          <w:tcPr>
            <w:tcW w:w="1548" w:type="dxa"/>
          </w:tcPr>
          <w:p w14:paraId="16E4A879" w14:textId="77777777" w:rsidR="00D02631" w:rsidRPr="0035724F" w:rsidRDefault="00E77FF8" w:rsidP="0035724F">
            <w:pPr>
              <w:spacing w:after="120"/>
              <w:rPr>
                <w:sz w:val="20"/>
              </w:rPr>
            </w:pPr>
            <w:r w:rsidRPr="0035724F">
              <w:rPr>
                <w:sz w:val="20"/>
              </w:rPr>
              <w:t>Node Status Determination</w:t>
            </w:r>
          </w:p>
        </w:tc>
      </w:tr>
    </w:tbl>
    <w:p w14:paraId="16E4A87B" w14:textId="77777777" w:rsidR="00684432" w:rsidRDefault="00DC3B70" w:rsidP="009446BF">
      <w:pPr>
        <w:pStyle w:val="Heading3"/>
      </w:pPr>
      <w:bookmarkStart w:id="4449" w:name="_Toc248042340"/>
      <w:bookmarkStart w:id="4450" w:name="_Toc270946275"/>
      <w:bookmarkStart w:id="4451" w:name="_Toc278358744"/>
      <w:bookmarkStart w:id="4452" w:name="_Toc295735821"/>
      <w:proofErr w:type="spellStart"/>
      <w:r w:rsidRPr="00FB06D0">
        <w:t>tblSpecimen_Colon</w:t>
      </w:r>
      <w:proofErr w:type="spellEnd"/>
      <w:del w:id="4453" w:author="bmooney" w:date="2011-08-10T15:41:00Z">
        <w:r w:rsidRPr="00FB06D0" w:rsidDel="00C20CA7">
          <w:delText>RC</w:delText>
        </w:r>
      </w:del>
      <w:bookmarkEnd w:id="4449"/>
      <w:bookmarkEnd w:id="4450"/>
      <w:bookmarkEnd w:id="4451"/>
      <w:bookmarkEnd w:id="4452"/>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2070"/>
        <w:gridCol w:w="2610"/>
        <w:gridCol w:w="1440"/>
        <w:gridCol w:w="1800"/>
      </w:tblGrid>
      <w:tr w:rsidR="00D02631" w:rsidRPr="0035724F" w14:paraId="16E4A881" w14:textId="77777777" w:rsidTr="006B4698">
        <w:tc>
          <w:tcPr>
            <w:tcW w:w="720" w:type="dxa"/>
          </w:tcPr>
          <w:p w14:paraId="16E4A87C" w14:textId="77777777" w:rsidR="00D02631" w:rsidRPr="0035724F" w:rsidRDefault="00D02631" w:rsidP="0035724F">
            <w:pPr>
              <w:spacing w:after="120"/>
              <w:rPr>
                <w:sz w:val="20"/>
              </w:rPr>
            </w:pPr>
            <w:r w:rsidRPr="0035724F">
              <w:rPr>
                <w:sz w:val="20"/>
              </w:rPr>
              <w:t>FR-#</w:t>
            </w:r>
          </w:p>
        </w:tc>
        <w:tc>
          <w:tcPr>
            <w:tcW w:w="2070" w:type="dxa"/>
          </w:tcPr>
          <w:p w14:paraId="16E4A87D" w14:textId="77777777" w:rsidR="00D02631" w:rsidRPr="0035724F" w:rsidRDefault="00D02631" w:rsidP="0035724F">
            <w:pPr>
              <w:spacing w:after="120"/>
              <w:rPr>
                <w:sz w:val="20"/>
              </w:rPr>
            </w:pPr>
            <w:r w:rsidRPr="0035724F">
              <w:rPr>
                <w:sz w:val="20"/>
              </w:rPr>
              <w:t>Table</w:t>
            </w:r>
          </w:p>
        </w:tc>
        <w:tc>
          <w:tcPr>
            <w:tcW w:w="2610" w:type="dxa"/>
          </w:tcPr>
          <w:p w14:paraId="16E4A87E" w14:textId="77777777" w:rsidR="00D02631" w:rsidRPr="0035724F" w:rsidRDefault="00D02631" w:rsidP="0035724F">
            <w:pPr>
              <w:spacing w:after="120"/>
              <w:rPr>
                <w:sz w:val="20"/>
              </w:rPr>
            </w:pPr>
            <w:r w:rsidRPr="0035724F">
              <w:rPr>
                <w:sz w:val="20"/>
              </w:rPr>
              <w:t>Column</w:t>
            </w:r>
          </w:p>
        </w:tc>
        <w:tc>
          <w:tcPr>
            <w:tcW w:w="1440" w:type="dxa"/>
          </w:tcPr>
          <w:p w14:paraId="16E4A87F" w14:textId="77777777" w:rsidR="00D02631" w:rsidRPr="0035724F" w:rsidRDefault="00724A3D" w:rsidP="0035724F">
            <w:pPr>
              <w:spacing w:after="120"/>
              <w:rPr>
                <w:sz w:val="20"/>
              </w:rPr>
            </w:pPr>
            <w:r w:rsidRPr="0035724F">
              <w:rPr>
                <w:sz w:val="20"/>
              </w:rPr>
              <w:t>Requis</w:t>
            </w:r>
            <w:r w:rsidR="005E0AA2" w:rsidRPr="0035724F">
              <w:rPr>
                <w:sz w:val="20"/>
              </w:rPr>
              <w:t>i</w:t>
            </w:r>
            <w:r w:rsidRPr="0035724F">
              <w:rPr>
                <w:sz w:val="20"/>
              </w:rPr>
              <w:t>tion tab</w:t>
            </w:r>
          </w:p>
        </w:tc>
        <w:tc>
          <w:tcPr>
            <w:tcW w:w="1800" w:type="dxa"/>
          </w:tcPr>
          <w:p w14:paraId="16E4A880" w14:textId="77777777" w:rsidR="00D02631" w:rsidRPr="0035724F" w:rsidRDefault="00724A3D" w:rsidP="0035724F">
            <w:pPr>
              <w:spacing w:after="120"/>
              <w:rPr>
                <w:sz w:val="20"/>
              </w:rPr>
            </w:pPr>
            <w:r w:rsidRPr="0035724F">
              <w:rPr>
                <w:sz w:val="20"/>
              </w:rPr>
              <w:t>Field name</w:t>
            </w:r>
          </w:p>
        </w:tc>
      </w:tr>
      <w:tr w:rsidR="00E77FF8" w:rsidRPr="0035724F" w14:paraId="16E4A887" w14:textId="77777777" w:rsidTr="006B4698">
        <w:tc>
          <w:tcPr>
            <w:tcW w:w="720" w:type="dxa"/>
          </w:tcPr>
          <w:p w14:paraId="16E4A882" w14:textId="77777777" w:rsidR="00E77FF8" w:rsidRPr="0035724F" w:rsidRDefault="00810E52" w:rsidP="0035724F">
            <w:pPr>
              <w:spacing w:after="120"/>
              <w:rPr>
                <w:sz w:val="20"/>
              </w:rPr>
            </w:pPr>
            <w:r w:rsidRPr="0035724F">
              <w:rPr>
                <w:sz w:val="20"/>
              </w:rPr>
              <w:t>1204</w:t>
            </w:r>
          </w:p>
        </w:tc>
        <w:tc>
          <w:tcPr>
            <w:tcW w:w="2070" w:type="dxa"/>
          </w:tcPr>
          <w:p w14:paraId="16E4A883" w14:textId="77777777" w:rsidR="00E77FF8" w:rsidRPr="0035724F" w:rsidRDefault="00E77FF8" w:rsidP="0035724F">
            <w:pPr>
              <w:spacing w:after="120"/>
              <w:rPr>
                <w:sz w:val="20"/>
              </w:rPr>
            </w:pPr>
            <w:proofErr w:type="spellStart"/>
            <w:r w:rsidRPr="0035724F">
              <w:rPr>
                <w:sz w:val="20"/>
              </w:rPr>
              <w:t>tblSpecimen_Colon</w:t>
            </w:r>
            <w:proofErr w:type="spellEnd"/>
          </w:p>
        </w:tc>
        <w:tc>
          <w:tcPr>
            <w:tcW w:w="2610" w:type="dxa"/>
          </w:tcPr>
          <w:p w14:paraId="16E4A884" w14:textId="77777777" w:rsidR="00E77FF8" w:rsidRPr="0035724F" w:rsidRDefault="00E77FF8" w:rsidP="0035724F">
            <w:pPr>
              <w:spacing w:after="120"/>
              <w:rPr>
                <w:sz w:val="20"/>
              </w:rPr>
            </w:pPr>
            <w:proofErr w:type="spellStart"/>
            <w:r w:rsidRPr="0035724F">
              <w:rPr>
                <w:sz w:val="20"/>
              </w:rPr>
              <w:t>ClinicalStageEnumID</w:t>
            </w:r>
            <w:proofErr w:type="spellEnd"/>
          </w:p>
        </w:tc>
        <w:tc>
          <w:tcPr>
            <w:tcW w:w="1440" w:type="dxa"/>
          </w:tcPr>
          <w:p w14:paraId="16E4A885" w14:textId="77777777" w:rsidR="00E77FF8" w:rsidRPr="0035724F" w:rsidRDefault="00E77FF8" w:rsidP="0035724F">
            <w:pPr>
              <w:spacing w:after="120"/>
              <w:rPr>
                <w:sz w:val="20"/>
              </w:rPr>
            </w:pPr>
            <w:r w:rsidRPr="0035724F">
              <w:rPr>
                <w:sz w:val="20"/>
              </w:rPr>
              <w:t>Specimen</w:t>
            </w:r>
          </w:p>
        </w:tc>
        <w:tc>
          <w:tcPr>
            <w:tcW w:w="1800" w:type="dxa"/>
          </w:tcPr>
          <w:p w14:paraId="16E4A886" w14:textId="77777777" w:rsidR="00E77FF8" w:rsidRPr="0035724F" w:rsidRDefault="00E77FF8" w:rsidP="0035724F">
            <w:pPr>
              <w:spacing w:after="120"/>
              <w:rPr>
                <w:sz w:val="20"/>
              </w:rPr>
            </w:pPr>
            <w:r w:rsidRPr="0035724F">
              <w:rPr>
                <w:sz w:val="20"/>
              </w:rPr>
              <w:t>Clinical Stage</w:t>
            </w:r>
          </w:p>
        </w:tc>
      </w:tr>
      <w:tr w:rsidR="00E77FF8" w:rsidRPr="0035724F" w14:paraId="16E4A88D" w14:textId="77777777" w:rsidTr="006B4698">
        <w:tc>
          <w:tcPr>
            <w:tcW w:w="720" w:type="dxa"/>
          </w:tcPr>
          <w:p w14:paraId="16E4A888" w14:textId="77777777" w:rsidR="00E77FF8" w:rsidRPr="0035724F" w:rsidRDefault="00810E52" w:rsidP="0035724F">
            <w:pPr>
              <w:spacing w:after="120"/>
              <w:rPr>
                <w:sz w:val="20"/>
              </w:rPr>
            </w:pPr>
            <w:r w:rsidRPr="0035724F">
              <w:rPr>
                <w:sz w:val="20"/>
              </w:rPr>
              <w:t>1205</w:t>
            </w:r>
          </w:p>
        </w:tc>
        <w:tc>
          <w:tcPr>
            <w:tcW w:w="2070" w:type="dxa"/>
          </w:tcPr>
          <w:p w14:paraId="16E4A889" w14:textId="77777777" w:rsidR="00E77FF8" w:rsidRPr="0035724F" w:rsidRDefault="00E77FF8" w:rsidP="0035724F">
            <w:pPr>
              <w:spacing w:after="120"/>
              <w:rPr>
                <w:sz w:val="20"/>
              </w:rPr>
            </w:pPr>
            <w:proofErr w:type="spellStart"/>
            <w:r w:rsidRPr="0035724F">
              <w:rPr>
                <w:sz w:val="20"/>
              </w:rPr>
              <w:t>tblSpecimen_Colon</w:t>
            </w:r>
            <w:proofErr w:type="spellEnd"/>
          </w:p>
        </w:tc>
        <w:tc>
          <w:tcPr>
            <w:tcW w:w="2610" w:type="dxa"/>
          </w:tcPr>
          <w:p w14:paraId="16E4A88A" w14:textId="77777777" w:rsidR="00E77FF8" w:rsidRPr="0035724F" w:rsidRDefault="00E77FF8" w:rsidP="0035724F">
            <w:pPr>
              <w:spacing w:after="120"/>
              <w:rPr>
                <w:sz w:val="20"/>
              </w:rPr>
            </w:pPr>
            <w:r w:rsidRPr="0035724F">
              <w:rPr>
                <w:sz w:val="20"/>
              </w:rPr>
              <w:t>T4EnumID</w:t>
            </w:r>
          </w:p>
        </w:tc>
        <w:tc>
          <w:tcPr>
            <w:tcW w:w="1440" w:type="dxa"/>
          </w:tcPr>
          <w:p w14:paraId="16E4A88B" w14:textId="77777777" w:rsidR="00E77FF8" w:rsidRPr="0035724F" w:rsidRDefault="00E77FF8" w:rsidP="0035724F">
            <w:pPr>
              <w:spacing w:after="120"/>
              <w:rPr>
                <w:sz w:val="20"/>
              </w:rPr>
            </w:pPr>
            <w:r w:rsidRPr="0035724F">
              <w:rPr>
                <w:sz w:val="20"/>
              </w:rPr>
              <w:t>Specimen</w:t>
            </w:r>
          </w:p>
        </w:tc>
        <w:tc>
          <w:tcPr>
            <w:tcW w:w="1800" w:type="dxa"/>
          </w:tcPr>
          <w:p w14:paraId="16E4A88C" w14:textId="77777777" w:rsidR="00E77FF8" w:rsidRPr="0035724F" w:rsidRDefault="00E77FF8" w:rsidP="0035724F">
            <w:pPr>
              <w:spacing w:after="120"/>
              <w:rPr>
                <w:sz w:val="20"/>
              </w:rPr>
            </w:pPr>
            <w:r w:rsidRPr="0035724F">
              <w:rPr>
                <w:sz w:val="20"/>
              </w:rPr>
              <w:t>T4</w:t>
            </w:r>
          </w:p>
        </w:tc>
      </w:tr>
      <w:tr w:rsidR="00E77FF8" w:rsidRPr="0035724F" w14:paraId="16E4A893" w14:textId="77777777" w:rsidTr="006B4698">
        <w:tc>
          <w:tcPr>
            <w:tcW w:w="720" w:type="dxa"/>
          </w:tcPr>
          <w:p w14:paraId="16E4A88E" w14:textId="77777777" w:rsidR="00E77FF8" w:rsidRPr="0035724F" w:rsidRDefault="00810E52" w:rsidP="0035724F">
            <w:pPr>
              <w:spacing w:after="120"/>
              <w:rPr>
                <w:sz w:val="20"/>
              </w:rPr>
            </w:pPr>
            <w:r w:rsidRPr="0035724F">
              <w:rPr>
                <w:sz w:val="20"/>
              </w:rPr>
              <w:t>1206</w:t>
            </w:r>
          </w:p>
        </w:tc>
        <w:tc>
          <w:tcPr>
            <w:tcW w:w="2070" w:type="dxa"/>
          </w:tcPr>
          <w:p w14:paraId="16E4A88F" w14:textId="77777777" w:rsidR="00E77FF8" w:rsidRPr="0035724F" w:rsidRDefault="00E77FF8" w:rsidP="0035724F">
            <w:pPr>
              <w:spacing w:after="120"/>
              <w:rPr>
                <w:sz w:val="20"/>
              </w:rPr>
            </w:pPr>
            <w:proofErr w:type="spellStart"/>
            <w:r w:rsidRPr="0035724F">
              <w:rPr>
                <w:sz w:val="20"/>
              </w:rPr>
              <w:t>tblSpecimen_Colon</w:t>
            </w:r>
            <w:proofErr w:type="spellEnd"/>
          </w:p>
        </w:tc>
        <w:tc>
          <w:tcPr>
            <w:tcW w:w="2610" w:type="dxa"/>
          </w:tcPr>
          <w:p w14:paraId="16E4A890" w14:textId="77777777" w:rsidR="00E77FF8" w:rsidRPr="0035724F" w:rsidRDefault="00E77FF8" w:rsidP="0035724F">
            <w:pPr>
              <w:spacing w:after="120"/>
              <w:rPr>
                <w:sz w:val="20"/>
              </w:rPr>
            </w:pPr>
            <w:proofErr w:type="spellStart"/>
            <w:r w:rsidRPr="0035724F">
              <w:rPr>
                <w:sz w:val="20"/>
              </w:rPr>
              <w:t>MSIMMREnumID</w:t>
            </w:r>
            <w:proofErr w:type="spellEnd"/>
          </w:p>
        </w:tc>
        <w:tc>
          <w:tcPr>
            <w:tcW w:w="1440" w:type="dxa"/>
          </w:tcPr>
          <w:p w14:paraId="16E4A891" w14:textId="77777777" w:rsidR="00E77FF8" w:rsidRPr="0035724F" w:rsidRDefault="00E77FF8" w:rsidP="0035724F">
            <w:pPr>
              <w:spacing w:after="120"/>
              <w:rPr>
                <w:sz w:val="20"/>
              </w:rPr>
            </w:pPr>
            <w:r w:rsidRPr="0035724F">
              <w:rPr>
                <w:sz w:val="20"/>
              </w:rPr>
              <w:t>Specimen</w:t>
            </w:r>
          </w:p>
        </w:tc>
        <w:tc>
          <w:tcPr>
            <w:tcW w:w="1800" w:type="dxa"/>
          </w:tcPr>
          <w:p w14:paraId="16E4A892" w14:textId="77777777" w:rsidR="00E77FF8" w:rsidRPr="0035724F" w:rsidRDefault="00E77FF8" w:rsidP="0035724F">
            <w:pPr>
              <w:spacing w:after="120"/>
              <w:rPr>
                <w:sz w:val="20"/>
              </w:rPr>
            </w:pPr>
            <w:r w:rsidRPr="0035724F">
              <w:rPr>
                <w:sz w:val="20"/>
              </w:rPr>
              <w:t>MSI-H or MMR-D</w:t>
            </w:r>
          </w:p>
        </w:tc>
      </w:tr>
    </w:tbl>
    <w:p w14:paraId="16E4A894" w14:textId="77777777" w:rsidR="00684432" w:rsidRDefault="00F74F06" w:rsidP="009446BF">
      <w:pPr>
        <w:pStyle w:val="Heading3"/>
      </w:pPr>
      <w:bookmarkStart w:id="4454" w:name="_Toc248042341"/>
      <w:bookmarkStart w:id="4455" w:name="_Toc270946276"/>
      <w:bookmarkStart w:id="4456" w:name="_Toc278358745"/>
      <w:bookmarkStart w:id="4457" w:name="_Toc295735822"/>
      <w:proofErr w:type="spellStart"/>
      <w:proofErr w:type="gramStart"/>
      <w:r w:rsidRPr="00FB06D0">
        <w:t>tblRequisitionRole</w:t>
      </w:r>
      <w:bookmarkEnd w:id="4454"/>
      <w:bookmarkEnd w:id="4455"/>
      <w:bookmarkEnd w:id="4456"/>
      <w:bookmarkEnd w:id="4457"/>
      <w:proofErr w:type="spellEnd"/>
      <w:proofErr w:type="gramEnd"/>
    </w:p>
    <w:p w14:paraId="16E4A895" w14:textId="77777777" w:rsidR="00684432" w:rsidRDefault="00810E52" w:rsidP="009446BF">
      <w:pPr>
        <w:pStyle w:val="Body3"/>
      </w:pPr>
      <w:r>
        <w:t xml:space="preserve">1210. </w:t>
      </w:r>
      <w:r w:rsidR="00CF6982">
        <w:t xml:space="preserve"> </w:t>
      </w:r>
      <w:r w:rsidR="00344594" w:rsidRPr="00FB06D0">
        <w:t xml:space="preserve">Entries in </w:t>
      </w:r>
      <w:proofErr w:type="spellStart"/>
      <w:r w:rsidR="00344594" w:rsidRPr="00FB06D0">
        <w:t>tblRequisitionRole</w:t>
      </w:r>
      <w:proofErr w:type="spellEnd"/>
      <w:r w:rsidR="00344594" w:rsidRPr="00FB06D0">
        <w:t xml:space="preserve">, </w:t>
      </w:r>
      <w:proofErr w:type="spellStart"/>
      <w:r w:rsidR="00324206" w:rsidRPr="00FB06D0">
        <w:t>tblRequisitionEntity</w:t>
      </w:r>
      <w:proofErr w:type="spellEnd"/>
      <w:r w:rsidR="00344594" w:rsidRPr="00FB06D0">
        <w:t xml:space="preserve">, and </w:t>
      </w:r>
      <w:proofErr w:type="spellStart"/>
      <w:r w:rsidR="00344594" w:rsidRPr="00FB06D0">
        <w:t>tblRequisitionAddress</w:t>
      </w:r>
      <w:proofErr w:type="spellEnd"/>
      <w:r w:rsidR="00324206" w:rsidRPr="00FB06D0">
        <w:t xml:space="preserve"> hold information about the </w:t>
      </w:r>
      <w:r w:rsidR="005E0AA2" w:rsidRPr="00FB06D0">
        <w:t>people, studies, and addresses</w:t>
      </w:r>
      <w:r w:rsidR="00324206" w:rsidRPr="00FB06D0">
        <w:t xml:space="preserve"> (the CRM entities) associated with the requisition.</w:t>
      </w:r>
    </w:p>
    <w:p w14:paraId="16E4A896" w14:textId="77777777" w:rsidR="00684432" w:rsidRDefault="00810E52" w:rsidP="009446BF">
      <w:pPr>
        <w:pStyle w:val="Body3"/>
      </w:pPr>
      <w:r>
        <w:t xml:space="preserve">1211. </w:t>
      </w:r>
      <w:r w:rsidR="00CF6982">
        <w:t xml:space="preserve"> </w:t>
      </w:r>
      <w:r w:rsidR="005E0AA2" w:rsidRPr="00FB06D0">
        <w:t xml:space="preserve">Entries in </w:t>
      </w:r>
      <w:proofErr w:type="spellStart"/>
      <w:r w:rsidR="005E0AA2" w:rsidRPr="00FB06D0">
        <w:t>tblRequisitionRole</w:t>
      </w:r>
      <w:proofErr w:type="spellEnd"/>
      <w:r w:rsidR="005E0AA2" w:rsidRPr="00FB06D0">
        <w:t xml:space="preserve"> are associated with exactly one of the following six roles:</w:t>
      </w:r>
      <w:r w:rsidR="00CF6982">
        <w:t xml:space="preserve"> </w:t>
      </w:r>
      <w:r w:rsidR="005E0AA2" w:rsidRPr="00FB06D0">
        <w:t xml:space="preserve"> Pathology, Treating, Additional</w:t>
      </w:r>
      <w:r w:rsidR="00126670" w:rsidRPr="00FB06D0">
        <w:t xml:space="preserve"> </w:t>
      </w:r>
      <w:r w:rsidR="005E0AA2" w:rsidRPr="00FB06D0">
        <w:t>Recipient, Materials Return, GHI Billing, and Study.</w:t>
      </w:r>
    </w:p>
    <w:p w14:paraId="16E4A897" w14:textId="77777777" w:rsidR="00684432" w:rsidRDefault="00810E52" w:rsidP="009446BF">
      <w:pPr>
        <w:pStyle w:val="Body3"/>
      </w:pPr>
      <w:r>
        <w:t xml:space="preserve">1212. </w:t>
      </w:r>
      <w:r w:rsidR="00CF6982">
        <w:t xml:space="preserve"> </w:t>
      </w:r>
      <w:r w:rsidR="005E0AA2" w:rsidRPr="00FB06D0">
        <w:t xml:space="preserve">Each entry in </w:t>
      </w:r>
      <w:proofErr w:type="spellStart"/>
      <w:r w:rsidR="005E0AA2" w:rsidRPr="00FB06D0">
        <w:t>tblRequisitionEntity</w:t>
      </w:r>
      <w:proofErr w:type="spellEnd"/>
      <w:r w:rsidR="005E0AA2" w:rsidRPr="00FB06D0">
        <w:t xml:space="preserve"> is associated with an entity type, which can be one of the following: Account or Payer, Contact, Incident or Subject, Order. </w:t>
      </w:r>
    </w:p>
    <w:p w14:paraId="16E4A898" w14:textId="77777777" w:rsidR="00684432" w:rsidRDefault="00810E52" w:rsidP="009446BF">
      <w:pPr>
        <w:pStyle w:val="Body3"/>
      </w:pPr>
      <w:r>
        <w:t xml:space="preserve">1213. </w:t>
      </w:r>
      <w:r w:rsidR="00CF6982">
        <w:t xml:space="preserve"> </w:t>
      </w:r>
      <w:r w:rsidR="00344594" w:rsidRPr="00FB06D0">
        <w:t xml:space="preserve">Each entry in </w:t>
      </w:r>
      <w:proofErr w:type="spellStart"/>
      <w:r w:rsidR="00344594" w:rsidRPr="00FB06D0">
        <w:t>tblRequisitionAddress</w:t>
      </w:r>
      <w:proofErr w:type="spellEnd"/>
      <w:r w:rsidR="00344594" w:rsidRPr="00FB06D0">
        <w:t xml:space="preserve"> is associated with an address type, which can be one of the following: Bill To, Ship To, Primary, Other, Report To, Materials Return, </w:t>
      </w:r>
      <w:proofErr w:type="gramStart"/>
      <w:r w:rsidR="00344594" w:rsidRPr="00FB06D0">
        <w:t>Medicare</w:t>
      </w:r>
      <w:proofErr w:type="gramEnd"/>
      <w:r w:rsidR="00344594" w:rsidRPr="00FB06D0">
        <w:t xml:space="preserve"> Billing.</w:t>
      </w:r>
    </w:p>
    <w:p w14:paraId="16E4A899" w14:textId="77777777" w:rsidR="00684432" w:rsidRDefault="00541819" w:rsidP="009446BF">
      <w:pPr>
        <w:pStyle w:val="Heading3"/>
      </w:pPr>
      <w:bookmarkStart w:id="4458" w:name="_Toc248042342"/>
      <w:bookmarkStart w:id="4459" w:name="_Toc270946277"/>
      <w:bookmarkStart w:id="4460" w:name="_Toc278358746"/>
      <w:bookmarkStart w:id="4461" w:name="_Toc295735823"/>
      <w:proofErr w:type="spellStart"/>
      <w:proofErr w:type="gramStart"/>
      <w:r w:rsidRPr="00FB06D0">
        <w:t>tblRequisitionEntity</w:t>
      </w:r>
      <w:bookmarkEnd w:id="4458"/>
      <w:bookmarkEnd w:id="4459"/>
      <w:bookmarkEnd w:id="4460"/>
      <w:bookmarkEnd w:id="4461"/>
      <w:proofErr w:type="spellEnd"/>
      <w:proofErr w:type="gram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170"/>
        <w:gridCol w:w="1530"/>
        <w:gridCol w:w="1890"/>
        <w:gridCol w:w="1800"/>
        <w:gridCol w:w="1080"/>
        <w:gridCol w:w="1260"/>
      </w:tblGrid>
      <w:tr w:rsidR="006F622A" w:rsidRPr="0035724F" w14:paraId="16E4A8A1" w14:textId="77777777" w:rsidTr="00CF592E">
        <w:trPr>
          <w:cantSplit/>
          <w:tblHeader/>
        </w:trPr>
        <w:tc>
          <w:tcPr>
            <w:tcW w:w="630" w:type="dxa"/>
          </w:tcPr>
          <w:p w14:paraId="16E4A89A" w14:textId="77777777" w:rsidR="005E0AA2" w:rsidRPr="0035724F" w:rsidRDefault="005E0AA2" w:rsidP="0035724F">
            <w:pPr>
              <w:spacing w:after="120"/>
              <w:rPr>
                <w:sz w:val="20"/>
              </w:rPr>
            </w:pPr>
            <w:r w:rsidRPr="0035724F">
              <w:rPr>
                <w:sz w:val="20"/>
              </w:rPr>
              <w:t>FR-#</w:t>
            </w:r>
          </w:p>
        </w:tc>
        <w:tc>
          <w:tcPr>
            <w:tcW w:w="1170" w:type="dxa"/>
          </w:tcPr>
          <w:p w14:paraId="16E4A89B" w14:textId="77777777" w:rsidR="005E0AA2" w:rsidRPr="0035724F" w:rsidRDefault="005E0AA2" w:rsidP="0035724F">
            <w:pPr>
              <w:spacing w:after="120"/>
              <w:rPr>
                <w:sz w:val="20"/>
              </w:rPr>
            </w:pPr>
            <w:r w:rsidRPr="0035724F">
              <w:rPr>
                <w:sz w:val="20"/>
              </w:rPr>
              <w:t>Requisition tab</w:t>
            </w:r>
          </w:p>
        </w:tc>
        <w:tc>
          <w:tcPr>
            <w:tcW w:w="1530" w:type="dxa"/>
          </w:tcPr>
          <w:p w14:paraId="16E4A89C" w14:textId="77777777" w:rsidR="005E0AA2" w:rsidRPr="0035724F" w:rsidRDefault="005E0AA2" w:rsidP="0035724F">
            <w:pPr>
              <w:spacing w:after="120"/>
              <w:rPr>
                <w:sz w:val="20"/>
              </w:rPr>
            </w:pPr>
            <w:r w:rsidRPr="0035724F">
              <w:rPr>
                <w:sz w:val="20"/>
              </w:rPr>
              <w:t>Field name</w:t>
            </w:r>
          </w:p>
        </w:tc>
        <w:tc>
          <w:tcPr>
            <w:tcW w:w="1890" w:type="dxa"/>
          </w:tcPr>
          <w:p w14:paraId="16E4A89D" w14:textId="77777777" w:rsidR="005E0AA2" w:rsidRPr="0035724F" w:rsidRDefault="005E0AA2" w:rsidP="0035724F">
            <w:pPr>
              <w:spacing w:after="120"/>
              <w:rPr>
                <w:sz w:val="20"/>
              </w:rPr>
            </w:pPr>
            <w:r w:rsidRPr="0035724F">
              <w:rPr>
                <w:sz w:val="20"/>
              </w:rPr>
              <w:t>Table</w:t>
            </w:r>
          </w:p>
        </w:tc>
        <w:tc>
          <w:tcPr>
            <w:tcW w:w="1800" w:type="dxa"/>
          </w:tcPr>
          <w:p w14:paraId="16E4A89E" w14:textId="77777777" w:rsidR="005E0AA2" w:rsidRPr="0035724F" w:rsidRDefault="005E0AA2" w:rsidP="0035724F">
            <w:pPr>
              <w:spacing w:after="120"/>
              <w:rPr>
                <w:sz w:val="20"/>
              </w:rPr>
            </w:pPr>
            <w:r w:rsidRPr="0035724F">
              <w:rPr>
                <w:sz w:val="20"/>
              </w:rPr>
              <w:t>Column</w:t>
            </w:r>
          </w:p>
        </w:tc>
        <w:tc>
          <w:tcPr>
            <w:tcW w:w="1080" w:type="dxa"/>
          </w:tcPr>
          <w:p w14:paraId="16E4A89F" w14:textId="77777777" w:rsidR="005E0AA2" w:rsidRPr="0035724F" w:rsidRDefault="005E0AA2" w:rsidP="0035724F">
            <w:pPr>
              <w:spacing w:after="120"/>
              <w:rPr>
                <w:sz w:val="20"/>
              </w:rPr>
            </w:pPr>
            <w:r w:rsidRPr="0035724F">
              <w:rPr>
                <w:sz w:val="20"/>
              </w:rPr>
              <w:t>Role</w:t>
            </w:r>
          </w:p>
        </w:tc>
        <w:tc>
          <w:tcPr>
            <w:tcW w:w="1260" w:type="dxa"/>
          </w:tcPr>
          <w:p w14:paraId="16E4A8A0" w14:textId="77777777" w:rsidR="005E0AA2" w:rsidRPr="0035724F" w:rsidRDefault="005E0AA2" w:rsidP="0035724F">
            <w:pPr>
              <w:spacing w:after="120"/>
              <w:rPr>
                <w:sz w:val="20"/>
              </w:rPr>
            </w:pPr>
            <w:r w:rsidRPr="0035724F">
              <w:rPr>
                <w:sz w:val="20"/>
              </w:rPr>
              <w:t>Entity Type</w:t>
            </w:r>
          </w:p>
        </w:tc>
      </w:tr>
      <w:tr w:rsidR="006F622A" w:rsidRPr="0035724F" w14:paraId="16E4A8A9" w14:textId="77777777" w:rsidTr="00CF592E">
        <w:trPr>
          <w:cantSplit/>
          <w:tblHeader/>
        </w:trPr>
        <w:tc>
          <w:tcPr>
            <w:tcW w:w="630" w:type="dxa"/>
          </w:tcPr>
          <w:p w14:paraId="16E4A8A2" w14:textId="77777777" w:rsidR="005E0AA2" w:rsidRPr="0035724F" w:rsidRDefault="00810E52" w:rsidP="0035724F">
            <w:pPr>
              <w:spacing w:after="120"/>
              <w:rPr>
                <w:sz w:val="20"/>
              </w:rPr>
            </w:pPr>
            <w:r w:rsidRPr="0035724F">
              <w:rPr>
                <w:sz w:val="20"/>
              </w:rPr>
              <w:t>1220</w:t>
            </w:r>
          </w:p>
        </w:tc>
        <w:tc>
          <w:tcPr>
            <w:tcW w:w="1170" w:type="dxa"/>
          </w:tcPr>
          <w:p w14:paraId="16E4A8A3" w14:textId="77777777" w:rsidR="005E0AA2" w:rsidRPr="0035724F" w:rsidRDefault="005E0AA2" w:rsidP="0035724F">
            <w:pPr>
              <w:spacing w:after="120"/>
              <w:rPr>
                <w:sz w:val="20"/>
              </w:rPr>
            </w:pPr>
            <w:r w:rsidRPr="0035724F">
              <w:rPr>
                <w:sz w:val="20"/>
              </w:rPr>
              <w:t>Ordering</w:t>
            </w:r>
          </w:p>
        </w:tc>
        <w:tc>
          <w:tcPr>
            <w:tcW w:w="1530" w:type="dxa"/>
          </w:tcPr>
          <w:p w14:paraId="16E4A8A4" w14:textId="77777777" w:rsidR="005E0AA2" w:rsidRPr="0035724F" w:rsidRDefault="005E0AA2" w:rsidP="0035724F">
            <w:pPr>
              <w:spacing w:after="120"/>
              <w:rPr>
                <w:sz w:val="20"/>
              </w:rPr>
            </w:pPr>
            <w:r w:rsidRPr="0035724F">
              <w:rPr>
                <w:sz w:val="20"/>
              </w:rPr>
              <w:t xml:space="preserve">Treating </w:t>
            </w:r>
            <w:proofErr w:type="spellStart"/>
            <w:r w:rsidRPr="0035724F">
              <w:rPr>
                <w:sz w:val="20"/>
              </w:rPr>
              <w:t>Physician.Name</w:t>
            </w:r>
            <w:proofErr w:type="spellEnd"/>
          </w:p>
        </w:tc>
        <w:tc>
          <w:tcPr>
            <w:tcW w:w="1890" w:type="dxa"/>
          </w:tcPr>
          <w:p w14:paraId="16E4A8A5" w14:textId="77777777" w:rsidR="005E0AA2" w:rsidRPr="0035724F" w:rsidRDefault="005E0AA2" w:rsidP="0035724F">
            <w:pPr>
              <w:spacing w:after="120"/>
              <w:rPr>
                <w:sz w:val="20"/>
              </w:rPr>
            </w:pPr>
            <w:proofErr w:type="spellStart"/>
            <w:r w:rsidRPr="0035724F">
              <w:rPr>
                <w:sz w:val="20"/>
              </w:rPr>
              <w:t>tblRequisitionEntity</w:t>
            </w:r>
            <w:proofErr w:type="spellEnd"/>
          </w:p>
        </w:tc>
        <w:tc>
          <w:tcPr>
            <w:tcW w:w="1800" w:type="dxa"/>
          </w:tcPr>
          <w:p w14:paraId="16E4A8A6" w14:textId="77777777" w:rsidR="005E0AA2" w:rsidRPr="0035724F" w:rsidRDefault="005E0AA2" w:rsidP="0035724F">
            <w:pPr>
              <w:spacing w:after="120"/>
              <w:rPr>
                <w:sz w:val="20"/>
              </w:rPr>
            </w:pPr>
            <w:proofErr w:type="spellStart"/>
            <w:r w:rsidRPr="0035724F">
              <w:rPr>
                <w:sz w:val="20"/>
              </w:rPr>
              <w:t>EntityName</w:t>
            </w:r>
            <w:proofErr w:type="spellEnd"/>
          </w:p>
        </w:tc>
        <w:tc>
          <w:tcPr>
            <w:tcW w:w="1080" w:type="dxa"/>
          </w:tcPr>
          <w:p w14:paraId="16E4A8A7" w14:textId="77777777" w:rsidR="005E0AA2" w:rsidRPr="0035724F" w:rsidRDefault="005E0AA2" w:rsidP="0035724F">
            <w:pPr>
              <w:spacing w:after="120"/>
              <w:rPr>
                <w:sz w:val="20"/>
              </w:rPr>
            </w:pPr>
            <w:r w:rsidRPr="0035724F">
              <w:rPr>
                <w:sz w:val="20"/>
              </w:rPr>
              <w:t>Treating</w:t>
            </w:r>
          </w:p>
        </w:tc>
        <w:tc>
          <w:tcPr>
            <w:tcW w:w="1260" w:type="dxa"/>
          </w:tcPr>
          <w:p w14:paraId="16E4A8A8" w14:textId="77777777" w:rsidR="005E0AA2" w:rsidRPr="0035724F" w:rsidRDefault="005E0AA2" w:rsidP="0035724F">
            <w:pPr>
              <w:spacing w:after="120"/>
              <w:rPr>
                <w:sz w:val="20"/>
              </w:rPr>
            </w:pPr>
            <w:r w:rsidRPr="0035724F">
              <w:rPr>
                <w:sz w:val="20"/>
              </w:rPr>
              <w:t>Contact</w:t>
            </w:r>
          </w:p>
        </w:tc>
      </w:tr>
      <w:tr w:rsidR="006F622A" w:rsidRPr="0035724F" w14:paraId="16E4A8B1" w14:textId="77777777" w:rsidTr="00CF592E">
        <w:trPr>
          <w:cantSplit/>
          <w:tblHeader/>
        </w:trPr>
        <w:tc>
          <w:tcPr>
            <w:tcW w:w="630" w:type="dxa"/>
          </w:tcPr>
          <w:p w14:paraId="16E4A8AA" w14:textId="77777777" w:rsidR="00126670" w:rsidRPr="0035724F" w:rsidRDefault="00810E52" w:rsidP="0035724F">
            <w:pPr>
              <w:spacing w:after="120"/>
              <w:rPr>
                <w:sz w:val="20"/>
              </w:rPr>
            </w:pPr>
            <w:r w:rsidRPr="0035724F">
              <w:rPr>
                <w:sz w:val="20"/>
              </w:rPr>
              <w:t>1221</w:t>
            </w:r>
          </w:p>
        </w:tc>
        <w:tc>
          <w:tcPr>
            <w:tcW w:w="1170" w:type="dxa"/>
          </w:tcPr>
          <w:p w14:paraId="16E4A8AB" w14:textId="77777777" w:rsidR="00126670" w:rsidRPr="0035724F" w:rsidRDefault="00126670" w:rsidP="0035724F">
            <w:pPr>
              <w:spacing w:after="120"/>
              <w:rPr>
                <w:sz w:val="20"/>
              </w:rPr>
            </w:pPr>
            <w:r w:rsidRPr="0035724F">
              <w:rPr>
                <w:sz w:val="20"/>
              </w:rPr>
              <w:t>Ordering</w:t>
            </w:r>
          </w:p>
        </w:tc>
        <w:tc>
          <w:tcPr>
            <w:tcW w:w="1530" w:type="dxa"/>
          </w:tcPr>
          <w:p w14:paraId="16E4A8AC" w14:textId="77777777" w:rsidR="00126670" w:rsidRPr="0035724F" w:rsidRDefault="00126670" w:rsidP="0035724F">
            <w:pPr>
              <w:spacing w:after="120"/>
              <w:rPr>
                <w:sz w:val="20"/>
              </w:rPr>
            </w:pPr>
            <w:r w:rsidRPr="0035724F">
              <w:rPr>
                <w:sz w:val="20"/>
              </w:rPr>
              <w:t>Treating Physician Identifier</w:t>
            </w:r>
          </w:p>
        </w:tc>
        <w:tc>
          <w:tcPr>
            <w:tcW w:w="1890" w:type="dxa"/>
          </w:tcPr>
          <w:p w14:paraId="16E4A8AD" w14:textId="77777777" w:rsidR="00126670" w:rsidRPr="0035724F" w:rsidRDefault="00126670" w:rsidP="0035724F">
            <w:pPr>
              <w:spacing w:after="120"/>
              <w:rPr>
                <w:sz w:val="20"/>
              </w:rPr>
            </w:pPr>
            <w:proofErr w:type="spellStart"/>
            <w:r w:rsidRPr="0035724F">
              <w:rPr>
                <w:sz w:val="20"/>
              </w:rPr>
              <w:t>tblRequisitionEntity</w:t>
            </w:r>
            <w:proofErr w:type="spellEnd"/>
          </w:p>
        </w:tc>
        <w:tc>
          <w:tcPr>
            <w:tcW w:w="1800" w:type="dxa"/>
          </w:tcPr>
          <w:p w14:paraId="16E4A8AE" w14:textId="77777777" w:rsidR="00126670" w:rsidRPr="0035724F" w:rsidRDefault="00126670" w:rsidP="0035724F">
            <w:pPr>
              <w:spacing w:after="120"/>
              <w:rPr>
                <w:sz w:val="20"/>
              </w:rPr>
            </w:pPr>
            <w:proofErr w:type="spellStart"/>
            <w:r w:rsidRPr="0035724F">
              <w:rPr>
                <w:sz w:val="20"/>
              </w:rPr>
              <w:t>EntityReferenceID</w:t>
            </w:r>
            <w:proofErr w:type="spellEnd"/>
          </w:p>
        </w:tc>
        <w:tc>
          <w:tcPr>
            <w:tcW w:w="1080" w:type="dxa"/>
          </w:tcPr>
          <w:p w14:paraId="16E4A8AF" w14:textId="77777777" w:rsidR="00126670" w:rsidRPr="0035724F" w:rsidRDefault="00126670" w:rsidP="0035724F">
            <w:pPr>
              <w:spacing w:after="120"/>
              <w:rPr>
                <w:sz w:val="20"/>
              </w:rPr>
            </w:pPr>
            <w:r w:rsidRPr="0035724F">
              <w:rPr>
                <w:sz w:val="20"/>
              </w:rPr>
              <w:t>Treating</w:t>
            </w:r>
          </w:p>
        </w:tc>
        <w:tc>
          <w:tcPr>
            <w:tcW w:w="1260" w:type="dxa"/>
          </w:tcPr>
          <w:p w14:paraId="16E4A8B0" w14:textId="77777777" w:rsidR="00126670" w:rsidRPr="0035724F" w:rsidRDefault="00126670" w:rsidP="0035724F">
            <w:pPr>
              <w:spacing w:after="120"/>
              <w:rPr>
                <w:sz w:val="20"/>
              </w:rPr>
            </w:pPr>
            <w:r w:rsidRPr="0035724F">
              <w:rPr>
                <w:sz w:val="20"/>
              </w:rPr>
              <w:t>Contact</w:t>
            </w:r>
          </w:p>
        </w:tc>
      </w:tr>
      <w:tr w:rsidR="006F622A" w:rsidRPr="0035724F" w14:paraId="16E4A8B9" w14:textId="77777777" w:rsidTr="00CF592E">
        <w:trPr>
          <w:cantSplit/>
          <w:tblHeader/>
        </w:trPr>
        <w:tc>
          <w:tcPr>
            <w:tcW w:w="630" w:type="dxa"/>
          </w:tcPr>
          <w:p w14:paraId="16E4A8B2" w14:textId="77777777" w:rsidR="005E0AA2" w:rsidRPr="0035724F" w:rsidRDefault="00810E52" w:rsidP="0035724F">
            <w:pPr>
              <w:spacing w:after="120"/>
              <w:rPr>
                <w:sz w:val="20"/>
              </w:rPr>
            </w:pPr>
            <w:r w:rsidRPr="0035724F">
              <w:rPr>
                <w:sz w:val="20"/>
              </w:rPr>
              <w:t>1222</w:t>
            </w:r>
          </w:p>
        </w:tc>
        <w:tc>
          <w:tcPr>
            <w:tcW w:w="1170" w:type="dxa"/>
          </w:tcPr>
          <w:p w14:paraId="16E4A8B3" w14:textId="77777777" w:rsidR="005E0AA2" w:rsidRPr="0035724F" w:rsidRDefault="00FF2768" w:rsidP="0035724F">
            <w:pPr>
              <w:spacing w:after="120"/>
              <w:rPr>
                <w:sz w:val="20"/>
              </w:rPr>
            </w:pPr>
            <w:r w:rsidRPr="0035724F">
              <w:rPr>
                <w:sz w:val="20"/>
              </w:rPr>
              <w:t>Ordering</w:t>
            </w:r>
          </w:p>
        </w:tc>
        <w:tc>
          <w:tcPr>
            <w:tcW w:w="1530" w:type="dxa"/>
          </w:tcPr>
          <w:p w14:paraId="16E4A8B4" w14:textId="77777777" w:rsidR="005E0AA2" w:rsidRPr="0035724F" w:rsidRDefault="00FF2768" w:rsidP="0035724F">
            <w:pPr>
              <w:spacing w:after="120"/>
              <w:rPr>
                <w:sz w:val="20"/>
              </w:rPr>
            </w:pPr>
            <w:r w:rsidRPr="0035724F">
              <w:rPr>
                <w:sz w:val="20"/>
              </w:rPr>
              <w:t>Practice Barcode</w:t>
            </w:r>
          </w:p>
        </w:tc>
        <w:tc>
          <w:tcPr>
            <w:tcW w:w="1890" w:type="dxa"/>
          </w:tcPr>
          <w:p w14:paraId="16E4A8B5" w14:textId="77777777" w:rsidR="005E0AA2" w:rsidRPr="0035724F" w:rsidRDefault="00FF2768" w:rsidP="0035724F">
            <w:pPr>
              <w:spacing w:after="120"/>
              <w:rPr>
                <w:sz w:val="20"/>
              </w:rPr>
            </w:pPr>
            <w:proofErr w:type="spellStart"/>
            <w:r w:rsidRPr="0035724F">
              <w:rPr>
                <w:sz w:val="20"/>
              </w:rPr>
              <w:t>tblRequisitionEntity</w:t>
            </w:r>
            <w:proofErr w:type="spellEnd"/>
          </w:p>
        </w:tc>
        <w:tc>
          <w:tcPr>
            <w:tcW w:w="1800" w:type="dxa"/>
          </w:tcPr>
          <w:p w14:paraId="16E4A8B6" w14:textId="77777777" w:rsidR="005E0AA2" w:rsidRPr="0035724F" w:rsidRDefault="00FF2768" w:rsidP="0035724F">
            <w:pPr>
              <w:spacing w:after="120"/>
              <w:rPr>
                <w:sz w:val="20"/>
              </w:rPr>
            </w:pPr>
            <w:proofErr w:type="spellStart"/>
            <w:r w:rsidRPr="0035724F">
              <w:rPr>
                <w:sz w:val="20"/>
              </w:rPr>
              <w:t>EntityReferenceID</w:t>
            </w:r>
            <w:proofErr w:type="spellEnd"/>
          </w:p>
        </w:tc>
        <w:tc>
          <w:tcPr>
            <w:tcW w:w="1080" w:type="dxa"/>
          </w:tcPr>
          <w:p w14:paraId="16E4A8B7" w14:textId="77777777" w:rsidR="005E0AA2" w:rsidRPr="0035724F" w:rsidRDefault="00FF2768" w:rsidP="0035724F">
            <w:pPr>
              <w:spacing w:after="120"/>
              <w:rPr>
                <w:sz w:val="20"/>
              </w:rPr>
            </w:pPr>
            <w:r w:rsidRPr="0035724F">
              <w:rPr>
                <w:sz w:val="20"/>
              </w:rPr>
              <w:t>Treating</w:t>
            </w:r>
          </w:p>
        </w:tc>
        <w:tc>
          <w:tcPr>
            <w:tcW w:w="1260" w:type="dxa"/>
          </w:tcPr>
          <w:p w14:paraId="16E4A8B8" w14:textId="77777777" w:rsidR="005E0AA2" w:rsidRPr="0035724F" w:rsidRDefault="00FF2768" w:rsidP="0035724F">
            <w:pPr>
              <w:spacing w:after="120"/>
              <w:rPr>
                <w:sz w:val="20"/>
              </w:rPr>
            </w:pPr>
            <w:r w:rsidRPr="0035724F">
              <w:rPr>
                <w:sz w:val="20"/>
              </w:rPr>
              <w:t>Account or Payer</w:t>
            </w:r>
          </w:p>
        </w:tc>
      </w:tr>
      <w:tr w:rsidR="006F622A" w:rsidRPr="0035724F" w14:paraId="16E4A8C1" w14:textId="77777777" w:rsidTr="00CF592E">
        <w:trPr>
          <w:cantSplit/>
          <w:tblHeader/>
        </w:trPr>
        <w:tc>
          <w:tcPr>
            <w:tcW w:w="630" w:type="dxa"/>
          </w:tcPr>
          <w:p w14:paraId="16E4A8BA" w14:textId="77777777" w:rsidR="00FF2768" w:rsidRPr="0035724F" w:rsidRDefault="00810E52" w:rsidP="0035724F">
            <w:pPr>
              <w:spacing w:after="120"/>
              <w:rPr>
                <w:sz w:val="20"/>
              </w:rPr>
            </w:pPr>
            <w:r w:rsidRPr="0035724F">
              <w:rPr>
                <w:sz w:val="20"/>
              </w:rPr>
              <w:t>1223</w:t>
            </w:r>
          </w:p>
        </w:tc>
        <w:tc>
          <w:tcPr>
            <w:tcW w:w="1170" w:type="dxa"/>
          </w:tcPr>
          <w:p w14:paraId="16E4A8BB" w14:textId="77777777" w:rsidR="00FF2768" w:rsidRPr="0035724F" w:rsidRDefault="00FF2768" w:rsidP="0035724F">
            <w:pPr>
              <w:spacing w:after="120"/>
              <w:rPr>
                <w:sz w:val="20"/>
              </w:rPr>
            </w:pPr>
            <w:r w:rsidRPr="0035724F">
              <w:rPr>
                <w:sz w:val="20"/>
              </w:rPr>
              <w:t>Ordering</w:t>
            </w:r>
          </w:p>
        </w:tc>
        <w:tc>
          <w:tcPr>
            <w:tcW w:w="1530" w:type="dxa"/>
          </w:tcPr>
          <w:p w14:paraId="16E4A8BC" w14:textId="77777777" w:rsidR="00FF2768" w:rsidRPr="0035724F" w:rsidRDefault="00FF2768" w:rsidP="0035724F">
            <w:pPr>
              <w:spacing w:after="120"/>
              <w:rPr>
                <w:sz w:val="20"/>
              </w:rPr>
            </w:pPr>
            <w:r w:rsidRPr="0035724F">
              <w:rPr>
                <w:sz w:val="20"/>
              </w:rPr>
              <w:t>Practice Name</w:t>
            </w:r>
          </w:p>
        </w:tc>
        <w:tc>
          <w:tcPr>
            <w:tcW w:w="1890" w:type="dxa"/>
          </w:tcPr>
          <w:p w14:paraId="16E4A8BD" w14:textId="77777777" w:rsidR="00FF2768" w:rsidRPr="0035724F" w:rsidRDefault="00FF2768" w:rsidP="0035724F">
            <w:pPr>
              <w:spacing w:after="120"/>
              <w:rPr>
                <w:sz w:val="20"/>
              </w:rPr>
            </w:pPr>
            <w:proofErr w:type="spellStart"/>
            <w:r w:rsidRPr="0035724F">
              <w:rPr>
                <w:sz w:val="20"/>
              </w:rPr>
              <w:t>tblRequisitionEntity</w:t>
            </w:r>
            <w:proofErr w:type="spellEnd"/>
          </w:p>
        </w:tc>
        <w:tc>
          <w:tcPr>
            <w:tcW w:w="1800" w:type="dxa"/>
          </w:tcPr>
          <w:p w14:paraId="16E4A8BE" w14:textId="77777777" w:rsidR="00FF2768" w:rsidRPr="0035724F" w:rsidRDefault="00FF2768" w:rsidP="0035724F">
            <w:pPr>
              <w:spacing w:after="120"/>
              <w:rPr>
                <w:sz w:val="20"/>
              </w:rPr>
            </w:pPr>
            <w:proofErr w:type="spellStart"/>
            <w:r w:rsidRPr="0035724F">
              <w:rPr>
                <w:sz w:val="20"/>
              </w:rPr>
              <w:t>EntityName</w:t>
            </w:r>
            <w:proofErr w:type="spellEnd"/>
          </w:p>
        </w:tc>
        <w:tc>
          <w:tcPr>
            <w:tcW w:w="1080" w:type="dxa"/>
          </w:tcPr>
          <w:p w14:paraId="16E4A8BF" w14:textId="77777777" w:rsidR="00FF2768" w:rsidRPr="0035724F" w:rsidRDefault="00FF2768" w:rsidP="0035724F">
            <w:pPr>
              <w:spacing w:after="120"/>
              <w:rPr>
                <w:sz w:val="20"/>
              </w:rPr>
            </w:pPr>
            <w:r w:rsidRPr="0035724F">
              <w:rPr>
                <w:sz w:val="20"/>
              </w:rPr>
              <w:t>Treating</w:t>
            </w:r>
          </w:p>
        </w:tc>
        <w:tc>
          <w:tcPr>
            <w:tcW w:w="1260" w:type="dxa"/>
          </w:tcPr>
          <w:p w14:paraId="16E4A8C0" w14:textId="77777777" w:rsidR="00FF2768" w:rsidRPr="0035724F" w:rsidRDefault="00FF2768" w:rsidP="0035724F">
            <w:pPr>
              <w:spacing w:after="120"/>
              <w:rPr>
                <w:sz w:val="20"/>
              </w:rPr>
            </w:pPr>
            <w:r w:rsidRPr="0035724F">
              <w:rPr>
                <w:sz w:val="20"/>
              </w:rPr>
              <w:t>Account or Payer</w:t>
            </w:r>
          </w:p>
        </w:tc>
      </w:tr>
      <w:tr w:rsidR="006F622A" w:rsidRPr="0035724F" w14:paraId="16E4A8C9" w14:textId="77777777" w:rsidTr="00CF592E">
        <w:trPr>
          <w:cantSplit/>
          <w:tblHeader/>
        </w:trPr>
        <w:tc>
          <w:tcPr>
            <w:tcW w:w="630" w:type="dxa"/>
          </w:tcPr>
          <w:p w14:paraId="16E4A8C2" w14:textId="77777777" w:rsidR="00126670" w:rsidRPr="0035724F" w:rsidRDefault="00810E52" w:rsidP="0035724F">
            <w:pPr>
              <w:spacing w:after="120"/>
              <w:rPr>
                <w:sz w:val="20"/>
              </w:rPr>
            </w:pPr>
            <w:r w:rsidRPr="0035724F">
              <w:rPr>
                <w:sz w:val="20"/>
              </w:rPr>
              <w:t>1224</w:t>
            </w:r>
          </w:p>
        </w:tc>
        <w:tc>
          <w:tcPr>
            <w:tcW w:w="1170" w:type="dxa"/>
          </w:tcPr>
          <w:p w14:paraId="16E4A8C3" w14:textId="77777777" w:rsidR="00126670" w:rsidRPr="0035724F" w:rsidRDefault="00126670" w:rsidP="0035724F">
            <w:pPr>
              <w:spacing w:after="120"/>
              <w:rPr>
                <w:sz w:val="20"/>
              </w:rPr>
            </w:pPr>
            <w:r w:rsidRPr="0035724F">
              <w:rPr>
                <w:sz w:val="20"/>
              </w:rPr>
              <w:t>Ordering</w:t>
            </w:r>
          </w:p>
        </w:tc>
        <w:tc>
          <w:tcPr>
            <w:tcW w:w="1530" w:type="dxa"/>
          </w:tcPr>
          <w:p w14:paraId="16E4A8C4" w14:textId="77777777" w:rsidR="00126670" w:rsidRPr="0035724F" w:rsidRDefault="00126670" w:rsidP="0035724F">
            <w:pPr>
              <w:spacing w:after="120"/>
              <w:rPr>
                <w:sz w:val="20"/>
              </w:rPr>
            </w:pPr>
            <w:r w:rsidRPr="0035724F">
              <w:rPr>
                <w:sz w:val="20"/>
              </w:rPr>
              <w:t>Additional Physician Name</w:t>
            </w:r>
          </w:p>
        </w:tc>
        <w:tc>
          <w:tcPr>
            <w:tcW w:w="1890" w:type="dxa"/>
          </w:tcPr>
          <w:p w14:paraId="16E4A8C5" w14:textId="77777777" w:rsidR="00126670" w:rsidRPr="0035724F" w:rsidRDefault="00126670" w:rsidP="0035724F">
            <w:pPr>
              <w:spacing w:after="120"/>
              <w:rPr>
                <w:sz w:val="20"/>
              </w:rPr>
            </w:pPr>
            <w:proofErr w:type="spellStart"/>
            <w:r w:rsidRPr="0035724F">
              <w:rPr>
                <w:sz w:val="20"/>
              </w:rPr>
              <w:t>tblRequisitionEntity</w:t>
            </w:r>
            <w:proofErr w:type="spellEnd"/>
          </w:p>
        </w:tc>
        <w:tc>
          <w:tcPr>
            <w:tcW w:w="1800" w:type="dxa"/>
          </w:tcPr>
          <w:p w14:paraId="16E4A8C6" w14:textId="77777777" w:rsidR="00126670" w:rsidRPr="0035724F" w:rsidRDefault="00126670" w:rsidP="0035724F">
            <w:pPr>
              <w:spacing w:after="120"/>
              <w:rPr>
                <w:sz w:val="20"/>
              </w:rPr>
            </w:pPr>
            <w:proofErr w:type="spellStart"/>
            <w:r w:rsidRPr="0035724F">
              <w:rPr>
                <w:sz w:val="20"/>
              </w:rPr>
              <w:t>EntityName</w:t>
            </w:r>
            <w:proofErr w:type="spellEnd"/>
          </w:p>
        </w:tc>
        <w:tc>
          <w:tcPr>
            <w:tcW w:w="1080" w:type="dxa"/>
          </w:tcPr>
          <w:p w14:paraId="16E4A8C7" w14:textId="77777777" w:rsidR="00126670" w:rsidRPr="0035724F" w:rsidRDefault="00126670" w:rsidP="0035724F">
            <w:pPr>
              <w:spacing w:after="120"/>
              <w:rPr>
                <w:sz w:val="20"/>
              </w:rPr>
            </w:pPr>
            <w:r w:rsidRPr="0035724F">
              <w:rPr>
                <w:sz w:val="20"/>
              </w:rPr>
              <w:t>Additional Recipient</w:t>
            </w:r>
          </w:p>
        </w:tc>
        <w:tc>
          <w:tcPr>
            <w:tcW w:w="1260" w:type="dxa"/>
          </w:tcPr>
          <w:p w14:paraId="16E4A8C8" w14:textId="77777777" w:rsidR="00126670" w:rsidRPr="0035724F" w:rsidRDefault="00126670" w:rsidP="0035724F">
            <w:pPr>
              <w:spacing w:after="120"/>
              <w:rPr>
                <w:sz w:val="20"/>
              </w:rPr>
            </w:pPr>
            <w:r w:rsidRPr="0035724F">
              <w:rPr>
                <w:sz w:val="20"/>
              </w:rPr>
              <w:t>Contact</w:t>
            </w:r>
          </w:p>
        </w:tc>
      </w:tr>
      <w:tr w:rsidR="006F622A" w:rsidRPr="0035724F" w14:paraId="16E4A8D1" w14:textId="77777777" w:rsidTr="00CF592E">
        <w:trPr>
          <w:cantSplit/>
          <w:tblHeader/>
        </w:trPr>
        <w:tc>
          <w:tcPr>
            <w:tcW w:w="630" w:type="dxa"/>
          </w:tcPr>
          <w:p w14:paraId="16E4A8CA" w14:textId="77777777" w:rsidR="00406251" w:rsidRPr="0035724F" w:rsidRDefault="00810E52" w:rsidP="0035724F">
            <w:pPr>
              <w:spacing w:after="120"/>
              <w:rPr>
                <w:sz w:val="20"/>
              </w:rPr>
            </w:pPr>
            <w:r w:rsidRPr="0035724F">
              <w:rPr>
                <w:sz w:val="20"/>
              </w:rPr>
              <w:t>1225</w:t>
            </w:r>
          </w:p>
        </w:tc>
        <w:tc>
          <w:tcPr>
            <w:tcW w:w="1170" w:type="dxa"/>
          </w:tcPr>
          <w:p w14:paraId="16E4A8CB" w14:textId="77777777" w:rsidR="00406251" w:rsidRPr="0035724F" w:rsidRDefault="00406251" w:rsidP="0035724F">
            <w:pPr>
              <w:spacing w:after="120"/>
              <w:rPr>
                <w:sz w:val="20"/>
              </w:rPr>
            </w:pPr>
            <w:r w:rsidRPr="0035724F">
              <w:rPr>
                <w:sz w:val="20"/>
              </w:rPr>
              <w:t>Ordering</w:t>
            </w:r>
          </w:p>
        </w:tc>
        <w:tc>
          <w:tcPr>
            <w:tcW w:w="1530" w:type="dxa"/>
          </w:tcPr>
          <w:p w14:paraId="16E4A8CC" w14:textId="77777777" w:rsidR="00406251" w:rsidRPr="0035724F" w:rsidRDefault="00406251" w:rsidP="0035724F">
            <w:pPr>
              <w:spacing w:after="120"/>
              <w:rPr>
                <w:sz w:val="20"/>
              </w:rPr>
            </w:pPr>
            <w:r w:rsidRPr="0035724F">
              <w:rPr>
                <w:sz w:val="20"/>
              </w:rPr>
              <w:t>Additional Physician Identifier</w:t>
            </w:r>
          </w:p>
        </w:tc>
        <w:tc>
          <w:tcPr>
            <w:tcW w:w="1890" w:type="dxa"/>
          </w:tcPr>
          <w:p w14:paraId="16E4A8CD" w14:textId="77777777" w:rsidR="00406251" w:rsidRPr="0035724F" w:rsidRDefault="00406251" w:rsidP="0035724F">
            <w:pPr>
              <w:spacing w:after="120"/>
              <w:rPr>
                <w:sz w:val="20"/>
              </w:rPr>
            </w:pPr>
            <w:proofErr w:type="spellStart"/>
            <w:r w:rsidRPr="0035724F">
              <w:rPr>
                <w:sz w:val="20"/>
              </w:rPr>
              <w:t>tblRequisitionEntity</w:t>
            </w:r>
            <w:proofErr w:type="spellEnd"/>
          </w:p>
        </w:tc>
        <w:tc>
          <w:tcPr>
            <w:tcW w:w="1800" w:type="dxa"/>
          </w:tcPr>
          <w:p w14:paraId="16E4A8CE" w14:textId="77777777" w:rsidR="00406251" w:rsidRPr="0035724F" w:rsidRDefault="00406251" w:rsidP="0035724F">
            <w:pPr>
              <w:spacing w:after="120"/>
              <w:rPr>
                <w:sz w:val="20"/>
              </w:rPr>
            </w:pPr>
            <w:proofErr w:type="spellStart"/>
            <w:r w:rsidRPr="0035724F">
              <w:rPr>
                <w:sz w:val="20"/>
              </w:rPr>
              <w:t>EntityReferenceID</w:t>
            </w:r>
            <w:proofErr w:type="spellEnd"/>
          </w:p>
        </w:tc>
        <w:tc>
          <w:tcPr>
            <w:tcW w:w="1080" w:type="dxa"/>
          </w:tcPr>
          <w:p w14:paraId="16E4A8CF" w14:textId="77777777" w:rsidR="00406251" w:rsidRPr="0035724F" w:rsidRDefault="00406251" w:rsidP="0035724F">
            <w:pPr>
              <w:spacing w:after="120"/>
              <w:rPr>
                <w:sz w:val="20"/>
              </w:rPr>
            </w:pPr>
            <w:r w:rsidRPr="0035724F">
              <w:rPr>
                <w:sz w:val="20"/>
              </w:rPr>
              <w:t>Additional Recipient</w:t>
            </w:r>
          </w:p>
        </w:tc>
        <w:tc>
          <w:tcPr>
            <w:tcW w:w="1260" w:type="dxa"/>
          </w:tcPr>
          <w:p w14:paraId="16E4A8D0" w14:textId="77777777" w:rsidR="00406251" w:rsidRPr="0035724F" w:rsidRDefault="00406251" w:rsidP="0035724F">
            <w:pPr>
              <w:spacing w:after="120"/>
              <w:rPr>
                <w:sz w:val="20"/>
              </w:rPr>
            </w:pPr>
            <w:r w:rsidRPr="0035724F">
              <w:rPr>
                <w:sz w:val="20"/>
              </w:rPr>
              <w:t>Contact</w:t>
            </w:r>
          </w:p>
        </w:tc>
      </w:tr>
      <w:tr w:rsidR="006F622A" w:rsidRPr="0035724F" w14:paraId="16E4A8D9" w14:textId="77777777" w:rsidTr="00CF592E">
        <w:trPr>
          <w:cantSplit/>
          <w:tblHeader/>
        </w:trPr>
        <w:tc>
          <w:tcPr>
            <w:tcW w:w="630" w:type="dxa"/>
          </w:tcPr>
          <w:p w14:paraId="16E4A8D2" w14:textId="77777777" w:rsidR="00E02DE3" w:rsidRPr="0035724F" w:rsidRDefault="00810E52" w:rsidP="0035724F">
            <w:pPr>
              <w:spacing w:after="120"/>
              <w:rPr>
                <w:sz w:val="20"/>
              </w:rPr>
            </w:pPr>
            <w:r w:rsidRPr="0035724F">
              <w:rPr>
                <w:sz w:val="20"/>
              </w:rPr>
              <w:t>1226</w:t>
            </w:r>
          </w:p>
        </w:tc>
        <w:tc>
          <w:tcPr>
            <w:tcW w:w="1170" w:type="dxa"/>
          </w:tcPr>
          <w:p w14:paraId="16E4A8D3" w14:textId="77777777" w:rsidR="00E02DE3" w:rsidRPr="0035724F" w:rsidRDefault="00E02DE3" w:rsidP="0035724F">
            <w:pPr>
              <w:spacing w:after="120"/>
              <w:rPr>
                <w:sz w:val="20"/>
              </w:rPr>
            </w:pPr>
            <w:r w:rsidRPr="0035724F">
              <w:rPr>
                <w:sz w:val="20"/>
              </w:rPr>
              <w:t>Pathology</w:t>
            </w:r>
          </w:p>
        </w:tc>
        <w:tc>
          <w:tcPr>
            <w:tcW w:w="1530" w:type="dxa"/>
          </w:tcPr>
          <w:p w14:paraId="16E4A8D4" w14:textId="77777777" w:rsidR="00E02DE3" w:rsidRPr="0035724F" w:rsidRDefault="00E02DE3" w:rsidP="0035724F">
            <w:pPr>
              <w:spacing w:after="120"/>
              <w:rPr>
                <w:sz w:val="20"/>
              </w:rPr>
            </w:pPr>
            <w:r w:rsidRPr="0035724F">
              <w:rPr>
                <w:sz w:val="20"/>
              </w:rPr>
              <w:t>Account Barcode</w:t>
            </w:r>
          </w:p>
        </w:tc>
        <w:tc>
          <w:tcPr>
            <w:tcW w:w="1890" w:type="dxa"/>
          </w:tcPr>
          <w:p w14:paraId="16E4A8D5" w14:textId="77777777" w:rsidR="00E02DE3" w:rsidRPr="0035724F" w:rsidRDefault="00E02DE3" w:rsidP="0035724F">
            <w:pPr>
              <w:spacing w:after="120"/>
              <w:rPr>
                <w:sz w:val="20"/>
              </w:rPr>
            </w:pPr>
            <w:proofErr w:type="spellStart"/>
            <w:r w:rsidRPr="0035724F">
              <w:rPr>
                <w:sz w:val="20"/>
              </w:rPr>
              <w:t>tblRequisitionEntity</w:t>
            </w:r>
            <w:proofErr w:type="spellEnd"/>
          </w:p>
        </w:tc>
        <w:tc>
          <w:tcPr>
            <w:tcW w:w="1800" w:type="dxa"/>
          </w:tcPr>
          <w:p w14:paraId="16E4A8D6" w14:textId="77777777" w:rsidR="00E02DE3" w:rsidRPr="0035724F" w:rsidRDefault="00E02DE3" w:rsidP="0035724F">
            <w:pPr>
              <w:spacing w:after="120"/>
              <w:rPr>
                <w:sz w:val="20"/>
              </w:rPr>
            </w:pPr>
            <w:proofErr w:type="spellStart"/>
            <w:r w:rsidRPr="0035724F">
              <w:rPr>
                <w:sz w:val="20"/>
              </w:rPr>
              <w:t>EntityReferenceID</w:t>
            </w:r>
            <w:proofErr w:type="spellEnd"/>
          </w:p>
        </w:tc>
        <w:tc>
          <w:tcPr>
            <w:tcW w:w="1080" w:type="dxa"/>
          </w:tcPr>
          <w:p w14:paraId="16E4A8D7" w14:textId="77777777" w:rsidR="00E02DE3" w:rsidRPr="0035724F" w:rsidRDefault="00E02DE3" w:rsidP="0035724F">
            <w:pPr>
              <w:spacing w:after="120"/>
              <w:rPr>
                <w:sz w:val="20"/>
              </w:rPr>
            </w:pPr>
            <w:r w:rsidRPr="0035724F">
              <w:rPr>
                <w:sz w:val="20"/>
              </w:rPr>
              <w:t>Pathology</w:t>
            </w:r>
          </w:p>
        </w:tc>
        <w:tc>
          <w:tcPr>
            <w:tcW w:w="1260" w:type="dxa"/>
          </w:tcPr>
          <w:p w14:paraId="16E4A8D8" w14:textId="77777777" w:rsidR="00E02DE3" w:rsidRPr="0035724F" w:rsidRDefault="00E02DE3" w:rsidP="0035724F">
            <w:pPr>
              <w:spacing w:after="120"/>
              <w:rPr>
                <w:sz w:val="20"/>
              </w:rPr>
            </w:pPr>
            <w:r w:rsidRPr="0035724F">
              <w:rPr>
                <w:sz w:val="20"/>
              </w:rPr>
              <w:t>Account or Payer</w:t>
            </w:r>
          </w:p>
        </w:tc>
      </w:tr>
      <w:tr w:rsidR="006F622A" w:rsidRPr="0035724F" w14:paraId="16E4A8E1" w14:textId="77777777" w:rsidTr="00CF592E">
        <w:trPr>
          <w:cantSplit/>
          <w:tblHeader/>
        </w:trPr>
        <w:tc>
          <w:tcPr>
            <w:tcW w:w="630" w:type="dxa"/>
          </w:tcPr>
          <w:p w14:paraId="16E4A8DA" w14:textId="77777777" w:rsidR="00E02DE3" w:rsidRPr="0035724F" w:rsidRDefault="00810E52" w:rsidP="0035724F">
            <w:pPr>
              <w:spacing w:after="120"/>
              <w:rPr>
                <w:sz w:val="20"/>
              </w:rPr>
            </w:pPr>
            <w:r w:rsidRPr="0035724F">
              <w:rPr>
                <w:sz w:val="20"/>
              </w:rPr>
              <w:t>1227</w:t>
            </w:r>
          </w:p>
        </w:tc>
        <w:tc>
          <w:tcPr>
            <w:tcW w:w="1170" w:type="dxa"/>
          </w:tcPr>
          <w:p w14:paraId="16E4A8DB" w14:textId="77777777" w:rsidR="00E02DE3" w:rsidRPr="0035724F" w:rsidRDefault="00E02DE3" w:rsidP="0035724F">
            <w:pPr>
              <w:spacing w:after="120"/>
              <w:rPr>
                <w:sz w:val="20"/>
              </w:rPr>
            </w:pPr>
            <w:r w:rsidRPr="0035724F">
              <w:rPr>
                <w:sz w:val="20"/>
              </w:rPr>
              <w:t>Pathology</w:t>
            </w:r>
          </w:p>
        </w:tc>
        <w:tc>
          <w:tcPr>
            <w:tcW w:w="1530" w:type="dxa"/>
          </w:tcPr>
          <w:p w14:paraId="16E4A8DC" w14:textId="77777777" w:rsidR="00E02DE3" w:rsidRPr="0035724F" w:rsidRDefault="00E02DE3" w:rsidP="0035724F">
            <w:pPr>
              <w:spacing w:after="120"/>
              <w:rPr>
                <w:sz w:val="20"/>
              </w:rPr>
            </w:pPr>
            <w:r w:rsidRPr="0035724F">
              <w:rPr>
                <w:sz w:val="20"/>
              </w:rPr>
              <w:t>Account Name</w:t>
            </w:r>
          </w:p>
        </w:tc>
        <w:tc>
          <w:tcPr>
            <w:tcW w:w="1890" w:type="dxa"/>
          </w:tcPr>
          <w:p w14:paraId="16E4A8DD" w14:textId="77777777" w:rsidR="00E02DE3" w:rsidRPr="0035724F" w:rsidRDefault="00E02DE3" w:rsidP="0035724F">
            <w:pPr>
              <w:spacing w:after="120"/>
              <w:rPr>
                <w:sz w:val="20"/>
              </w:rPr>
            </w:pPr>
            <w:proofErr w:type="spellStart"/>
            <w:r w:rsidRPr="0035724F">
              <w:rPr>
                <w:sz w:val="20"/>
              </w:rPr>
              <w:t>tblRequisitionEntity</w:t>
            </w:r>
            <w:proofErr w:type="spellEnd"/>
          </w:p>
        </w:tc>
        <w:tc>
          <w:tcPr>
            <w:tcW w:w="1800" w:type="dxa"/>
          </w:tcPr>
          <w:p w14:paraId="16E4A8DE" w14:textId="77777777" w:rsidR="00E02DE3" w:rsidRPr="0035724F" w:rsidRDefault="00E02DE3" w:rsidP="0035724F">
            <w:pPr>
              <w:spacing w:after="120"/>
              <w:rPr>
                <w:sz w:val="20"/>
              </w:rPr>
            </w:pPr>
            <w:proofErr w:type="spellStart"/>
            <w:r w:rsidRPr="0035724F">
              <w:rPr>
                <w:sz w:val="20"/>
              </w:rPr>
              <w:t>EntityName</w:t>
            </w:r>
            <w:proofErr w:type="spellEnd"/>
          </w:p>
        </w:tc>
        <w:tc>
          <w:tcPr>
            <w:tcW w:w="1080" w:type="dxa"/>
          </w:tcPr>
          <w:p w14:paraId="16E4A8DF" w14:textId="77777777" w:rsidR="00E02DE3" w:rsidRPr="0035724F" w:rsidRDefault="00E02DE3" w:rsidP="0035724F">
            <w:pPr>
              <w:spacing w:after="120"/>
              <w:rPr>
                <w:sz w:val="20"/>
              </w:rPr>
            </w:pPr>
            <w:r w:rsidRPr="0035724F">
              <w:rPr>
                <w:sz w:val="20"/>
              </w:rPr>
              <w:t>Pathology</w:t>
            </w:r>
          </w:p>
        </w:tc>
        <w:tc>
          <w:tcPr>
            <w:tcW w:w="1260" w:type="dxa"/>
          </w:tcPr>
          <w:p w14:paraId="16E4A8E0" w14:textId="77777777" w:rsidR="00E02DE3" w:rsidRPr="0035724F" w:rsidRDefault="00E02DE3" w:rsidP="0035724F">
            <w:pPr>
              <w:spacing w:after="120"/>
              <w:rPr>
                <w:sz w:val="20"/>
              </w:rPr>
            </w:pPr>
            <w:r w:rsidRPr="0035724F">
              <w:rPr>
                <w:sz w:val="20"/>
              </w:rPr>
              <w:t>Account or Payer</w:t>
            </w:r>
          </w:p>
        </w:tc>
      </w:tr>
      <w:tr w:rsidR="006F622A" w:rsidRPr="0035724F" w14:paraId="16E4A8E9" w14:textId="77777777" w:rsidTr="00CF592E">
        <w:trPr>
          <w:cantSplit/>
          <w:tblHeader/>
        </w:trPr>
        <w:tc>
          <w:tcPr>
            <w:tcW w:w="630" w:type="dxa"/>
          </w:tcPr>
          <w:p w14:paraId="16E4A8E2" w14:textId="77777777" w:rsidR="00335E4E" w:rsidRPr="0035724F" w:rsidRDefault="00810E52" w:rsidP="0035724F">
            <w:pPr>
              <w:spacing w:after="120"/>
              <w:rPr>
                <w:sz w:val="20"/>
              </w:rPr>
            </w:pPr>
            <w:r w:rsidRPr="0035724F">
              <w:rPr>
                <w:sz w:val="20"/>
              </w:rPr>
              <w:t>1228</w:t>
            </w:r>
          </w:p>
        </w:tc>
        <w:tc>
          <w:tcPr>
            <w:tcW w:w="1170" w:type="dxa"/>
          </w:tcPr>
          <w:p w14:paraId="16E4A8E3" w14:textId="77777777" w:rsidR="00335E4E" w:rsidRPr="0035724F" w:rsidRDefault="00335E4E" w:rsidP="0035724F">
            <w:pPr>
              <w:spacing w:after="120"/>
              <w:rPr>
                <w:sz w:val="20"/>
              </w:rPr>
            </w:pPr>
            <w:r w:rsidRPr="0035724F">
              <w:rPr>
                <w:sz w:val="20"/>
              </w:rPr>
              <w:t>Pathology</w:t>
            </w:r>
          </w:p>
        </w:tc>
        <w:tc>
          <w:tcPr>
            <w:tcW w:w="1530" w:type="dxa"/>
          </w:tcPr>
          <w:p w14:paraId="16E4A8E4" w14:textId="77777777" w:rsidR="00335E4E" w:rsidRPr="0035724F" w:rsidRDefault="00335E4E" w:rsidP="0035724F">
            <w:pPr>
              <w:spacing w:after="120"/>
              <w:rPr>
                <w:sz w:val="20"/>
              </w:rPr>
            </w:pPr>
            <w:r w:rsidRPr="0035724F">
              <w:rPr>
                <w:sz w:val="20"/>
              </w:rPr>
              <w:t>Name</w:t>
            </w:r>
          </w:p>
        </w:tc>
        <w:tc>
          <w:tcPr>
            <w:tcW w:w="1890" w:type="dxa"/>
          </w:tcPr>
          <w:p w14:paraId="16E4A8E5" w14:textId="77777777" w:rsidR="00335E4E" w:rsidRPr="0035724F" w:rsidRDefault="00335E4E" w:rsidP="0035724F">
            <w:pPr>
              <w:spacing w:after="120"/>
              <w:rPr>
                <w:sz w:val="20"/>
              </w:rPr>
            </w:pPr>
            <w:proofErr w:type="spellStart"/>
            <w:r w:rsidRPr="0035724F">
              <w:rPr>
                <w:sz w:val="20"/>
              </w:rPr>
              <w:t>tblRequisitionEntity</w:t>
            </w:r>
            <w:proofErr w:type="spellEnd"/>
          </w:p>
        </w:tc>
        <w:tc>
          <w:tcPr>
            <w:tcW w:w="1800" w:type="dxa"/>
          </w:tcPr>
          <w:p w14:paraId="16E4A8E6" w14:textId="77777777" w:rsidR="00335E4E" w:rsidRPr="0035724F" w:rsidRDefault="00335E4E" w:rsidP="0035724F">
            <w:pPr>
              <w:spacing w:after="120"/>
              <w:rPr>
                <w:sz w:val="20"/>
              </w:rPr>
            </w:pPr>
            <w:proofErr w:type="spellStart"/>
            <w:r w:rsidRPr="0035724F">
              <w:rPr>
                <w:sz w:val="20"/>
              </w:rPr>
              <w:t>EntityName</w:t>
            </w:r>
            <w:proofErr w:type="spellEnd"/>
          </w:p>
        </w:tc>
        <w:tc>
          <w:tcPr>
            <w:tcW w:w="1080" w:type="dxa"/>
          </w:tcPr>
          <w:p w14:paraId="16E4A8E7" w14:textId="77777777" w:rsidR="00335E4E" w:rsidRPr="0035724F" w:rsidRDefault="00335E4E" w:rsidP="0035724F">
            <w:pPr>
              <w:spacing w:after="120"/>
              <w:rPr>
                <w:sz w:val="20"/>
              </w:rPr>
            </w:pPr>
            <w:r w:rsidRPr="0035724F">
              <w:rPr>
                <w:sz w:val="20"/>
              </w:rPr>
              <w:t>Pathology</w:t>
            </w:r>
          </w:p>
        </w:tc>
        <w:tc>
          <w:tcPr>
            <w:tcW w:w="1260" w:type="dxa"/>
          </w:tcPr>
          <w:p w14:paraId="16E4A8E8" w14:textId="77777777" w:rsidR="00335E4E" w:rsidRPr="0035724F" w:rsidRDefault="00335E4E" w:rsidP="0035724F">
            <w:pPr>
              <w:spacing w:after="120"/>
              <w:rPr>
                <w:sz w:val="20"/>
              </w:rPr>
            </w:pPr>
            <w:r w:rsidRPr="0035724F">
              <w:rPr>
                <w:sz w:val="20"/>
              </w:rPr>
              <w:t>Contact</w:t>
            </w:r>
          </w:p>
        </w:tc>
      </w:tr>
      <w:tr w:rsidR="006F622A" w:rsidRPr="0035724F" w14:paraId="16E4A8F1" w14:textId="77777777" w:rsidTr="00CF592E">
        <w:trPr>
          <w:cantSplit/>
          <w:tblHeader/>
        </w:trPr>
        <w:tc>
          <w:tcPr>
            <w:tcW w:w="630" w:type="dxa"/>
          </w:tcPr>
          <w:p w14:paraId="16E4A8EA" w14:textId="77777777" w:rsidR="00335E4E" w:rsidRPr="0035724F" w:rsidRDefault="00810E52" w:rsidP="0035724F">
            <w:pPr>
              <w:spacing w:after="120"/>
              <w:rPr>
                <w:sz w:val="20"/>
              </w:rPr>
            </w:pPr>
            <w:r w:rsidRPr="0035724F">
              <w:rPr>
                <w:sz w:val="20"/>
              </w:rPr>
              <w:t>1229</w:t>
            </w:r>
          </w:p>
        </w:tc>
        <w:tc>
          <w:tcPr>
            <w:tcW w:w="1170" w:type="dxa"/>
          </w:tcPr>
          <w:p w14:paraId="16E4A8EB" w14:textId="77777777" w:rsidR="00335E4E" w:rsidRPr="0035724F" w:rsidRDefault="00335E4E" w:rsidP="0035724F">
            <w:pPr>
              <w:spacing w:after="120"/>
              <w:rPr>
                <w:sz w:val="20"/>
              </w:rPr>
            </w:pPr>
            <w:r w:rsidRPr="0035724F">
              <w:rPr>
                <w:sz w:val="20"/>
              </w:rPr>
              <w:t>Pathology</w:t>
            </w:r>
          </w:p>
        </w:tc>
        <w:tc>
          <w:tcPr>
            <w:tcW w:w="1530" w:type="dxa"/>
          </w:tcPr>
          <w:p w14:paraId="16E4A8EC" w14:textId="77777777" w:rsidR="00335E4E" w:rsidRPr="0035724F" w:rsidRDefault="00335E4E" w:rsidP="0035724F">
            <w:pPr>
              <w:spacing w:after="120"/>
              <w:rPr>
                <w:sz w:val="20"/>
              </w:rPr>
            </w:pPr>
            <w:r w:rsidRPr="0035724F">
              <w:rPr>
                <w:sz w:val="20"/>
              </w:rPr>
              <w:t>Identifier</w:t>
            </w:r>
          </w:p>
        </w:tc>
        <w:tc>
          <w:tcPr>
            <w:tcW w:w="1890" w:type="dxa"/>
          </w:tcPr>
          <w:p w14:paraId="16E4A8ED" w14:textId="77777777" w:rsidR="00335E4E" w:rsidRPr="0035724F" w:rsidRDefault="00335E4E" w:rsidP="0035724F">
            <w:pPr>
              <w:spacing w:after="120"/>
              <w:rPr>
                <w:sz w:val="20"/>
              </w:rPr>
            </w:pPr>
            <w:proofErr w:type="spellStart"/>
            <w:r w:rsidRPr="0035724F">
              <w:rPr>
                <w:sz w:val="20"/>
              </w:rPr>
              <w:t>tblRequisitionEntity</w:t>
            </w:r>
            <w:proofErr w:type="spellEnd"/>
          </w:p>
        </w:tc>
        <w:tc>
          <w:tcPr>
            <w:tcW w:w="1800" w:type="dxa"/>
          </w:tcPr>
          <w:p w14:paraId="16E4A8EE" w14:textId="77777777" w:rsidR="00335E4E" w:rsidRPr="0035724F" w:rsidRDefault="00335E4E" w:rsidP="0035724F">
            <w:pPr>
              <w:spacing w:after="120"/>
              <w:rPr>
                <w:sz w:val="20"/>
              </w:rPr>
            </w:pPr>
            <w:proofErr w:type="spellStart"/>
            <w:r w:rsidRPr="0035724F">
              <w:rPr>
                <w:sz w:val="20"/>
              </w:rPr>
              <w:t>EntityReferenceID</w:t>
            </w:r>
            <w:proofErr w:type="spellEnd"/>
          </w:p>
        </w:tc>
        <w:tc>
          <w:tcPr>
            <w:tcW w:w="1080" w:type="dxa"/>
          </w:tcPr>
          <w:p w14:paraId="16E4A8EF" w14:textId="77777777" w:rsidR="00335E4E" w:rsidRPr="0035724F" w:rsidRDefault="00335E4E" w:rsidP="0035724F">
            <w:pPr>
              <w:spacing w:after="120"/>
              <w:rPr>
                <w:sz w:val="20"/>
              </w:rPr>
            </w:pPr>
            <w:r w:rsidRPr="0035724F">
              <w:rPr>
                <w:sz w:val="20"/>
              </w:rPr>
              <w:t>Pathology</w:t>
            </w:r>
          </w:p>
        </w:tc>
        <w:tc>
          <w:tcPr>
            <w:tcW w:w="1260" w:type="dxa"/>
          </w:tcPr>
          <w:p w14:paraId="16E4A8F0" w14:textId="77777777" w:rsidR="00335E4E" w:rsidRPr="0035724F" w:rsidRDefault="00335E4E" w:rsidP="0035724F">
            <w:pPr>
              <w:spacing w:after="120"/>
              <w:rPr>
                <w:sz w:val="20"/>
              </w:rPr>
            </w:pPr>
            <w:r w:rsidRPr="0035724F">
              <w:rPr>
                <w:sz w:val="20"/>
              </w:rPr>
              <w:t>Contact</w:t>
            </w:r>
          </w:p>
        </w:tc>
      </w:tr>
      <w:tr w:rsidR="006F622A" w:rsidRPr="0035724F" w14:paraId="16E4A8F9" w14:textId="77777777" w:rsidTr="00CF592E">
        <w:trPr>
          <w:cantSplit/>
          <w:tblHeader/>
        </w:trPr>
        <w:tc>
          <w:tcPr>
            <w:tcW w:w="630" w:type="dxa"/>
          </w:tcPr>
          <w:p w14:paraId="16E4A8F2" w14:textId="77777777" w:rsidR="002649DC" w:rsidRPr="0035724F" w:rsidRDefault="00810E52" w:rsidP="0035724F">
            <w:pPr>
              <w:spacing w:after="120"/>
              <w:rPr>
                <w:sz w:val="20"/>
              </w:rPr>
            </w:pPr>
            <w:r w:rsidRPr="0035724F">
              <w:rPr>
                <w:sz w:val="20"/>
              </w:rPr>
              <w:t>1230</w:t>
            </w:r>
          </w:p>
        </w:tc>
        <w:tc>
          <w:tcPr>
            <w:tcW w:w="1170" w:type="dxa"/>
          </w:tcPr>
          <w:p w14:paraId="16E4A8F3" w14:textId="77777777" w:rsidR="002649DC" w:rsidRPr="0035724F" w:rsidRDefault="002649DC" w:rsidP="0035724F">
            <w:pPr>
              <w:spacing w:after="120"/>
              <w:rPr>
                <w:sz w:val="20"/>
              </w:rPr>
            </w:pPr>
            <w:r w:rsidRPr="0035724F">
              <w:rPr>
                <w:sz w:val="20"/>
              </w:rPr>
              <w:t>Materials</w:t>
            </w:r>
          </w:p>
        </w:tc>
        <w:tc>
          <w:tcPr>
            <w:tcW w:w="1530" w:type="dxa"/>
          </w:tcPr>
          <w:p w14:paraId="16E4A8F4" w14:textId="77777777" w:rsidR="002649DC" w:rsidRPr="0035724F" w:rsidRDefault="002649DC" w:rsidP="0035724F">
            <w:pPr>
              <w:spacing w:after="120"/>
              <w:rPr>
                <w:sz w:val="20"/>
              </w:rPr>
            </w:pPr>
            <w:r w:rsidRPr="0035724F">
              <w:rPr>
                <w:sz w:val="20"/>
              </w:rPr>
              <w:t>Name</w:t>
            </w:r>
          </w:p>
        </w:tc>
        <w:tc>
          <w:tcPr>
            <w:tcW w:w="1890" w:type="dxa"/>
          </w:tcPr>
          <w:p w14:paraId="16E4A8F5" w14:textId="77777777" w:rsidR="002649DC" w:rsidRPr="0035724F" w:rsidRDefault="002649DC" w:rsidP="0035724F">
            <w:pPr>
              <w:spacing w:after="120"/>
              <w:rPr>
                <w:sz w:val="20"/>
              </w:rPr>
            </w:pPr>
            <w:proofErr w:type="spellStart"/>
            <w:r w:rsidRPr="0035724F">
              <w:rPr>
                <w:sz w:val="20"/>
              </w:rPr>
              <w:t>tblRequisitionEntity</w:t>
            </w:r>
            <w:proofErr w:type="spellEnd"/>
          </w:p>
        </w:tc>
        <w:tc>
          <w:tcPr>
            <w:tcW w:w="1800" w:type="dxa"/>
          </w:tcPr>
          <w:p w14:paraId="16E4A8F6" w14:textId="77777777" w:rsidR="002649DC" w:rsidRPr="0035724F" w:rsidRDefault="002649DC" w:rsidP="0035724F">
            <w:pPr>
              <w:spacing w:after="120"/>
              <w:rPr>
                <w:sz w:val="20"/>
              </w:rPr>
            </w:pPr>
            <w:proofErr w:type="spellStart"/>
            <w:r w:rsidRPr="0035724F">
              <w:rPr>
                <w:sz w:val="20"/>
              </w:rPr>
              <w:t>EntityName</w:t>
            </w:r>
            <w:proofErr w:type="spellEnd"/>
          </w:p>
        </w:tc>
        <w:tc>
          <w:tcPr>
            <w:tcW w:w="1080" w:type="dxa"/>
          </w:tcPr>
          <w:p w14:paraId="16E4A8F7" w14:textId="77777777" w:rsidR="002649DC" w:rsidRPr="0035724F" w:rsidRDefault="002649DC" w:rsidP="0035724F">
            <w:pPr>
              <w:spacing w:after="120"/>
              <w:rPr>
                <w:sz w:val="20"/>
              </w:rPr>
            </w:pPr>
            <w:r w:rsidRPr="0035724F">
              <w:rPr>
                <w:sz w:val="20"/>
              </w:rPr>
              <w:t>Materials Return</w:t>
            </w:r>
          </w:p>
        </w:tc>
        <w:tc>
          <w:tcPr>
            <w:tcW w:w="1260" w:type="dxa"/>
          </w:tcPr>
          <w:p w14:paraId="16E4A8F8" w14:textId="77777777" w:rsidR="002649DC" w:rsidRPr="0035724F" w:rsidRDefault="002649DC" w:rsidP="0035724F">
            <w:pPr>
              <w:spacing w:after="120"/>
              <w:rPr>
                <w:sz w:val="20"/>
              </w:rPr>
            </w:pPr>
            <w:r w:rsidRPr="0035724F">
              <w:rPr>
                <w:sz w:val="20"/>
              </w:rPr>
              <w:t>Contact</w:t>
            </w:r>
          </w:p>
        </w:tc>
      </w:tr>
      <w:tr w:rsidR="006F622A" w:rsidRPr="0035724F" w14:paraId="16E4A901" w14:textId="77777777" w:rsidTr="00CF592E">
        <w:trPr>
          <w:cantSplit/>
          <w:tblHeader/>
        </w:trPr>
        <w:tc>
          <w:tcPr>
            <w:tcW w:w="630" w:type="dxa"/>
          </w:tcPr>
          <w:p w14:paraId="16E4A8FA" w14:textId="77777777" w:rsidR="00BC4081" w:rsidRPr="0035724F" w:rsidRDefault="00810E52" w:rsidP="0035724F">
            <w:pPr>
              <w:spacing w:after="120"/>
              <w:rPr>
                <w:sz w:val="20"/>
              </w:rPr>
            </w:pPr>
            <w:r w:rsidRPr="0035724F">
              <w:rPr>
                <w:sz w:val="20"/>
              </w:rPr>
              <w:t>1231</w:t>
            </w:r>
          </w:p>
        </w:tc>
        <w:tc>
          <w:tcPr>
            <w:tcW w:w="1170" w:type="dxa"/>
          </w:tcPr>
          <w:p w14:paraId="16E4A8FB" w14:textId="77777777" w:rsidR="00BC4081" w:rsidRPr="0035724F" w:rsidRDefault="00BC4081" w:rsidP="0035724F">
            <w:pPr>
              <w:spacing w:after="120"/>
              <w:rPr>
                <w:sz w:val="20"/>
              </w:rPr>
            </w:pPr>
            <w:r w:rsidRPr="0035724F">
              <w:rPr>
                <w:sz w:val="20"/>
              </w:rPr>
              <w:t>Requisition</w:t>
            </w:r>
          </w:p>
        </w:tc>
        <w:tc>
          <w:tcPr>
            <w:tcW w:w="1530" w:type="dxa"/>
          </w:tcPr>
          <w:p w14:paraId="16E4A8FC" w14:textId="77777777" w:rsidR="00BC4081" w:rsidRPr="0035724F" w:rsidRDefault="00BC4081" w:rsidP="0035724F">
            <w:pPr>
              <w:spacing w:after="120"/>
              <w:rPr>
                <w:sz w:val="20"/>
              </w:rPr>
            </w:pPr>
            <w:r w:rsidRPr="0035724F">
              <w:rPr>
                <w:sz w:val="20"/>
              </w:rPr>
              <w:t>Study</w:t>
            </w:r>
          </w:p>
        </w:tc>
        <w:tc>
          <w:tcPr>
            <w:tcW w:w="1890" w:type="dxa"/>
          </w:tcPr>
          <w:p w14:paraId="16E4A8FD" w14:textId="77777777" w:rsidR="00BC4081" w:rsidRPr="0035724F" w:rsidRDefault="00BC4081" w:rsidP="0035724F">
            <w:pPr>
              <w:spacing w:after="120"/>
              <w:rPr>
                <w:sz w:val="20"/>
              </w:rPr>
            </w:pPr>
            <w:proofErr w:type="spellStart"/>
            <w:r w:rsidRPr="0035724F">
              <w:rPr>
                <w:sz w:val="20"/>
              </w:rPr>
              <w:t>tblRequisitionEntity</w:t>
            </w:r>
            <w:proofErr w:type="spellEnd"/>
          </w:p>
        </w:tc>
        <w:tc>
          <w:tcPr>
            <w:tcW w:w="1800" w:type="dxa"/>
          </w:tcPr>
          <w:p w14:paraId="16E4A8FE" w14:textId="77777777" w:rsidR="00BC4081" w:rsidRPr="0035724F" w:rsidRDefault="00BC4081" w:rsidP="0035724F">
            <w:pPr>
              <w:spacing w:after="120"/>
              <w:rPr>
                <w:sz w:val="20"/>
              </w:rPr>
            </w:pPr>
            <w:proofErr w:type="spellStart"/>
            <w:r w:rsidRPr="0035724F">
              <w:rPr>
                <w:sz w:val="20"/>
              </w:rPr>
              <w:t>EntityName</w:t>
            </w:r>
            <w:proofErr w:type="spellEnd"/>
          </w:p>
        </w:tc>
        <w:tc>
          <w:tcPr>
            <w:tcW w:w="1080" w:type="dxa"/>
          </w:tcPr>
          <w:p w14:paraId="16E4A8FF" w14:textId="77777777" w:rsidR="00BC4081" w:rsidRPr="0035724F" w:rsidRDefault="00BC4081" w:rsidP="0035724F">
            <w:pPr>
              <w:spacing w:after="120"/>
              <w:rPr>
                <w:sz w:val="20"/>
              </w:rPr>
            </w:pPr>
            <w:r w:rsidRPr="0035724F">
              <w:rPr>
                <w:sz w:val="20"/>
              </w:rPr>
              <w:t>Study</w:t>
            </w:r>
          </w:p>
        </w:tc>
        <w:tc>
          <w:tcPr>
            <w:tcW w:w="1260" w:type="dxa"/>
          </w:tcPr>
          <w:p w14:paraId="16E4A900" w14:textId="77777777" w:rsidR="00BC4081" w:rsidRPr="0035724F" w:rsidRDefault="00BC4081" w:rsidP="0035724F">
            <w:pPr>
              <w:spacing w:after="120"/>
              <w:rPr>
                <w:sz w:val="20"/>
              </w:rPr>
            </w:pPr>
            <w:r w:rsidRPr="0035724F">
              <w:rPr>
                <w:sz w:val="20"/>
              </w:rPr>
              <w:t>Account or Payer</w:t>
            </w:r>
          </w:p>
        </w:tc>
      </w:tr>
    </w:tbl>
    <w:p w14:paraId="16E4A902" w14:textId="77777777" w:rsidR="00684432" w:rsidRDefault="00541819" w:rsidP="006F622A">
      <w:pPr>
        <w:pStyle w:val="Heading3"/>
      </w:pPr>
      <w:bookmarkStart w:id="4462" w:name="_Toc248042343"/>
      <w:bookmarkStart w:id="4463" w:name="_Toc270946278"/>
      <w:bookmarkStart w:id="4464" w:name="_Toc278358747"/>
      <w:bookmarkStart w:id="4465" w:name="_Toc295735824"/>
      <w:proofErr w:type="spellStart"/>
      <w:proofErr w:type="gramStart"/>
      <w:r w:rsidRPr="00FB06D0">
        <w:t>tblRequisitionAddress</w:t>
      </w:r>
      <w:bookmarkEnd w:id="4462"/>
      <w:bookmarkEnd w:id="4463"/>
      <w:bookmarkEnd w:id="4464"/>
      <w:bookmarkEnd w:id="4465"/>
      <w:proofErr w:type="spellEnd"/>
      <w:proofErr w:type="gram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3"/>
        <w:gridCol w:w="1139"/>
        <w:gridCol w:w="1226"/>
        <w:gridCol w:w="2005"/>
        <w:gridCol w:w="2217"/>
        <w:gridCol w:w="1099"/>
        <w:gridCol w:w="983"/>
      </w:tblGrid>
      <w:tr w:rsidR="00541819" w:rsidRPr="0035724F" w14:paraId="16E4A90A" w14:textId="77777777" w:rsidTr="006F622A">
        <w:tc>
          <w:tcPr>
            <w:tcW w:w="703" w:type="dxa"/>
          </w:tcPr>
          <w:p w14:paraId="16E4A903" w14:textId="77777777" w:rsidR="00541819" w:rsidRPr="0035724F" w:rsidRDefault="00541819" w:rsidP="0035724F">
            <w:pPr>
              <w:spacing w:after="120"/>
              <w:rPr>
                <w:sz w:val="20"/>
              </w:rPr>
            </w:pPr>
            <w:r w:rsidRPr="0035724F">
              <w:rPr>
                <w:sz w:val="20"/>
              </w:rPr>
              <w:t>FR-#</w:t>
            </w:r>
          </w:p>
        </w:tc>
        <w:tc>
          <w:tcPr>
            <w:tcW w:w="1139" w:type="dxa"/>
          </w:tcPr>
          <w:p w14:paraId="16E4A904" w14:textId="77777777" w:rsidR="00541819" w:rsidRPr="0035724F" w:rsidRDefault="00541819" w:rsidP="0035724F">
            <w:pPr>
              <w:spacing w:after="120"/>
              <w:rPr>
                <w:sz w:val="20"/>
              </w:rPr>
            </w:pPr>
            <w:r w:rsidRPr="0035724F">
              <w:rPr>
                <w:sz w:val="20"/>
              </w:rPr>
              <w:t>Requisition tab</w:t>
            </w:r>
          </w:p>
        </w:tc>
        <w:tc>
          <w:tcPr>
            <w:tcW w:w="1226" w:type="dxa"/>
          </w:tcPr>
          <w:p w14:paraId="16E4A905" w14:textId="77777777" w:rsidR="00541819" w:rsidRPr="0035724F" w:rsidRDefault="00541819" w:rsidP="0035724F">
            <w:pPr>
              <w:spacing w:after="120"/>
              <w:rPr>
                <w:sz w:val="20"/>
              </w:rPr>
            </w:pPr>
            <w:r w:rsidRPr="0035724F">
              <w:rPr>
                <w:sz w:val="20"/>
              </w:rPr>
              <w:t>Field name</w:t>
            </w:r>
          </w:p>
        </w:tc>
        <w:tc>
          <w:tcPr>
            <w:tcW w:w="2005" w:type="dxa"/>
          </w:tcPr>
          <w:p w14:paraId="16E4A906" w14:textId="77777777" w:rsidR="00541819" w:rsidRPr="0035724F" w:rsidRDefault="00541819" w:rsidP="0035724F">
            <w:pPr>
              <w:spacing w:after="120"/>
              <w:rPr>
                <w:sz w:val="20"/>
              </w:rPr>
            </w:pPr>
            <w:r w:rsidRPr="0035724F">
              <w:rPr>
                <w:sz w:val="20"/>
              </w:rPr>
              <w:t>Table</w:t>
            </w:r>
          </w:p>
        </w:tc>
        <w:tc>
          <w:tcPr>
            <w:tcW w:w="2217" w:type="dxa"/>
          </w:tcPr>
          <w:p w14:paraId="16E4A907" w14:textId="77777777" w:rsidR="00541819" w:rsidRPr="0035724F" w:rsidRDefault="00541819" w:rsidP="0035724F">
            <w:pPr>
              <w:spacing w:after="120"/>
              <w:rPr>
                <w:sz w:val="20"/>
              </w:rPr>
            </w:pPr>
            <w:r w:rsidRPr="0035724F">
              <w:rPr>
                <w:sz w:val="20"/>
              </w:rPr>
              <w:t>Column</w:t>
            </w:r>
          </w:p>
        </w:tc>
        <w:tc>
          <w:tcPr>
            <w:tcW w:w="1099" w:type="dxa"/>
          </w:tcPr>
          <w:p w14:paraId="16E4A908" w14:textId="77777777" w:rsidR="00541819" w:rsidRPr="0035724F" w:rsidRDefault="00541819" w:rsidP="0035724F">
            <w:pPr>
              <w:spacing w:after="120"/>
              <w:rPr>
                <w:sz w:val="20"/>
              </w:rPr>
            </w:pPr>
            <w:r w:rsidRPr="0035724F">
              <w:rPr>
                <w:sz w:val="20"/>
              </w:rPr>
              <w:t>Role</w:t>
            </w:r>
          </w:p>
        </w:tc>
        <w:tc>
          <w:tcPr>
            <w:tcW w:w="983" w:type="dxa"/>
          </w:tcPr>
          <w:p w14:paraId="16E4A909" w14:textId="77777777" w:rsidR="00541819" w:rsidRPr="0035724F" w:rsidRDefault="00541819" w:rsidP="0035724F">
            <w:pPr>
              <w:spacing w:after="120"/>
              <w:rPr>
                <w:sz w:val="20"/>
              </w:rPr>
            </w:pPr>
            <w:r w:rsidRPr="0035724F">
              <w:rPr>
                <w:sz w:val="20"/>
              </w:rPr>
              <w:t>Address Type</w:t>
            </w:r>
          </w:p>
        </w:tc>
      </w:tr>
      <w:tr w:rsidR="00541819" w:rsidRPr="0035724F" w14:paraId="16E4A912" w14:textId="77777777" w:rsidTr="006F622A">
        <w:tc>
          <w:tcPr>
            <w:tcW w:w="703" w:type="dxa"/>
          </w:tcPr>
          <w:p w14:paraId="16E4A90B" w14:textId="77777777" w:rsidR="00541819" w:rsidRPr="0035724F" w:rsidRDefault="00810E52" w:rsidP="0035724F">
            <w:pPr>
              <w:spacing w:after="120"/>
              <w:rPr>
                <w:sz w:val="20"/>
              </w:rPr>
            </w:pPr>
            <w:r w:rsidRPr="0035724F">
              <w:rPr>
                <w:sz w:val="20"/>
              </w:rPr>
              <w:t>1232</w:t>
            </w:r>
          </w:p>
        </w:tc>
        <w:tc>
          <w:tcPr>
            <w:tcW w:w="1139" w:type="dxa"/>
          </w:tcPr>
          <w:p w14:paraId="16E4A90C" w14:textId="77777777" w:rsidR="00541819" w:rsidRPr="0035724F" w:rsidRDefault="00541819" w:rsidP="0035724F">
            <w:pPr>
              <w:spacing w:after="120"/>
              <w:rPr>
                <w:sz w:val="20"/>
              </w:rPr>
            </w:pPr>
            <w:r w:rsidRPr="0035724F">
              <w:rPr>
                <w:sz w:val="20"/>
              </w:rPr>
              <w:t>Ordering</w:t>
            </w:r>
          </w:p>
        </w:tc>
        <w:tc>
          <w:tcPr>
            <w:tcW w:w="1226" w:type="dxa"/>
          </w:tcPr>
          <w:p w14:paraId="16E4A90D" w14:textId="77777777" w:rsidR="00541819" w:rsidRPr="0035724F" w:rsidRDefault="00541819" w:rsidP="0035724F">
            <w:pPr>
              <w:spacing w:after="120"/>
              <w:rPr>
                <w:sz w:val="20"/>
              </w:rPr>
            </w:pPr>
            <w:r w:rsidRPr="0035724F">
              <w:rPr>
                <w:sz w:val="20"/>
              </w:rPr>
              <w:t>Treating Physician Address</w:t>
            </w:r>
          </w:p>
        </w:tc>
        <w:tc>
          <w:tcPr>
            <w:tcW w:w="2005" w:type="dxa"/>
          </w:tcPr>
          <w:p w14:paraId="16E4A90E" w14:textId="77777777" w:rsidR="00541819" w:rsidRPr="0035724F" w:rsidRDefault="00541819" w:rsidP="0035724F">
            <w:pPr>
              <w:spacing w:after="120"/>
              <w:rPr>
                <w:sz w:val="20"/>
              </w:rPr>
            </w:pPr>
            <w:proofErr w:type="spellStart"/>
            <w:r w:rsidRPr="0035724F">
              <w:rPr>
                <w:sz w:val="20"/>
              </w:rPr>
              <w:t>tblRequisitionAddress</w:t>
            </w:r>
            <w:proofErr w:type="spellEnd"/>
          </w:p>
        </w:tc>
        <w:tc>
          <w:tcPr>
            <w:tcW w:w="2217" w:type="dxa"/>
          </w:tcPr>
          <w:p w14:paraId="16E4A90F" w14:textId="77777777" w:rsidR="00541819" w:rsidRPr="0035724F" w:rsidRDefault="00541819" w:rsidP="0035724F">
            <w:pPr>
              <w:spacing w:after="120"/>
              <w:rPr>
                <w:sz w:val="20"/>
              </w:rPr>
            </w:pPr>
            <w:r w:rsidRPr="0035724F">
              <w:rPr>
                <w:sz w:val="20"/>
              </w:rPr>
              <w:t xml:space="preserve">AddressLine1, AddressLine2, AddressLine3, </w:t>
            </w:r>
            <w:proofErr w:type="spellStart"/>
            <w:r w:rsidRPr="0035724F">
              <w:rPr>
                <w:sz w:val="20"/>
              </w:rPr>
              <w:t>AddressCity</w:t>
            </w:r>
            <w:proofErr w:type="spellEnd"/>
            <w:r w:rsidRPr="0035724F">
              <w:rPr>
                <w:sz w:val="20"/>
              </w:rPr>
              <w:t xml:space="preserve">, </w:t>
            </w:r>
            <w:proofErr w:type="spellStart"/>
            <w:r w:rsidRPr="0035724F">
              <w:rPr>
                <w:sz w:val="20"/>
              </w:rPr>
              <w:t>AddressStateOrProvince</w:t>
            </w:r>
            <w:proofErr w:type="spellEnd"/>
            <w:r w:rsidRPr="0035724F">
              <w:rPr>
                <w:sz w:val="20"/>
              </w:rPr>
              <w:t xml:space="preserve">, </w:t>
            </w:r>
            <w:proofErr w:type="spellStart"/>
            <w:r w:rsidRPr="0035724F">
              <w:rPr>
                <w:sz w:val="20"/>
              </w:rPr>
              <w:t>AddressPostalCode</w:t>
            </w:r>
            <w:proofErr w:type="spellEnd"/>
          </w:p>
        </w:tc>
        <w:tc>
          <w:tcPr>
            <w:tcW w:w="1099" w:type="dxa"/>
          </w:tcPr>
          <w:p w14:paraId="16E4A910" w14:textId="77777777" w:rsidR="00541819" w:rsidRPr="0035724F" w:rsidRDefault="00541819" w:rsidP="0035724F">
            <w:pPr>
              <w:spacing w:after="120"/>
              <w:rPr>
                <w:sz w:val="20"/>
              </w:rPr>
            </w:pPr>
            <w:r w:rsidRPr="0035724F">
              <w:rPr>
                <w:sz w:val="20"/>
              </w:rPr>
              <w:t>Treating</w:t>
            </w:r>
          </w:p>
        </w:tc>
        <w:tc>
          <w:tcPr>
            <w:tcW w:w="983" w:type="dxa"/>
          </w:tcPr>
          <w:p w14:paraId="16E4A911" w14:textId="77777777" w:rsidR="00541819" w:rsidRPr="0035724F" w:rsidRDefault="00541819" w:rsidP="0035724F">
            <w:pPr>
              <w:spacing w:after="120"/>
              <w:rPr>
                <w:sz w:val="20"/>
              </w:rPr>
            </w:pPr>
            <w:r w:rsidRPr="0035724F">
              <w:rPr>
                <w:sz w:val="20"/>
              </w:rPr>
              <w:t>Report To</w:t>
            </w:r>
          </w:p>
        </w:tc>
      </w:tr>
      <w:tr w:rsidR="00541819" w:rsidRPr="0035724F" w14:paraId="16E4A91A" w14:textId="77777777" w:rsidTr="006F622A">
        <w:tc>
          <w:tcPr>
            <w:tcW w:w="703" w:type="dxa"/>
          </w:tcPr>
          <w:p w14:paraId="16E4A913" w14:textId="77777777" w:rsidR="00541819" w:rsidRPr="0035724F" w:rsidRDefault="00810E52" w:rsidP="0035724F">
            <w:pPr>
              <w:spacing w:after="120"/>
              <w:rPr>
                <w:sz w:val="20"/>
              </w:rPr>
            </w:pPr>
            <w:r w:rsidRPr="0035724F">
              <w:rPr>
                <w:sz w:val="20"/>
              </w:rPr>
              <w:t>1233</w:t>
            </w:r>
          </w:p>
        </w:tc>
        <w:tc>
          <w:tcPr>
            <w:tcW w:w="1139" w:type="dxa"/>
          </w:tcPr>
          <w:p w14:paraId="16E4A914" w14:textId="77777777" w:rsidR="00541819" w:rsidRPr="0035724F" w:rsidRDefault="00541819" w:rsidP="0035724F">
            <w:pPr>
              <w:spacing w:after="120"/>
              <w:rPr>
                <w:sz w:val="20"/>
              </w:rPr>
            </w:pPr>
            <w:r w:rsidRPr="0035724F">
              <w:rPr>
                <w:sz w:val="20"/>
              </w:rPr>
              <w:t>Ordering</w:t>
            </w:r>
          </w:p>
        </w:tc>
        <w:tc>
          <w:tcPr>
            <w:tcW w:w="1226" w:type="dxa"/>
          </w:tcPr>
          <w:p w14:paraId="16E4A915" w14:textId="77777777" w:rsidR="00541819" w:rsidRPr="0035724F" w:rsidRDefault="00541819" w:rsidP="0035724F">
            <w:pPr>
              <w:spacing w:after="120"/>
              <w:rPr>
                <w:sz w:val="20"/>
              </w:rPr>
            </w:pPr>
            <w:r w:rsidRPr="0035724F">
              <w:rPr>
                <w:sz w:val="20"/>
              </w:rPr>
              <w:t xml:space="preserve">Treating </w:t>
            </w:r>
            <w:proofErr w:type="spellStart"/>
            <w:r w:rsidRPr="0035724F">
              <w:rPr>
                <w:sz w:val="20"/>
              </w:rPr>
              <w:t>Physican</w:t>
            </w:r>
            <w:proofErr w:type="spellEnd"/>
            <w:r w:rsidRPr="0035724F">
              <w:rPr>
                <w:sz w:val="20"/>
              </w:rPr>
              <w:t xml:space="preserve"> Address Phone</w:t>
            </w:r>
          </w:p>
        </w:tc>
        <w:tc>
          <w:tcPr>
            <w:tcW w:w="2005" w:type="dxa"/>
          </w:tcPr>
          <w:p w14:paraId="16E4A916" w14:textId="77777777" w:rsidR="00541819" w:rsidRPr="0035724F" w:rsidRDefault="00541819" w:rsidP="0035724F">
            <w:pPr>
              <w:spacing w:after="120"/>
              <w:rPr>
                <w:sz w:val="20"/>
              </w:rPr>
            </w:pPr>
            <w:proofErr w:type="spellStart"/>
            <w:r w:rsidRPr="0035724F">
              <w:rPr>
                <w:sz w:val="20"/>
              </w:rPr>
              <w:t>tblRequisitionAddress</w:t>
            </w:r>
            <w:proofErr w:type="spellEnd"/>
          </w:p>
        </w:tc>
        <w:tc>
          <w:tcPr>
            <w:tcW w:w="2217" w:type="dxa"/>
          </w:tcPr>
          <w:p w14:paraId="16E4A917" w14:textId="77777777" w:rsidR="00541819" w:rsidRPr="0035724F" w:rsidRDefault="00541819" w:rsidP="0035724F">
            <w:pPr>
              <w:spacing w:after="120"/>
              <w:rPr>
                <w:sz w:val="20"/>
              </w:rPr>
            </w:pPr>
            <w:proofErr w:type="spellStart"/>
            <w:r w:rsidRPr="0035724F">
              <w:rPr>
                <w:sz w:val="20"/>
              </w:rPr>
              <w:t>AddressPhone</w:t>
            </w:r>
            <w:proofErr w:type="spellEnd"/>
          </w:p>
        </w:tc>
        <w:tc>
          <w:tcPr>
            <w:tcW w:w="1099" w:type="dxa"/>
          </w:tcPr>
          <w:p w14:paraId="16E4A918" w14:textId="77777777" w:rsidR="00541819" w:rsidRPr="0035724F" w:rsidRDefault="00541819" w:rsidP="0035724F">
            <w:pPr>
              <w:spacing w:after="120"/>
              <w:rPr>
                <w:sz w:val="20"/>
              </w:rPr>
            </w:pPr>
            <w:r w:rsidRPr="0035724F">
              <w:rPr>
                <w:sz w:val="20"/>
              </w:rPr>
              <w:t>Treating</w:t>
            </w:r>
          </w:p>
        </w:tc>
        <w:tc>
          <w:tcPr>
            <w:tcW w:w="983" w:type="dxa"/>
          </w:tcPr>
          <w:p w14:paraId="16E4A919" w14:textId="77777777" w:rsidR="00541819" w:rsidRPr="0035724F" w:rsidRDefault="00541819" w:rsidP="0035724F">
            <w:pPr>
              <w:spacing w:after="120"/>
              <w:rPr>
                <w:sz w:val="20"/>
              </w:rPr>
            </w:pPr>
            <w:proofErr w:type="spellStart"/>
            <w:r w:rsidRPr="0035724F">
              <w:rPr>
                <w:sz w:val="20"/>
              </w:rPr>
              <w:t>ReportTo</w:t>
            </w:r>
            <w:proofErr w:type="spellEnd"/>
          </w:p>
        </w:tc>
      </w:tr>
      <w:tr w:rsidR="00541819" w:rsidRPr="0035724F" w14:paraId="16E4A922" w14:textId="77777777" w:rsidTr="006F622A">
        <w:tc>
          <w:tcPr>
            <w:tcW w:w="703" w:type="dxa"/>
          </w:tcPr>
          <w:p w14:paraId="16E4A91B" w14:textId="77777777" w:rsidR="00541819" w:rsidRPr="0035724F" w:rsidRDefault="00810E52" w:rsidP="0035724F">
            <w:pPr>
              <w:spacing w:after="120"/>
              <w:rPr>
                <w:sz w:val="20"/>
              </w:rPr>
            </w:pPr>
            <w:r w:rsidRPr="0035724F">
              <w:rPr>
                <w:sz w:val="20"/>
              </w:rPr>
              <w:t>1234</w:t>
            </w:r>
          </w:p>
        </w:tc>
        <w:tc>
          <w:tcPr>
            <w:tcW w:w="1139" w:type="dxa"/>
          </w:tcPr>
          <w:p w14:paraId="16E4A91C" w14:textId="77777777" w:rsidR="00541819" w:rsidRPr="0035724F" w:rsidRDefault="00541819" w:rsidP="0035724F">
            <w:pPr>
              <w:spacing w:after="120"/>
              <w:rPr>
                <w:sz w:val="20"/>
              </w:rPr>
            </w:pPr>
            <w:r w:rsidRPr="0035724F">
              <w:rPr>
                <w:sz w:val="20"/>
              </w:rPr>
              <w:t>Ordering</w:t>
            </w:r>
          </w:p>
        </w:tc>
        <w:tc>
          <w:tcPr>
            <w:tcW w:w="1226" w:type="dxa"/>
          </w:tcPr>
          <w:p w14:paraId="16E4A91D" w14:textId="77777777" w:rsidR="00541819" w:rsidRPr="0035724F" w:rsidRDefault="00541819" w:rsidP="0035724F">
            <w:pPr>
              <w:spacing w:after="120"/>
              <w:rPr>
                <w:sz w:val="20"/>
              </w:rPr>
            </w:pPr>
            <w:r w:rsidRPr="0035724F">
              <w:rPr>
                <w:sz w:val="20"/>
              </w:rPr>
              <w:t>Treating Physician Address Fax</w:t>
            </w:r>
          </w:p>
        </w:tc>
        <w:tc>
          <w:tcPr>
            <w:tcW w:w="2005" w:type="dxa"/>
          </w:tcPr>
          <w:p w14:paraId="16E4A91E" w14:textId="77777777" w:rsidR="00541819" w:rsidRPr="0035724F" w:rsidRDefault="00541819" w:rsidP="0035724F">
            <w:pPr>
              <w:spacing w:after="120"/>
              <w:rPr>
                <w:sz w:val="20"/>
              </w:rPr>
            </w:pPr>
            <w:proofErr w:type="spellStart"/>
            <w:r w:rsidRPr="0035724F">
              <w:rPr>
                <w:sz w:val="20"/>
              </w:rPr>
              <w:t>tblRequisitionAddress</w:t>
            </w:r>
            <w:proofErr w:type="spellEnd"/>
          </w:p>
        </w:tc>
        <w:tc>
          <w:tcPr>
            <w:tcW w:w="2217" w:type="dxa"/>
          </w:tcPr>
          <w:p w14:paraId="16E4A91F" w14:textId="77777777" w:rsidR="00541819" w:rsidRPr="0035724F" w:rsidRDefault="00541819" w:rsidP="0035724F">
            <w:pPr>
              <w:spacing w:after="120"/>
              <w:rPr>
                <w:sz w:val="20"/>
              </w:rPr>
            </w:pPr>
            <w:proofErr w:type="spellStart"/>
            <w:r w:rsidRPr="0035724F">
              <w:rPr>
                <w:sz w:val="20"/>
              </w:rPr>
              <w:t>AddressFax</w:t>
            </w:r>
            <w:proofErr w:type="spellEnd"/>
          </w:p>
        </w:tc>
        <w:tc>
          <w:tcPr>
            <w:tcW w:w="1099" w:type="dxa"/>
          </w:tcPr>
          <w:p w14:paraId="16E4A920" w14:textId="77777777" w:rsidR="00541819" w:rsidRPr="0035724F" w:rsidRDefault="00541819" w:rsidP="0035724F">
            <w:pPr>
              <w:spacing w:after="120"/>
              <w:rPr>
                <w:sz w:val="20"/>
              </w:rPr>
            </w:pPr>
            <w:r w:rsidRPr="0035724F">
              <w:rPr>
                <w:sz w:val="20"/>
              </w:rPr>
              <w:t>Treating</w:t>
            </w:r>
          </w:p>
        </w:tc>
        <w:tc>
          <w:tcPr>
            <w:tcW w:w="983" w:type="dxa"/>
          </w:tcPr>
          <w:p w14:paraId="16E4A921" w14:textId="77777777" w:rsidR="00541819" w:rsidRPr="0035724F" w:rsidRDefault="00541819" w:rsidP="0035724F">
            <w:pPr>
              <w:spacing w:after="120"/>
              <w:rPr>
                <w:sz w:val="20"/>
              </w:rPr>
            </w:pPr>
            <w:r w:rsidRPr="0035724F">
              <w:rPr>
                <w:sz w:val="20"/>
              </w:rPr>
              <w:t>Report To</w:t>
            </w:r>
          </w:p>
        </w:tc>
      </w:tr>
      <w:tr w:rsidR="00BE441B" w:rsidRPr="0035724F" w14:paraId="16E4A92A" w14:textId="77777777" w:rsidTr="006F622A">
        <w:tc>
          <w:tcPr>
            <w:tcW w:w="703" w:type="dxa"/>
          </w:tcPr>
          <w:p w14:paraId="16E4A923" w14:textId="77777777" w:rsidR="00BE441B" w:rsidRPr="0035724F" w:rsidRDefault="00810E52" w:rsidP="0035724F">
            <w:pPr>
              <w:spacing w:after="120"/>
              <w:rPr>
                <w:sz w:val="20"/>
              </w:rPr>
            </w:pPr>
            <w:r w:rsidRPr="0035724F">
              <w:rPr>
                <w:sz w:val="20"/>
              </w:rPr>
              <w:t>1235</w:t>
            </w:r>
          </w:p>
        </w:tc>
        <w:tc>
          <w:tcPr>
            <w:tcW w:w="1139" w:type="dxa"/>
          </w:tcPr>
          <w:p w14:paraId="16E4A924" w14:textId="77777777" w:rsidR="00BE441B" w:rsidRPr="0035724F" w:rsidRDefault="00BE441B" w:rsidP="0035724F">
            <w:pPr>
              <w:spacing w:after="120"/>
              <w:rPr>
                <w:sz w:val="20"/>
              </w:rPr>
            </w:pPr>
            <w:r w:rsidRPr="0035724F">
              <w:rPr>
                <w:sz w:val="20"/>
              </w:rPr>
              <w:t>Ordering</w:t>
            </w:r>
          </w:p>
        </w:tc>
        <w:tc>
          <w:tcPr>
            <w:tcW w:w="1226" w:type="dxa"/>
          </w:tcPr>
          <w:p w14:paraId="16E4A925" w14:textId="77777777" w:rsidR="00BE441B" w:rsidRPr="0035724F" w:rsidRDefault="00BE441B" w:rsidP="0035724F">
            <w:pPr>
              <w:spacing w:after="120"/>
              <w:rPr>
                <w:sz w:val="20"/>
              </w:rPr>
            </w:pPr>
            <w:r w:rsidRPr="0035724F">
              <w:rPr>
                <w:sz w:val="20"/>
              </w:rPr>
              <w:t>Additional Physician Address</w:t>
            </w:r>
          </w:p>
        </w:tc>
        <w:tc>
          <w:tcPr>
            <w:tcW w:w="2005" w:type="dxa"/>
          </w:tcPr>
          <w:p w14:paraId="16E4A926" w14:textId="77777777" w:rsidR="00BE441B" w:rsidRPr="0035724F" w:rsidRDefault="00BE441B" w:rsidP="0035724F">
            <w:pPr>
              <w:spacing w:after="120"/>
              <w:rPr>
                <w:sz w:val="20"/>
              </w:rPr>
            </w:pPr>
            <w:proofErr w:type="spellStart"/>
            <w:r w:rsidRPr="0035724F">
              <w:rPr>
                <w:sz w:val="20"/>
              </w:rPr>
              <w:t>tblRequisitionAddress</w:t>
            </w:r>
            <w:proofErr w:type="spellEnd"/>
          </w:p>
        </w:tc>
        <w:tc>
          <w:tcPr>
            <w:tcW w:w="2217" w:type="dxa"/>
          </w:tcPr>
          <w:p w14:paraId="16E4A927" w14:textId="77777777" w:rsidR="00BE441B" w:rsidRPr="0035724F" w:rsidRDefault="00BE441B" w:rsidP="0035724F">
            <w:pPr>
              <w:spacing w:after="120"/>
              <w:rPr>
                <w:sz w:val="20"/>
              </w:rPr>
            </w:pPr>
            <w:r w:rsidRPr="0035724F">
              <w:rPr>
                <w:sz w:val="20"/>
              </w:rPr>
              <w:t xml:space="preserve">AddressLine1, AddressLine2, AddressLine3, </w:t>
            </w:r>
            <w:proofErr w:type="spellStart"/>
            <w:r w:rsidRPr="0035724F">
              <w:rPr>
                <w:sz w:val="20"/>
              </w:rPr>
              <w:t>AddressCity</w:t>
            </w:r>
            <w:proofErr w:type="spellEnd"/>
            <w:r w:rsidRPr="0035724F">
              <w:rPr>
                <w:sz w:val="20"/>
              </w:rPr>
              <w:t xml:space="preserve">, </w:t>
            </w:r>
            <w:proofErr w:type="spellStart"/>
            <w:r w:rsidRPr="0035724F">
              <w:rPr>
                <w:sz w:val="20"/>
              </w:rPr>
              <w:t>AddressStateOrProvince</w:t>
            </w:r>
            <w:proofErr w:type="spellEnd"/>
            <w:r w:rsidRPr="0035724F">
              <w:rPr>
                <w:sz w:val="20"/>
              </w:rPr>
              <w:t xml:space="preserve">, </w:t>
            </w:r>
            <w:proofErr w:type="spellStart"/>
            <w:r w:rsidRPr="0035724F">
              <w:rPr>
                <w:sz w:val="20"/>
              </w:rPr>
              <w:t>AddressPostalCode</w:t>
            </w:r>
            <w:proofErr w:type="spellEnd"/>
          </w:p>
        </w:tc>
        <w:tc>
          <w:tcPr>
            <w:tcW w:w="1099" w:type="dxa"/>
          </w:tcPr>
          <w:p w14:paraId="16E4A928" w14:textId="77777777" w:rsidR="00BE441B" w:rsidRPr="0035724F" w:rsidRDefault="00BE441B" w:rsidP="0035724F">
            <w:pPr>
              <w:spacing w:after="120"/>
              <w:rPr>
                <w:sz w:val="20"/>
              </w:rPr>
            </w:pPr>
            <w:r w:rsidRPr="0035724F">
              <w:rPr>
                <w:sz w:val="20"/>
              </w:rPr>
              <w:t>Additional Recipient</w:t>
            </w:r>
          </w:p>
        </w:tc>
        <w:tc>
          <w:tcPr>
            <w:tcW w:w="983" w:type="dxa"/>
          </w:tcPr>
          <w:p w14:paraId="16E4A929" w14:textId="77777777" w:rsidR="00BE441B" w:rsidRPr="0035724F" w:rsidRDefault="00BE441B" w:rsidP="0035724F">
            <w:pPr>
              <w:spacing w:after="120"/>
              <w:rPr>
                <w:sz w:val="20"/>
              </w:rPr>
            </w:pPr>
            <w:r w:rsidRPr="0035724F">
              <w:rPr>
                <w:sz w:val="20"/>
              </w:rPr>
              <w:t>Report To</w:t>
            </w:r>
          </w:p>
        </w:tc>
      </w:tr>
      <w:tr w:rsidR="00BE441B" w:rsidRPr="0035724F" w14:paraId="16E4A932" w14:textId="77777777" w:rsidTr="006F622A">
        <w:tc>
          <w:tcPr>
            <w:tcW w:w="703" w:type="dxa"/>
          </w:tcPr>
          <w:p w14:paraId="16E4A92B" w14:textId="77777777" w:rsidR="00BE441B" w:rsidRPr="0035724F" w:rsidRDefault="00810E52" w:rsidP="0035724F">
            <w:pPr>
              <w:spacing w:after="120"/>
              <w:rPr>
                <w:sz w:val="20"/>
              </w:rPr>
            </w:pPr>
            <w:r w:rsidRPr="0035724F">
              <w:rPr>
                <w:sz w:val="20"/>
              </w:rPr>
              <w:t>1236</w:t>
            </w:r>
          </w:p>
        </w:tc>
        <w:tc>
          <w:tcPr>
            <w:tcW w:w="1139" w:type="dxa"/>
          </w:tcPr>
          <w:p w14:paraId="16E4A92C" w14:textId="77777777" w:rsidR="00BE441B" w:rsidRPr="0035724F" w:rsidRDefault="00BE441B" w:rsidP="0035724F">
            <w:pPr>
              <w:spacing w:after="120"/>
              <w:rPr>
                <w:sz w:val="20"/>
              </w:rPr>
            </w:pPr>
            <w:r w:rsidRPr="0035724F">
              <w:rPr>
                <w:sz w:val="20"/>
              </w:rPr>
              <w:t>Ordering</w:t>
            </w:r>
          </w:p>
        </w:tc>
        <w:tc>
          <w:tcPr>
            <w:tcW w:w="1226" w:type="dxa"/>
          </w:tcPr>
          <w:p w14:paraId="16E4A92D" w14:textId="77777777" w:rsidR="00BE441B" w:rsidRPr="0035724F" w:rsidRDefault="00BE441B" w:rsidP="0035724F">
            <w:pPr>
              <w:spacing w:after="120"/>
              <w:rPr>
                <w:sz w:val="20"/>
              </w:rPr>
            </w:pPr>
            <w:r w:rsidRPr="0035724F">
              <w:rPr>
                <w:sz w:val="20"/>
              </w:rPr>
              <w:t xml:space="preserve">Additional </w:t>
            </w:r>
            <w:proofErr w:type="spellStart"/>
            <w:r w:rsidRPr="0035724F">
              <w:rPr>
                <w:sz w:val="20"/>
              </w:rPr>
              <w:t>Physican</w:t>
            </w:r>
            <w:proofErr w:type="spellEnd"/>
            <w:r w:rsidRPr="0035724F">
              <w:rPr>
                <w:sz w:val="20"/>
              </w:rPr>
              <w:t xml:space="preserve"> Address Phone</w:t>
            </w:r>
          </w:p>
        </w:tc>
        <w:tc>
          <w:tcPr>
            <w:tcW w:w="2005" w:type="dxa"/>
          </w:tcPr>
          <w:p w14:paraId="16E4A92E" w14:textId="77777777" w:rsidR="00BE441B" w:rsidRPr="0035724F" w:rsidRDefault="00BE441B" w:rsidP="0035724F">
            <w:pPr>
              <w:spacing w:after="120"/>
              <w:rPr>
                <w:sz w:val="20"/>
              </w:rPr>
            </w:pPr>
            <w:proofErr w:type="spellStart"/>
            <w:r w:rsidRPr="0035724F">
              <w:rPr>
                <w:sz w:val="20"/>
              </w:rPr>
              <w:t>tblRequisitionAddress</w:t>
            </w:r>
            <w:proofErr w:type="spellEnd"/>
          </w:p>
        </w:tc>
        <w:tc>
          <w:tcPr>
            <w:tcW w:w="2217" w:type="dxa"/>
          </w:tcPr>
          <w:p w14:paraId="16E4A92F" w14:textId="77777777" w:rsidR="00BE441B" w:rsidRPr="0035724F" w:rsidRDefault="00BE441B" w:rsidP="0035724F">
            <w:pPr>
              <w:spacing w:after="120"/>
              <w:rPr>
                <w:sz w:val="20"/>
              </w:rPr>
            </w:pPr>
            <w:proofErr w:type="spellStart"/>
            <w:r w:rsidRPr="0035724F">
              <w:rPr>
                <w:sz w:val="20"/>
              </w:rPr>
              <w:t>AddressPhone</w:t>
            </w:r>
            <w:proofErr w:type="spellEnd"/>
          </w:p>
        </w:tc>
        <w:tc>
          <w:tcPr>
            <w:tcW w:w="1099" w:type="dxa"/>
          </w:tcPr>
          <w:p w14:paraId="16E4A930" w14:textId="77777777" w:rsidR="00BE441B" w:rsidRPr="0035724F" w:rsidRDefault="00BE441B" w:rsidP="0035724F">
            <w:pPr>
              <w:spacing w:after="120"/>
              <w:rPr>
                <w:sz w:val="20"/>
              </w:rPr>
            </w:pPr>
            <w:r w:rsidRPr="0035724F">
              <w:rPr>
                <w:sz w:val="20"/>
              </w:rPr>
              <w:t>Additional Recipient</w:t>
            </w:r>
          </w:p>
        </w:tc>
        <w:tc>
          <w:tcPr>
            <w:tcW w:w="983" w:type="dxa"/>
          </w:tcPr>
          <w:p w14:paraId="16E4A931" w14:textId="77777777" w:rsidR="00BE441B" w:rsidRPr="0035724F" w:rsidRDefault="00BE441B" w:rsidP="0035724F">
            <w:pPr>
              <w:spacing w:after="120"/>
              <w:rPr>
                <w:sz w:val="20"/>
              </w:rPr>
            </w:pPr>
            <w:proofErr w:type="spellStart"/>
            <w:r w:rsidRPr="0035724F">
              <w:rPr>
                <w:sz w:val="20"/>
              </w:rPr>
              <w:t>ReportTo</w:t>
            </w:r>
            <w:proofErr w:type="spellEnd"/>
          </w:p>
        </w:tc>
      </w:tr>
      <w:tr w:rsidR="00BE441B" w:rsidRPr="0035724F" w14:paraId="16E4A93A" w14:textId="77777777" w:rsidTr="006F622A">
        <w:tc>
          <w:tcPr>
            <w:tcW w:w="703" w:type="dxa"/>
          </w:tcPr>
          <w:p w14:paraId="16E4A933" w14:textId="77777777" w:rsidR="00BE441B" w:rsidRPr="0035724F" w:rsidRDefault="00810E52" w:rsidP="0035724F">
            <w:pPr>
              <w:spacing w:after="120"/>
              <w:rPr>
                <w:sz w:val="20"/>
              </w:rPr>
            </w:pPr>
            <w:r w:rsidRPr="0035724F">
              <w:rPr>
                <w:sz w:val="20"/>
              </w:rPr>
              <w:t>1237</w:t>
            </w:r>
          </w:p>
        </w:tc>
        <w:tc>
          <w:tcPr>
            <w:tcW w:w="1139" w:type="dxa"/>
          </w:tcPr>
          <w:p w14:paraId="16E4A934" w14:textId="77777777" w:rsidR="00BE441B" w:rsidRPr="0035724F" w:rsidRDefault="00BE441B" w:rsidP="0035724F">
            <w:pPr>
              <w:spacing w:after="120"/>
              <w:rPr>
                <w:sz w:val="20"/>
              </w:rPr>
            </w:pPr>
            <w:r w:rsidRPr="0035724F">
              <w:rPr>
                <w:sz w:val="20"/>
              </w:rPr>
              <w:t>Ordering</w:t>
            </w:r>
          </w:p>
        </w:tc>
        <w:tc>
          <w:tcPr>
            <w:tcW w:w="1226" w:type="dxa"/>
          </w:tcPr>
          <w:p w14:paraId="16E4A935" w14:textId="77777777" w:rsidR="00BE441B" w:rsidRPr="0035724F" w:rsidRDefault="00BE441B" w:rsidP="0035724F">
            <w:pPr>
              <w:spacing w:after="120"/>
              <w:rPr>
                <w:sz w:val="20"/>
              </w:rPr>
            </w:pPr>
            <w:r w:rsidRPr="0035724F">
              <w:rPr>
                <w:sz w:val="20"/>
              </w:rPr>
              <w:t>Additional Physician Address Fax</w:t>
            </w:r>
          </w:p>
        </w:tc>
        <w:tc>
          <w:tcPr>
            <w:tcW w:w="2005" w:type="dxa"/>
          </w:tcPr>
          <w:p w14:paraId="16E4A936" w14:textId="77777777" w:rsidR="00BE441B" w:rsidRPr="0035724F" w:rsidRDefault="00BE441B" w:rsidP="0035724F">
            <w:pPr>
              <w:spacing w:after="120"/>
              <w:rPr>
                <w:sz w:val="20"/>
              </w:rPr>
            </w:pPr>
            <w:proofErr w:type="spellStart"/>
            <w:r w:rsidRPr="0035724F">
              <w:rPr>
                <w:sz w:val="20"/>
              </w:rPr>
              <w:t>tblRequisitionAddress</w:t>
            </w:r>
            <w:proofErr w:type="spellEnd"/>
          </w:p>
        </w:tc>
        <w:tc>
          <w:tcPr>
            <w:tcW w:w="2217" w:type="dxa"/>
          </w:tcPr>
          <w:p w14:paraId="16E4A937" w14:textId="77777777" w:rsidR="00BE441B" w:rsidRPr="0035724F" w:rsidRDefault="00BE441B" w:rsidP="0035724F">
            <w:pPr>
              <w:spacing w:after="120"/>
              <w:rPr>
                <w:sz w:val="20"/>
              </w:rPr>
            </w:pPr>
            <w:proofErr w:type="spellStart"/>
            <w:r w:rsidRPr="0035724F">
              <w:rPr>
                <w:sz w:val="20"/>
              </w:rPr>
              <w:t>AddressFax</w:t>
            </w:r>
            <w:proofErr w:type="spellEnd"/>
          </w:p>
        </w:tc>
        <w:tc>
          <w:tcPr>
            <w:tcW w:w="1099" w:type="dxa"/>
          </w:tcPr>
          <w:p w14:paraId="16E4A938" w14:textId="77777777" w:rsidR="00BE441B" w:rsidRPr="0035724F" w:rsidRDefault="00BE441B" w:rsidP="0035724F">
            <w:pPr>
              <w:spacing w:after="120"/>
              <w:rPr>
                <w:sz w:val="20"/>
              </w:rPr>
            </w:pPr>
            <w:r w:rsidRPr="0035724F">
              <w:rPr>
                <w:sz w:val="20"/>
              </w:rPr>
              <w:t>Additional Recipient</w:t>
            </w:r>
          </w:p>
        </w:tc>
        <w:tc>
          <w:tcPr>
            <w:tcW w:w="983" w:type="dxa"/>
          </w:tcPr>
          <w:p w14:paraId="16E4A939" w14:textId="77777777" w:rsidR="00BE441B" w:rsidRPr="0035724F" w:rsidRDefault="00BE441B" w:rsidP="0035724F">
            <w:pPr>
              <w:spacing w:after="120"/>
              <w:rPr>
                <w:sz w:val="20"/>
              </w:rPr>
            </w:pPr>
            <w:r w:rsidRPr="0035724F">
              <w:rPr>
                <w:sz w:val="20"/>
              </w:rPr>
              <w:t>Report To</w:t>
            </w:r>
          </w:p>
        </w:tc>
      </w:tr>
      <w:tr w:rsidR="00E02DE3" w:rsidRPr="0035724F" w14:paraId="16E4A942" w14:textId="77777777" w:rsidTr="006F622A">
        <w:tc>
          <w:tcPr>
            <w:tcW w:w="703" w:type="dxa"/>
          </w:tcPr>
          <w:p w14:paraId="16E4A93B" w14:textId="77777777" w:rsidR="00E02DE3" w:rsidRPr="0035724F" w:rsidRDefault="00810E52" w:rsidP="0035724F">
            <w:pPr>
              <w:spacing w:after="120"/>
              <w:rPr>
                <w:sz w:val="20"/>
              </w:rPr>
            </w:pPr>
            <w:r w:rsidRPr="0035724F">
              <w:rPr>
                <w:sz w:val="20"/>
              </w:rPr>
              <w:t>1238</w:t>
            </w:r>
          </w:p>
        </w:tc>
        <w:tc>
          <w:tcPr>
            <w:tcW w:w="1139" w:type="dxa"/>
          </w:tcPr>
          <w:p w14:paraId="16E4A93C" w14:textId="77777777" w:rsidR="00E02DE3" w:rsidRPr="0035724F" w:rsidRDefault="00E02DE3" w:rsidP="0035724F">
            <w:pPr>
              <w:spacing w:after="120"/>
              <w:rPr>
                <w:sz w:val="20"/>
              </w:rPr>
            </w:pPr>
            <w:r w:rsidRPr="0035724F">
              <w:rPr>
                <w:sz w:val="20"/>
              </w:rPr>
              <w:t>Pathology</w:t>
            </w:r>
          </w:p>
        </w:tc>
        <w:tc>
          <w:tcPr>
            <w:tcW w:w="1226" w:type="dxa"/>
          </w:tcPr>
          <w:p w14:paraId="16E4A93D" w14:textId="77777777" w:rsidR="00E02DE3" w:rsidRPr="0035724F" w:rsidRDefault="00E02DE3" w:rsidP="0035724F">
            <w:pPr>
              <w:spacing w:after="120"/>
              <w:rPr>
                <w:sz w:val="20"/>
              </w:rPr>
            </w:pPr>
            <w:r w:rsidRPr="0035724F">
              <w:rPr>
                <w:sz w:val="20"/>
              </w:rPr>
              <w:t>Address</w:t>
            </w:r>
          </w:p>
        </w:tc>
        <w:tc>
          <w:tcPr>
            <w:tcW w:w="2005" w:type="dxa"/>
          </w:tcPr>
          <w:p w14:paraId="16E4A93E" w14:textId="77777777" w:rsidR="00E02DE3" w:rsidRPr="0035724F" w:rsidRDefault="00E02DE3" w:rsidP="0035724F">
            <w:pPr>
              <w:spacing w:after="120"/>
              <w:rPr>
                <w:sz w:val="20"/>
              </w:rPr>
            </w:pPr>
            <w:proofErr w:type="spellStart"/>
            <w:r w:rsidRPr="0035724F">
              <w:rPr>
                <w:sz w:val="20"/>
              </w:rPr>
              <w:t>tblRequisitionAddress</w:t>
            </w:r>
            <w:proofErr w:type="spellEnd"/>
          </w:p>
        </w:tc>
        <w:tc>
          <w:tcPr>
            <w:tcW w:w="2217" w:type="dxa"/>
          </w:tcPr>
          <w:p w14:paraId="16E4A93F" w14:textId="77777777" w:rsidR="00E02DE3" w:rsidRPr="0035724F" w:rsidRDefault="00E02DE3" w:rsidP="0035724F">
            <w:pPr>
              <w:spacing w:after="120"/>
              <w:rPr>
                <w:sz w:val="20"/>
              </w:rPr>
            </w:pPr>
            <w:r w:rsidRPr="0035724F">
              <w:rPr>
                <w:sz w:val="20"/>
              </w:rPr>
              <w:t xml:space="preserve">AddressLine1, AddressLine2, AddressLine3, </w:t>
            </w:r>
            <w:proofErr w:type="spellStart"/>
            <w:r w:rsidRPr="0035724F">
              <w:rPr>
                <w:sz w:val="20"/>
              </w:rPr>
              <w:t>AddressCity</w:t>
            </w:r>
            <w:proofErr w:type="spellEnd"/>
            <w:r w:rsidRPr="0035724F">
              <w:rPr>
                <w:sz w:val="20"/>
              </w:rPr>
              <w:t xml:space="preserve">, </w:t>
            </w:r>
            <w:proofErr w:type="spellStart"/>
            <w:r w:rsidRPr="0035724F">
              <w:rPr>
                <w:sz w:val="20"/>
              </w:rPr>
              <w:t>AddressStateOrProvince</w:t>
            </w:r>
            <w:proofErr w:type="spellEnd"/>
            <w:r w:rsidRPr="0035724F">
              <w:rPr>
                <w:sz w:val="20"/>
              </w:rPr>
              <w:t xml:space="preserve">, </w:t>
            </w:r>
            <w:proofErr w:type="spellStart"/>
            <w:r w:rsidRPr="0035724F">
              <w:rPr>
                <w:sz w:val="20"/>
              </w:rPr>
              <w:t>AddressPostalCode</w:t>
            </w:r>
            <w:proofErr w:type="spellEnd"/>
          </w:p>
        </w:tc>
        <w:tc>
          <w:tcPr>
            <w:tcW w:w="1099" w:type="dxa"/>
          </w:tcPr>
          <w:p w14:paraId="16E4A940" w14:textId="77777777" w:rsidR="00E02DE3" w:rsidRPr="0035724F" w:rsidRDefault="00E02DE3" w:rsidP="0035724F">
            <w:pPr>
              <w:spacing w:after="120"/>
              <w:rPr>
                <w:sz w:val="20"/>
              </w:rPr>
            </w:pPr>
            <w:r w:rsidRPr="0035724F">
              <w:rPr>
                <w:sz w:val="20"/>
              </w:rPr>
              <w:t>Additional Recipient</w:t>
            </w:r>
          </w:p>
        </w:tc>
        <w:tc>
          <w:tcPr>
            <w:tcW w:w="983" w:type="dxa"/>
          </w:tcPr>
          <w:p w14:paraId="16E4A941" w14:textId="77777777" w:rsidR="00E02DE3" w:rsidRPr="0035724F" w:rsidRDefault="00E02DE3" w:rsidP="0035724F">
            <w:pPr>
              <w:spacing w:after="120"/>
              <w:rPr>
                <w:sz w:val="20"/>
              </w:rPr>
            </w:pPr>
            <w:r w:rsidRPr="0035724F">
              <w:rPr>
                <w:sz w:val="20"/>
              </w:rPr>
              <w:t>Report To</w:t>
            </w:r>
          </w:p>
        </w:tc>
      </w:tr>
      <w:tr w:rsidR="00E02DE3" w:rsidRPr="0035724F" w14:paraId="16E4A94A" w14:textId="77777777" w:rsidTr="006F622A">
        <w:tc>
          <w:tcPr>
            <w:tcW w:w="703" w:type="dxa"/>
          </w:tcPr>
          <w:p w14:paraId="16E4A943" w14:textId="77777777" w:rsidR="00E02DE3" w:rsidRPr="0035724F" w:rsidRDefault="00810E52" w:rsidP="0035724F">
            <w:pPr>
              <w:spacing w:after="120"/>
              <w:rPr>
                <w:sz w:val="20"/>
              </w:rPr>
            </w:pPr>
            <w:r w:rsidRPr="0035724F">
              <w:rPr>
                <w:sz w:val="20"/>
              </w:rPr>
              <w:t>1239</w:t>
            </w:r>
          </w:p>
        </w:tc>
        <w:tc>
          <w:tcPr>
            <w:tcW w:w="1139" w:type="dxa"/>
          </w:tcPr>
          <w:p w14:paraId="16E4A944" w14:textId="77777777" w:rsidR="00E02DE3" w:rsidRPr="0035724F" w:rsidRDefault="00E02DE3" w:rsidP="0035724F">
            <w:pPr>
              <w:spacing w:after="120"/>
              <w:rPr>
                <w:sz w:val="20"/>
              </w:rPr>
            </w:pPr>
            <w:r w:rsidRPr="0035724F">
              <w:rPr>
                <w:sz w:val="20"/>
              </w:rPr>
              <w:t xml:space="preserve">Pathology </w:t>
            </w:r>
          </w:p>
        </w:tc>
        <w:tc>
          <w:tcPr>
            <w:tcW w:w="1226" w:type="dxa"/>
          </w:tcPr>
          <w:p w14:paraId="16E4A945" w14:textId="77777777" w:rsidR="00E02DE3" w:rsidRPr="0035724F" w:rsidRDefault="00E02DE3" w:rsidP="0035724F">
            <w:pPr>
              <w:spacing w:after="120"/>
              <w:rPr>
                <w:sz w:val="20"/>
              </w:rPr>
            </w:pPr>
            <w:r w:rsidRPr="0035724F">
              <w:rPr>
                <w:sz w:val="20"/>
              </w:rPr>
              <w:t>Address Phone</w:t>
            </w:r>
          </w:p>
        </w:tc>
        <w:tc>
          <w:tcPr>
            <w:tcW w:w="2005" w:type="dxa"/>
          </w:tcPr>
          <w:p w14:paraId="16E4A946" w14:textId="77777777" w:rsidR="00E02DE3" w:rsidRPr="0035724F" w:rsidRDefault="00E02DE3" w:rsidP="0035724F">
            <w:pPr>
              <w:spacing w:after="120"/>
              <w:rPr>
                <w:sz w:val="20"/>
              </w:rPr>
            </w:pPr>
            <w:proofErr w:type="spellStart"/>
            <w:r w:rsidRPr="0035724F">
              <w:rPr>
                <w:sz w:val="20"/>
              </w:rPr>
              <w:t>tblRequisitionAddress</w:t>
            </w:r>
            <w:proofErr w:type="spellEnd"/>
          </w:p>
        </w:tc>
        <w:tc>
          <w:tcPr>
            <w:tcW w:w="2217" w:type="dxa"/>
          </w:tcPr>
          <w:p w14:paraId="16E4A947" w14:textId="77777777" w:rsidR="00E02DE3" w:rsidRPr="0035724F" w:rsidRDefault="00E02DE3" w:rsidP="0035724F">
            <w:pPr>
              <w:spacing w:after="120"/>
              <w:rPr>
                <w:sz w:val="20"/>
              </w:rPr>
            </w:pPr>
            <w:proofErr w:type="spellStart"/>
            <w:r w:rsidRPr="0035724F">
              <w:rPr>
                <w:sz w:val="20"/>
              </w:rPr>
              <w:t>AddressPhone</w:t>
            </w:r>
            <w:proofErr w:type="spellEnd"/>
          </w:p>
        </w:tc>
        <w:tc>
          <w:tcPr>
            <w:tcW w:w="1099" w:type="dxa"/>
          </w:tcPr>
          <w:p w14:paraId="16E4A948" w14:textId="77777777" w:rsidR="00E02DE3" w:rsidRPr="0035724F" w:rsidRDefault="00E02DE3" w:rsidP="0035724F">
            <w:pPr>
              <w:spacing w:after="120"/>
              <w:rPr>
                <w:sz w:val="20"/>
              </w:rPr>
            </w:pPr>
            <w:r w:rsidRPr="0035724F">
              <w:rPr>
                <w:sz w:val="20"/>
              </w:rPr>
              <w:t>Additional Recipient</w:t>
            </w:r>
          </w:p>
        </w:tc>
        <w:tc>
          <w:tcPr>
            <w:tcW w:w="983" w:type="dxa"/>
          </w:tcPr>
          <w:p w14:paraId="16E4A949" w14:textId="77777777" w:rsidR="00E02DE3" w:rsidRPr="0035724F" w:rsidRDefault="00E02DE3" w:rsidP="0035724F">
            <w:pPr>
              <w:spacing w:after="120"/>
              <w:rPr>
                <w:sz w:val="20"/>
              </w:rPr>
            </w:pPr>
            <w:proofErr w:type="spellStart"/>
            <w:r w:rsidRPr="0035724F">
              <w:rPr>
                <w:sz w:val="20"/>
              </w:rPr>
              <w:t>ReportTo</w:t>
            </w:r>
            <w:proofErr w:type="spellEnd"/>
          </w:p>
        </w:tc>
      </w:tr>
      <w:tr w:rsidR="00E02DE3" w:rsidRPr="0035724F" w14:paraId="16E4A952" w14:textId="77777777" w:rsidTr="006F622A">
        <w:tc>
          <w:tcPr>
            <w:tcW w:w="703" w:type="dxa"/>
          </w:tcPr>
          <w:p w14:paraId="16E4A94B" w14:textId="77777777" w:rsidR="00E02DE3" w:rsidRPr="0035724F" w:rsidRDefault="00810E52" w:rsidP="0035724F">
            <w:pPr>
              <w:spacing w:after="120"/>
              <w:rPr>
                <w:sz w:val="20"/>
              </w:rPr>
            </w:pPr>
            <w:r w:rsidRPr="0035724F">
              <w:rPr>
                <w:sz w:val="20"/>
              </w:rPr>
              <w:t>1240</w:t>
            </w:r>
          </w:p>
        </w:tc>
        <w:tc>
          <w:tcPr>
            <w:tcW w:w="1139" w:type="dxa"/>
          </w:tcPr>
          <w:p w14:paraId="16E4A94C" w14:textId="77777777" w:rsidR="00E02DE3" w:rsidRPr="0035724F" w:rsidRDefault="00E02DE3" w:rsidP="0035724F">
            <w:pPr>
              <w:spacing w:after="120"/>
              <w:rPr>
                <w:sz w:val="20"/>
              </w:rPr>
            </w:pPr>
            <w:r w:rsidRPr="0035724F">
              <w:rPr>
                <w:sz w:val="20"/>
              </w:rPr>
              <w:t>Pathology</w:t>
            </w:r>
          </w:p>
        </w:tc>
        <w:tc>
          <w:tcPr>
            <w:tcW w:w="1226" w:type="dxa"/>
          </w:tcPr>
          <w:p w14:paraId="16E4A94D" w14:textId="77777777" w:rsidR="00E02DE3" w:rsidRPr="0035724F" w:rsidRDefault="00E02DE3" w:rsidP="0035724F">
            <w:pPr>
              <w:spacing w:after="120"/>
              <w:rPr>
                <w:sz w:val="20"/>
              </w:rPr>
            </w:pPr>
            <w:r w:rsidRPr="0035724F">
              <w:rPr>
                <w:sz w:val="20"/>
              </w:rPr>
              <w:t>Address Fax</w:t>
            </w:r>
          </w:p>
        </w:tc>
        <w:tc>
          <w:tcPr>
            <w:tcW w:w="2005" w:type="dxa"/>
          </w:tcPr>
          <w:p w14:paraId="16E4A94E" w14:textId="77777777" w:rsidR="00E02DE3" w:rsidRPr="0035724F" w:rsidRDefault="00E02DE3" w:rsidP="0035724F">
            <w:pPr>
              <w:spacing w:after="120"/>
              <w:rPr>
                <w:sz w:val="20"/>
              </w:rPr>
            </w:pPr>
            <w:proofErr w:type="spellStart"/>
            <w:r w:rsidRPr="0035724F">
              <w:rPr>
                <w:sz w:val="20"/>
              </w:rPr>
              <w:t>tblRequisitionAddress</w:t>
            </w:r>
            <w:proofErr w:type="spellEnd"/>
          </w:p>
        </w:tc>
        <w:tc>
          <w:tcPr>
            <w:tcW w:w="2217" w:type="dxa"/>
          </w:tcPr>
          <w:p w14:paraId="16E4A94F" w14:textId="77777777" w:rsidR="00E02DE3" w:rsidRPr="0035724F" w:rsidRDefault="00E02DE3" w:rsidP="0035724F">
            <w:pPr>
              <w:spacing w:after="120"/>
              <w:rPr>
                <w:sz w:val="20"/>
              </w:rPr>
            </w:pPr>
            <w:proofErr w:type="spellStart"/>
            <w:r w:rsidRPr="0035724F">
              <w:rPr>
                <w:sz w:val="20"/>
              </w:rPr>
              <w:t>AddressFax</w:t>
            </w:r>
            <w:proofErr w:type="spellEnd"/>
          </w:p>
        </w:tc>
        <w:tc>
          <w:tcPr>
            <w:tcW w:w="1099" w:type="dxa"/>
          </w:tcPr>
          <w:p w14:paraId="16E4A950" w14:textId="77777777" w:rsidR="00E02DE3" w:rsidRPr="0035724F" w:rsidRDefault="00E02DE3" w:rsidP="0035724F">
            <w:pPr>
              <w:spacing w:after="120"/>
              <w:rPr>
                <w:sz w:val="20"/>
              </w:rPr>
            </w:pPr>
            <w:r w:rsidRPr="0035724F">
              <w:rPr>
                <w:sz w:val="20"/>
              </w:rPr>
              <w:t>Additional Recipient</w:t>
            </w:r>
          </w:p>
        </w:tc>
        <w:tc>
          <w:tcPr>
            <w:tcW w:w="983" w:type="dxa"/>
          </w:tcPr>
          <w:p w14:paraId="16E4A951" w14:textId="77777777" w:rsidR="00E02DE3" w:rsidRPr="0035724F" w:rsidRDefault="00E02DE3" w:rsidP="0035724F">
            <w:pPr>
              <w:spacing w:after="120"/>
              <w:rPr>
                <w:sz w:val="20"/>
              </w:rPr>
            </w:pPr>
            <w:r w:rsidRPr="0035724F">
              <w:rPr>
                <w:sz w:val="20"/>
              </w:rPr>
              <w:t>Report To</w:t>
            </w:r>
          </w:p>
        </w:tc>
      </w:tr>
      <w:tr w:rsidR="002649DC" w:rsidRPr="0035724F" w14:paraId="16E4A95A" w14:textId="77777777" w:rsidTr="006F622A">
        <w:tc>
          <w:tcPr>
            <w:tcW w:w="703" w:type="dxa"/>
          </w:tcPr>
          <w:p w14:paraId="16E4A953" w14:textId="77777777" w:rsidR="002649DC" w:rsidRPr="0035724F" w:rsidRDefault="00810E52" w:rsidP="0035724F">
            <w:pPr>
              <w:spacing w:after="120"/>
              <w:rPr>
                <w:sz w:val="20"/>
              </w:rPr>
            </w:pPr>
            <w:r w:rsidRPr="0035724F">
              <w:rPr>
                <w:sz w:val="20"/>
              </w:rPr>
              <w:t>1241</w:t>
            </w:r>
          </w:p>
        </w:tc>
        <w:tc>
          <w:tcPr>
            <w:tcW w:w="1139" w:type="dxa"/>
          </w:tcPr>
          <w:p w14:paraId="16E4A954" w14:textId="77777777" w:rsidR="002649DC" w:rsidRPr="0035724F" w:rsidRDefault="002649DC" w:rsidP="0035724F">
            <w:pPr>
              <w:spacing w:after="120"/>
              <w:rPr>
                <w:sz w:val="20"/>
              </w:rPr>
            </w:pPr>
            <w:r w:rsidRPr="0035724F">
              <w:rPr>
                <w:sz w:val="20"/>
              </w:rPr>
              <w:t>Materials</w:t>
            </w:r>
          </w:p>
        </w:tc>
        <w:tc>
          <w:tcPr>
            <w:tcW w:w="1226" w:type="dxa"/>
          </w:tcPr>
          <w:p w14:paraId="16E4A955" w14:textId="77777777" w:rsidR="002649DC" w:rsidRPr="0035724F" w:rsidRDefault="002649DC" w:rsidP="0035724F">
            <w:pPr>
              <w:spacing w:after="120"/>
              <w:rPr>
                <w:sz w:val="20"/>
              </w:rPr>
            </w:pPr>
            <w:r w:rsidRPr="0035724F">
              <w:rPr>
                <w:sz w:val="20"/>
              </w:rPr>
              <w:t>Address</w:t>
            </w:r>
          </w:p>
        </w:tc>
        <w:tc>
          <w:tcPr>
            <w:tcW w:w="2005" w:type="dxa"/>
          </w:tcPr>
          <w:p w14:paraId="16E4A956" w14:textId="77777777" w:rsidR="002649DC" w:rsidRPr="0035724F" w:rsidRDefault="002649DC" w:rsidP="0035724F">
            <w:pPr>
              <w:spacing w:after="120"/>
              <w:rPr>
                <w:sz w:val="20"/>
              </w:rPr>
            </w:pPr>
            <w:proofErr w:type="spellStart"/>
            <w:r w:rsidRPr="0035724F">
              <w:rPr>
                <w:sz w:val="20"/>
              </w:rPr>
              <w:t>tblRequisitionAddress</w:t>
            </w:r>
            <w:proofErr w:type="spellEnd"/>
          </w:p>
        </w:tc>
        <w:tc>
          <w:tcPr>
            <w:tcW w:w="2217" w:type="dxa"/>
          </w:tcPr>
          <w:p w14:paraId="16E4A957" w14:textId="77777777" w:rsidR="002649DC" w:rsidRPr="0035724F" w:rsidRDefault="002649DC" w:rsidP="0035724F">
            <w:pPr>
              <w:spacing w:after="120"/>
              <w:rPr>
                <w:sz w:val="20"/>
              </w:rPr>
            </w:pPr>
            <w:r w:rsidRPr="0035724F">
              <w:rPr>
                <w:sz w:val="20"/>
              </w:rPr>
              <w:t xml:space="preserve">AddressLine1, AddressLine2, AddressLine3, </w:t>
            </w:r>
            <w:proofErr w:type="spellStart"/>
            <w:r w:rsidRPr="0035724F">
              <w:rPr>
                <w:sz w:val="20"/>
              </w:rPr>
              <w:t>AddressCity</w:t>
            </w:r>
            <w:proofErr w:type="spellEnd"/>
            <w:r w:rsidRPr="0035724F">
              <w:rPr>
                <w:sz w:val="20"/>
              </w:rPr>
              <w:t xml:space="preserve">, </w:t>
            </w:r>
            <w:proofErr w:type="spellStart"/>
            <w:r w:rsidRPr="0035724F">
              <w:rPr>
                <w:sz w:val="20"/>
              </w:rPr>
              <w:t>AddressStateOrProvince</w:t>
            </w:r>
            <w:proofErr w:type="spellEnd"/>
            <w:r w:rsidRPr="0035724F">
              <w:rPr>
                <w:sz w:val="20"/>
              </w:rPr>
              <w:t xml:space="preserve">, </w:t>
            </w:r>
            <w:proofErr w:type="spellStart"/>
            <w:r w:rsidRPr="0035724F">
              <w:rPr>
                <w:sz w:val="20"/>
              </w:rPr>
              <w:t>AddressPostalCode</w:t>
            </w:r>
            <w:proofErr w:type="spellEnd"/>
          </w:p>
        </w:tc>
        <w:tc>
          <w:tcPr>
            <w:tcW w:w="1099" w:type="dxa"/>
          </w:tcPr>
          <w:p w14:paraId="16E4A958" w14:textId="77777777" w:rsidR="002649DC" w:rsidRPr="0035724F" w:rsidRDefault="002649DC" w:rsidP="0035724F">
            <w:pPr>
              <w:spacing w:after="120"/>
              <w:rPr>
                <w:sz w:val="20"/>
              </w:rPr>
            </w:pPr>
            <w:r w:rsidRPr="0035724F">
              <w:rPr>
                <w:sz w:val="20"/>
              </w:rPr>
              <w:t>Materials Return</w:t>
            </w:r>
          </w:p>
        </w:tc>
        <w:tc>
          <w:tcPr>
            <w:tcW w:w="983" w:type="dxa"/>
          </w:tcPr>
          <w:p w14:paraId="16E4A959" w14:textId="77777777" w:rsidR="002649DC" w:rsidRPr="0035724F" w:rsidRDefault="002649DC" w:rsidP="0035724F">
            <w:pPr>
              <w:spacing w:after="120"/>
              <w:rPr>
                <w:sz w:val="20"/>
              </w:rPr>
            </w:pPr>
            <w:r w:rsidRPr="0035724F">
              <w:rPr>
                <w:sz w:val="20"/>
              </w:rPr>
              <w:t>Materials Return</w:t>
            </w:r>
          </w:p>
        </w:tc>
      </w:tr>
      <w:tr w:rsidR="002649DC" w:rsidRPr="0035724F" w14:paraId="16E4A962" w14:textId="77777777" w:rsidTr="006F622A">
        <w:tc>
          <w:tcPr>
            <w:tcW w:w="703" w:type="dxa"/>
          </w:tcPr>
          <w:p w14:paraId="16E4A95B" w14:textId="77777777" w:rsidR="002649DC" w:rsidRPr="0035724F" w:rsidRDefault="00810E52" w:rsidP="0035724F">
            <w:pPr>
              <w:spacing w:after="120"/>
              <w:rPr>
                <w:sz w:val="20"/>
              </w:rPr>
            </w:pPr>
            <w:r w:rsidRPr="0035724F">
              <w:rPr>
                <w:sz w:val="20"/>
              </w:rPr>
              <w:t>1242</w:t>
            </w:r>
          </w:p>
        </w:tc>
        <w:tc>
          <w:tcPr>
            <w:tcW w:w="1139" w:type="dxa"/>
          </w:tcPr>
          <w:p w14:paraId="16E4A95C" w14:textId="77777777" w:rsidR="002649DC" w:rsidRPr="0035724F" w:rsidRDefault="002649DC" w:rsidP="0035724F">
            <w:pPr>
              <w:spacing w:after="120"/>
              <w:rPr>
                <w:sz w:val="20"/>
              </w:rPr>
            </w:pPr>
            <w:r w:rsidRPr="0035724F">
              <w:rPr>
                <w:sz w:val="20"/>
              </w:rPr>
              <w:t>Materials</w:t>
            </w:r>
          </w:p>
        </w:tc>
        <w:tc>
          <w:tcPr>
            <w:tcW w:w="1226" w:type="dxa"/>
          </w:tcPr>
          <w:p w14:paraId="16E4A95D" w14:textId="77777777" w:rsidR="002649DC" w:rsidRPr="0035724F" w:rsidRDefault="002649DC" w:rsidP="0035724F">
            <w:pPr>
              <w:spacing w:after="120"/>
              <w:rPr>
                <w:sz w:val="20"/>
              </w:rPr>
            </w:pPr>
            <w:r w:rsidRPr="0035724F">
              <w:rPr>
                <w:sz w:val="20"/>
              </w:rPr>
              <w:t>Address Phone</w:t>
            </w:r>
          </w:p>
        </w:tc>
        <w:tc>
          <w:tcPr>
            <w:tcW w:w="2005" w:type="dxa"/>
          </w:tcPr>
          <w:p w14:paraId="16E4A95E" w14:textId="77777777" w:rsidR="002649DC" w:rsidRPr="0035724F" w:rsidRDefault="002649DC" w:rsidP="0035724F">
            <w:pPr>
              <w:spacing w:after="120"/>
              <w:rPr>
                <w:sz w:val="20"/>
              </w:rPr>
            </w:pPr>
            <w:proofErr w:type="spellStart"/>
            <w:r w:rsidRPr="0035724F">
              <w:rPr>
                <w:sz w:val="20"/>
              </w:rPr>
              <w:t>tblRequisitionAddress</w:t>
            </w:r>
            <w:proofErr w:type="spellEnd"/>
          </w:p>
        </w:tc>
        <w:tc>
          <w:tcPr>
            <w:tcW w:w="2217" w:type="dxa"/>
          </w:tcPr>
          <w:p w14:paraId="16E4A95F" w14:textId="77777777" w:rsidR="002649DC" w:rsidRPr="0035724F" w:rsidRDefault="002649DC" w:rsidP="0035724F">
            <w:pPr>
              <w:spacing w:after="120"/>
              <w:rPr>
                <w:sz w:val="20"/>
              </w:rPr>
            </w:pPr>
            <w:proofErr w:type="spellStart"/>
            <w:r w:rsidRPr="0035724F">
              <w:rPr>
                <w:sz w:val="20"/>
              </w:rPr>
              <w:t>AddressPhone</w:t>
            </w:r>
            <w:proofErr w:type="spellEnd"/>
          </w:p>
        </w:tc>
        <w:tc>
          <w:tcPr>
            <w:tcW w:w="1099" w:type="dxa"/>
          </w:tcPr>
          <w:p w14:paraId="16E4A960" w14:textId="77777777" w:rsidR="002649DC" w:rsidRPr="0035724F" w:rsidRDefault="002649DC" w:rsidP="0035724F">
            <w:pPr>
              <w:spacing w:after="120"/>
              <w:rPr>
                <w:sz w:val="20"/>
              </w:rPr>
            </w:pPr>
            <w:r w:rsidRPr="0035724F">
              <w:rPr>
                <w:sz w:val="20"/>
              </w:rPr>
              <w:t>Materials Return</w:t>
            </w:r>
          </w:p>
        </w:tc>
        <w:tc>
          <w:tcPr>
            <w:tcW w:w="983" w:type="dxa"/>
          </w:tcPr>
          <w:p w14:paraId="16E4A961" w14:textId="77777777" w:rsidR="002649DC" w:rsidRPr="0035724F" w:rsidRDefault="002649DC" w:rsidP="0035724F">
            <w:pPr>
              <w:spacing w:after="120"/>
              <w:rPr>
                <w:sz w:val="20"/>
              </w:rPr>
            </w:pPr>
            <w:r w:rsidRPr="0035724F">
              <w:rPr>
                <w:sz w:val="20"/>
              </w:rPr>
              <w:t>Materials Return</w:t>
            </w:r>
          </w:p>
        </w:tc>
      </w:tr>
    </w:tbl>
    <w:p w14:paraId="16E4A963" w14:textId="77777777" w:rsidR="00EC2B18" w:rsidRPr="0011545D" w:rsidRDefault="00EC2B18" w:rsidP="0011545D">
      <w:pPr>
        <w:rPr>
          <w:sz w:val="20"/>
        </w:rPr>
      </w:pPr>
    </w:p>
    <w:p w14:paraId="16E4A964" w14:textId="77777777" w:rsidR="00684432" w:rsidRDefault="00FF2768" w:rsidP="006F622A">
      <w:pPr>
        <w:pStyle w:val="Heading3"/>
      </w:pPr>
      <w:bookmarkStart w:id="4466" w:name="_Toc248042344"/>
      <w:bookmarkStart w:id="4467" w:name="_Toc270946279"/>
      <w:bookmarkStart w:id="4468" w:name="_Toc278358748"/>
      <w:bookmarkStart w:id="4469" w:name="_Toc295735825"/>
      <w:proofErr w:type="spellStart"/>
      <w:proofErr w:type="gramStart"/>
      <w:r w:rsidRPr="00FB06D0">
        <w:t>tblReportPrefs</w:t>
      </w:r>
      <w:bookmarkEnd w:id="4466"/>
      <w:bookmarkEnd w:id="4467"/>
      <w:bookmarkEnd w:id="4468"/>
      <w:bookmarkEnd w:id="4469"/>
      <w:proofErr w:type="spellEnd"/>
      <w:proofErr w:type="gramEnd"/>
    </w:p>
    <w:p w14:paraId="16E4A965" w14:textId="77777777" w:rsidR="00684432" w:rsidRDefault="00935B89" w:rsidP="006F622A">
      <w:pPr>
        <w:pStyle w:val="Body3"/>
      </w:pPr>
      <w:r w:rsidRPr="00FB06D0">
        <w:t xml:space="preserve">Entries in </w:t>
      </w:r>
      <w:proofErr w:type="spellStart"/>
      <w:r w:rsidRPr="00FB06D0">
        <w:t>tblReportPrefs</w:t>
      </w:r>
      <w:proofErr w:type="spellEnd"/>
      <w:r w:rsidRPr="00FB06D0">
        <w:t xml:space="preserve"> hold information about the delivery preferences of the </w:t>
      </w:r>
      <w:r w:rsidR="00CE7759" w:rsidRPr="00FB06D0">
        <w:t xml:space="preserve">contacts in </w:t>
      </w:r>
      <w:proofErr w:type="spellStart"/>
      <w:r w:rsidR="00CE7759" w:rsidRPr="00FB06D0">
        <w:t>tblRequisitionRole</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1440"/>
        <w:gridCol w:w="1260"/>
        <w:gridCol w:w="1653"/>
        <w:gridCol w:w="2937"/>
        <w:gridCol w:w="1350"/>
      </w:tblGrid>
      <w:tr w:rsidR="00CE7759" w:rsidRPr="0035724F" w14:paraId="16E4A96C" w14:textId="77777777" w:rsidTr="006B4698">
        <w:tc>
          <w:tcPr>
            <w:tcW w:w="720" w:type="dxa"/>
          </w:tcPr>
          <w:p w14:paraId="16E4A966" w14:textId="77777777" w:rsidR="00CE7759" w:rsidRPr="0035724F" w:rsidRDefault="00CE7759" w:rsidP="0035724F">
            <w:pPr>
              <w:spacing w:after="120"/>
              <w:rPr>
                <w:sz w:val="20"/>
              </w:rPr>
            </w:pPr>
            <w:r w:rsidRPr="0035724F">
              <w:rPr>
                <w:sz w:val="20"/>
              </w:rPr>
              <w:t>FR-#</w:t>
            </w:r>
          </w:p>
        </w:tc>
        <w:tc>
          <w:tcPr>
            <w:tcW w:w="1440" w:type="dxa"/>
          </w:tcPr>
          <w:p w14:paraId="16E4A967" w14:textId="77777777" w:rsidR="00CE7759" w:rsidRPr="0035724F" w:rsidRDefault="00CE7759" w:rsidP="0035724F">
            <w:pPr>
              <w:spacing w:after="120"/>
              <w:rPr>
                <w:sz w:val="20"/>
              </w:rPr>
            </w:pPr>
            <w:r w:rsidRPr="0035724F">
              <w:rPr>
                <w:sz w:val="20"/>
              </w:rPr>
              <w:t>Requisition tab</w:t>
            </w:r>
          </w:p>
        </w:tc>
        <w:tc>
          <w:tcPr>
            <w:tcW w:w="1260" w:type="dxa"/>
          </w:tcPr>
          <w:p w14:paraId="16E4A968" w14:textId="77777777" w:rsidR="00CE7759" w:rsidRPr="0035724F" w:rsidRDefault="00CE7759" w:rsidP="0035724F">
            <w:pPr>
              <w:spacing w:after="120"/>
              <w:rPr>
                <w:sz w:val="20"/>
              </w:rPr>
            </w:pPr>
            <w:r w:rsidRPr="0035724F">
              <w:rPr>
                <w:sz w:val="20"/>
              </w:rPr>
              <w:t>Field name</w:t>
            </w:r>
          </w:p>
        </w:tc>
        <w:tc>
          <w:tcPr>
            <w:tcW w:w="1653" w:type="dxa"/>
          </w:tcPr>
          <w:p w14:paraId="16E4A969" w14:textId="77777777" w:rsidR="00CE7759" w:rsidRPr="0035724F" w:rsidRDefault="00CE7759" w:rsidP="0035724F">
            <w:pPr>
              <w:spacing w:after="120"/>
              <w:rPr>
                <w:sz w:val="20"/>
              </w:rPr>
            </w:pPr>
            <w:r w:rsidRPr="0035724F">
              <w:rPr>
                <w:sz w:val="20"/>
              </w:rPr>
              <w:t>Table</w:t>
            </w:r>
          </w:p>
        </w:tc>
        <w:tc>
          <w:tcPr>
            <w:tcW w:w="2937" w:type="dxa"/>
          </w:tcPr>
          <w:p w14:paraId="16E4A96A" w14:textId="77777777" w:rsidR="00CE7759" w:rsidRPr="0035724F" w:rsidRDefault="00CE7759" w:rsidP="0035724F">
            <w:pPr>
              <w:spacing w:after="120"/>
              <w:rPr>
                <w:sz w:val="20"/>
              </w:rPr>
            </w:pPr>
            <w:r w:rsidRPr="0035724F">
              <w:rPr>
                <w:sz w:val="20"/>
              </w:rPr>
              <w:t>Column</w:t>
            </w:r>
          </w:p>
        </w:tc>
        <w:tc>
          <w:tcPr>
            <w:tcW w:w="1350" w:type="dxa"/>
          </w:tcPr>
          <w:p w14:paraId="16E4A96B" w14:textId="77777777" w:rsidR="00CE7759" w:rsidRPr="0035724F" w:rsidRDefault="00CE7759" w:rsidP="0035724F">
            <w:pPr>
              <w:spacing w:after="120"/>
              <w:rPr>
                <w:sz w:val="20"/>
              </w:rPr>
            </w:pPr>
            <w:r w:rsidRPr="0035724F">
              <w:rPr>
                <w:sz w:val="20"/>
              </w:rPr>
              <w:t>Role</w:t>
            </w:r>
          </w:p>
        </w:tc>
      </w:tr>
      <w:tr w:rsidR="00CE7759" w:rsidRPr="0035724F" w14:paraId="16E4A974" w14:textId="77777777" w:rsidTr="006B4698">
        <w:tc>
          <w:tcPr>
            <w:tcW w:w="720" w:type="dxa"/>
          </w:tcPr>
          <w:p w14:paraId="16E4A96D" w14:textId="77777777" w:rsidR="00CE7759" w:rsidRPr="0035724F" w:rsidRDefault="00810E52" w:rsidP="0035724F">
            <w:pPr>
              <w:spacing w:after="120"/>
              <w:rPr>
                <w:sz w:val="20"/>
              </w:rPr>
            </w:pPr>
            <w:r w:rsidRPr="0035724F">
              <w:rPr>
                <w:sz w:val="20"/>
              </w:rPr>
              <w:t>1243</w:t>
            </w:r>
          </w:p>
        </w:tc>
        <w:tc>
          <w:tcPr>
            <w:tcW w:w="1440" w:type="dxa"/>
          </w:tcPr>
          <w:p w14:paraId="16E4A96E" w14:textId="77777777" w:rsidR="00CE7759" w:rsidRPr="0035724F" w:rsidRDefault="00CE7759" w:rsidP="0035724F">
            <w:pPr>
              <w:spacing w:after="120"/>
              <w:rPr>
                <w:sz w:val="20"/>
              </w:rPr>
            </w:pPr>
            <w:r w:rsidRPr="0035724F">
              <w:rPr>
                <w:sz w:val="20"/>
              </w:rPr>
              <w:t>Pathology</w:t>
            </w:r>
          </w:p>
        </w:tc>
        <w:tc>
          <w:tcPr>
            <w:tcW w:w="1260" w:type="dxa"/>
          </w:tcPr>
          <w:p w14:paraId="16E4A96F" w14:textId="77777777" w:rsidR="00CE7759" w:rsidRPr="0035724F" w:rsidRDefault="00CE7759" w:rsidP="0035724F">
            <w:pPr>
              <w:spacing w:after="120"/>
              <w:rPr>
                <w:sz w:val="20"/>
              </w:rPr>
            </w:pPr>
            <w:r w:rsidRPr="0035724F">
              <w:rPr>
                <w:sz w:val="20"/>
              </w:rPr>
              <w:t>Delivery</w:t>
            </w:r>
          </w:p>
        </w:tc>
        <w:tc>
          <w:tcPr>
            <w:tcW w:w="1653" w:type="dxa"/>
          </w:tcPr>
          <w:p w14:paraId="16E4A970" w14:textId="77777777" w:rsidR="00CE7759" w:rsidRPr="0035724F" w:rsidRDefault="00CE7759" w:rsidP="0035724F">
            <w:pPr>
              <w:spacing w:after="120"/>
              <w:rPr>
                <w:sz w:val="20"/>
              </w:rPr>
            </w:pPr>
            <w:proofErr w:type="spellStart"/>
            <w:r w:rsidRPr="0035724F">
              <w:rPr>
                <w:sz w:val="20"/>
              </w:rPr>
              <w:t>tblReportPrefs</w:t>
            </w:r>
            <w:proofErr w:type="spellEnd"/>
          </w:p>
        </w:tc>
        <w:tc>
          <w:tcPr>
            <w:tcW w:w="2937" w:type="dxa"/>
          </w:tcPr>
          <w:p w14:paraId="16E4A971" w14:textId="77777777" w:rsidR="00CE7759" w:rsidRPr="0035724F" w:rsidRDefault="00CE7759" w:rsidP="0035724F">
            <w:pPr>
              <w:spacing w:after="120"/>
              <w:rPr>
                <w:sz w:val="20"/>
              </w:rPr>
            </w:pPr>
            <w:r w:rsidRPr="0035724F">
              <w:rPr>
                <w:sz w:val="20"/>
              </w:rPr>
              <w:t xml:space="preserve">Summarized from </w:t>
            </w:r>
            <w:r w:rsidR="0028184A" w:rsidRPr="0035724F">
              <w:rPr>
                <w:sz w:val="20"/>
              </w:rPr>
              <w:t xml:space="preserve">Portal ID, </w:t>
            </w:r>
            <w:proofErr w:type="spellStart"/>
            <w:r w:rsidR="0028184A" w:rsidRPr="0035724F">
              <w:rPr>
                <w:sz w:val="20"/>
              </w:rPr>
              <w:t>PostToPortalFlag</w:t>
            </w:r>
            <w:proofErr w:type="spellEnd"/>
            <w:r w:rsidR="0028184A" w:rsidRPr="0035724F">
              <w:rPr>
                <w:sz w:val="20"/>
              </w:rPr>
              <w:t xml:space="preserve">, </w:t>
            </w:r>
            <w:proofErr w:type="spellStart"/>
            <w:r w:rsidR="0028184A" w:rsidRPr="0035724F">
              <w:rPr>
                <w:sz w:val="20"/>
              </w:rPr>
              <w:t>FaxReportFlag</w:t>
            </w:r>
            <w:proofErr w:type="spellEnd"/>
            <w:r w:rsidR="0028184A" w:rsidRPr="0035724F">
              <w:rPr>
                <w:sz w:val="20"/>
              </w:rPr>
              <w:t xml:space="preserve">, </w:t>
            </w:r>
            <w:proofErr w:type="spellStart"/>
            <w:r w:rsidR="0028184A" w:rsidRPr="0035724F">
              <w:rPr>
                <w:sz w:val="20"/>
              </w:rPr>
              <w:t>NumCopies</w:t>
            </w:r>
            <w:proofErr w:type="spellEnd"/>
            <w:r w:rsidR="00DD5F19" w:rsidRPr="0035724F">
              <w:rPr>
                <w:sz w:val="20"/>
              </w:rPr>
              <w:t xml:space="preserve">, </w:t>
            </w:r>
            <w:proofErr w:type="spellStart"/>
            <w:r w:rsidR="00DD5F19" w:rsidRPr="0035724F">
              <w:rPr>
                <w:sz w:val="20"/>
              </w:rPr>
              <w:t>EmailNotificationFlag</w:t>
            </w:r>
            <w:proofErr w:type="spellEnd"/>
          </w:p>
          <w:p w14:paraId="16E4A972" w14:textId="77777777" w:rsidR="0028184A" w:rsidRPr="0035724F" w:rsidRDefault="0028184A" w:rsidP="0035724F">
            <w:pPr>
              <w:spacing w:after="120"/>
              <w:rPr>
                <w:sz w:val="20"/>
              </w:rPr>
            </w:pPr>
            <w:r w:rsidRPr="0035724F">
              <w:rPr>
                <w:sz w:val="20"/>
              </w:rPr>
              <w:t>Note that these fields can be set in the Communication tab from the contact editing screen in CRM.</w:t>
            </w:r>
          </w:p>
        </w:tc>
        <w:tc>
          <w:tcPr>
            <w:tcW w:w="1350" w:type="dxa"/>
          </w:tcPr>
          <w:p w14:paraId="16E4A973" w14:textId="77777777" w:rsidR="00CE7759" w:rsidRPr="0035724F" w:rsidRDefault="00CE7759" w:rsidP="0035724F">
            <w:pPr>
              <w:spacing w:after="120"/>
              <w:rPr>
                <w:sz w:val="20"/>
              </w:rPr>
            </w:pPr>
            <w:r w:rsidRPr="0035724F">
              <w:rPr>
                <w:sz w:val="20"/>
              </w:rPr>
              <w:t>Pathology</w:t>
            </w:r>
          </w:p>
        </w:tc>
      </w:tr>
      <w:tr w:rsidR="00CE7759" w:rsidRPr="0035724F" w14:paraId="16E4A97B" w14:textId="77777777" w:rsidTr="006B4698">
        <w:tc>
          <w:tcPr>
            <w:tcW w:w="720" w:type="dxa"/>
          </w:tcPr>
          <w:p w14:paraId="16E4A975" w14:textId="77777777" w:rsidR="00CE7759" w:rsidRPr="0035724F" w:rsidRDefault="00810E52" w:rsidP="0035724F">
            <w:pPr>
              <w:spacing w:after="120"/>
              <w:rPr>
                <w:sz w:val="20"/>
              </w:rPr>
            </w:pPr>
            <w:r w:rsidRPr="0035724F">
              <w:rPr>
                <w:sz w:val="20"/>
              </w:rPr>
              <w:t>1244</w:t>
            </w:r>
          </w:p>
        </w:tc>
        <w:tc>
          <w:tcPr>
            <w:tcW w:w="1440" w:type="dxa"/>
          </w:tcPr>
          <w:p w14:paraId="16E4A976" w14:textId="77777777" w:rsidR="00CE7759" w:rsidRPr="0035724F" w:rsidRDefault="0028184A" w:rsidP="0035724F">
            <w:pPr>
              <w:spacing w:after="120"/>
              <w:rPr>
                <w:sz w:val="20"/>
              </w:rPr>
            </w:pPr>
            <w:r w:rsidRPr="0035724F">
              <w:rPr>
                <w:sz w:val="20"/>
              </w:rPr>
              <w:t>Pathology</w:t>
            </w:r>
          </w:p>
        </w:tc>
        <w:tc>
          <w:tcPr>
            <w:tcW w:w="1260" w:type="dxa"/>
          </w:tcPr>
          <w:p w14:paraId="16E4A977" w14:textId="77777777" w:rsidR="00CE7759" w:rsidRPr="0035724F" w:rsidRDefault="0028184A" w:rsidP="0035724F">
            <w:pPr>
              <w:spacing w:after="120"/>
              <w:rPr>
                <w:sz w:val="20"/>
              </w:rPr>
            </w:pPr>
            <w:r w:rsidRPr="0035724F">
              <w:rPr>
                <w:sz w:val="20"/>
              </w:rPr>
              <w:t>E-Mail</w:t>
            </w:r>
          </w:p>
        </w:tc>
        <w:tc>
          <w:tcPr>
            <w:tcW w:w="1653" w:type="dxa"/>
          </w:tcPr>
          <w:p w14:paraId="16E4A978" w14:textId="77777777" w:rsidR="00CE7759" w:rsidRPr="0035724F" w:rsidRDefault="0028184A" w:rsidP="0035724F">
            <w:pPr>
              <w:spacing w:after="120"/>
              <w:rPr>
                <w:sz w:val="20"/>
              </w:rPr>
            </w:pPr>
            <w:proofErr w:type="spellStart"/>
            <w:r w:rsidRPr="0035724F">
              <w:rPr>
                <w:sz w:val="20"/>
              </w:rPr>
              <w:t>tblReportPrefs</w:t>
            </w:r>
            <w:proofErr w:type="spellEnd"/>
          </w:p>
        </w:tc>
        <w:tc>
          <w:tcPr>
            <w:tcW w:w="2937" w:type="dxa"/>
          </w:tcPr>
          <w:p w14:paraId="16E4A979" w14:textId="77777777" w:rsidR="00CE7759" w:rsidRPr="0035724F" w:rsidRDefault="0028184A" w:rsidP="0035724F">
            <w:pPr>
              <w:spacing w:after="120"/>
              <w:rPr>
                <w:sz w:val="20"/>
              </w:rPr>
            </w:pPr>
            <w:proofErr w:type="spellStart"/>
            <w:r w:rsidRPr="0035724F">
              <w:rPr>
                <w:sz w:val="20"/>
              </w:rPr>
              <w:t>EMailAddress</w:t>
            </w:r>
            <w:proofErr w:type="spellEnd"/>
          </w:p>
        </w:tc>
        <w:tc>
          <w:tcPr>
            <w:tcW w:w="1350" w:type="dxa"/>
          </w:tcPr>
          <w:p w14:paraId="16E4A97A" w14:textId="77777777" w:rsidR="00CE7759" w:rsidRPr="0035724F" w:rsidRDefault="0028184A" w:rsidP="0035724F">
            <w:pPr>
              <w:spacing w:after="120"/>
              <w:rPr>
                <w:sz w:val="20"/>
              </w:rPr>
            </w:pPr>
            <w:r w:rsidRPr="0035724F">
              <w:rPr>
                <w:sz w:val="20"/>
              </w:rPr>
              <w:t>Pathology</w:t>
            </w:r>
          </w:p>
        </w:tc>
      </w:tr>
      <w:tr w:rsidR="00CE7759" w:rsidRPr="0035724F" w14:paraId="16E4A982" w14:textId="77777777" w:rsidTr="006B4698">
        <w:tc>
          <w:tcPr>
            <w:tcW w:w="720" w:type="dxa"/>
          </w:tcPr>
          <w:p w14:paraId="16E4A97C" w14:textId="77777777" w:rsidR="00CE7759" w:rsidRPr="0035724F" w:rsidRDefault="00810E52" w:rsidP="0035724F">
            <w:pPr>
              <w:spacing w:after="120"/>
              <w:rPr>
                <w:sz w:val="20"/>
              </w:rPr>
            </w:pPr>
            <w:r w:rsidRPr="0035724F">
              <w:rPr>
                <w:sz w:val="20"/>
              </w:rPr>
              <w:t>1245</w:t>
            </w:r>
          </w:p>
        </w:tc>
        <w:tc>
          <w:tcPr>
            <w:tcW w:w="1440" w:type="dxa"/>
          </w:tcPr>
          <w:p w14:paraId="16E4A97D" w14:textId="77777777" w:rsidR="00CE7759" w:rsidRPr="0035724F" w:rsidRDefault="004C2F17" w:rsidP="0035724F">
            <w:pPr>
              <w:spacing w:after="120"/>
              <w:rPr>
                <w:sz w:val="20"/>
              </w:rPr>
            </w:pPr>
            <w:r w:rsidRPr="0035724F">
              <w:rPr>
                <w:sz w:val="20"/>
              </w:rPr>
              <w:t>Ordering</w:t>
            </w:r>
          </w:p>
        </w:tc>
        <w:tc>
          <w:tcPr>
            <w:tcW w:w="1260" w:type="dxa"/>
          </w:tcPr>
          <w:p w14:paraId="16E4A97E" w14:textId="77777777" w:rsidR="00CE7759" w:rsidRPr="0035724F" w:rsidRDefault="004C2F17" w:rsidP="0035724F">
            <w:pPr>
              <w:spacing w:after="120"/>
              <w:rPr>
                <w:sz w:val="20"/>
              </w:rPr>
            </w:pPr>
            <w:r w:rsidRPr="0035724F">
              <w:rPr>
                <w:sz w:val="20"/>
              </w:rPr>
              <w:t>Treating Physician Delivery</w:t>
            </w:r>
          </w:p>
        </w:tc>
        <w:tc>
          <w:tcPr>
            <w:tcW w:w="1653" w:type="dxa"/>
          </w:tcPr>
          <w:p w14:paraId="16E4A97F" w14:textId="77777777" w:rsidR="00CE7759" w:rsidRPr="0035724F" w:rsidRDefault="004C2F17" w:rsidP="0035724F">
            <w:pPr>
              <w:spacing w:after="120"/>
              <w:rPr>
                <w:sz w:val="20"/>
              </w:rPr>
            </w:pPr>
            <w:proofErr w:type="spellStart"/>
            <w:r w:rsidRPr="0035724F">
              <w:rPr>
                <w:sz w:val="20"/>
              </w:rPr>
              <w:t>tblReportPrefs</w:t>
            </w:r>
            <w:proofErr w:type="spellEnd"/>
          </w:p>
        </w:tc>
        <w:tc>
          <w:tcPr>
            <w:tcW w:w="2937" w:type="dxa"/>
          </w:tcPr>
          <w:p w14:paraId="16E4A980" w14:textId="77777777" w:rsidR="00CE7759" w:rsidRPr="0035724F" w:rsidRDefault="004C2F17" w:rsidP="0035724F">
            <w:pPr>
              <w:spacing w:after="120"/>
              <w:rPr>
                <w:sz w:val="20"/>
              </w:rPr>
            </w:pPr>
            <w:r w:rsidRPr="0035724F">
              <w:rPr>
                <w:sz w:val="20"/>
              </w:rPr>
              <w:t xml:space="preserve">Summarized from Portal ID, </w:t>
            </w:r>
            <w:proofErr w:type="spellStart"/>
            <w:r w:rsidRPr="0035724F">
              <w:rPr>
                <w:sz w:val="20"/>
              </w:rPr>
              <w:t>PostToPortalFlag</w:t>
            </w:r>
            <w:proofErr w:type="spellEnd"/>
            <w:r w:rsidRPr="0035724F">
              <w:rPr>
                <w:sz w:val="20"/>
              </w:rPr>
              <w:t xml:space="preserve">, </w:t>
            </w:r>
            <w:proofErr w:type="spellStart"/>
            <w:r w:rsidRPr="0035724F">
              <w:rPr>
                <w:sz w:val="20"/>
              </w:rPr>
              <w:t>FaxReportFlag</w:t>
            </w:r>
            <w:proofErr w:type="spellEnd"/>
            <w:r w:rsidRPr="0035724F">
              <w:rPr>
                <w:sz w:val="20"/>
              </w:rPr>
              <w:t xml:space="preserve">, </w:t>
            </w:r>
            <w:proofErr w:type="spellStart"/>
            <w:r w:rsidRPr="0035724F">
              <w:rPr>
                <w:sz w:val="20"/>
              </w:rPr>
              <w:t>NumCopies</w:t>
            </w:r>
            <w:proofErr w:type="spellEnd"/>
            <w:r w:rsidR="00DD5F19" w:rsidRPr="0035724F">
              <w:rPr>
                <w:sz w:val="20"/>
              </w:rPr>
              <w:t xml:space="preserve">, </w:t>
            </w:r>
            <w:proofErr w:type="spellStart"/>
            <w:r w:rsidR="00DD5F19" w:rsidRPr="0035724F">
              <w:rPr>
                <w:sz w:val="20"/>
              </w:rPr>
              <w:t>EmailNotificationFlag</w:t>
            </w:r>
            <w:proofErr w:type="spellEnd"/>
          </w:p>
        </w:tc>
        <w:tc>
          <w:tcPr>
            <w:tcW w:w="1350" w:type="dxa"/>
          </w:tcPr>
          <w:p w14:paraId="16E4A981" w14:textId="77777777" w:rsidR="00CE7759" w:rsidRPr="0035724F" w:rsidRDefault="004C2F17" w:rsidP="0035724F">
            <w:pPr>
              <w:spacing w:after="120"/>
              <w:rPr>
                <w:sz w:val="20"/>
              </w:rPr>
            </w:pPr>
            <w:r w:rsidRPr="0035724F">
              <w:rPr>
                <w:sz w:val="20"/>
              </w:rPr>
              <w:t xml:space="preserve">Treating </w:t>
            </w:r>
          </w:p>
        </w:tc>
      </w:tr>
      <w:tr w:rsidR="004C2F17" w:rsidRPr="0035724F" w14:paraId="16E4A989" w14:textId="77777777" w:rsidTr="006B4698">
        <w:tc>
          <w:tcPr>
            <w:tcW w:w="720" w:type="dxa"/>
          </w:tcPr>
          <w:p w14:paraId="16E4A983" w14:textId="77777777" w:rsidR="004C2F17" w:rsidRPr="0035724F" w:rsidRDefault="00810E52" w:rsidP="0035724F">
            <w:pPr>
              <w:spacing w:after="120"/>
              <w:rPr>
                <w:sz w:val="20"/>
              </w:rPr>
            </w:pPr>
            <w:r w:rsidRPr="0035724F">
              <w:rPr>
                <w:sz w:val="20"/>
              </w:rPr>
              <w:t>1246</w:t>
            </w:r>
          </w:p>
        </w:tc>
        <w:tc>
          <w:tcPr>
            <w:tcW w:w="1440" w:type="dxa"/>
          </w:tcPr>
          <w:p w14:paraId="16E4A984" w14:textId="77777777" w:rsidR="004C2F17" w:rsidRPr="0035724F" w:rsidRDefault="004C2F17" w:rsidP="0035724F">
            <w:pPr>
              <w:spacing w:after="120"/>
              <w:rPr>
                <w:sz w:val="20"/>
              </w:rPr>
            </w:pPr>
            <w:r w:rsidRPr="0035724F">
              <w:rPr>
                <w:sz w:val="20"/>
              </w:rPr>
              <w:t>Order</w:t>
            </w:r>
          </w:p>
        </w:tc>
        <w:tc>
          <w:tcPr>
            <w:tcW w:w="1260" w:type="dxa"/>
          </w:tcPr>
          <w:p w14:paraId="16E4A985" w14:textId="77777777" w:rsidR="004C2F17" w:rsidRPr="0035724F" w:rsidRDefault="004C2F17" w:rsidP="0035724F">
            <w:pPr>
              <w:spacing w:after="120"/>
              <w:rPr>
                <w:sz w:val="20"/>
              </w:rPr>
            </w:pPr>
            <w:r w:rsidRPr="0035724F">
              <w:rPr>
                <w:sz w:val="20"/>
              </w:rPr>
              <w:t>Treating Physician Email</w:t>
            </w:r>
          </w:p>
        </w:tc>
        <w:tc>
          <w:tcPr>
            <w:tcW w:w="1653" w:type="dxa"/>
          </w:tcPr>
          <w:p w14:paraId="16E4A986" w14:textId="77777777" w:rsidR="004C2F17" w:rsidRPr="0035724F" w:rsidRDefault="004C2F17" w:rsidP="0035724F">
            <w:pPr>
              <w:spacing w:after="120"/>
              <w:rPr>
                <w:sz w:val="20"/>
              </w:rPr>
            </w:pPr>
            <w:proofErr w:type="spellStart"/>
            <w:r w:rsidRPr="0035724F">
              <w:rPr>
                <w:sz w:val="20"/>
              </w:rPr>
              <w:t>tblReportPrefs</w:t>
            </w:r>
            <w:proofErr w:type="spellEnd"/>
          </w:p>
        </w:tc>
        <w:tc>
          <w:tcPr>
            <w:tcW w:w="2937" w:type="dxa"/>
          </w:tcPr>
          <w:p w14:paraId="16E4A987" w14:textId="77777777" w:rsidR="004C2F17" w:rsidRPr="0035724F" w:rsidRDefault="004C2F17" w:rsidP="0035724F">
            <w:pPr>
              <w:spacing w:after="120"/>
              <w:rPr>
                <w:sz w:val="20"/>
              </w:rPr>
            </w:pPr>
            <w:proofErr w:type="spellStart"/>
            <w:r w:rsidRPr="0035724F">
              <w:rPr>
                <w:sz w:val="20"/>
              </w:rPr>
              <w:t>EMailAddress</w:t>
            </w:r>
            <w:proofErr w:type="spellEnd"/>
          </w:p>
        </w:tc>
        <w:tc>
          <w:tcPr>
            <w:tcW w:w="1350" w:type="dxa"/>
          </w:tcPr>
          <w:p w14:paraId="16E4A988" w14:textId="77777777" w:rsidR="004C2F17" w:rsidRPr="0035724F" w:rsidRDefault="004C2F17" w:rsidP="0035724F">
            <w:pPr>
              <w:spacing w:after="120"/>
              <w:rPr>
                <w:sz w:val="20"/>
              </w:rPr>
            </w:pPr>
            <w:r w:rsidRPr="0035724F">
              <w:rPr>
                <w:sz w:val="20"/>
              </w:rPr>
              <w:t>Treating</w:t>
            </w:r>
          </w:p>
        </w:tc>
      </w:tr>
      <w:tr w:rsidR="004C2F17" w:rsidRPr="0035724F" w14:paraId="16E4A990" w14:textId="77777777" w:rsidTr="006B4698">
        <w:tc>
          <w:tcPr>
            <w:tcW w:w="720" w:type="dxa"/>
          </w:tcPr>
          <w:p w14:paraId="16E4A98A" w14:textId="77777777" w:rsidR="004C2F17" w:rsidRPr="0035724F" w:rsidRDefault="00810E52" w:rsidP="0035724F">
            <w:pPr>
              <w:spacing w:after="120"/>
              <w:rPr>
                <w:sz w:val="20"/>
              </w:rPr>
            </w:pPr>
            <w:r w:rsidRPr="0035724F">
              <w:rPr>
                <w:sz w:val="20"/>
              </w:rPr>
              <w:t>1247</w:t>
            </w:r>
          </w:p>
        </w:tc>
        <w:tc>
          <w:tcPr>
            <w:tcW w:w="1440" w:type="dxa"/>
          </w:tcPr>
          <w:p w14:paraId="16E4A98B" w14:textId="77777777" w:rsidR="004C2F17" w:rsidRPr="0035724F" w:rsidRDefault="004C2F17" w:rsidP="0035724F">
            <w:pPr>
              <w:spacing w:after="120"/>
              <w:rPr>
                <w:sz w:val="20"/>
              </w:rPr>
            </w:pPr>
            <w:r w:rsidRPr="0035724F">
              <w:rPr>
                <w:sz w:val="20"/>
              </w:rPr>
              <w:t>Ordering</w:t>
            </w:r>
          </w:p>
        </w:tc>
        <w:tc>
          <w:tcPr>
            <w:tcW w:w="1260" w:type="dxa"/>
          </w:tcPr>
          <w:p w14:paraId="16E4A98C" w14:textId="77777777" w:rsidR="004C2F17" w:rsidRPr="0035724F" w:rsidRDefault="004C2F17" w:rsidP="0035724F">
            <w:pPr>
              <w:spacing w:after="120"/>
              <w:rPr>
                <w:sz w:val="20"/>
              </w:rPr>
            </w:pPr>
            <w:r w:rsidRPr="0035724F">
              <w:rPr>
                <w:sz w:val="20"/>
              </w:rPr>
              <w:t>Additional Physician Delivery</w:t>
            </w:r>
          </w:p>
        </w:tc>
        <w:tc>
          <w:tcPr>
            <w:tcW w:w="1653" w:type="dxa"/>
          </w:tcPr>
          <w:p w14:paraId="16E4A98D" w14:textId="77777777" w:rsidR="004C2F17" w:rsidRPr="0035724F" w:rsidRDefault="004C2F17" w:rsidP="0035724F">
            <w:pPr>
              <w:spacing w:after="120"/>
              <w:rPr>
                <w:sz w:val="20"/>
              </w:rPr>
            </w:pPr>
            <w:proofErr w:type="spellStart"/>
            <w:r w:rsidRPr="0035724F">
              <w:rPr>
                <w:sz w:val="20"/>
              </w:rPr>
              <w:t>tblReportPrefs</w:t>
            </w:r>
            <w:proofErr w:type="spellEnd"/>
          </w:p>
        </w:tc>
        <w:tc>
          <w:tcPr>
            <w:tcW w:w="2937" w:type="dxa"/>
          </w:tcPr>
          <w:p w14:paraId="16E4A98E" w14:textId="77777777" w:rsidR="004C2F17" w:rsidRPr="0035724F" w:rsidRDefault="004C2F17" w:rsidP="0035724F">
            <w:pPr>
              <w:spacing w:after="120"/>
              <w:rPr>
                <w:sz w:val="20"/>
              </w:rPr>
            </w:pPr>
            <w:r w:rsidRPr="0035724F">
              <w:rPr>
                <w:sz w:val="20"/>
              </w:rPr>
              <w:t xml:space="preserve">Summarized from Portal ID, </w:t>
            </w:r>
            <w:proofErr w:type="spellStart"/>
            <w:r w:rsidRPr="0035724F">
              <w:rPr>
                <w:sz w:val="20"/>
              </w:rPr>
              <w:t>PostToPortalFlag</w:t>
            </w:r>
            <w:proofErr w:type="spellEnd"/>
            <w:r w:rsidRPr="0035724F">
              <w:rPr>
                <w:sz w:val="20"/>
              </w:rPr>
              <w:t xml:space="preserve">, </w:t>
            </w:r>
            <w:proofErr w:type="spellStart"/>
            <w:r w:rsidRPr="0035724F">
              <w:rPr>
                <w:sz w:val="20"/>
              </w:rPr>
              <w:t>FaxReportFlag</w:t>
            </w:r>
            <w:proofErr w:type="spellEnd"/>
            <w:r w:rsidRPr="0035724F">
              <w:rPr>
                <w:sz w:val="20"/>
              </w:rPr>
              <w:t xml:space="preserve">, </w:t>
            </w:r>
            <w:proofErr w:type="spellStart"/>
            <w:r w:rsidRPr="0035724F">
              <w:rPr>
                <w:sz w:val="20"/>
              </w:rPr>
              <w:t>NumCopies</w:t>
            </w:r>
            <w:proofErr w:type="spellEnd"/>
            <w:r w:rsidR="00DD5F19" w:rsidRPr="0035724F">
              <w:rPr>
                <w:sz w:val="20"/>
              </w:rPr>
              <w:t xml:space="preserve">, </w:t>
            </w:r>
            <w:proofErr w:type="spellStart"/>
            <w:r w:rsidR="00DD5F19" w:rsidRPr="0035724F">
              <w:rPr>
                <w:sz w:val="20"/>
              </w:rPr>
              <w:t>EmailNotificationFlag</w:t>
            </w:r>
            <w:proofErr w:type="spellEnd"/>
          </w:p>
        </w:tc>
        <w:tc>
          <w:tcPr>
            <w:tcW w:w="1350" w:type="dxa"/>
          </w:tcPr>
          <w:p w14:paraId="16E4A98F" w14:textId="77777777" w:rsidR="004C2F17" w:rsidRPr="0035724F" w:rsidRDefault="004C2F17" w:rsidP="0035724F">
            <w:pPr>
              <w:spacing w:after="120"/>
              <w:rPr>
                <w:sz w:val="20"/>
              </w:rPr>
            </w:pPr>
            <w:r w:rsidRPr="0035724F">
              <w:rPr>
                <w:sz w:val="20"/>
              </w:rPr>
              <w:t>Additional Recipient</w:t>
            </w:r>
          </w:p>
        </w:tc>
      </w:tr>
      <w:tr w:rsidR="004C2F17" w:rsidRPr="0035724F" w14:paraId="16E4A997" w14:textId="77777777" w:rsidTr="006B4698">
        <w:tc>
          <w:tcPr>
            <w:tcW w:w="720" w:type="dxa"/>
          </w:tcPr>
          <w:p w14:paraId="16E4A991" w14:textId="77777777" w:rsidR="004C2F17" w:rsidRPr="0035724F" w:rsidRDefault="00810E52" w:rsidP="0035724F">
            <w:pPr>
              <w:spacing w:after="120"/>
              <w:rPr>
                <w:sz w:val="20"/>
              </w:rPr>
            </w:pPr>
            <w:r w:rsidRPr="0035724F">
              <w:rPr>
                <w:sz w:val="20"/>
              </w:rPr>
              <w:t>1248</w:t>
            </w:r>
          </w:p>
        </w:tc>
        <w:tc>
          <w:tcPr>
            <w:tcW w:w="1440" w:type="dxa"/>
          </w:tcPr>
          <w:p w14:paraId="16E4A992" w14:textId="77777777" w:rsidR="004C2F17" w:rsidRPr="0035724F" w:rsidRDefault="004C2F17" w:rsidP="0035724F">
            <w:pPr>
              <w:spacing w:after="120"/>
              <w:rPr>
                <w:sz w:val="20"/>
              </w:rPr>
            </w:pPr>
            <w:r w:rsidRPr="0035724F">
              <w:rPr>
                <w:sz w:val="20"/>
              </w:rPr>
              <w:t>Ordering</w:t>
            </w:r>
          </w:p>
        </w:tc>
        <w:tc>
          <w:tcPr>
            <w:tcW w:w="1260" w:type="dxa"/>
          </w:tcPr>
          <w:p w14:paraId="16E4A993" w14:textId="77777777" w:rsidR="004C2F17" w:rsidRPr="0035724F" w:rsidRDefault="004C2F17" w:rsidP="0035724F">
            <w:pPr>
              <w:spacing w:after="120"/>
              <w:rPr>
                <w:sz w:val="20"/>
              </w:rPr>
            </w:pPr>
            <w:r w:rsidRPr="0035724F">
              <w:rPr>
                <w:sz w:val="20"/>
              </w:rPr>
              <w:t>Additional Physician Email</w:t>
            </w:r>
          </w:p>
        </w:tc>
        <w:tc>
          <w:tcPr>
            <w:tcW w:w="1653" w:type="dxa"/>
          </w:tcPr>
          <w:p w14:paraId="16E4A994" w14:textId="77777777" w:rsidR="004C2F17" w:rsidRPr="0035724F" w:rsidRDefault="004C2F17" w:rsidP="0035724F">
            <w:pPr>
              <w:spacing w:after="120"/>
              <w:rPr>
                <w:sz w:val="20"/>
              </w:rPr>
            </w:pPr>
            <w:proofErr w:type="spellStart"/>
            <w:r w:rsidRPr="0035724F">
              <w:rPr>
                <w:sz w:val="20"/>
              </w:rPr>
              <w:t>tblReportPrefs</w:t>
            </w:r>
            <w:proofErr w:type="spellEnd"/>
          </w:p>
        </w:tc>
        <w:tc>
          <w:tcPr>
            <w:tcW w:w="2937" w:type="dxa"/>
          </w:tcPr>
          <w:p w14:paraId="16E4A995" w14:textId="77777777" w:rsidR="004C2F17" w:rsidRPr="0035724F" w:rsidRDefault="004C2F17" w:rsidP="0035724F">
            <w:pPr>
              <w:spacing w:after="120"/>
              <w:rPr>
                <w:sz w:val="20"/>
              </w:rPr>
            </w:pPr>
            <w:proofErr w:type="spellStart"/>
            <w:r w:rsidRPr="0035724F">
              <w:rPr>
                <w:sz w:val="20"/>
              </w:rPr>
              <w:t>EMailAddress</w:t>
            </w:r>
            <w:proofErr w:type="spellEnd"/>
          </w:p>
        </w:tc>
        <w:tc>
          <w:tcPr>
            <w:tcW w:w="1350" w:type="dxa"/>
          </w:tcPr>
          <w:p w14:paraId="16E4A996" w14:textId="77777777" w:rsidR="004C2F17" w:rsidRPr="0035724F" w:rsidRDefault="004C2F17" w:rsidP="0035724F">
            <w:pPr>
              <w:spacing w:after="120"/>
              <w:rPr>
                <w:sz w:val="20"/>
              </w:rPr>
            </w:pPr>
            <w:r w:rsidRPr="0035724F">
              <w:rPr>
                <w:sz w:val="20"/>
              </w:rPr>
              <w:t>Additional Recipient</w:t>
            </w:r>
          </w:p>
        </w:tc>
      </w:tr>
    </w:tbl>
    <w:p w14:paraId="16E4A998" w14:textId="77777777" w:rsidR="00684432" w:rsidRDefault="00CB52B5" w:rsidP="006F622A">
      <w:pPr>
        <w:pStyle w:val="Heading3"/>
      </w:pPr>
      <w:bookmarkStart w:id="4470" w:name="_Toc248042345"/>
      <w:bookmarkStart w:id="4471" w:name="_Toc270946280"/>
      <w:bookmarkStart w:id="4472" w:name="_Toc278358749"/>
      <w:bookmarkStart w:id="4473" w:name="_Toc295735826"/>
      <w:proofErr w:type="spellStart"/>
      <w:proofErr w:type="gramStart"/>
      <w:r w:rsidRPr="00FB06D0">
        <w:t>tblBenefitsInvestigation</w:t>
      </w:r>
      <w:bookmarkEnd w:id="4470"/>
      <w:bookmarkEnd w:id="4471"/>
      <w:bookmarkEnd w:id="4472"/>
      <w:bookmarkEnd w:id="4473"/>
      <w:proofErr w:type="spellEnd"/>
      <w:proofErr w:type="gram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2250"/>
        <w:gridCol w:w="2610"/>
        <w:gridCol w:w="1632"/>
        <w:gridCol w:w="2148"/>
      </w:tblGrid>
      <w:tr w:rsidR="00CB52B5" w:rsidRPr="0035724F" w14:paraId="16E4A99E" w14:textId="77777777" w:rsidTr="006B4698">
        <w:tc>
          <w:tcPr>
            <w:tcW w:w="720" w:type="dxa"/>
          </w:tcPr>
          <w:p w14:paraId="16E4A999" w14:textId="77777777" w:rsidR="00CB52B5" w:rsidRPr="0035724F" w:rsidRDefault="00CB52B5" w:rsidP="0035724F">
            <w:pPr>
              <w:spacing w:after="120"/>
              <w:rPr>
                <w:sz w:val="20"/>
              </w:rPr>
            </w:pPr>
            <w:r w:rsidRPr="0035724F">
              <w:rPr>
                <w:sz w:val="20"/>
              </w:rPr>
              <w:t>FR-#</w:t>
            </w:r>
          </w:p>
        </w:tc>
        <w:tc>
          <w:tcPr>
            <w:tcW w:w="2250" w:type="dxa"/>
          </w:tcPr>
          <w:p w14:paraId="16E4A99A" w14:textId="77777777" w:rsidR="00CB52B5" w:rsidRPr="0035724F" w:rsidRDefault="00CB52B5" w:rsidP="0035724F">
            <w:pPr>
              <w:spacing w:after="120"/>
              <w:rPr>
                <w:sz w:val="20"/>
              </w:rPr>
            </w:pPr>
            <w:r w:rsidRPr="0035724F">
              <w:rPr>
                <w:sz w:val="20"/>
              </w:rPr>
              <w:t>Table</w:t>
            </w:r>
          </w:p>
        </w:tc>
        <w:tc>
          <w:tcPr>
            <w:tcW w:w="2610" w:type="dxa"/>
          </w:tcPr>
          <w:p w14:paraId="16E4A99B" w14:textId="77777777" w:rsidR="00CB52B5" w:rsidRPr="0035724F" w:rsidRDefault="00CB52B5" w:rsidP="0035724F">
            <w:pPr>
              <w:spacing w:after="120"/>
              <w:rPr>
                <w:sz w:val="20"/>
              </w:rPr>
            </w:pPr>
            <w:r w:rsidRPr="0035724F">
              <w:rPr>
                <w:sz w:val="20"/>
              </w:rPr>
              <w:t>Column</w:t>
            </w:r>
          </w:p>
        </w:tc>
        <w:tc>
          <w:tcPr>
            <w:tcW w:w="1632" w:type="dxa"/>
          </w:tcPr>
          <w:p w14:paraId="16E4A99C" w14:textId="77777777" w:rsidR="00CB52B5" w:rsidRPr="0035724F" w:rsidRDefault="00CB52B5" w:rsidP="0035724F">
            <w:pPr>
              <w:spacing w:after="120"/>
              <w:rPr>
                <w:sz w:val="20"/>
              </w:rPr>
            </w:pPr>
            <w:r w:rsidRPr="0035724F">
              <w:rPr>
                <w:sz w:val="20"/>
              </w:rPr>
              <w:t>Requisition tab</w:t>
            </w:r>
          </w:p>
        </w:tc>
        <w:tc>
          <w:tcPr>
            <w:tcW w:w="2148" w:type="dxa"/>
          </w:tcPr>
          <w:p w14:paraId="16E4A99D" w14:textId="77777777" w:rsidR="00CB52B5" w:rsidRPr="0035724F" w:rsidRDefault="00CB52B5" w:rsidP="0035724F">
            <w:pPr>
              <w:spacing w:after="120"/>
              <w:rPr>
                <w:sz w:val="20"/>
              </w:rPr>
            </w:pPr>
            <w:r w:rsidRPr="0035724F">
              <w:rPr>
                <w:sz w:val="20"/>
              </w:rPr>
              <w:t>Field name</w:t>
            </w:r>
          </w:p>
        </w:tc>
      </w:tr>
      <w:tr w:rsidR="00CB52B5" w:rsidRPr="0035724F" w14:paraId="16E4A9A4" w14:textId="77777777" w:rsidTr="006B4698">
        <w:tc>
          <w:tcPr>
            <w:tcW w:w="720" w:type="dxa"/>
          </w:tcPr>
          <w:p w14:paraId="16E4A99F" w14:textId="77777777" w:rsidR="00CB52B5" w:rsidRPr="0035724F" w:rsidRDefault="00810E52" w:rsidP="0035724F">
            <w:pPr>
              <w:spacing w:after="120"/>
              <w:rPr>
                <w:sz w:val="20"/>
              </w:rPr>
            </w:pPr>
            <w:r w:rsidRPr="0035724F">
              <w:rPr>
                <w:sz w:val="20"/>
              </w:rPr>
              <w:t>1250</w:t>
            </w:r>
          </w:p>
        </w:tc>
        <w:tc>
          <w:tcPr>
            <w:tcW w:w="2250" w:type="dxa"/>
          </w:tcPr>
          <w:p w14:paraId="16E4A9A0" w14:textId="77777777" w:rsidR="00CB52B5" w:rsidRPr="0035724F" w:rsidRDefault="00CB52B5" w:rsidP="0035724F">
            <w:pPr>
              <w:spacing w:after="120"/>
              <w:rPr>
                <w:sz w:val="20"/>
              </w:rPr>
            </w:pPr>
            <w:proofErr w:type="spellStart"/>
            <w:r w:rsidRPr="0035724F">
              <w:rPr>
                <w:sz w:val="20"/>
              </w:rPr>
              <w:t>tblBenefitsInvestigation</w:t>
            </w:r>
            <w:proofErr w:type="spellEnd"/>
          </w:p>
        </w:tc>
        <w:tc>
          <w:tcPr>
            <w:tcW w:w="2610" w:type="dxa"/>
          </w:tcPr>
          <w:p w14:paraId="16E4A9A1" w14:textId="77777777" w:rsidR="00CB52B5" w:rsidRPr="0035724F" w:rsidRDefault="00CB52B5" w:rsidP="0035724F">
            <w:pPr>
              <w:spacing w:after="120"/>
              <w:rPr>
                <w:sz w:val="20"/>
              </w:rPr>
            </w:pPr>
            <w:proofErr w:type="spellStart"/>
            <w:r w:rsidRPr="0035724F">
              <w:rPr>
                <w:sz w:val="20"/>
              </w:rPr>
              <w:t>ServiceOptionEnumID</w:t>
            </w:r>
            <w:proofErr w:type="spellEnd"/>
          </w:p>
        </w:tc>
        <w:tc>
          <w:tcPr>
            <w:tcW w:w="1632" w:type="dxa"/>
          </w:tcPr>
          <w:p w14:paraId="16E4A9A2" w14:textId="77777777" w:rsidR="00CB52B5" w:rsidRPr="0035724F" w:rsidRDefault="00CB52B5" w:rsidP="0035724F">
            <w:pPr>
              <w:spacing w:after="120"/>
              <w:rPr>
                <w:sz w:val="20"/>
              </w:rPr>
            </w:pPr>
            <w:r w:rsidRPr="0035724F">
              <w:rPr>
                <w:sz w:val="20"/>
              </w:rPr>
              <w:t>BI</w:t>
            </w:r>
          </w:p>
        </w:tc>
        <w:tc>
          <w:tcPr>
            <w:tcW w:w="2148" w:type="dxa"/>
          </w:tcPr>
          <w:p w14:paraId="16E4A9A3" w14:textId="77777777" w:rsidR="00CB52B5" w:rsidRPr="0035724F" w:rsidRDefault="00CB52B5" w:rsidP="0035724F">
            <w:pPr>
              <w:spacing w:after="120"/>
              <w:rPr>
                <w:sz w:val="20"/>
              </w:rPr>
            </w:pPr>
            <w:r w:rsidRPr="0035724F">
              <w:rPr>
                <w:sz w:val="20"/>
              </w:rPr>
              <w:t>Service Option</w:t>
            </w:r>
          </w:p>
        </w:tc>
      </w:tr>
      <w:tr w:rsidR="00CB52B5" w:rsidRPr="0035724F" w14:paraId="16E4A9AA" w14:textId="77777777" w:rsidTr="006B4698">
        <w:tc>
          <w:tcPr>
            <w:tcW w:w="720" w:type="dxa"/>
          </w:tcPr>
          <w:p w14:paraId="16E4A9A5" w14:textId="77777777" w:rsidR="00CB52B5" w:rsidRPr="0035724F" w:rsidRDefault="00810E52" w:rsidP="0035724F">
            <w:pPr>
              <w:spacing w:after="120"/>
              <w:rPr>
                <w:sz w:val="20"/>
              </w:rPr>
            </w:pPr>
            <w:r w:rsidRPr="0035724F">
              <w:rPr>
                <w:sz w:val="20"/>
              </w:rPr>
              <w:t>1251</w:t>
            </w:r>
          </w:p>
        </w:tc>
        <w:tc>
          <w:tcPr>
            <w:tcW w:w="2250" w:type="dxa"/>
          </w:tcPr>
          <w:p w14:paraId="16E4A9A6" w14:textId="77777777" w:rsidR="00CB52B5" w:rsidRPr="0035724F" w:rsidRDefault="00CB52B5" w:rsidP="0035724F">
            <w:pPr>
              <w:spacing w:after="120"/>
              <w:rPr>
                <w:sz w:val="20"/>
              </w:rPr>
            </w:pPr>
            <w:proofErr w:type="spellStart"/>
            <w:r w:rsidRPr="0035724F">
              <w:rPr>
                <w:sz w:val="20"/>
              </w:rPr>
              <w:t>tblBenefitsInvestigation</w:t>
            </w:r>
            <w:proofErr w:type="spellEnd"/>
          </w:p>
        </w:tc>
        <w:tc>
          <w:tcPr>
            <w:tcW w:w="2610" w:type="dxa"/>
          </w:tcPr>
          <w:p w14:paraId="16E4A9A7" w14:textId="77777777" w:rsidR="00CB52B5" w:rsidRPr="0035724F" w:rsidRDefault="00CB52B5" w:rsidP="0035724F">
            <w:pPr>
              <w:spacing w:after="120"/>
              <w:rPr>
                <w:sz w:val="20"/>
              </w:rPr>
            </w:pPr>
            <w:proofErr w:type="spellStart"/>
            <w:r w:rsidRPr="0035724F">
              <w:rPr>
                <w:sz w:val="20"/>
              </w:rPr>
              <w:t>StmtOfMedicalNecessity</w:t>
            </w:r>
            <w:proofErr w:type="spellEnd"/>
          </w:p>
        </w:tc>
        <w:tc>
          <w:tcPr>
            <w:tcW w:w="1632" w:type="dxa"/>
          </w:tcPr>
          <w:p w14:paraId="16E4A9A8" w14:textId="77777777" w:rsidR="00CB52B5" w:rsidRPr="0035724F" w:rsidRDefault="00CB52B5" w:rsidP="0035724F">
            <w:pPr>
              <w:spacing w:after="120"/>
              <w:rPr>
                <w:sz w:val="20"/>
              </w:rPr>
            </w:pPr>
            <w:r w:rsidRPr="0035724F">
              <w:rPr>
                <w:sz w:val="20"/>
              </w:rPr>
              <w:t>BI</w:t>
            </w:r>
          </w:p>
        </w:tc>
        <w:tc>
          <w:tcPr>
            <w:tcW w:w="2148" w:type="dxa"/>
          </w:tcPr>
          <w:p w14:paraId="16E4A9A9" w14:textId="77777777" w:rsidR="00CB52B5" w:rsidRPr="0035724F" w:rsidRDefault="00CB52B5" w:rsidP="0035724F">
            <w:pPr>
              <w:spacing w:after="120"/>
              <w:rPr>
                <w:sz w:val="20"/>
              </w:rPr>
            </w:pPr>
            <w:r w:rsidRPr="0035724F">
              <w:rPr>
                <w:sz w:val="20"/>
              </w:rPr>
              <w:t>Statement of Medical Necessity</w:t>
            </w:r>
          </w:p>
        </w:tc>
      </w:tr>
      <w:tr w:rsidR="007D2AAF" w:rsidRPr="0035724F" w14:paraId="16E4A9B0" w14:textId="77777777" w:rsidTr="006B4698">
        <w:tc>
          <w:tcPr>
            <w:tcW w:w="720" w:type="dxa"/>
          </w:tcPr>
          <w:p w14:paraId="16E4A9AB" w14:textId="77777777" w:rsidR="007D2AAF" w:rsidRPr="0035724F" w:rsidRDefault="00810E52" w:rsidP="0035724F">
            <w:pPr>
              <w:spacing w:after="120"/>
              <w:rPr>
                <w:sz w:val="20"/>
              </w:rPr>
            </w:pPr>
            <w:r w:rsidRPr="0035724F">
              <w:rPr>
                <w:sz w:val="20"/>
              </w:rPr>
              <w:t>1252</w:t>
            </w:r>
          </w:p>
        </w:tc>
        <w:tc>
          <w:tcPr>
            <w:tcW w:w="2250" w:type="dxa"/>
          </w:tcPr>
          <w:p w14:paraId="16E4A9AC" w14:textId="77777777" w:rsidR="007D2AAF" w:rsidRPr="0035724F" w:rsidRDefault="007D2AAF" w:rsidP="0035724F">
            <w:pPr>
              <w:spacing w:after="120"/>
              <w:rPr>
                <w:sz w:val="20"/>
              </w:rPr>
            </w:pPr>
            <w:proofErr w:type="spellStart"/>
            <w:r w:rsidRPr="0035724F">
              <w:rPr>
                <w:sz w:val="20"/>
              </w:rPr>
              <w:t>tblBenefitsInvestigation</w:t>
            </w:r>
            <w:proofErr w:type="spellEnd"/>
          </w:p>
        </w:tc>
        <w:tc>
          <w:tcPr>
            <w:tcW w:w="2610" w:type="dxa"/>
          </w:tcPr>
          <w:p w14:paraId="16E4A9AD" w14:textId="77777777" w:rsidR="007D2AAF" w:rsidRPr="0035724F" w:rsidRDefault="007D2AAF" w:rsidP="0035724F">
            <w:pPr>
              <w:spacing w:after="120"/>
              <w:rPr>
                <w:sz w:val="20"/>
              </w:rPr>
            </w:pPr>
            <w:proofErr w:type="spellStart"/>
            <w:r w:rsidRPr="0035724F">
              <w:rPr>
                <w:sz w:val="20"/>
              </w:rPr>
              <w:t>PatientContactEnumID</w:t>
            </w:r>
            <w:proofErr w:type="spellEnd"/>
          </w:p>
        </w:tc>
        <w:tc>
          <w:tcPr>
            <w:tcW w:w="1632" w:type="dxa"/>
          </w:tcPr>
          <w:p w14:paraId="16E4A9AE" w14:textId="77777777" w:rsidR="007D2AAF" w:rsidRPr="0035724F" w:rsidRDefault="007D2AAF" w:rsidP="0035724F">
            <w:pPr>
              <w:spacing w:after="120"/>
              <w:rPr>
                <w:sz w:val="20"/>
              </w:rPr>
            </w:pPr>
            <w:r w:rsidRPr="0035724F">
              <w:rPr>
                <w:sz w:val="20"/>
              </w:rPr>
              <w:t>BI</w:t>
            </w:r>
          </w:p>
        </w:tc>
        <w:tc>
          <w:tcPr>
            <w:tcW w:w="2148" w:type="dxa"/>
          </w:tcPr>
          <w:p w14:paraId="16E4A9AF" w14:textId="77777777" w:rsidR="007D2AAF" w:rsidRPr="0035724F" w:rsidRDefault="007D2AAF" w:rsidP="0035724F">
            <w:pPr>
              <w:spacing w:after="120"/>
              <w:rPr>
                <w:sz w:val="20"/>
              </w:rPr>
            </w:pPr>
            <w:r w:rsidRPr="0035724F">
              <w:rPr>
                <w:sz w:val="20"/>
              </w:rPr>
              <w:t>Patient Contact</w:t>
            </w:r>
          </w:p>
        </w:tc>
      </w:tr>
      <w:tr w:rsidR="007D2AAF" w:rsidRPr="0035724F" w14:paraId="16E4A9B6" w14:textId="77777777" w:rsidTr="006B4698">
        <w:tc>
          <w:tcPr>
            <w:tcW w:w="720" w:type="dxa"/>
          </w:tcPr>
          <w:p w14:paraId="16E4A9B1" w14:textId="77777777" w:rsidR="007D2AAF" w:rsidRPr="0035724F" w:rsidRDefault="00810E52" w:rsidP="0035724F">
            <w:pPr>
              <w:spacing w:after="120"/>
              <w:rPr>
                <w:sz w:val="20"/>
              </w:rPr>
            </w:pPr>
            <w:r w:rsidRPr="0035724F">
              <w:rPr>
                <w:sz w:val="20"/>
              </w:rPr>
              <w:t>1253</w:t>
            </w:r>
          </w:p>
        </w:tc>
        <w:tc>
          <w:tcPr>
            <w:tcW w:w="2250" w:type="dxa"/>
          </w:tcPr>
          <w:p w14:paraId="16E4A9B2" w14:textId="77777777" w:rsidR="007D2AAF" w:rsidRPr="0035724F" w:rsidRDefault="007D2AAF" w:rsidP="0035724F">
            <w:pPr>
              <w:spacing w:after="120"/>
              <w:rPr>
                <w:sz w:val="20"/>
              </w:rPr>
            </w:pPr>
            <w:proofErr w:type="spellStart"/>
            <w:r w:rsidRPr="0035724F">
              <w:rPr>
                <w:sz w:val="20"/>
              </w:rPr>
              <w:t>tblBenefitsInvestigation</w:t>
            </w:r>
            <w:proofErr w:type="spellEnd"/>
          </w:p>
        </w:tc>
        <w:tc>
          <w:tcPr>
            <w:tcW w:w="2610" w:type="dxa"/>
          </w:tcPr>
          <w:p w14:paraId="16E4A9B3" w14:textId="77777777" w:rsidR="007D2AAF" w:rsidRPr="0035724F" w:rsidRDefault="007D2AAF" w:rsidP="0035724F">
            <w:pPr>
              <w:spacing w:after="120"/>
              <w:rPr>
                <w:sz w:val="20"/>
              </w:rPr>
            </w:pPr>
            <w:proofErr w:type="spellStart"/>
            <w:r w:rsidRPr="0035724F">
              <w:rPr>
                <w:sz w:val="20"/>
              </w:rPr>
              <w:t>PhysicianContactEnumID</w:t>
            </w:r>
            <w:proofErr w:type="spellEnd"/>
          </w:p>
        </w:tc>
        <w:tc>
          <w:tcPr>
            <w:tcW w:w="1632" w:type="dxa"/>
          </w:tcPr>
          <w:p w14:paraId="16E4A9B4" w14:textId="77777777" w:rsidR="007D2AAF" w:rsidRPr="0035724F" w:rsidRDefault="007D2AAF" w:rsidP="0035724F">
            <w:pPr>
              <w:spacing w:after="120"/>
              <w:rPr>
                <w:sz w:val="20"/>
              </w:rPr>
            </w:pPr>
            <w:r w:rsidRPr="0035724F">
              <w:rPr>
                <w:sz w:val="20"/>
              </w:rPr>
              <w:t>BI</w:t>
            </w:r>
          </w:p>
        </w:tc>
        <w:tc>
          <w:tcPr>
            <w:tcW w:w="2148" w:type="dxa"/>
          </w:tcPr>
          <w:p w14:paraId="16E4A9B5" w14:textId="77777777" w:rsidR="007D2AAF" w:rsidRPr="0035724F" w:rsidRDefault="007D2AAF" w:rsidP="0035724F">
            <w:pPr>
              <w:spacing w:after="120"/>
              <w:rPr>
                <w:sz w:val="20"/>
              </w:rPr>
            </w:pPr>
            <w:r w:rsidRPr="0035724F">
              <w:rPr>
                <w:sz w:val="20"/>
              </w:rPr>
              <w:t>Physician Contact</w:t>
            </w:r>
          </w:p>
        </w:tc>
      </w:tr>
      <w:tr w:rsidR="007D2AAF" w:rsidRPr="0035724F" w14:paraId="16E4A9BC" w14:textId="77777777" w:rsidTr="006B4698">
        <w:tc>
          <w:tcPr>
            <w:tcW w:w="720" w:type="dxa"/>
          </w:tcPr>
          <w:p w14:paraId="16E4A9B7" w14:textId="77777777" w:rsidR="007D2AAF" w:rsidRPr="0035724F" w:rsidRDefault="00810E52" w:rsidP="0035724F">
            <w:pPr>
              <w:spacing w:after="120"/>
              <w:rPr>
                <w:sz w:val="20"/>
              </w:rPr>
            </w:pPr>
            <w:r w:rsidRPr="0035724F">
              <w:rPr>
                <w:sz w:val="20"/>
              </w:rPr>
              <w:t>1254</w:t>
            </w:r>
          </w:p>
        </w:tc>
        <w:tc>
          <w:tcPr>
            <w:tcW w:w="2250" w:type="dxa"/>
          </w:tcPr>
          <w:p w14:paraId="16E4A9B8" w14:textId="77777777" w:rsidR="007D2AAF" w:rsidRPr="0035724F" w:rsidRDefault="007D2AAF" w:rsidP="0035724F">
            <w:pPr>
              <w:spacing w:after="120"/>
              <w:rPr>
                <w:sz w:val="20"/>
              </w:rPr>
            </w:pPr>
            <w:proofErr w:type="spellStart"/>
            <w:r w:rsidRPr="0035724F">
              <w:rPr>
                <w:sz w:val="20"/>
              </w:rPr>
              <w:t>tblBenefitsInvestigation</w:t>
            </w:r>
            <w:proofErr w:type="spellEnd"/>
          </w:p>
        </w:tc>
        <w:tc>
          <w:tcPr>
            <w:tcW w:w="2610" w:type="dxa"/>
          </w:tcPr>
          <w:p w14:paraId="16E4A9B9" w14:textId="77777777" w:rsidR="007D2AAF" w:rsidRPr="0035724F" w:rsidRDefault="007D2AAF" w:rsidP="0035724F">
            <w:pPr>
              <w:spacing w:after="120"/>
              <w:rPr>
                <w:sz w:val="20"/>
              </w:rPr>
            </w:pPr>
            <w:proofErr w:type="spellStart"/>
            <w:r w:rsidRPr="0035724F">
              <w:rPr>
                <w:sz w:val="20"/>
              </w:rPr>
              <w:t>BIResolutionEnumID</w:t>
            </w:r>
            <w:proofErr w:type="spellEnd"/>
          </w:p>
        </w:tc>
        <w:tc>
          <w:tcPr>
            <w:tcW w:w="1632" w:type="dxa"/>
          </w:tcPr>
          <w:p w14:paraId="16E4A9BA" w14:textId="77777777" w:rsidR="007D2AAF" w:rsidRPr="0035724F" w:rsidRDefault="007D2AAF" w:rsidP="0035724F">
            <w:pPr>
              <w:spacing w:after="120"/>
              <w:rPr>
                <w:sz w:val="20"/>
              </w:rPr>
            </w:pPr>
            <w:r w:rsidRPr="0035724F">
              <w:rPr>
                <w:sz w:val="20"/>
              </w:rPr>
              <w:t>BI</w:t>
            </w:r>
          </w:p>
        </w:tc>
        <w:tc>
          <w:tcPr>
            <w:tcW w:w="2148" w:type="dxa"/>
          </w:tcPr>
          <w:p w14:paraId="16E4A9BB" w14:textId="77777777" w:rsidR="007D2AAF" w:rsidRPr="0035724F" w:rsidRDefault="007D2AAF" w:rsidP="0035724F">
            <w:pPr>
              <w:spacing w:after="120"/>
              <w:rPr>
                <w:sz w:val="20"/>
              </w:rPr>
            </w:pPr>
            <w:r w:rsidRPr="0035724F">
              <w:rPr>
                <w:sz w:val="20"/>
              </w:rPr>
              <w:t>Resolution</w:t>
            </w:r>
          </w:p>
        </w:tc>
      </w:tr>
      <w:tr w:rsidR="007D2AAF" w:rsidRPr="0035724F" w14:paraId="16E4A9C2" w14:textId="77777777" w:rsidTr="006B4698">
        <w:tc>
          <w:tcPr>
            <w:tcW w:w="720" w:type="dxa"/>
          </w:tcPr>
          <w:p w14:paraId="16E4A9BD" w14:textId="77777777" w:rsidR="007D2AAF" w:rsidRPr="0035724F" w:rsidRDefault="00810E52" w:rsidP="0035724F">
            <w:pPr>
              <w:spacing w:after="120"/>
              <w:rPr>
                <w:sz w:val="20"/>
              </w:rPr>
            </w:pPr>
            <w:r w:rsidRPr="0035724F">
              <w:rPr>
                <w:sz w:val="20"/>
              </w:rPr>
              <w:t>1255</w:t>
            </w:r>
          </w:p>
        </w:tc>
        <w:tc>
          <w:tcPr>
            <w:tcW w:w="2250" w:type="dxa"/>
          </w:tcPr>
          <w:p w14:paraId="16E4A9BE" w14:textId="77777777" w:rsidR="007D2AAF" w:rsidRPr="0035724F" w:rsidRDefault="007D2AAF" w:rsidP="0035724F">
            <w:pPr>
              <w:spacing w:after="120"/>
              <w:rPr>
                <w:sz w:val="20"/>
              </w:rPr>
            </w:pPr>
            <w:proofErr w:type="spellStart"/>
            <w:r w:rsidRPr="0035724F">
              <w:rPr>
                <w:sz w:val="20"/>
              </w:rPr>
              <w:t>tblBenefitsInvestigation</w:t>
            </w:r>
            <w:proofErr w:type="spellEnd"/>
          </w:p>
        </w:tc>
        <w:tc>
          <w:tcPr>
            <w:tcW w:w="2610" w:type="dxa"/>
          </w:tcPr>
          <w:p w14:paraId="16E4A9BF" w14:textId="77777777" w:rsidR="007D2AAF" w:rsidRPr="0035724F" w:rsidRDefault="007D2AAF" w:rsidP="0035724F">
            <w:pPr>
              <w:spacing w:after="120"/>
              <w:rPr>
                <w:sz w:val="20"/>
              </w:rPr>
            </w:pPr>
            <w:proofErr w:type="spellStart"/>
            <w:r w:rsidRPr="0035724F">
              <w:rPr>
                <w:sz w:val="20"/>
              </w:rPr>
              <w:t>InvestigationResultsEnumID</w:t>
            </w:r>
            <w:proofErr w:type="spellEnd"/>
          </w:p>
        </w:tc>
        <w:tc>
          <w:tcPr>
            <w:tcW w:w="1632" w:type="dxa"/>
          </w:tcPr>
          <w:p w14:paraId="16E4A9C0" w14:textId="77777777" w:rsidR="007D2AAF" w:rsidRPr="0035724F" w:rsidRDefault="007D2AAF" w:rsidP="0035724F">
            <w:pPr>
              <w:spacing w:after="120"/>
              <w:rPr>
                <w:sz w:val="20"/>
              </w:rPr>
            </w:pPr>
            <w:r w:rsidRPr="0035724F">
              <w:rPr>
                <w:sz w:val="20"/>
              </w:rPr>
              <w:t>BI</w:t>
            </w:r>
          </w:p>
        </w:tc>
        <w:tc>
          <w:tcPr>
            <w:tcW w:w="2148" w:type="dxa"/>
          </w:tcPr>
          <w:p w14:paraId="16E4A9C1" w14:textId="77777777" w:rsidR="007D2AAF" w:rsidRPr="0035724F" w:rsidRDefault="007D2AAF" w:rsidP="0035724F">
            <w:pPr>
              <w:spacing w:after="120"/>
              <w:rPr>
                <w:sz w:val="20"/>
              </w:rPr>
            </w:pPr>
            <w:r w:rsidRPr="0035724F">
              <w:rPr>
                <w:sz w:val="20"/>
              </w:rPr>
              <w:t>BI Results</w:t>
            </w:r>
          </w:p>
        </w:tc>
      </w:tr>
      <w:tr w:rsidR="007D2AAF" w:rsidRPr="0035724F" w14:paraId="16E4A9C8" w14:textId="77777777" w:rsidTr="006B4698">
        <w:tc>
          <w:tcPr>
            <w:tcW w:w="720" w:type="dxa"/>
          </w:tcPr>
          <w:p w14:paraId="16E4A9C3" w14:textId="77777777" w:rsidR="007D2AAF" w:rsidRPr="0035724F" w:rsidRDefault="00810E52" w:rsidP="0035724F">
            <w:pPr>
              <w:spacing w:after="120"/>
              <w:rPr>
                <w:sz w:val="20"/>
              </w:rPr>
            </w:pPr>
            <w:r w:rsidRPr="0035724F">
              <w:rPr>
                <w:sz w:val="20"/>
              </w:rPr>
              <w:t>1256</w:t>
            </w:r>
          </w:p>
        </w:tc>
        <w:tc>
          <w:tcPr>
            <w:tcW w:w="2250" w:type="dxa"/>
          </w:tcPr>
          <w:p w14:paraId="16E4A9C4" w14:textId="77777777" w:rsidR="007D2AAF" w:rsidRPr="0035724F" w:rsidRDefault="007D2AAF" w:rsidP="0035724F">
            <w:pPr>
              <w:spacing w:after="120"/>
              <w:rPr>
                <w:sz w:val="20"/>
              </w:rPr>
            </w:pPr>
            <w:proofErr w:type="spellStart"/>
            <w:r w:rsidRPr="0035724F">
              <w:rPr>
                <w:sz w:val="20"/>
              </w:rPr>
              <w:t>tblBenefitsInvestigation</w:t>
            </w:r>
            <w:proofErr w:type="spellEnd"/>
          </w:p>
        </w:tc>
        <w:tc>
          <w:tcPr>
            <w:tcW w:w="2610" w:type="dxa"/>
          </w:tcPr>
          <w:p w14:paraId="16E4A9C5" w14:textId="77777777" w:rsidR="007D2AAF" w:rsidRPr="0035724F" w:rsidRDefault="007D2AAF" w:rsidP="0035724F">
            <w:pPr>
              <w:spacing w:after="120"/>
              <w:rPr>
                <w:sz w:val="20"/>
              </w:rPr>
            </w:pPr>
            <w:proofErr w:type="spellStart"/>
            <w:r w:rsidRPr="0035724F">
              <w:rPr>
                <w:sz w:val="20"/>
              </w:rPr>
              <w:t>StartDate</w:t>
            </w:r>
            <w:proofErr w:type="spellEnd"/>
          </w:p>
        </w:tc>
        <w:tc>
          <w:tcPr>
            <w:tcW w:w="1632" w:type="dxa"/>
          </w:tcPr>
          <w:p w14:paraId="16E4A9C6" w14:textId="77777777" w:rsidR="007D2AAF" w:rsidRPr="0035724F" w:rsidRDefault="007D2AAF" w:rsidP="0035724F">
            <w:pPr>
              <w:spacing w:after="120"/>
              <w:rPr>
                <w:sz w:val="20"/>
              </w:rPr>
            </w:pPr>
            <w:r w:rsidRPr="0035724F">
              <w:rPr>
                <w:sz w:val="20"/>
              </w:rPr>
              <w:t>BI</w:t>
            </w:r>
          </w:p>
        </w:tc>
        <w:tc>
          <w:tcPr>
            <w:tcW w:w="2148" w:type="dxa"/>
          </w:tcPr>
          <w:p w14:paraId="16E4A9C7" w14:textId="77777777" w:rsidR="007D2AAF" w:rsidRPr="0035724F" w:rsidRDefault="007D2AAF" w:rsidP="0035724F">
            <w:pPr>
              <w:spacing w:after="120"/>
              <w:rPr>
                <w:sz w:val="20"/>
              </w:rPr>
            </w:pPr>
            <w:r w:rsidRPr="0035724F">
              <w:rPr>
                <w:sz w:val="20"/>
              </w:rPr>
              <w:t>BI Sent</w:t>
            </w:r>
          </w:p>
        </w:tc>
      </w:tr>
      <w:tr w:rsidR="007D2AAF" w:rsidRPr="0035724F" w14:paraId="16E4A9CE" w14:textId="77777777" w:rsidTr="006B4698">
        <w:tc>
          <w:tcPr>
            <w:tcW w:w="720" w:type="dxa"/>
          </w:tcPr>
          <w:p w14:paraId="16E4A9C9" w14:textId="77777777" w:rsidR="007D2AAF" w:rsidRPr="0035724F" w:rsidRDefault="00810E52" w:rsidP="0035724F">
            <w:pPr>
              <w:spacing w:after="120"/>
              <w:rPr>
                <w:sz w:val="20"/>
              </w:rPr>
            </w:pPr>
            <w:r w:rsidRPr="0035724F">
              <w:rPr>
                <w:sz w:val="20"/>
              </w:rPr>
              <w:t>1257</w:t>
            </w:r>
          </w:p>
        </w:tc>
        <w:tc>
          <w:tcPr>
            <w:tcW w:w="2250" w:type="dxa"/>
          </w:tcPr>
          <w:p w14:paraId="16E4A9CA" w14:textId="77777777" w:rsidR="007D2AAF" w:rsidRPr="0035724F" w:rsidRDefault="007D2AAF" w:rsidP="0035724F">
            <w:pPr>
              <w:spacing w:after="120"/>
              <w:rPr>
                <w:sz w:val="20"/>
              </w:rPr>
            </w:pPr>
            <w:proofErr w:type="spellStart"/>
            <w:r w:rsidRPr="0035724F">
              <w:rPr>
                <w:sz w:val="20"/>
              </w:rPr>
              <w:t>tblBenefitsInvestigation</w:t>
            </w:r>
            <w:proofErr w:type="spellEnd"/>
          </w:p>
        </w:tc>
        <w:tc>
          <w:tcPr>
            <w:tcW w:w="2610" w:type="dxa"/>
          </w:tcPr>
          <w:p w14:paraId="16E4A9CB" w14:textId="77777777" w:rsidR="007D2AAF" w:rsidRPr="0035724F" w:rsidRDefault="007D2AAF" w:rsidP="0035724F">
            <w:pPr>
              <w:spacing w:after="120"/>
              <w:rPr>
                <w:sz w:val="20"/>
              </w:rPr>
            </w:pPr>
            <w:proofErr w:type="spellStart"/>
            <w:r w:rsidRPr="0035724F">
              <w:rPr>
                <w:sz w:val="20"/>
              </w:rPr>
              <w:t>EndDate</w:t>
            </w:r>
            <w:proofErr w:type="spellEnd"/>
          </w:p>
        </w:tc>
        <w:tc>
          <w:tcPr>
            <w:tcW w:w="1632" w:type="dxa"/>
          </w:tcPr>
          <w:p w14:paraId="16E4A9CC" w14:textId="77777777" w:rsidR="007D2AAF" w:rsidRPr="0035724F" w:rsidRDefault="007D2AAF" w:rsidP="0035724F">
            <w:pPr>
              <w:spacing w:after="120"/>
              <w:rPr>
                <w:sz w:val="20"/>
              </w:rPr>
            </w:pPr>
            <w:r w:rsidRPr="0035724F">
              <w:rPr>
                <w:sz w:val="20"/>
              </w:rPr>
              <w:t>BI</w:t>
            </w:r>
          </w:p>
        </w:tc>
        <w:tc>
          <w:tcPr>
            <w:tcW w:w="2148" w:type="dxa"/>
          </w:tcPr>
          <w:p w14:paraId="16E4A9CD" w14:textId="77777777" w:rsidR="007D2AAF" w:rsidRPr="0035724F" w:rsidRDefault="007D2AAF" w:rsidP="0035724F">
            <w:pPr>
              <w:spacing w:after="120"/>
              <w:rPr>
                <w:sz w:val="20"/>
              </w:rPr>
            </w:pPr>
            <w:r w:rsidRPr="0035724F">
              <w:rPr>
                <w:sz w:val="20"/>
              </w:rPr>
              <w:t>BI Completed</w:t>
            </w:r>
          </w:p>
        </w:tc>
      </w:tr>
    </w:tbl>
    <w:p w14:paraId="16E4A9CF" w14:textId="77777777" w:rsidR="00EC2B18" w:rsidRPr="0011545D" w:rsidRDefault="00EC2B18" w:rsidP="0011545D">
      <w:pPr>
        <w:rPr>
          <w:sz w:val="20"/>
        </w:rPr>
      </w:pPr>
    </w:p>
    <w:p w14:paraId="16E4A9D0" w14:textId="77777777" w:rsidR="00684432" w:rsidRDefault="004E62D1" w:rsidP="006F622A">
      <w:pPr>
        <w:pStyle w:val="Body3"/>
      </w:pPr>
      <w:proofErr w:type="gramStart"/>
      <w:r>
        <w:t>FR-</w:t>
      </w:r>
      <w:r w:rsidR="00810E52">
        <w:t>1260.</w:t>
      </w:r>
      <w:proofErr w:type="gramEnd"/>
      <w:r w:rsidR="0035724F">
        <w:t xml:space="preserve"> </w:t>
      </w:r>
      <w:r w:rsidR="00810E52">
        <w:t xml:space="preserve"> </w:t>
      </w:r>
      <w:r w:rsidR="007D2AAF">
        <w:t xml:space="preserve">The BI Sent, BI Completed, BI Results, and Resolution fields in </w:t>
      </w:r>
      <w:proofErr w:type="spellStart"/>
      <w:r w:rsidR="007D2AAF">
        <w:t>tblBenefitsInvestigation</w:t>
      </w:r>
      <w:proofErr w:type="spellEnd"/>
      <w:r w:rsidR="007D2AAF">
        <w:t xml:space="preserve"> are editable from the UI, but are also filled in by automated communication from </w:t>
      </w:r>
      <w:proofErr w:type="spellStart"/>
      <w:r w:rsidR="007D2AAF">
        <w:t>Quadax</w:t>
      </w:r>
      <w:proofErr w:type="spellEnd"/>
      <w:r w:rsidR="007D2AAF">
        <w:t>, our benefits investigation provider.</w:t>
      </w:r>
    </w:p>
    <w:p w14:paraId="16E4A9D1" w14:textId="77777777" w:rsidR="00684432" w:rsidRDefault="002D2DFC" w:rsidP="006F622A">
      <w:pPr>
        <w:pStyle w:val="Heading2"/>
      </w:pPr>
      <w:bookmarkStart w:id="4474" w:name="_Toc248042346"/>
      <w:bookmarkStart w:id="4475" w:name="_Toc270946281"/>
      <w:bookmarkStart w:id="4476" w:name="_Toc278358750"/>
      <w:bookmarkStart w:id="4477" w:name="_Toc295735827"/>
      <w:r w:rsidRPr="00FB06D0">
        <w:t>Actions menu</w:t>
      </w:r>
      <w:bookmarkEnd w:id="4474"/>
      <w:bookmarkEnd w:id="4475"/>
      <w:bookmarkEnd w:id="4476"/>
      <w:bookmarkEnd w:id="4477"/>
    </w:p>
    <w:p w14:paraId="16E4A9D2" w14:textId="77777777" w:rsidR="00684432" w:rsidRDefault="002D2DFC" w:rsidP="006F622A">
      <w:pPr>
        <w:pStyle w:val="Heading3"/>
      </w:pPr>
      <w:bookmarkStart w:id="4478" w:name="_Toc248042347"/>
      <w:bookmarkStart w:id="4479" w:name="_Toc270946282"/>
      <w:bookmarkStart w:id="4480" w:name="_Toc278358751"/>
      <w:bookmarkStart w:id="4481" w:name="_Toc295735828"/>
      <w:r w:rsidRPr="00FB06D0">
        <w:t>Cancel Requisition</w:t>
      </w:r>
      <w:bookmarkEnd w:id="4478"/>
      <w:bookmarkEnd w:id="4479"/>
      <w:bookmarkEnd w:id="4480"/>
      <w:bookmarkEnd w:id="4481"/>
    </w:p>
    <w:p w14:paraId="16E4A9D3" w14:textId="77777777" w:rsidR="00684432" w:rsidRDefault="00286FB2" w:rsidP="006F622A">
      <w:pPr>
        <w:pStyle w:val="Body3"/>
      </w:pPr>
      <w:r>
        <w:t>Requirements not yet documented.</w:t>
      </w:r>
    </w:p>
    <w:p w14:paraId="16E4A9D4" w14:textId="77777777" w:rsidR="00684432" w:rsidRDefault="002D2DFC" w:rsidP="006F622A">
      <w:pPr>
        <w:pStyle w:val="Heading3"/>
      </w:pPr>
      <w:bookmarkStart w:id="4482" w:name="_Toc248042348"/>
      <w:bookmarkStart w:id="4483" w:name="_Toc270946283"/>
      <w:bookmarkStart w:id="4484" w:name="_Toc278358752"/>
      <w:bookmarkStart w:id="4485" w:name="_Toc295735829"/>
      <w:r w:rsidRPr="00FB06D0">
        <w:t>Customer Service Case</w:t>
      </w:r>
      <w:bookmarkEnd w:id="4482"/>
      <w:bookmarkEnd w:id="4483"/>
      <w:bookmarkEnd w:id="4484"/>
      <w:bookmarkEnd w:id="4485"/>
    </w:p>
    <w:p w14:paraId="16E4A9D5" w14:textId="77777777" w:rsidR="00684432" w:rsidRDefault="00286FB2" w:rsidP="006F622A">
      <w:pPr>
        <w:pStyle w:val="Body3"/>
      </w:pPr>
      <w:r>
        <w:t>Requirements not yet documented.</w:t>
      </w:r>
    </w:p>
    <w:p w14:paraId="16E4A9D6" w14:textId="77777777" w:rsidR="00684432" w:rsidRDefault="002D2DFC" w:rsidP="006F622A">
      <w:pPr>
        <w:pStyle w:val="Heading3"/>
      </w:pPr>
      <w:bookmarkStart w:id="4486" w:name="_Toc248042349"/>
      <w:bookmarkStart w:id="4487" w:name="_Toc270946284"/>
      <w:bookmarkStart w:id="4488" w:name="_Toc278358753"/>
      <w:bookmarkStart w:id="4489" w:name="_Toc295735830"/>
      <w:r w:rsidRPr="00FB06D0">
        <w:t>Intake Complete</w:t>
      </w:r>
      <w:bookmarkEnd w:id="4486"/>
      <w:bookmarkEnd w:id="4487"/>
      <w:bookmarkEnd w:id="4488"/>
      <w:bookmarkEnd w:id="4489"/>
    </w:p>
    <w:p w14:paraId="16E4A9D7" w14:textId="77777777" w:rsidR="00684432" w:rsidRDefault="00864E32" w:rsidP="006F622A">
      <w:pPr>
        <w:pStyle w:val="Body3"/>
      </w:pPr>
      <w:r w:rsidRPr="0057677D">
        <w:t xml:space="preserve">The Intake Complete process </w:t>
      </w:r>
      <w:r w:rsidR="00284656" w:rsidRPr="0057677D">
        <w:t xml:space="preserve">finishes when sufficient information has been entered for a benefits investigation, if required. </w:t>
      </w:r>
    </w:p>
    <w:p w14:paraId="16E4A9D8" w14:textId="77777777" w:rsidR="00684432" w:rsidRDefault="00284656" w:rsidP="006F622A">
      <w:pPr>
        <w:pStyle w:val="Body3"/>
      </w:pPr>
      <w:r w:rsidRPr="0057677D">
        <w:t xml:space="preserve">The Intake Complete process is not always invoked; for example, for Medicare patients, more information is required than the Intake Complete validation checks for, and so </w:t>
      </w:r>
      <w:proofErr w:type="spellStart"/>
      <w:r w:rsidRPr="0057677D">
        <w:t>accessioners</w:t>
      </w:r>
      <w:proofErr w:type="spellEnd"/>
      <w:r w:rsidRPr="0057677D">
        <w:t xml:space="preserve"> only use Data Entry Complete.</w:t>
      </w:r>
    </w:p>
    <w:p w14:paraId="16E4A9D9" w14:textId="77777777" w:rsidR="00684432" w:rsidRDefault="0004425B" w:rsidP="006F622A">
      <w:pPr>
        <w:pStyle w:val="Body3"/>
      </w:pPr>
      <w:proofErr w:type="gramStart"/>
      <w:r w:rsidRPr="0057677D">
        <w:t>FR-601.</w:t>
      </w:r>
      <w:proofErr w:type="gramEnd"/>
      <w:r w:rsidRPr="0057677D">
        <w:t xml:space="preserve"> </w:t>
      </w:r>
      <w:r w:rsidR="00805815">
        <w:t xml:space="preserve"> </w:t>
      </w:r>
      <w:r w:rsidR="00823D6C" w:rsidRPr="0057677D">
        <w:t>The Intake Complete process is invoked by selecting Intake Complete from the actions menu.</w:t>
      </w:r>
    </w:p>
    <w:p w14:paraId="16E4A9DA" w14:textId="77777777" w:rsidR="00684432" w:rsidRDefault="0004425B" w:rsidP="006F622A">
      <w:pPr>
        <w:pStyle w:val="Body3"/>
        <w:rPr>
          <w:ins w:id="4490" w:author="bmooney" w:date="2011-07-20T10:30:00Z"/>
        </w:rPr>
      </w:pPr>
      <w:proofErr w:type="gramStart"/>
      <w:r w:rsidRPr="0057677D">
        <w:t>FR-602.</w:t>
      </w:r>
      <w:proofErr w:type="gramEnd"/>
      <w:r w:rsidRPr="0057677D">
        <w:t xml:space="preserve"> </w:t>
      </w:r>
      <w:r w:rsidR="00805815">
        <w:t xml:space="preserve"> </w:t>
      </w:r>
      <w:r w:rsidR="004C0478" w:rsidRPr="0057677D">
        <w:t>The Intake Complete process performs requisi</w:t>
      </w:r>
      <w:r w:rsidR="00FE182D" w:rsidRPr="0057677D">
        <w:t>tion data validation; refer to SARP Requisition Validation Rules.xls</w:t>
      </w:r>
      <w:r w:rsidR="004C0478" w:rsidRPr="0057677D">
        <w:t xml:space="preserve"> for the checks that should be performed at Intake</w:t>
      </w:r>
      <w:r w:rsidR="00F3750A" w:rsidRPr="0057677D">
        <w:t xml:space="preserve"> </w:t>
      </w:r>
      <w:r w:rsidR="004C0478" w:rsidRPr="0057677D">
        <w:t xml:space="preserve">Complete. </w:t>
      </w:r>
    </w:p>
    <w:p w14:paraId="172815B7" w14:textId="614F2688" w:rsidR="004D70D9" w:rsidRDefault="004D70D9" w:rsidP="006F622A">
      <w:pPr>
        <w:pStyle w:val="Body3"/>
        <w:rPr>
          <w:ins w:id="4491" w:author="bmooney" w:date="2011-07-20T10:30:00Z"/>
        </w:rPr>
      </w:pPr>
      <w:ins w:id="4492" w:author="bmooney" w:date="2011-07-20T10:30:00Z">
        <w:r>
          <w:t>The Intake Complete process basically follows the following flow chart:</w:t>
        </w:r>
      </w:ins>
    </w:p>
    <w:p w14:paraId="77D5D4BC" w14:textId="2600E1D1" w:rsidR="004D70D9" w:rsidRDefault="004D70D9" w:rsidP="006F622A">
      <w:pPr>
        <w:pStyle w:val="Body3"/>
      </w:pPr>
      <w:ins w:id="4493" w:author="bmooney" w:date="2011-07-20T10:30:00Z">
        <w:r>
          <w:object w:dxaOrig="6564" w:dyaOrig="11244" w14:anchorId="0641D1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pt;height:563pt" o:ole="">
              <v:imagedata r:id="rId62" o:title=""/>
            </v:shape>
            <o:OLEObject Type="Embed" ProgID="Visio.Drawing.11" ShapeID="_x0000_i1025" DrawAspect="Content" ObjectID="_1379920436" r:id="rId63"/>
          </w:object>
        </w:r>
      </w:ins>
    </w:p>
    <w:p w14:paraId="16E4A9DB" w14:textId="77777777" w:rsidR="00684432" w:rsidRDefault="00333C45" w:rsidP="006F622A">
      <w:pPr>
        <w:pStyle w:val="Heading4"/>
      </w:pPr>
      <w:r>
        <w:t xml:space="preserve">Medicare 14-day rule case </w:t>
      </w:r>
    </w:p>
    <w:p w14:paraId="16E4A9DC" w14:textId="77777777" w:rsidR="00684432" w:rsidRDefault="00333C45" w:rsidP="006F622A">
      <w:pPr>
        <w:pStyle w:val="Body4"/>
      </w:pPr>
      <w:r w:rsidRPr="008E254F">
        <w:t xml:space="preserve">The Medicare 14 day rule stipulates that a hospital (rather than a test provider like GHI) must bill Medicare for tests that are </w:t>
      </w:r>
      <w:proofErr w:type="spellStart"/>
      <w:r w:rsidRPr="008E254F">
        <w:t>perfomed</w:t>
      </w:r>
      <w:proofErr w:type="spellEnd"/>
      <w:r w:rsidRPr="008E254F">
        <w:t xml:space="preserve"> within 14 days of a patient being treated in that hospital. GHI is prohibited by law from counseling hospitals or doctors to send tests in later in order to avoid this rule; however, we do want </w:t>
      </w:r>
      <w:r>
        <w:t>to cancel</w:t>
      </w:r>
      <w:r w:rsidRPr="008E254F">
        <w:t xml:space="preserve"> requisitions from hospitals that have failed to pay us in the past</w:t>
      </w:r>
      <w:r>
        <w:t>.</w:t>
      </w:r>
      <w:r w:rsidR="001C6605">
        <w:t xml:space="preserve"> </w:t>
      </w:r>
      <w:r>
        <w:t xml:space="preserve"> In addition, we would like to place outreach calls to explain our billing policy and the danger of cancellation unless we know that the hospital involved has a good payment record. </w:t>
      </w:r>
    </w:p>
    <w:p w14:paraId="16E4A9DD" w14:textId="77777777" w:rsidR="00684432" w:rsidRDefault="00333C45" w:rsidP="006F622A">
      <w:pPr>
        <w:pStyle w:val="Body4"/>
      </w:pPr>
      <w:r w:rsidRPr="008E254F">
        <w:t>Here is a flowchart (for reference only) which describes how these cases will be created and processed:</w:t>
      </w:r>
    </w:p>
    <w:p w14:paraId="16E4A9DE" w14:textId="059E3672" w:rsidR="00EC2B18" w:rsidRPr="0011545D" w:rsidRDefault="009A17A9">
      <w:pPr>
        <w:rPr>
          <w:sz w:val="20"/>
          <w:highlight w:val="yellow"/>
        </w:rPr>
      </w:pPr>
      <w:del w:id="4494" w:author="bmooney" w:date="2011-07-20T10:40:00Z">
        <w:r w:rsidRPr="004E62D1" w:rsidDel="009A17A9">
          <w:object w:dxaOrig="14716" w:dyaOrig="13918" w14:anchorId="16E4B002">
            <v:shape id="_x0000_i1026" type="#_x0000_t75" style="width:565pt;height:534.5pt" o:ole="">
              <v:imagedata r:id="rId64" o:title=""/>
            </v:shape>
            <o:OLEObject Type="Embed" ProgID="Visio.Drawing.11" ShapeID="_x0000_i1026" DrawAspect="Content" ObjectID="_1379920437" r:id="rId65"/>
          </w:object>
        </w:r>
      </w:del>
      <w:ins w:id="4495" w:author="bmooney" w:date="2011-07-20T10:41:00Z">
        <w:r w:rsidRPr="009A17A9">
          <w:t xml:space="preserve"> </w:t>
        </w:r>
      </w:ins>
      <w:ins w:id="4496" w:author="bmooney" w:date="2011-07-20T10:41:00Z">
        <w:r>
          <w:object w:dxaOrig="12249" w:dyaOrig="16130" w14:anchorId="0D8A184E">
            <v:shape id="_x0000_i1027" type="#_x0000_t75" style="width:468pt;height:616pt" o:ole="">
              <v:imagedata r:id="rId66" o:title=""/>
            </v:shape>
            <o:OLEObject Type="Embed" ProgID="Visio.Drawing.11" ShapeID="_x0000_i1027" DrawAspect="Content" ObjectID="_1379920438" r:id="rId67"/>
          </w:object>
        </w:r>
      </w:ins>
    </w:p>
    <w:p w14:paraId="16E4A9DF" w14:textId="77777777" w:rsidR="00684432" w:rsidRDefault="00333C45" w:rsidP="006F622A">
      <w:pPr>
        <w:pStyle w:val="Body4"/>
      </w:pPr>
      <w:proofErr w:type="gramStart"/>
      <w:r w:rsidRPr="008E254F">
        <w:t>FR-710.</w:t>
      </w:r>
      <w:proofErr w:type="gramEnd"/>
      <w:r w:rsidRPr="008E254F">
        <w:t xml:space="preserve"> </w:t>
      </w:r>
      <w:r w:rsidR="004E62D1">
        <w:t xml:space="preserve"> </w:t>
      </w:r>
      <w:r w:rsidRPr="008E254F">
        <w:t>We need to generate case</w:t>
      </w:r>
      <w:r>
        <w:t>s at</w:t>
      </w:r>
      <w:r w:rsidRPr="008E254F">
        <w:t xml:space="preserve"> Intake Complete for specimens that may run into “the Medicare 14-day rule”.  This case should be triggered immediately after validation rules run, before Clinical Experience cases are generated.</w:t>
      </w:r>
    </w:p>
    <w:p w14:paraId="0BF73F5A" w14:textId="12EAEE87" w:rsidR="00F618CB" w:rsidRDefault="00333C45">
      <w:pPr>
        <w:pStyle w:val="Heading5"/>
        <w:rPr>
          <w:ins w:id="4497" w:author="bmooney" w:date="2011-07-20T10:50:00Z"/>
        </w:rPr>
        <w:pPrChange w:id="4498" w:author="bmooney" w:date="2011-07-20T10:50:00Z">
          <w:pPr>
            <w:pStyle w:val="Body4"/>
          </w:pPr>
        </w:pPrChange>
      </w:pPr>
      <w:moveFromRangeStart w:id="4499" w:author="bmooney" w:date="2011-07-20T10:51:00Z" w:name="move298922392"/>
      <w:moveFrom w:id="4500" w:author="bmooney" w:date="2011-07-20T10:51:00Z">
        <w:r w:rsidDel="00F618CB">
          <w:t xml:space="preserve">FR-711-FR-714. </w:t>
        </w:r>
        <w:r w:rsidR="004E62D1" w:rsidDel="00F618CB">
          <w:t xml:space="preserve"> </w:t>
        </w:r>
        <w:r w:rsidDel="00F618CB">
          <w:t>These requirement numbers unused.</w:t>
        </w:r>
      </w:moveFrom>
      <w:moveFromRangeEnd w:id="4499"/>
      <w:ins w:id="4501" w:author="bmooney" w:date="2011-07-20T10:49:00Z">
        <w:r w:rsidR="00F618CB">
          <w:t xml:space="preserve">Configuration for </w:t>
        </w:r>
      </w:ins>
      <w:ins w:id="4502" w:author="bmooney" w:date="2011-07-20T10:50:00Z">
        <w:r w:rsidR="00F618CB">
          <w:t>l</w:t>
        </w:r>
      </w:ins>
      <w:ins w:id="4503" w:author="bmooney" w:date="2011-07-20T10:49:00Z">
        <w:r w:rsidR="00F618CB">
          <w:t xml:space="preserve">isting </w:t>
        </w:r>
      </w:ins>
      <w:ins w:id="4504" w:author="bmooney" w:date="2011-07-20T10:50:00Z">
        <w:r w:rsidR="00F618CB">
          <w:t>s</w:t>
        </w:r>
      </w:ins>
      <w:ins w:id="4505" w:author="bmooney" w:date="2011-07-20T10:49:00Z">
        <w:r w:rsidR="00F618CB">
          <w:t xml:space="preserve">tudies where Medicare DOS is </w:t>
        </w:r>
      </w:ins>
      <w:ins w:id="4506" w:author="bmooney" w:date="2011-07-20T10:50:00Z">
        <w:r w:rsidR="00F618CB">
          <w:t>r</w:t>
        </w:r>
      </w:ins>
      <w:ins w:id="4507" w:author="bmooney" w:date="2011-07-20T10:49:00Z">
        <w:r w:rsidR="00F618CB">
          <w:t>equired</w:t>
        </w:r>
      </w:ins>
    </w:p>
    <w:p w14:paraId="5A154F36" w14:textId="74D8AACF" w:rsidR="00F618CB" w:rsidRDefault="00F618CB">
      <w:pPr>
        <w:pStyle w:val="Body5"/>
        <w:ind w:left="1080"/>
        <w:rPr>
          <w:ins w:id="4508" w:author="bmooney" w:date="2011-07-20T10:51:00Z"/>
        </w:rPr>
        <w:pPrChange w:id="4509" w:author="bmooney" w:date="2011-07-20T10:50:00Z">
          <w:pPr>
            <w:pStyle w:val="Body4"/>
          </w:pPr>
        </w:pPrChange>
      </w:pPr>
      <w:ins w:id="4510" w:author="bmooney" w:date="2011-07-20T10:50:00Z">
        <w:r>
          <w:t>In general, we want to suppress Medicare DOS cases when a requisition is associated with a study. However, there may be certain studies that require DOS processing.</w:t>
        </w:r>
      </w:ins>
    </w:p>
    <w:p w14:paraId="3659E237" w14:textId="7D2B4B5A" w:rsidR="00F618CB" w:rsidDel="0047388C" w:rsidRDefault="00F618CB" w:rsidP="00F618CB">
      <w:pPr>
        <w:pStyle w:val="Body4"/>
        <w:rPr>
          <w:del w:id="4511" w:author="bmooney" w:date="2011-07-20T10:56:00Z"/>
        </w:rPr>
      </w:pPr>
      <w:moveToRangeStart w:id="4512" w:author="bmooney" w:date="2011-07-20T10:51:00Z" w:name="move298922392"/>
      <w:proofErr w:type="gramStart"/>
      <w:moveTo w:id="4513" w:author="bmooney" w:date="2011-07-20T10:51:00Z">
        <w:r>
          <w:t>FR-71</w:t>
        </w:r>
        <w:del w:id="4514" w:author="bmooney" w:date="2011-07-20T10:55:00Z">
          <w:r w:rsidDel="0047388C">
            <w:delText>1</w:delText>
          </w:r>
        </w:del>
      </w:moveTo>
      <w:ins w:id="4515" w:author="bmooney" w:date="2011-07-20T10:55:00Z">
        <w:r w:rsidR="0047388C">
          <w:t>3</w:t>
        </w:r>
      </w:ins>
      <w:moveTo w:id="4516" w:author="bmooney" w:date="2011-07-20T10:51:00Z">
        <w:r>
          <w:t>-FR-714.</w:t>
        </w:r>
        <w:proofErr w:type="gramEnd"/>
        <w:r>
          <w:t xml:space="preserve">  </w:t>
        </w:r>
        <w:proofErr w:type="gramStart"/>
        <w:r>
          <w:t>These requirement numbers unused.</w:t>
        </w:r>
      </w:moveTo>
      <w:proofErr w:type="gramEnd"/>
    </w:p>
    <w:moveToRangeEnd w:id="4512"/>
    <w:p w14:paraId="59CD5C46" w14:textId="77777777" w:rsidR="00F618CB" w:rsidRDefault="00F618CB">
      <w:pPr>
        <w:pStyle w:val="Body4"/>
        <w:rPr>
          <w:ins w:id="4517" w:author="bmooney" w:date="2011-07-20T10:50:00Z"/>
        </w:rPr>
      </w:pPr>
    </w:p>
    <w:p w14:paraId="7E8CA667" w14:textId="651C8552" w:rsidR="00F618CB" w:rsidRDefault="00F618CB">
      <w:pPr>
        <w:pStyle w:val="Body5"/>
        <w:ind w:left="1080"/>
        <w:rPr>
          <w:ins w:id="4518" w:author="bmooney" w:date="2011-07-20T10:55:00Z"/>
        </w:rPr>
        <w:pPrChange w:id="4519" w:author="bmooney" w:date="2011-07-20T10:50:00Z">
          <w:pPr>
            <w:pStyle w:val="Body4"/>
          </w:pPr>
        </w:pPrChange>
      </w:pPr>
      <w:proofErr w:type="gramStart"/>
      <w:ins w:id="4520" w:author="bmooney" w:date="2011-07-20T10:50:00Z">
        <w:r>
          <w:t>FR-711.</w:t>
        </w:r>
        <w:proofErr w:type="gramEnd"/>
        <w:r>
          <w:t xml:space="preserve"> </w:t>
        </w:r>
      </w:ins>
      <w:ins w:id="4521" w:author="bmooney" w:date="2011-07-20T10:55:00Z">
        <w:r w:rsidR="0047388C">
          <w:t xml:space="preserve">The </w:t>
        </w:r>
        <w:proofErr w:type="spellStart"/>
        <w:r w:rsidR="0047388C">
          <w:t>app.config</w:t>
        </w:r>
        <w:proofErr w:type="spellEnd"/>
        <w:r w:rsidR="0047388C">
          <w:t xml:space="preserve"> file will contain a list of study accounts that need Medicare DOS cases created.</w:t>
        </w:r>
      </w:ins>
    </w:p>
    <w:p w14:paraId="4A59764F" w14:textId="43BC6AB0" w:rsidR="0047388C" w:rsidRPr="00F618CB" w:rsidRDefault="0047388C">
      <w:pPr>
        <w:pStyle w:val="Body5"/>
        <w:ind w:left="1080"/>
        <w:pPrChange w:id="4522" w:author="bmooney" w:date="2011-07-20T10:50:00Z">
          <w:pPr>
            <w:pStyle w:val="Body4"/>
          </w:pPr>
        </w:pPrChange>
      </w:pPr>
      <w:proofErr w:type="gramStart"/>
      <w:ins w:id="4523" w:author="bmooney" w:date="2011-07-20T10:55:00Z">
        <w:r>
          <w:t>FR-712.</w:t>
        </w:r>
        <w:proofErr w:type="gramEnd"/>
        <w:r>
          <w:t xml:space="preserve"> If a requisition is associated with a study not on that list, then </w:t>
        </w:r>
      </w:ins>
      <w:ins w:id="4524" w:author="bmooney" w:date="2011-07-20T10:56:00Z">
        <w:r>
          <w:t>no Medicare DOS cases (missing data or courtesy call or cancellation) will be created for that requisition.</w:t>
        </w:r>
      </w:ins>
    </w:p>
    <w:p w14:paraId="16E4A9E1" w14:textId="77777777" w:rsidR="00684432" w:rsidRDefault="00333C45" w:rsidP="006F622A">
      <w:pPr>
        <w:pStyle w:val="Heading5"/>
      </w:pPr>
      <w:r>
        <w:t xml:space="preserve">Configuration </w:t>
      </w:r>
      <w:proofErr w:type="gramStart"/>
      <w:r>
        <w:t>For</w:t>
      </w:r>
      <w:proofErr w:type="gramEnd"/>
      <w:r>
        <w:t xml:space="preserve"> Mapping Pathology Accounts to </w:t>
      </w:r>
      <w:smartTag w:uri="urn:schemas-microsoft-com:office:smarttags" w:element="State">
        <w:smartTag w:uri="urn:schemas-microsoft-com:office:smarttags" w:element="place">
          <w:r>
            <w:t>Cal</w:t>
          </w:r>
        </w:smartTag>
      </w:smartTag>
      <w:r>
        <w:t>l Type</w:t>
      </w:r>
    </w:p>
    <w:p w14:paraId="16E4A9E2" w14:textId="77777777" w:rsidR="00684432" w:rsidRDefault="00333C45" w:rsidP="006F622A">
      <w:pPr>
        <w:pStyle w:val="Body5"/>
      </w:pPr>
      <w:r>
        <w:t xml:space="preserve">We will attach campaign codes in CRM to hospital and pathology accounts to </w:t>
      </w:r>
      <w:smartTag w:uri="urn:schemas-microsoft-com:office:smarttags" w:element="State">
        <w:smartTag w:uri="urn:schemas-microsoft-com:office:smarttags" w:element="place">
          <w:r>
            <w:t>ind</w:t>
          </w:r>
        </w:smartTag>
      </w:smartTag>
      <w:r>
        <w:t xml:space="preserve">icate their payment status. These campaign codes should dictate whether the account is should receive no call, a courtesy call to explain our billing rules, or whether requisitions from this hospital or pathology account should be cancelled.   In order to ensure </w:t>
      </w:r>
      <w:proofErr w:type="spellStart"/>
      <w:r>
        <w:t>maxiumum</w:t>
      </w:r>
      <w:proofErr w:type="spellEnd"/>
      <w:r>
        <w:t xml:space="preserve"> policy flexibility, we would like to be able to change which codes cause which system behaviors as a configuration change rather than a code change.  There may be multiple campaign codes that map to the same behavior. The default behavior, if an account has no code, is initially a courtesy call, but we may change this in the future.  </w:t>
      </w:r>
    </w:p>
    <w:p w14:paraId="16E4A9E3" w14:textId="77777777" w:rsidR="00684432" w:rsidRDefault="00333C45" w:rsidP="006F622A">
      <w:pPr>
        <w:pStyle w:val="Body5"/>
      </w:pPr>
      <w:r>
        <w:t xml:space="preserve">In addition, we need to be able to specify different behaviors for different test types. Here is a sample </w:t>
      </w:r>
      <w:proofErr w:type="spellStart"/>
      <w:r>
        <w:t>app.config</w:t>
      </w:r>
      <w:proofErr w:type="spellEnd"/>
      <w:r>
        <w:t xml:space="preserve"> that would carry out the requirements below. Note that the real </w:t>
      </w:r>
      <w:proofErr w:type="spellStart"/>
      <w:r>
        <w:t>app.config</w:t>
      </w:r>
      <w:proofErr w:type="spellEnd"/>
      <w:r>
        <w:t xml:space="preserve"> does not need to be identical to this; this is just for explanation:</w:t>
      </w:r>
    </w:p>
    <w:p w14:paraId="16E4A9E4" w14:textId="77777777" w:rsidR="00EC2B18" w:rsidRPr="0011545D" w:rsidRDefault="00EC2B18" w:rsidP="0011545D">
      <w:pPr>
        <w:rPr>
          <w:sz w:val="20"/>
        </w:rPr>
      </w:pPr>
    </w:p>
    <w:p w14:paraId="16E4A9E5" w14:textId="77777777" w:rsidR="00684432" w:rsidRDefault="00333C45" w:rsidP="006F622A">
      <w:pPr>
        <w:pStyle w:val="Body5"/>
      </w:pPr>
      <w:r>
        <w:t>&lt;add key=”</w:t>
      </w:r>
      <w:proofErr w:type="spellStart"/>
      <w:r>
        <w:t>MedicareDOS.Breast.DOSCX</w:t>
      </w:r>
      <w:proofErr w:type="spellEnd"/>
      <w:r>
        <w:t>” value = “Cancellation Call”&gt;</w:t>
      </w:r>
    </w:p>
    <w:p w14:paraId="16E4A9E6" w14:textId="77777777" w:rsidR="00684432" w:rsidRDefault="00333C45" w:rsidP="006F622A">
      <w:pPr>
        <w:pStyle w:val="Body5"/>
      </w:pPr>
      <w:r>
        <w:t>&lt;add key=”</w:t>
      </w:r>
      <w:proofErr w:type="spellStart"/>
      <w:r>
        <w:t>MedicareDOS.Colon.DOSCX</w:t>
      </w:r>
      <w:proofErr w:type="spellEnd"/>
      <w:r>
        <w:t>” value = “Cancellation Call”&gt;</w:t>
      </w:r>
    </w:p>
    <w:p w14:paraId="16E4A9E7" w14:textId="77777777" w:rsidR="00684432" w:rsidRDefault="00333C45" w:rsidP="006F622A">
      <w:pPr>
        <w:pStyle w:val="Body5"/>
      </w:pPr>
      <w:r>
        <w:t>&lt;add key=”</w:t>
      </w:r>
      <w:proofErr w:type="spellStart"/>
      <w:r>
        <w:t>MedicareDOS.Breast</w:t>
      </w:r>
      <w:proofErr w:type="spellEnd"/>
      <w:r>
        <w:t xml:space="preserve">. </w:t>
      </w:r>
      <w:proofErr w:type="gramStart"/>
      <w:r>
        <w:t>default</w:t>
      </w:r>
      <w:proofErr w:type="gramEnd"/>
      <w:r>
        <w:t>” value = “Courtesy Call”&gt;</w:t>
      </w:r>
    </w:p>
    <w:p w14:paraId="16E4A9E8" w14:textId="77777777" w:rsidR="00684432" w:rsidRDefault="00333C45" w:rsidP="006F622A">
      <w:pPr>
        <w:pStyle w:val="Body5"/>
      </w:pPr>
      <w:r>
        <w:t>&lt;add key=”</w:t>
      </w:r>
      <w:proofErr w:type="spellStart"/>
      <w:r>
        <w:t>MedicareDOS.Colon</w:t>
      </w:r>
      <w:proofErr w:type="spellEnd"/>
      <w:r>
        <w:t xml:space="preserve">. </w:t>
      </w:r>
      <w:proofErr w:type="gramStart"/>
      <w:r>
        <w:t>default</w:t>
      </w:r>
      <w:proofErr w:type="gramEnd"/>
      <w:r>
        <w:t>” value = “Courtesy Call”&gt;</w:t>
      </w:r>
    </w:p>
    <w:p w14:paraId="16E4A9E9" w14:textId="77777777" w:rsidR="00684432" w:rsidRDefault="00333C45" w:rsidP="006F622A">
      <w:pPr>
        <w:pStyle w:val="Body5"/>
      </w:pPr>
      <w:r>
        <w:t>&lt;add key=”</w:t>
      </w:r>
      <w:proofErr w:type="spellStart"/>
      <w:r>
        <w:t>MedicareDOS.Breast</w:t>
      </w:r>
      <w:proofErr w:type="spellEnd"/>
      <w:r>
        <w:t>. DOSOKBREAST” value = “No Call”&gt;</w:t>
      </w:r>
    </w:p>
    <w:p w14:paraId="16E4A9EA" w14:textId="77777777" w:rsidR="00684432" w:rsidRDefault="00333C45" w:rsidP="006F622A">
      <w:pPr>
        <w:pStyle w:val="Body5"/>
      </w:pPr>
      <w:r>
        <w:t>&lt;add key=”</w:t>
      </w:r>
      <w:proofErr w:type="spellStart"/>
      <w:r>
        <w:t>MedicareDOS.Colon</w:t>
      </w:r>
      <w:proofErr w:type="spellEnd"/>
      <w:r>
        <w:t>. DOSOKCOLON” value = “No Call”&gt;</w:t>
      </w:r>
    </w:p>
    <w:p w14:paraId="16E4A9EB" w14:textId="77777777" w:rsidR="00684432" w:rsidRDefault="00333C45" w:rsidP="006F622A">
      <w:pPr>
        <w:pStyle w:val="Body5"/>
      </w:pPr>
      <w:r>
        <w:t>&lt;add key=”</w:t>
      </w:r>
      <w:proofErr w:type="spellStart"/>
      <w:r>
        <w:t>MedicareDOS.Breast</w:t>
      </w:r>
      <w:proofErr w:type="spellEnd"/>
      <w:r>
        <w:t>. AMBULATORY” value = “No Call”&gt;</w:t>
      </w:r>
    </w:p>
    <w:p w14:paraId="16E4A9EC" w14:textId="77777777" w:rsidR="00684432" w:rsidRDefault="00333C45" w:rsidP="006F622A">
      <w:pPr>
        <w:pStyle w:val="Body5"/>
      </w:pPr>
      <w:r>
        <w:t>&lt;add key=”</w:t>
      </w:r>
      <w:proofErr w:type="spellStart"/>
      <w:r>
        <w:t>MedicareDOS.Colon</w:t>
      </w:r>
      <w:proofErr w:type="spellEnd"/>
      <w:r>
        <w:t>. AMBULATORY” value = “No Call”&gt;</w:t>
      </w:r>
    </w:p>
    <w:p w14:paraId="16E4A9ED" w14:textId="77777777" w:rsidR="00EC2B18" w:rsidRPr="0011545D" w:rsidRDefault="00EC2B18" w:rsidP="0011545D">
      <w:pPr>
        <w:rPr>
          <w:sz w:val="20"/>
        </w:rPr>
      </w:pPr>
    </w:p>
    <w:p w14:paraId="16E4A9EE" w14:textId="77777777" w:rsidR="00684432" w:rsidRDefault="00333C45" w:rsidP="006F622A">
      <w:pPr>
        <w:pStyle w:val="Body5"/>
      </w:pPr>
      <w:proofErr w:type="gramStart"/>
      <w:r>
        <w:t>FR-715.</w:t>
      </w:r>
      <w:proofErr w:type="gramEnd"/>
      <w:r>
        <w:t xml:space="preserve"> </w:t>
      </w:r>
      <w:r w:rsidR="00A960EC">
        <w:t xml:space="preserve"> </w:t>
      </w:r>
      <w:r>
        <w:t xml:space="preserve">For any given campaign code, we need to be able to specify a Medicare DOS behavior: </w:t>
      </w:r>
      <w:smartTag w:uri="urn:schemas-microsoft-com:office:smarttags" w:element="place">
        <w:smartTag w:uri="urn:schemas-microsoft-com:office:smarttags" w:element="City">
          <w:r>
            <w:t>No</w:t>
          </w:r>
        </w:smartTag>
        <w:r>
          <w:t xml:space="preserve"> </w:t>
        </w:r>
        <w:smartTag w:uri="urn:schemas-microsoft-com:office:smarttags" w:element="State">
          <w:r>
            <w:t>Cal</w:t>
          </w:r>
        </w:smartTag>
      </w:smartTag>
      <w:r>
        <w:t xml:space="preserve">l, Courtesy Call, </w:t>
      </w:r>
      <w:proofErr w:type="gramStart"/>
      <w:r>
        <w:t>Cancellation</w:t>
      </w:r>
      <w:proofErr w:type="gramEnd"/>
      <w:r>
        <w:t>.</w:t>
      </w:r>
    </w:p>
    <w:p w14:paraId="16E4A9EF" w14:textId="77777777" w:rsidR="00684432" w:rsidRDefault="00333C45" w:rsidP="006F622A">
      <w:pPr>
        <w:pStyle w:val="Body5"/>
      </w:pPr>
      <w:proofErr w:type="gramStart"/>
      <w:r>
        <w:t>FR-716.</w:t>
      </w:r>
      <w:proofErr w:type="gramEnd"/>
      <w:r>
        <w:t xml:space="preserve"> </w:t>
      </w:r>
      <w:r w:rsidR="00A960EC">
        <w:t xml:space="preserve"> </w:t>
      </w:r>
      <w:r>
        <w:t>We need to be able to specify a default behavior for accounts with no Medicare DOS campaign codes. (Note that an account might have a campaign code indicating, for example, that they have been informed about our policies for submitting male breast cancer samples, but no campaign codes that have meaning for Medicare DOS.</w:t>
      </w:r>
      <w:r w:rsidR="00A960EC">
        <w:t xml:space="preserve"> </w:t>
      </w:r>
      <w:r>
        <w:t xml:space="preserve"> That account should trigger the default DOS behavior.)</w:t>
      </w:r>
    </w:p>
    <w:p w14:paraId="16E4A9F0" w14:textId="77777777" w:rsidR="00684432" w:rsidRDefault="00333C45" w:rsidP="006F622A">
      <w:pPr>
        <w:pStyle w:val="Body5"/>
      </w:pPr>
      <w:proofErr w:type="gramStart"/>
      <w:r>
        <w:t>FR-717.</w:t>
      </w:r>
      <w:proofErr w:type="gramEnd"/>
      <w:r>
        <w:t xml:space="preserve"> </w:t>
      </w:r>
      <w:r w:rsidR="00A960EC">
        <w:t xml:space="preserve"> </w:t>
      </w:r>
      <w:r>
        <w:t xml:space="preserve">If an account is tagged with a set of campaign codes that would imply multiple behaviors, then the behavior is chosen with Cancellation most preferred, then Courtesy Call, and then No Call. </w:t>
      </w:r>
    </w:p>
    <w:p w14:paraId="16E4A9F1" w14:textId="77777777" w:rsidR="00684432" w:rsidRDefault="00333C45" w:rsidP="006F622A">
      <w:pPr>
        <w:pStyle w:val="Body5"/>
      </w:pPr>
      <w:proofErr w:type="gramStart"/>
      <w:r w:rsidRPr="008E254F">
        <w:t>FR-</w:t>
      </w:r>
      <w:r>
        <w:t>718</w:t>
      </w:r>
      <w:r w:rsidRPr="008E254F">
        <w:t>.</w:t>
      </w:r>
      <w:proofErr w:type="gramEnd"/>
      <w:r w:rsidR="00A960EC">
        <w:t xml:space="preserve">  </w:t>
      </w:r>
      <w:r>
        <w:t xml:space="preserve">Initially, hospitals and pathology accounts that have a good colon payment record under the Medicare 14-day rule will be flagged in CRM with </w:t>
      </w:r>
      <w:proofErr w:type="gramStart"/>
      <w:r>
        <w:t>a the</w:t>
      </w:r>
      <w:proofErr w:type="gramEnd"/>
      <w:r>
        <w:t xml:space="preserve"> following campaign code: </w:t>
      </w:r>
      <w:r w:rsidR="00A960EC">
        <w:t xml:space="preserve"> </w:t>
      </w:r>
      <w:r>
        <w:t>DOSOKCOLON.  This campaign code will map to the No Call behavior.</w:t>
      </w:r>
    </w:p>
    <w:p w14:paraId="16E4A9F2" w14:textId="77777777" w:rsidR="00684432" w:rsidRDefault="00333C45" w:rsidP="006F622A">
      <w:pPr>
        <w:pStyle w:val="Body5"/>
      </w:pPr>
      <w:proofErr w:type="gramStart"/>
      <w:r>
        <w:t>FR-719.</w:t>
      </w:r>
      <w:proofErr w:type="gramEnd"/>
      <w:r>
        <w:t xml:space="preserve"> </w:t>
      </w:r>
      <w:r w:rsidR="00A960EC">
        <w:t xml:space="preserve"> </w:t>
      </w:r>
      <w:r>
        <w:t xml:space="preserve">Initially, ambulatory surgery accounts will be flagged in CRM with the following campaign code: AMBULATORY. This campaign code will map to the No Call behavior for both breast and colon. Note that ambulatory surgery accounts are not subject to the DOS rule and therefore we can bill Medicare for requisitions whose pathology account is an ambulatory surgery account. </w:t>
      </w:r>
    </w:p>
    <w:p w14:paraId="16E4A9F3" w14:textId="77777777" w:rsidR="00684432" w:rsidRDefault="00333C45" w:rsidP="006F622A">
      <w:pPr>
        <w:pStyle w:val="Body5"/>
      </w:pPr>
      <w:proofErr w:type="gramStart"/>
      <w:r w:rsidRPr="008E254F">
        <w:t>FR-720</w:t>
      </w:r>
      <w:r w:rsidR="00A960EC">
        <w:t>.</w:t>
      </w:r>
      <w:proofErr w:type="gramEnd"/>
      <w:r w:rsidR="00A960EC">
        <w:t xml:space="preserve"> </w:t>
      </w:r>
      <w:r w:rsidRPr="008E254F">
        <w:t xml:space="preserve"> </w:t>
      </w:r>
      <w:r>
        <w:t>Initially, h</w:t>
      </w:r>
      <w:r w:rsidRPr="008E254F">
        <w:t>ospitals and pathology accounts that have a poor payment record under the Medicare 14-day rule will be flagged in CRM with</w:t>
      </w:r>
      <w:r>
        <w:t xml:space="preserve"> the following campaign code: DOSCX</w:t>
      </w:r>
      <w:r w:rsidRPr="008E254F">
        <w:t>.</w:t>
      </w:r>
      <w:r w:rsidDel="007964A2">
        <w:t xml:space="preserve"> </w:t>
      </w:r>
      <w:r>
        <w:t xml:space="preserve"> This campaign code will map to the Cancellation behavior for both breast and colon</w:t>
      </w:r>
    </w:p>
    <w:p w14:paraId="16E4A9F4" w14:textId="77777777" w:rsidR="00684432" w:rsidRDefault="00333C45" w:rsidP="006F622A">
      <w:pPr>
        <w:pStyle w:val="Body5"/>
      </w:pPr>
      <w:proofErr w:type="gramStart"/>
      <w:r w:rsidRPr="008E254F">
        <w:t>FR-721.</w:t>
      </w:r>
      <w:proofErr w:type="gramEnd"/>
      <w:r w:rsidR="00A960EC">
        <w:t xml:space="preserve">  </w:t>
      </w:r>
      <w:r>
        <w:t xml:space="preserve">Initially, hospitals and pathology accounts that have a good breast payment record under the Medicare 14-day rule will be flagged in CRM with </w:t>
      </w:r>
      <w:proofErr w:type="gramStart"/>
      <w:r>
        <w:t>a the</w:t>
      </w:r>
      <w:proofErr w:type="gramEnd"/>
      <w:r>
        <w:t xml:space="preserve"> following campaign code: DOSOKBREAST.  This campaign code will map to the No Call behavior.</w:t>
      </w:r>
    </w:p>
    <w:p w14:paraId="16E4A9F5" w14:textId="77777777" w:rsidR="00684432" w:rsidRDefault="00333C45" w:rsidP="006F622A">
      <w:pPr>
        <w:pStyle w:val="Body5"/>
      </w:pPr>
      <w:proofErr w:type="gramStart"/>
      <w:r w:rsidRPr="008E254F">
        <w:t>FR-722.</w:t>
      </w:r>
      <w:proofErr w:type="gramEnd"/>
      <w:r w:rsidR="00A960EC">
        <w:t xml:space="preserve"> </w:t>
      </w:r>
      <w:r w:rsidRPr="008E254F">
        <w:t xml:space="preserve"> </w:t>
      </w:r>
      <w:r>
        <w:t>Initially, the default behavior for accounts with no campaign code will be Courtesy Call for both breast and colon.</w:t>
      </w:r>
    </w:p>
    <w:p w14:paraId="16E4A9F6" w14:textId="77777777" w:rsidR="00684432" w:rsidRDefault="00333C45" w:rsidP="006F622A">
      <w:pPr>
        <w:pStyle w:val="Heading5"/>
      </w:pPr>
      <w:r>
        <w:t>Medicare Date of Service Missing Data Case</w:t>
      </w:r>
    </w:p>
    <w:p w14:paraId="16E4A9F7" w14:textId="77777777" w:rsidR="00684432" w:rsidRDefault="00333C45" w:rsidP="006F622A">
      <w:pPr>
        <w:pStyle w:val="Body5"/>
      </w:pPr>
      <w:proofErr w:type="gramStart"/>
      <w:r w:rsidRPr="008E254F">
        <w:t>FR-723.</w:t>
      </w:r>
      <w:proofErr w:type="gramEnd"/>
      <w:r w:rsidRPr="008E254F">
        <w:t xml:space="preserve"> </w:t>
      </w:r>
      <w:r w:rsidR="00A960EC">
        <w:t xml:space="preserve"> </w:t>
      </w:r>
      <w:r w:rsidRPr="008E254F">
        <w:t xml:space="preserve">We need the following pieces of data in order to know whether or not to trigger a DOS case: </w:t>
      </w:r>
      <w:r w:rsidR="00A960EC">
        <w:t xml:space="preserve"> </w:t>
      </w:r>
      <w:r w:rsidRPr="008E254F">
        <w:t xml:space="preserve">Block Archive Retrieval Date, Surgery Date, </w:t>
      </w:r>
      <w:smartTag w:uri="urn:schemas-microsoft-com:office:smarttags" w:element="Street">
        <w:smartTag w:uri="urn:schemas-microsoft-com:office:smarttags" w:element="address">
          <w:r w:rsidRPr="008E254F">
            <w:t>Hospitalization St</w:t>
          </w:r>
        </w:smartTag>
      </w:smartTag>
      <w:r w:rsidRPr="008E254F">
        <w:t xml:space="preserve">atus (Inpatient, Outpatient, </w:t>
      </w:r>
      <w:proofErr w:type="gramStart"/>
      <w:r w:rsidRPr="008E254F">
        <w:t>Non</w:t>
      </w:r>
      <w:proofErr w:type="gramEnd"/>
      <w:r w:rsidRPr="008E254F">
        <w:t>-hospital patient), Signature Date, Discharge Date (Inpatient only).</w:t>
      </w:r>
    </w:p>
    <w:p w14:paraId="16E4A9F8" w14:textId="0D17A90A" w:rsidR="00684432" w:rsidRDefault="00333C45" w:rsidP="006F622A">
      <w:pPr>
        <w:pStyle w:val="Body5"/>
      </w:pPr>
      <w:proofErr w:type="gramStart"/>
      <w:r w:rsidRPr="008E254F">
        <w:t>FR-724.</w:t>
      </w:r>
      <w:proofErr w:type="gramEnd"/>
      <w:r w:rsidRPr="008E254F">
        <w:t xml:space="preserve"> </w:t>
      </w:r>
      <w:r w:rsidR="00A960EC">
        <w:t xml:space="preserve"> </w:t>
      </w:r>
      <w:ins w:id="4525" w:author="bmooney" w:date="2011-07-20T10:42:00Z">
        <w:r w:rsidR="009A17A9">
          <w:t xml:space="preserve">Given that the requisition is not associated with a study (or is associated with a study on our list of Medicare DOS studies), </w:t>
        </w:r>
      </w:ins>
      <w:del w:id="4526" w:author="bmooney" w:date="2011-07-20T10:42:00Z">
        <w:r w:rsidRPr="008E254F" w:rsidDel="009A17A9">
          <w:delText>If</w:delText>
        </w:r>
      </w:del>
      <w:ins w:id="4527" w:author="bmooney" w:date="2011-07-20T10:44:00Z">
        <w:r w:rsidR="00F618CB">
          <w:t>and</w:t>
        </w:r>
      </w:ins>
      <w:r w:rsidRPr="008E254F">
        <w:t xml:space="preserve"> the Bill To value is Medicare</w:t>
      </w:r>
      <w:r>
        <w:t xml:space="preserve"> </w:t>
      </w:r>
      <w:r w:rsidRPr="008E254F">
        <w:t>and</w:t>
      </w:r>
      <w:ins w:id="4528" w:author="bmooney" w:date="2011-07-20T10:45:00Z">
        <w:r w:rsidR="00F618CB">
          <w:t xml:space="preserve"> </w:t>
        </w:r>
      </w:ins>
      <w:del w:id="4529" w:author="bmooney" w:date="2011-07-20T10:42:00Z">
        <w:r w:rsidRPr="008E254F" w:rsidDel="009A17A9">
          <w:delText xml:space="preserve"> </w:delText>
        </w:r>
      </w:del>
      <w:r w:rsidRPr="008E254F">
        <w:t>we are missing any of the data mentioned in FR-723</w:t>
      </w:r>
      <w:ins w:id="4530" w:author="bmooney" w:date="2011-07-20T10:44:00Z">
        <w:r w:rsidR="00F618CB">
          <w:t>, when the user presses Intake Complete, then</w:t>
        </w:r>
      </w:ins>
      <w:del w:id="4531" w:author="bmooney" w:date="2011-07-20T10:44:00Z">
        <w:r w:rsidRPr="008E254F" w:rsidDel="00F618CB">
          <w:delText>,</w:delText>
        </w:r>
      </w:del>
      <w:r w:rsidRPr="008E254F">
        <w:t xml:space="preserve"> we will open up a DOS Missing Data case</w:t>
      </w:r>
      <w:ins w:id="4532" w:author="bmooney" w:date="2011-07-20T10:44:00Z">
        <w:r w:rsidR="00F618CB">
          <w:t xml:space="preserve"> </w:t>
        </w:r>
      </w:ins>
      <w:del w:id="4533" w:author="bmooney" w:date="2011-07-20T10:44:00Z">
        <w:r w:rsidRPr="008E254F" w:rsidDel="00F618CB">
          <w:delText xml:space="preserve">. </w:delText>
        </w:r>
      </w:del>
    </w:p>
    <w:p w14:paraId="16E4A9F9" w14:textId="77777777" w:rsidR="00684432" w:rsidRDefault="00333C45" w:rsidP="006F622A">
      <w:pPr>
        <w:pStyle w:val="Body5"/>
      </w:pPr>
      <w:proofErr w:type="gramStart"/>
      <w:r w:rsidRPr="008E254F">
        <w:t>FR-725.</w:t>
      </w:r>
      <w:proofErr w:type="gramEnd"/>
      <w:r w:rsidRPr="008E254F">
        <w:t xml:space="preserve"> </w:t>
      </w:r>
      <w:r w:rsidR="00A960EC">
        <w:t xml:space="preserve"> </w:t>
      </w:r>
      <w:r w:rsidRPr="008E254F">
        <w:t>The DOS Missing Data case will appear in</w:t>
      </w:r>
      <w:r>
        <w:t xml:space="preserve"> a queue specified in the application configuration file. </w:t>
      </w:r>
      <w:r w:rsidR="00A960EC">
        <w:t xml:space="preserve"> </w:t>
      </w:r>
      <w:r>
        <w:t>The production queue will be</w:t>
      </w:r>
      <w:r w:rsidRPr="008E254F">
        <w:t xml:space="preserve"> the Omaha Missing Data queue.</w:t>
      </w:r>
    </w:p>
    <w:p w14:paraId="16E4A9FA" w14:textId="77777777" w:rsidR="00684432" w:rsidRDefault="00333C45" w:rsidP="006F622A">
      <w:pPr>
        <w:pStyle w:val="Body5"/>
      </w:pPr>
      <w:proofErr w:type="gramStart"/>
      <w:r w:rsidRPr="008E254F">
        <w:t>FR-726.</w:t>
      </w:r>
      <w:proofErr w:type="gramEnd"/>
      <w:r w:rsidRPr="008E254F">
        <w:t xml:space="preserve"> </w:t>
      </w:r>
      <w:r w:rsidR="00A960EC">
        <w:t xml:space="preserve"> </w:t>
      </w:r>
      <w:r w:rsidRPr="008E254F">
        <w:t xml:space="preserve">The DOS Missing Data case’s subject will </w:t>
      </w:r>
      <w:r>
        <w:t xml:space="preserve">be specified in the application configuration file. </w:t>
      </w:r>
      <w:r w:rsidR="00A960EC">
        <w:t xml:space="preserve"> </w:t>
      </w:r>
      <w:r>
        <w:t xml:space="preserve">The production subject will be </w:t>
      </w:r>
      <w:r w:rsidRPr="008E254F">
        <w:t xml:space="preserve">the </w:t>
      </w:r>
      <w:proofErr w:type="spellStart"/>
      <w:r w:rsidRPr="008E254F">
        <w:t>the</w:t>
      </w:r>
      <w:proofErr w:type="spellEnd"/>
      <w:r w:rsidRPr="008E254F">
        <w:t xml:space="preserve"> CRM subject “Missing Data”</w:t>
      </w:r>
      <w:r>
        <w:t>.</w:t>
      </w:r>
      <w:r w:rsidRPr="008E254F">
        <w:t xml:space="preserve"> </w:t>
      </w:r>
    </w:p>
    <w:p w14:paraId="16E4A9FB" w14:textId="77777777" w:rsidR="00684432" w:rsidRDefault="00333C45" w:rsidP="006F622A">
      <w:pPr>
        <w:pStyle w:val="Body5"/>
      </w:pPr>
      <w:proofErr w:type="gramStart"/>
      <w:r w:rsidRPr="008E254F">
        <w:t>FR-727.</w:t>
      </w:r>
      <w:proofErr w:type="gramEnd"/>
      <w:r w:rsidRPr="008E254F">
        <w:t xml:space="preserve"> </w:t>
      </w:r>
      <w:r w:rsidR="00A960EC">
        <w:t xml:space="preserve"> </w:t>
      </w:r>
      <w:r w:rsidRPr="008E254F">
        <w:t>The DOS Missing Data case message will indicate which pieces of data from the list in FR-723 are missing.</w:t>
      </w:r>
    </w:p>
    <w:p w14:paraId="16E4A9FC" w14:textId="77777777" w:rsidR="00684432" w:rsidRDefault="00A960EC" w:rsidP="006F622A">
      <w:pPr>
        <w:pStyle w:val="Body5"/>
      </w:pPr>
      <w:proofErr w:type="gramStart"/>
      <w:r>
        <w:t>FR-728.</w:t>
      </w:r>
      <w:proofErr w:type="gramEnd"/>
      <w:r>
        <w:t xml:space="preserve">  </w:t>
      </w:r>
      <w:r w:rsidR="00333C45" w:rsidRPr="008E254F">
        <w:t xml:space="preserve">The DOS Missing Data case message will also contain the following text: </w:t>
      </w:r>
      <w:r>
        <w:t xml:space="preserve"> </w:t>
      </w:r>
      <w:r w:rsidR="00333C45" w:rsidRPr="008E254F">
        <w:t>“Please record in the requisition notes:</w:t>
      </w:r>
    </w:p>
    <w:p w14:paraId="16E4A9FD" w14:textId="77777777" w:rsidR="00684432" w:rsidRDefault="00333C45" w:rsidP="006F622A">
      <w:pPr>
        <w:pStyle w:val="Body5"/>
        <w:numPr>
          <w:ilvl w:val="0"/>
          <w:numId w:val="37"/>
        </w:numPr>
      </w:pPr>
      <w:r w:rsidRPr="008E254F">
        <w:t xml:space="preserve">Hospital Name </w:t>
      </w:r>
    </w:p>
    <w:p w14:paraId="16E4A9FE" w14:textId="77777777" w:rsidR="00684432" w:rsidRDefault="00333C45" w:rsidP="006F622A">
      <w:pPr>
        <w:pStyle w:val="Body5"/>
        <w:numPr>
          <w:ilvl w:val="0"/>
          <w:numId w:val="37"/>
        </w:numPr>
      </w:pPr>
      <w:r w:rsidRPr="008E254F">
        <w:t>Is this hospital flagged for DOS billing issues</w:t>
      </w:r>
      <w:r>
        <w:t>?</w:t>
      </w:r>
      <w:proofErr w:type="gramStart"/>
      <w:r w:rsidRPr="008E254F">
        <w:t>”.</w:t>
      </w:r>
      <w:proofErr w:type="gramEnd"/>
      <w:r w:rsidRPr="008E254F">
        <w:t xml:space="preserve"> </w:t>
      </w:r>
    </w:p>
    <w:p w14:paraId="16E4A9FF" w14:textId="77777777" w:rsidR="00684432" w:rsidRDefault="00333C45" w:rsidP="006F622A">
      <w:pPr>
        <w:pStyle w:val="Body5"/>
      </w:pPr>
      <w:proofErr w:type="gramStart"/>
      <w:r w:rsidRPr="008E254F">
        <w:t>FR-729.</w:t>
      </w:r>
      <w:proofErr w:type="gramEnd"/>
      <w:r w:rsidRPr="008E254F">
        <w:t xml:space="preserve"> </w:t>
      </w:r>
      <w:r w:rsidR="00A960EC">
        <w:t xml:space="preserve"> </w:t>
      </w:r>
      <w:r w:rsidRPr="008E254F">
        <w:t xml:space="preserve">The DOS Missing Data case title will be “Medicare DOS Missing Data: </w:t>
      </w:r>
      <w:r w:rsidR="00A960EC">
        <w:t xml:space="preserve"> </w:t>
      </w:r>
      <w:r w:rsidRPr="008E254F">
        <w:t>requisition {0}” where {0} is replaced by the requisition barcode.</w:t>
      </w:r>
    </w:p>
    <w:p w14:paraId="16E4AA00" w14:textId="77777777" w:rsidR="00684432" w:rsidRDefault="00333C45" w:rsidP="006F622A">
      <w:pPr>
        <w:pStyle w:val="Body5"/>
      </w:pPr>
      <w:proofErr w:type="gramStart"/>
      <w:r w:rsidRPr="008E254F">
        <w:t>FR-730.</w:t>
      </w:r>
      <w:proofErr w:type="gramEnd"/>
      <w:r w:rsidRPr="008E254F">
        <w:t xml:space="preserve"> </w:t>
      </w:r>
      <w:r w:rsidR="00A960EC">
        <w:t xml:space="preserve"> </w:t>
      </w:r>
      <w:r w:rsidRPr="008E254F">
        <w:t>The DOS Missing Data case will be a holding case.  Intake Complete cannot finish if a DOS Missing Data was created.</w:t>
      </w:r>
    </w:p>
    <w:p w14:paraId="16E4AA01" w14:textId="77777777" w:rsidR="00684432" w:rsidRDefault="00333C45" w:rsidP="006F622A">
      <w:pPr>
        <w:pStyle w:val="Body5"/>
      </w:pPr>
      <w:proofErr w:type="gramStart"/>
      <w:r w:rsidRPr="008E254F">
        <w:t>FR-731.</w:t>
      </w:r>
      <w:proofErr w:type="gramEnd"/>
      <w:r w:rsidRPr="008E254F">
        <w:t xml:space="preserve"> </w:t>
      </w:r>
      <w:r w:rsidR="00A960EC">
        <w:t xml:space="preserve"> </w:t>
      </w:r>
      <w:r w:rsidRPr="008E254F">
        <w:t>If we have an existing resolved DOS Missing Data case, but we are still missing data mentioned in FR-723, we should open a new Missing Data case and not finish Intake Complete.</w:t>
      </w:r>
    </w:p>
    <w:p w14:paraId="16E4AA02" w14:textId="77777777" w:rsidR="00684432" w:rsidRDefault="00333C45" w:rsidP="006F622A">
      <w:pPr>
        <w:pStyle w:val="Body5"/>
      </w:pPr>
      <w:proofErr w:type="gramStart"/>
      <w:r w:rsidRPr="008E254F">
        <w:t>FR-732.</w:t>
      </w:r>
      <w:proofErr w:type="gramEnd"/>
      <w:r w:rsidRPr="008E254F">
        <w:t xml:space="preserve"> </w:t>
      </w:r>
      <w:r w:rsidR="00A960EC">
        <w:t xml:space="preserve"> </w:t>
      </w:r>
      <w:r w:rsidRPr="008E254F">
        <w:t>The CRM contact for the Missing Data case should be the Pathology Account.</w:t>
      </w:r>
    </w:p>
    <w:p w14:paraId="16E4AA03" w14:textId="77777777" w:rsidR="00684432" w:rsidRDefault="00333C45" w:rsidP="006F622A">
      <w:pPr>
        <w:pStyle w:val="Body5"/>
      </w:pPr>
      <w:proofErr w:type="gramStart"/>
      <w:r>
        <w:t>FR-733-FR-739.</w:t>
      </w:r>
      <w:proofErr w:type="gramEnd"/>
      <w:r>
        <w:t xml:space="preserve"> </w:t>
      </w:r>
      <w:r w:rsidR="00A960EC">
        <w:t xml:space="preserve"> </w:t>
      </w:r>
      <w:proofErr w:type="gramStart"/>
      <w:r>
        <w:t>These requirement numbers unused.</w:t>
      </w:r>
      <w:proofErr w:type="gramEnd"/>
    </w:p>
    <w:p w14:paraId="16E4AA04" w14:textId="77777777" w:rsidR="00684432" w:rsidRDefault="00333C45" w:rsidP="006F622A">
      <w:pPr>
        <w:pStyle w:val="Heading5"/>
      </w:pPr>
      <w:r>
        <w:t>Medicare Date of Service Rule</w:t>
      </w:r>
    </w:p>
    <w:p w14:paraId="16E4AA05" w14:textId="6631A58C" w:rsidR="00684432" w:rsidRDefault="00333C45" w:rsidP="006F622A">
      <w:pPr>
        <w:pStyle w:val="Body5"/>
      </w:pPr>
      <w:proofErr w:type="gramStart"/>
      <w:r w:rsidRPr="008E254F">
        <w:t>FR-740.</w:t>
      </w:r>
      <w:proofErr w:type="gramEnd"/>
      <w:r w:rsidRPr="008E254F">
        <w:t xml:space="preserve"> </w:t>
      </w:r>
      <w:r w:rsidR="00A960EC">
        <w:t xml:space="preserve"> </w:t>
      </w:r>
      <w:del w:id="4534" w:author="bmooney" w:date="2011-07-20T10:45:00Z">
        <w:r w:rsidRPr="008E254F" w:rsidDel="00F618CB">
          <w:delText xml:space="preserve">If </w:delText>
        </w:r>
      </w:del>
      <w:ins w:id="4535" w:author="bmooney" w:date="2011-07-20T10:45:00Z">
        <w:r w:rsidR="00F618CB">
          <w:t xml:space="preserve">Given that </w:t>
        </w:r>
      </w:ins>
      <w:r w:rsidRPr="008E254F">
        <w:t>the Bill To value is Medicare</w:t>
      </w:r>
      <w:ins w:id="4536" w:author="bmooney" w:date="2011-07-20T10:45:00Z">
        <w:r w:rsidR="00F618CB">
          <w:t>,</w:t>
        </w:r>
      </w:ins>
      <w:r>
        <w:t xml:space="preserve"> and the pathology account is a cancellation or courtesy call account,</w:t>
      </w:r>
      <w:ins w:id="4537" w:author="bmooney" w:date="2011-07-20T10:45:00Z">
        <w:r w:rsidR="00F618CB">
          <w:t xml:space="preserve"> and the requisition is not associated with a study (or is associated with a study on our list of Medicare DOS studies)</w:t>
        </w:r>
      </w:ins>
      <w:r w:rsidRPr="008E254F">
        <w:t xml:space="preserve"> and the following conditions are met, we should open a Medicare DOS </w:t>
      </w:r>
      <w:r>
        <w:t xml:space="preserve">cancellation or courtesy call </w:t>
      </w:r>
      <w:r w:rsidRPr="008E254F">
        <w:t>case:</w:t>
      </w:r>
    </w:p>
    <w:p w14:paraId="16E4AA06" w14:textId="77777777" w:rsidR="00684432" w:rsidRDefault="00333C45" w:rsidP="006F622A">
      <w:pPr>
        <w:ind w:left="1980"/>
        <w:rPr>
          <w:sz w:val="20"/>
        </w:rPr>
      </w:pPr>
      <w:r w:rsidRPr="008E254F">
        <w:rPr>
          <w:sz w:val="20"/>
        </w:rPr>
        <w:t>If (([</w:t>
      </w:r>
      <w:proofErr w:type="spellStart"/>
      <w:r w:rsidRPr="008E254F">
        <w:rPr>
          <w:sz w:val="20"/>
        </w:rPr>
        <w:t>BlockAchieve</w:t>
      </w:r>
      <w:proofErr w:type="spellEnd"/>
      <w:r w:rsidRPr="008E254F">
        <w:rPr>
          <w:sz w:val="20"/>
        </w:rPr>
        <w:t xml:space="preserve"> Retrieval Date] - [Surgery Date]) &lt; 30) {</w:t>
      </w:r>
    </w:p>
    <w:p w14:paraId="16E4AA07" w14:textId="77777777" w:rsidR="00684432" w:rsidRDefault="00333C45" w:rsidP="006F622A">
      <w:pPr>
        <w:ind w:left="1980"/>
        <w:rPr>
          <w:sz w:val="20"/>
        </w:rPr>
      </w:pPr>
      <w:r w:rsidRPr="008E254F">
        <w:rPr>
          <w:sz w:val="20"/>
        </w:rPr>
        <w:tab/>
        <w:t>If ([Hospital Status] = "In Patient")</w:t>
      </w:r>
    </w:p>
    <w:p w14:paraId="16E4AA08" w14:textId="77777777" w:rsidR="00684432" w:rsidRDefault="00333C45" w:rsidP="006F622A">
      <w:pPr>
        <w:ind w:left="1980"/>
        <w:rPr>
          <w:sz w:val="20"/>
        </w:rPr>
      </w:pPr>
      <w:r w:rsidRPr="008E254F">
        <w:rPr>
          <w:sz w:val="20"/>
        </w:rPr>
        <w:tab/>
        <w:t>{</w:t>
      </w:r>
    </w:p>
    <w:p w14:paraId="16E4AA09" w14:textId="77777777" w:rsidR="00684432" w:rsidRDefault="00333C45" w:rsidP="006F622A">
      <w:pPr>
        <w:ind w:left="1980"/>
        <w:rPr>
          <w:sz w:val="20"/>
        </w:rPr>
      </w:pPr>
      <w:r w:rsidRPr="008E254F">
        <w:rPr>
          <w:sz w:val="20"/>
        </w:rPr>
        <w:tab/>
      </w:r>
      <w:r w:rsidRPr="008E254F">
        <w:rPr>
          <w:sz w:val="20"/>
        </w:rPr>
        <w:tab/>
        <w:t>If (([Signature Date] - [Discharge Date]) &lt; 14)</w:t>
      </w:r>
    </w:p>
    <w:p w14:paraId="16E4AA0A" w14:textId="77777777" w:rsidR="00684432" w:rsidRDefault="00333C45" w:rsidP="006F622A">
      <w:pPr>
        <w:ind w:left="1980"/>
        <w:rPr>
          <w:sz w:val="20"/>
        </w:rPr>
      </w:pPr>
      <w:r w:rsidRPr="008E254F">
        <w:rPr>
          <w:sz w:val="20"/>
        </w:rPr>
        <w:tab/>
      </w:r>
      <w:r w:rsidRPr="008E254F">
        <w:rPr>
          <w:sz w:val="20"/>
        </w:rPr>
        <w:tab/>
      </w:r>
      <w:r w:rsidRPr="008E254F">
        <w:rPr>
          <w:sz w:val="20"/>
        </w:rPr>
        <w:tab/>
        <w:t>&lt;&lt; Create DOS Rule Case &gt;&gt;</w:t>
      </w:r>
    </w:p>
    <w:p w14:paraId="16E4AA0B" w14:textId="77777777" w:rsidR="00684432" w:rsidRDefault="00333C45" w:rsidP="006F622A">
      <w:pPr>
        <w:ind w:left="1980"/>
        <w:rPr>
          <w:sz w:val="20"/>
        </w:rPr>
      </w:pPr>
      <w:r w:rsidRPr="008E254F">
        <w:rPr>
          <w:sz w:val="20"/>
        </w:rPr>
        <w:tab/>
        <w:t>}</w:t>
      </w:r>
    </w:p>
    <w:p w14:paraId="16E4AA0C" w14:textId="77777777" w:rsidR="00684432" w:rsidRDefault="00333C45" w:rsidP="006F622A">
      <w:pPr>
        <w:ind w:left="1980"/>
        <w:rPr>
          <w:sz w:val="20"/>
        </w:rPr>
      </w:pPr>
      <w:r w:rsidRPr="008E254F">
        <w:rPr>
          <w:sz w:val="20"/>
        </w:rPr>
        <w:tab/>
      </w:r>
      <w:proofErr w:type="gramStart"/>
      <w:r w:rsidRPr="008E254F">
        <w:rPr>
          <w:sz w:val="20"/>
        </w:rPr>
        <w:t>else</w:t>
      </w:r>
      <w:proofErr w:type="gramEnd"/>
      <w:r w:rsidRPr="008E254F">
        <w:rPr>
          <w:sz w:val="20"/>
        </w:rPr>
        <w:t xml:space="preserve"> if ([Hospital Status] = "Out Patient")</w:t>
      </w:r>
    </w:p>
    <w:p w14:paraId="16E4AA0D" w14:textId="77777777" w:rsidR="00684432" w:rsidRDefault="00333C45" w:rsidP="006F622A">
      <w:pPr>
        <w:ind w:left="1980"/>
        <w:rPr>
          <w:sz w:val="20"/>
        </w:rPr>
      </w:pPr>
      <w:r w:rsidRPr="008E254F">
        <w:rPr>
          <w:sz w:val="20"/>
        </w:rPr>
        <w:tab/>
        <w:t>{</w:t>
      </w:r>
    </w:p>
    <w:p w14:paraId="16E4AA0E" w14:textId="77777777" w:rsidR="00684432" w:rsidRDefault="00333C45" w:rsidP="006F622A">
      <w:pPr>
        <w:ind w:left="1980"/>
        <w:rPr>
          <w:sz w:val="20"/>
        </w:rPr>
      </w:pPr>
      <w:r w:rsidRPr="008E254F">
        <w:rPr>
          <w:sz w:val="20"/>
        </w:rPr>
        <w:tab/>
      </w:r>
      <w:r w:rsidRPr="008E254F">
        <w:rPr>
          <w:sz w:val="20"/>
        </w:rPr>
        <w:tab/>
        <w:t>If (([Signature Date] - [Surgery Date]) &lt; 14)</w:t>
      </w:r>
    </w:p>
    <w:p w14:paraId="16E4AA0F" w14:textId="77777777" w:rsidR="00684432" w:rsidRDefault="00333C45" w:rsidP="006F622A">
      <w:pPr>
        <w:ind w:left="1980"/>
        <w:rPr>
          <w:sz w:val="20"/>
        </w:rPr>
      </w:pPr>
      <w:r w:rsidRPr="008E254F">
        <w:rPr>
          <w:sz w:val="20"/>
        </w:rPr>
        <w:tab/>
      </w:r>
      <w:r w:rsidRPr="008E254F">
        <w:rPr>
          <w:sz w:val="20"/>
        </w:rPr>
        <w:tab/>
      </w:r>
      <w:r w:rsidRPr="008E254F">
        <w:rPr>
          <w:sz w:val="20"/>
        </w:rPr>
        <w:tab/>
        <w:t>&lt;&lt; Create DOS Rule Case &gt;&gt;</w:t>
      </w:r>
    </w:p>
    <w:p w14:paraId="16E4AA10" w14:textId="77777777" w:rsidR="00684432" w:rsidRDefault="00333C45" w:rsidP="006F622A">
      <w:pPr>
        <w:ind w:left="1980"/>
        <w:rPr>
          <w:sz w:val="20"/>
        </w:rPr>
      </w:pPr>
      <w:r w:rsidRPr="008E254F">
        <w:rPr>
          <w:sz w:val="20"/>
        </w:rPr>
        <w:tab/>
        <w:t>}</w:t>
      </w:r>
    </w:p>
    <w:p w14:paraId="16E4AA11" w14:textId="77777777" w:rsidR="00684432" w:rsidRDefault="00333C45" w:rsidP="006F622A">
      <w:pPr>
        <w:ind w:left="1980"/>
        <w:rPr>
          <w:sz w:val="20"/>
        </w:rPr>
      </w:pPr>
      <w:r w:rsidRPr="008E254F">
        <w:rPr>
          <w:sz w:val="20"/>
        </w:rPr>
        <w:t>}</w:t>
      </w:r>
    </w:p>
    <w:p w14:paraId="16E4AA12" w14:textId="77777777" w:rsidR="00684432" w:rsidRDefault="00333C45" w:rsidP="0011545D">
      <w:pPr>
        <w:pStyle w:val="Body5"/>
      </w:pPr>
      <w:r w:rsidRPr="008E254F">
        <w:t xml:space="preserve">Note that there is a third option for Hospitalization Status, “Non-Hospital Patient”. If this option is selected, no Medicare DOS case will be created.  </w:t>
      </w:r>
    </w:p>
    <w:p w14:paraId="16E4AA13" w14:textId="77777777" w:rsidR="00684432" w:rsidRPr="00CF02D7" w:rsidRDefault="00684432" w:rsidP="00CF02D7">
      <w:pPr>
        <w:rPr>
          <w:sz w:val="20"/>
        </w:rPr>
      </w:pPr>
    </w:p>
    <w:p w14:paraId="16E4AA14" w14:textId="77777777" w:rsidR="00684432" w:rsidRDefault="00333C45" w:rsidP="006F622A">
      <w:pPr>
        <w:pStyle w:val="Body5"/>
      </w:pPr>
      <w:proofErr w:type="gramStart"/>
      <w:r>
        <w:t>FR-740a.</w:t>
      </w:r>
      <w:proofErr w:type="gramEnd"/>
      <w:r>
        <w:t xml:space="preserve"> </w:t>
      </w:r>
      <w:r w:rsidR="00A960EC">
        <w:t xml:space="preserve"> </w:t>
      </w:r>
      <w:r>
        <w:t>The case will be a Medicare DOS cancellation case if the pathology account is a cancellation account. (</w:t>
      </w:r>
      <w:proofErr w:type="gramStart"/>
      <w:r>
        <w:t>see</w:t>
      </w:r>
      <w:proofErr w:type="gramEnd"/>
      <w:r>
        <w:t xml:space="preserve"> FR-715-FR-722)</w:t>
      </w:r>
    </w:p>
    <w:p w14:paraId="16E4AA15" w14:textId="77777777" w:rsidR="00684432" w:rsidRDefault="00333C45" w:rsidP="006F622A">
      <w:pPr>
        <w:pStyle w:val="Body5"/>
      </w:pPr>
      <w:proofErr w:type="gramStart"/>
      <w:r>
        <w:t>FR-740b.</w:t>
      </w:r>
      <w:proofErr w:type="gramEnd"/>
      <w:r>
        <w:t xml:space="preserve"> </w:t>
      </w:r>
      <w:r w:rsidR="00A960EC">
        <w:t xml:space="preserve"> </w:t>
      </w:r>
      <w:r>
        <w:t>The case will be a Medicare DOS courtesy call if the pathology account is a courtesy call account (see FR-715-FR-722)</w:t>
      </w:r>
    </w:p>
    <w:p w14:paraId="16E4AA16" w14:textId="77777777" w:rsidR="00684432" w:rsidRDefault="00333C45" w:rsidP="006F622A">
      <w:pPr>
        <w:pStyle w:val="Heading5"/>
      </w:pPr>
      <w:r>
        <w:t xml:space="preserve">Medicare Date </w:t>
      </w:r>
      <w:proofErr w:type="gramStart"/>
      <w:r>
        <w:t>Of</w:t>
      </w:r>
      <w:proofErr w:type="gramEnd"/>
      <w:r>
        <w:t xml:space="preserve"> Service Cancellation Case</w:t>
      </w:r>
    </w:p>
    <w:p w14:paraId="16E4AA17" w14:textId="77777777" w:rsidR="00684432" w:rsidRDefault="00333C45" w:rsidP="006F622A">
      <w:pPr>
        <w:pStyle w:val="Body5"/>
      </w:pPr>
      <w:proofErr w:type="gramStart"/>
      <w:r w:rsidRPr="008E254F">
        <w:t>FR-741.</w:t>
      </w:r>
      <w:proofErr w:type="gramEnd"/>
      <w:r w:rsidRPr="008E254F">
        <w:t xml:space="preserve"> </w:t>
      </w:r>
      <w:r w:rsidR="00A960EC">
        <w:t xml:space="preserve"> </w:t>
      </w:r>
      <w:r w:rsidRPr="008E254F">
        <w:t xml:space="preserve">The Medicare DOS </w:t>
      </w:r>
      <w:r>
        <w:t xml:space="preserve">cancellation </w:t>
      </w:r>
      <w:r w:rsidRPr="008E254F">
        <w:t>case will appear in</w:t>
      </w:r>
      <w:r>
        <w:t xml:space="preserve"> a queue specified in the application configuration file. The production queue will be </w:t>
      </w:r>
      <w:r w:rsidRPr="008E254F">
        <w:t>the Reimbursement Support queue.</w:t>
      </w:r>
    </w:p>
    <w:p w14:paraId="16E4AA18" w14:textId="77777777" w:rsidR="00684432" w:rsidRDefault="00333C45" w:rsidP="006F622A">
      <w:pPr>
        <w:pStyle w:val="Body5"/>
      </w:pPr>
      <w:proofErr w:type="gramStart"/>
      <w:r w:rsidRPr="008E254F">
        <w:t>FR-742.</w:t>
      </w:r>
      <w:proofErr w:type="gramEnd"/>
      <w:r w:rsidR="00A960EC">
        <w:t xml:space="preserve"> </w:t>
      </w:r>
      <w:r w:rsidRPr="008E254F">
        <w:t xml:space="preserve"> The CRM subject of the Medicare DOS </w:t>
      </w:r>
      <w:r>
        <w:t xml:space="preserve">cancellation </w:t>
      </w:r>
      <w:r w:rsidRPr="008E254F">
        <w:t>case will be</w:t>
      </w:r>
      <w:r w:rsidRPr="00662BD9">
        <w:t xml:space="preserve"> </w:t>
      </w:r>
      <w:r>
        <w:t>specified in the application configuration file. The production subject will be</w:t>
      </w:r>
      <w:r w:rsidRPr="008E254F">
        <w:t xml:space="preserve"> “Medicare 14-day”. </w:t>
      </w:r>
    </w:p>
    <w:p w14:paraId="16E4AA19" w14:textId="77777777" w:rsidR="00684432" w:rsidRDefault="00333C45" w:rsidP="006F622A">
      <w:pPr>
        <w:pStyle w:val="Body5"/>
      </w:pPr>
      <w:proofErr w:type="gramStart"/>
      <w:r w:rsidRPr="008E254F">
        <w:t>FR-743.</w:t>
      </w:r>
      <w:proofErr w:type="gramEnd"/>
      <w:r w:rsidRPr="008E254F">
        <w:t xml:space="preserve"> </w:t>
      </w:r>
      <w:r w:rsidR="00A960EC">
        <w:t xml:space="preserve"> </w:t>
      </w:r>
      <w:r w:rsidRPr="008E254F">
        <w:t xml:space="preserve">The message text of the Medicare DOS </w:t>
      </w:r>
      <w:r>
        <w:t>cancellation</w:t>
      </w:r>
      <w:r w:rsidRPr="008E254F">
        <w:t xml:space="preserve"> case will be the following, “Patient falls </w:t>
      </w:r>
      <w:r>
        <w:t>within</w:t>
      </w:r>
      <w:r w:rsidRPr="008E254F">
        <w:t xml:space="preserve"> Medicare 14-day rule. </w:t>
      </w:r>
      <w:proofErr w:type="gramStart"/>
      <w:r w:rsidRPr="008E254F">
        <w:t>Hospital responsible for billing Medicare.</w:t>
      </w:r>
      <w:proofErr w:type="gramEnd"/>
      <w:r w:rsidRPr="008E254F">
        <w:t xml:space="preserve"> This hospital may have been flagged for reimbursement issues and cancellation of the requisition may be required.”</w:t>
      </w:r>
    </w:p>
    <w:p w14:paraId="16E4AA1A" w14:textId="77777777" w:rsidR="00684432" w:rsidRDefault="00333C45" w:rsidP="006F622A">
      <w:pPr>
        <w:pStyle w:val="Body5"/>
      </w:pPr>
      <w:proofErr w:type="gramStart"/>
      <w:r w:rsidRPr="008E254F">
        <w:t>FR-744.</w:t>
      </w:r>
      <w:proofErr w:type="gramEnd"/>
      <w:r w:rsidRPr="008E254F">
        <w:t xml:space="preserve"> </w:t>
      </w:r>
      <w:r w:rsidR="00A960EC">
        <w:t xml:space="preserve"> </w:t>
      </w:r>
      <w:r w:rsidRPr="008E254F">
        <w:t xml:space="preserve">The Medicare DOS </w:t>
      </w:r>
      <w:r>
        <w:t>cancellation</w:t>
      </w:r>
      <w:r w:rsidRPr="008E254F">
        <w:t xml:space="preserve"> case title will be “Medicare 14-day rule: requisition {0}”, where {0} is replaced by the requisition barcode. </w:t>
      </w:r>
    </w:p>
    <w:p w14:paraId="16E4AA1B" w14:textId="77777777" w:rsidR="00684432" w:rsidRDefault="00333C45" w:rsidP="006F622A">
      <w:pPr>
        <w:pStyle w:val="Body5"/>
      </w:pPr>
      <w:proofErr w:type="gramStart"/>
      <w:r w:rsidRPr="008E254F">
        <w:t>FR-745.</w:t>
      </w:r>
      <w:proofErr w:type="gramEnd"/>
      <w:r w:rsidRPr="008E254F">
        <w:t xml:space="preserve"> </w:t>
      </w:r>
      <w:r w:rsidR="00A960EC">
        <w:t xml:space="preserve"> </w:t>
      </w:r>
      <w:r w:rsidRPr="008E254F">
        <w:t xml:space="preserve">The Medicare DOS </w:t>
      </w:r>
      <w:r>
        <w:t>cancellation</w:t>
      </w:r>
      <w:r w:rsidRPr="008E254F">
        <w:t xml:space="preserve"> case will be a hold case.</w:t>
      </w:r>
    </w:p>
    <w:p w14:paraId="16E4AA1C" w14:textId="77777777" w:rsidR="00684432" w:rsidRDefault="00333C45" w:rsidP="006F622A">
      <w:pPr>
        <w:pStyle w:val="Body5"/>
      </w:pPr>
      <w:proofErr w:type="gramStart"/>
      <w:r w:rsidRPr="008E254F">
        <w:t>FR-746.</w:t>
      </w:r>
      <w:proofErr w:type="gramEnd"/>
      <w:r w:rsidRPr="008E254F">
        <w:t xml:space="preserve"> </w:t>
      </w:r>
      <w:r w:rsidR="00A960EC">
        <w:t xml:space="preserve"> </w:t>
      </w:r>
      <w:r w:rsidRPr="008E254F">
        <w:t>If we have an existing resolved Medicare</w:t>
      </w:r>
      <w:r w:rsidRPr="00271DEE">
        <w:t xml:space="preserve"> </w:t>
      </w:r>
      <w:r>
        <w:t>cancellation</w:t>
      </w:r>
      <w:r w:rsidRPr="008E254F">
        <w:t xml:space="preserve"> DOS case, do not open a new one. Allow Intake Complete to proceed.</w:t>
      </w:r>
    </w:p>
    <w:p w14:paraId="16E4AA1D" w14:textId="77777777" w:rsidR="00684432" w:rsidRDefault="00333C45" w:rsidP="006F622A">
      <w:pPr>
        <w:pStyle w:val="Body5"/>
      </w:pPr>
      <w:proofErr w:type="gramStart"/>
      <w:r w:rsidRPr="008E254F">
        <w:t>FR-747.</w:t>
      </w:r>
      <w:proofErr w:type="gramEnd"/>
      <w:r w:rsidR="00A960EC">
        <w:t xml:space="preserve"> </w:t>
      </w:r>
      <w:r w:rsidRPr="008E254F">
        <w:t xml:space="preserve"> The contact for the Medicare DOS </w:t>
      </w:r>
      <w:r>
        <w:t>cancellation</w:t>
      </w:r>
      <w:r w:rsidRPr="008E254F">
        <w:t xml:space="preserve"> case will be the ordering (treating) physician.</w:t>
      </w:r>
    </w:p>
    <w:p w14:paraId="16E4AA1E" w14:textId="77777777" w:rsidR="00684432" w:rsidRDefault="00333C45" w:rsidP="006F622A">
      <w:pPr>
        <w:pStyle w:val="Body5"/>
      </w:pPr>
      <w:proofErr w:type="gramStart"/>
      <w:r>
        <w:t>FR-748.</w:t>
      </w:r>
      <w:proofErr w:type="gramEnd"/>
      <w:r>
        <w:t xml:space="preserve"> </w:t>
      </w:r>
      <w:r w:rsidR="00A960EC">
        <w:t xml:space="preserve"> </w:t>
      </w:r>
      <w:proofErr w:type="gramStart"/>
      <w:r>
        <w:t>This requirement number unused.</w:t>
      </w:r>
      <w:proofErr w:type="gramEnd"/>
    </w:p>
    <w:p w14:paraId="16E4AA1F" w14:textId="77777777" w:rsidR="00684432" w:rsidRDefault="00333C45" w:rsidP="006F622A">
      <w:pPr>
        <w:pStyle w:val="Heading5"/>
      </w:pPr>
      <w:r>
        <w:t xml:space="preserve">Billing </w:t>
      </w:r>
      <w:smartTag w:uri="urn:schemas-microsoft-com:office:smarttags" w:element="Street">
        <w:smartTag w:uri="urn:schemas-microsoft-com:office:smarttags" w:element="address">
          <w:r>
            <w:t>Policy Court</w:t>
          </w:r>
        </w:smartTag>
      </w:smartTag>
      <w:r>
        <w:t xml:space="preserve">esy </w:t>
      </w:r>
      <w:smartTag w:uri="urn:schemas-microsoft-com:office:smarttags" w:element="State">
        <w:smartTag w:uri="urn:schemas-microsoft-com:office:smarttags" w:element="place">
          <w:r>
            <w:t>Cal</w:t>
          </w:r>
        </w:smartTag>
      </w:smartTag>
      <w:r>
        <w:t>l Case</w:t>
      </w:r>
    </w:p>
    <w:p w14:paraId="16E4AA20" w14:textId="77777777" w:rsidR="00684432" w:rsidRDefault="00333C45" w:rsidP="006F622A">
      <w:pPr>
        <w:pStyle w:val="Body5"/>
      </w:pPr>
      <w:proofErr w:type="gramStart"/>
      <w:r>
        <w:t>FR-749.</w:t>
      </w:r>
      <w:proofErr w:type="gramEnd"/>
      <w:r>
        <w:t xml:space="preserve"> </w:t>
      </w:r>
      <w:r w:rsidR="00A960EC">
        <w:t xml:space="preserve"> </w:t>
      </w:r>
      <w:r>
        <w:t xml:space="preserve">The billing policy courtesy call case will appear in </w:t>
      </w:r>
      <w:r w:rsidRPr="008E254F">
        <w:t>in</w:t>
      </w:r>
      <w:r>
        <w:t xml:space="preserve"> a queue specified in the application configuration file. </w:t>
      </w:r>
      <w:r w:rsidR="00A960EC">
        <w:t xml:space="preserve"> </w:t>
      </w:r>
      <w:r>
        <w:t xml:space="preserve">The production queue will be the </w:t>
      </w:r>
      <w:r w:rsidRPr="008E254F">
        <w:t xml:space="preserve">Reimbursement Support </w:t>
      </w:r>
      <w:r>
        <w:t>queue.</w:t>
      </w:r>
    </w:p>
    <w:p w14:paraId="16E4AA21" w14:textId="77777777" w:rsidR="00684432" w:rsidRDefault="00333C45" w:rsidP="006F622A">
      <w:pPr>
        <w:pStyle w:val="Body5"/>
      </w:pPr>
      <w:proofErr w:type="gramStart"/>
      <w:r>
        <w:t>FR-750.</w:t>
      </w:r>
      <w:proofErr w:type="gramEnd"/>
      <w:r>
        <w:t xml:space="preserve"> </w:t>
      </w:r>
      <w:r w:rsidR="00A960EC">
        <w:t xml:space="preserve"> </w:t>
      </w:r>
      <w:r>
        <w:t xml:space="preserve">The CRM subject of the billing policy courtesy call case will be specified in the application configuration file. </w:t>
      </w:r>
      <w:r w:rsidR="00A960EC">
        <w:t xml:space="preserve"> </w:t>
      </w:r>
      <w:r>
        <w:t>The production subject will be Medicare Billing Policy Courtesy Call (we need to create this subject).</w:t>
      </w:r>
    </w:p>
    <w:p w14:paraId="16E4AA22" w14:textId="77777777" w:rsidR="00684432" w:rsidRDefault="00333C45" w:rsidP="006F622A">
      <w:pPr>
        <w:pStyle w:val="Body5"/>
      </w:pPr>
      <w:proofErr w:type="gramStart"/>
      <w:r>
        <w:t>FR-751.</w:t>
      </w:r>
      <w:proofErr w:type="gramEnd"/>
      <w:r>
        <w:t xml:space="preserve"> </w:t>
      </w:r>
      <w:r w:rsidR="00A960EC">
        <w:t xml:space="preserve"> </w:t>
      </w:r>
      <w:r>
        <w:t>The message text of the billing policy courtesy call case will be:</w:t>
      </w:r>
    </w:p>
    <w:p w14:paraId="16E4AA23" w14:textId="77777777" w:rsidR="00684432" w:rsidRDefault="00333C45" w:rsidP="006F622A">
      <w:pPr>
        <w:pStyle w:val="Body5"/>
        <w:numPr>
          <w:ilvl w:val="0"/>
          <w:numId w:val="38"/>
        </w:numPr>
      </w:pPr>
      <w:r>
        <w:t xml:space="preserve">“Notify account of GHI billing policies around Medicare 14-day rule. </w:t>
      </w:r>
    </w:p>
    <w:p w14:paraId="16E4AA24" w14:textId="77777777" w:rsidR="00684432" w:rsidRDefault="00333C45" w:rsidP="006F622A">
      <w:pPr>
        <w:pStyle w:val="Body5"/>
        <w:numPr>
          <w:ilvl w:val="0"/>
          <w:numId w:val="38"/>
        </w:numPr>
      </w:pPr>
      <w:r>
        <w:t>Hospitalization Status: {0}</w:t>
      </w:r>
    </w:p>
    <w:p w14:paraId="16E4AA25" w14:textId="77777777" w:rsidR="00684432" w:rsidRDefault="00333C45" w:rsidP="006F622A">
      <w:pPr>
        <w:pStyle w:val="Body5"/>
        <w:numPr>
          <w:ilvl w:val="0"/>
          <w:numId w:val="38"/>
        </w:numPr>
      </w:pPr>
      <w:r>
        <w:t>Hospital Discharge Date: {1}</w:t>
      </w:r>
    </w:p>
    <w:p w14:paraId="16E4AA26" w14:textId="77777777" w:rsidR="00684432" w:rsidRDefault="00333C45" w:rsidP="006F622A">
      <w:pPr>
        <w:pStyle w:val="Body5"/>
        <w:numPr>
          <w:ilvl w:val="0"/>
          <w:numId w:val="38"/>
        </w:numPr>
      </w:pPr>
      <w:r>
        <w:t>Requisition Signature Date: {2}</w:t>
      </w:r>
    </w:p>
    <w:p w14:paraId="16E4AA27" w14:textId="77777777" w:rsidR="00684432" w:rsidRDefault="00333C45" w:rsidP="006F622A">
      <w:pPr>
        <w:pStyle w:val="Body5"/>
        <w:numPr>
          <w:ilvl w:val="0"/>
          <w:numId w:val="38"/>
        </w:numPr>
      </w:pPr>
      <w:r>
        <w:t>Signature Date – Surgery Date: {3}”</w:t>
      </w:r>
    </w:p>
    <w:p w14:paraId="16E4AA28" w14:textId="77777777" w:rsidR="00684432" w:rsidRDefault="00333C45" w:rsidP="006F622A">
      <w:pPr>
        <w:pStyle w:val="Body5"/>
      </w:pPr>
      <w:proofErr w:type="gramStart"/>
      <w:r>
        <w:t>FR-752.</w:t>
      </w:r>
      <w:proofErr w:type="gramEnd"/>
      <w:r>
        <w:t xml:space="preserve"> </w:t>
      </w:r>
      <w:r w:rsidR="00A960EC">
        <w:t xml:space="preserve"> </w:t>
      </w:r>
      <w:r>
        <w:t>In the case text, {0} is replaced by the requisition hospitalization status: Inpatient or Outpatient</w:t>
      </w:r>
    </w:p>
    <w:p w14:paraId="16E4AA29" w14:textId="77777777" w:rsidR="00684432" w:rsidRDefault="00333C45" w:rsidP="006F622A">
      <w:pPr>
        <w:pStyle w:val="Body5"/>
      </w:pPr>
      <w:proofErr w:type="gramStart"/>
      <w:r>
        <w:t>FR-753.</w:t>
      </w:r>
      <w:proofErr w:type="gramEnd"/>
      <w:r>
        <w:t xml:space="preserve"> </w:t>
      </w:r>
      <w:r w:rsidR="00A960EC">
        <w:t xml:space="preserve"> </w:t>
      </w:r>
      <w:r>
        <w:t xml:space="preserve">In the case text, {1} is replaced by the hospital discharge date for inpatient procedures, or by the surgery date for outpatient. </w:t>
      </w:r>
      <w:r w:rsidR="00A960EC">
        <w:t xml:space="preserve"> </w:t>
      </w:r>
      <w:r>
        <w:t>Date format is MM/DD/YYYY; for example, 01/31/2010.</w:t>
      </w:r>
    </w:p>
    <w:p w14:paraId="16E4AA2A" w14:textId="77777777" w:rsidR="00684432" w:rsidRDefault="00333C45" w:rsidP="006F622A">
      <w:pPr>
        <w:pStyle w:val="Body5"/>
      </w:pPr>
      <w:proofErr w:type="gramStart"/>
      <w:r>
        <w:t>FR-754.</w:t>
      </w:r>
      <w:proofErr w:type="gramEnd"/>
      <w:r>
        <w:t xml:space="preserve"> </w:t>
      </w:r>
      <w:r w:rsidR="00A960EC">
        <w:t xml:space="preserve"> </w:t>
      </w:r>
      <w:r>
        <w:t>In the case text, {2} is replaced by the requisition signature date, in the date format MM/DD/YYYY.</w:t>
      </w:r>
    </w:p>
    <w:p w14:paraId="16E4AA2B" w14:textId="77777777" w:rsidR="00684432" w:rsidRDefault="00333C45" w:rsidP="006F622A">
      <w:pPr>
        <w:pStyle w:val="Body5"/>
      </w:pPr>
      <w:proofErr w:type="gramStart"/>
      <w:r>
        <w:t>FR-755.</w:t>
      </w:r>
      <w:proofErr w:type="gramEnd"/>
      <w:r>
        <w:t xml:space="preserve"> </w:t>
      </w:r>
      <w:r w:rsidR="00A960EC">
        <w:t xml:space="preserve"> </w:t>
      </w:r>
      <w:r>
        <w:t>In the case text, {3} is replaced by the number of days between the signature date and the surgery date.  Note that this date will be 0 if the signature date and the surgery date are the same.</w:t>
      </w:r>
    </w:p>
    <w:p w14:paraId="16E4AA2C" w14:textId="77777777" w:rsidR="00684432" w:rsidRDefault="00333C45" w:rsidP="006F622A">
      <w:pPr>
        <w:pStyle w:val="Body5"/>
      </w:pPr>
      <w:proofErr w:type="gramStart"/>
      <w:r>
        <w:t>FR-756.</w:t>
      </w:r>
      <w:proofErr w:type="gramEnd"/>
      <w:r>
        <w:t xml:space="preserve"> </w:t>
      </w:r>
      <w:r w:rsidR="00A960EC">
        <w:t xml:space="preserve"> </w:t>
      </w:r>
      <w:r>
        <w:t xml:space="preserve">The billing policy courtesy call case title will be “Medicare 14 day billing policy: </w:t>
      </w:r>
      <w:r w:rsidR="00A960EC">
        <w:t xml:space="preserve"> </w:t>
      </w:r>
      <w:r>
        <w:t>requisition {0}”. {0} should be replaced by the requisition barcode.</w:t>
      </w:r>
    </w:p>
    <w:p w14:paraId="16E4AA2D" w14:textId="77777777" w:rsidR="00684432" w:rsidRDefault="00333C45" w:rsidP="006F622A">
      <w:pPr>
        <w:pStyle w:val="Body5"/>
      </w:pPr>
      <w:proofErr w:type="gramStart"/>
      <w:r>
        <w:t>FR-757.</w:t>
      </w:r>
      <w:proofErr w:type="gramEnd"/>
      <w:r>
        <w:t xml:space="preserve"> </w:t>
      </w:r>
      <w:r w:rsidR="00A960EC">
        <w:t xml:space="preserve"> </w:t>
      </w:r>
      <w:r>
        <w:t>The billing policy courtesy call case will be a Continue Processing case.</w:t>
      </w:r>
    </w:p>
    <w:p w14:paraId="16E4AA2E" w14:textId="77777777" w:rsidR="00684432" w:rsidRDefault="00333C45" w:rsidP="006F622A">
      <w:pPr>
        <w:pStyle w:val="Body5"/>
      </w:pPr>
      <w:proofErr w:type="gramStart"/>
      <w:r>
        <w:t>FR-758.</w:t>
      </w:r>
      <w:proofErr w:type="gramEnd"/>
      <w:r>
        <w:t xml:space="preserve"> </w:t>
      </w:r>
      <w:r w:rsidR="00A960EC">
        <w:t xml:space="preserve"> </w:t>
      </w:r>
      <w:r>
        <w:t>If we have an existing resolved billing policy courtesy call case, do not open up a new one.</w:t>
      </w:r>
    </w:p>
    <w:p w14:paraId="16E4AA2F" w14:textId="77777777" w:rsidR="00684432" w:rsidRDefault="00333C45" w:rsidP="006F622A">
      <w:pPr>
        <w:pStyle w:val="Body5"/>
      </w:pPr>
      <w:proofErr w:type="gramStart"/>
      <w:r>
        <w:t>FR-759.</w:t>
      </w:r>
      <w:proofErr w:type="gramEnd"/>
      <w:r>
        <w:t xml:space="preserve"> </w:t>
      </w:r>
      <w:r w:rsidR="00A960EC">
        <w:t xml:space="preserve"> </w:t>
      </w:r>
      <w:r>
        <w:t>The contact for the billing policy courtesy call case will be the requisition pathologist.</w:t>
      </w:r>
    </w:p>
    <w:p w14:paraId="16E4AA30" w14:textId="77777777" w:rsidR="00684432" w:rsidRDefault="00BB51A9" w:rsidP="006F622A">
      <w:pPr>
        <w:pStyle w:val="Heading4"/>
      </w:pPr>
      <w:r>
        <w:t>Clinical Experience Cases</w:t>
      </w:r>
    </w:p>
    <w:p w14:paraId="16E4AA31" w14:textId="77777777" w:rsidR="00684432" w:rsidRDefault="0004425B" w:rsidP="006F622A">
      <w:pPr>
        <w:pStyle w:val="Body4"/>
      </w:pPr>
      <w:proofErr w:type="gramStart"/>
      <w:r w:rsidRPr="00FB06D0">
        <w:t>FR-603.</w:t>
      </w:r>
      <w:proofErr w:type="gramEnd"/>
      <w:r w:rsidRPr="00FB06D0">
        <w:t xml:space="preserve"> </w:t>
      </w:r>
      <w:r w:rsidR="0035724F">
        <w:t xml:space="preserve"> </w:t>
      </w:r>
      <w:r w:rsidRPr="00FB06D0">
        <w:t>I</w:t>
      </w:r>
      <w:r w:rsidR="00284656" w:rsidRPr="00FB06D0">
        <w:t>f the validation rules</w:t>
      </w:r>
      <w:r w:rsidR="009D7596">
        <w:t xml:space="preserve"> and Medicare DOS criteria</w:t>
      </w:r>
      <w:r w:rsidR="00284656" w:rsidRPr="00FB06D0">
        <w:t xml:space="preserve"> pass, </w:t>
      </w:r>
      <w:r w:rsidR="00FF3B79" w:rsidRPr="00FB06D0">
        <w:t>t</w:t>
      </w:r>
      <w:r w:rsidR="00A14114" w:rsidRPr="00FB06D0">
        <w:t>he Intake Complete process evaluates the requisition to see if we need to create</w:t>
      </w:r>
      <w:r w:rsidR="00FF3B79" w:rsidRPr="00FB06D0">
        <w:t xml:space="preserve"> a clinical experience case</w:t>
      </w:r>
      <w:r w:rsidR="00A14114" w:rsidRPr="00FB06D0">
        <w:t xml:space="preserve">. </w:t>
      </w:r>
    </w:p>
    <w:p w14:paraId="16E4AA32" w14:textId="77777777" w:rsidR="00684432" w:rsidRDefault="0004425B" w:rsidP="006F622A">
      <w:pPr>
        <w:pStyle w:val="Body4"/>
      </w:pPr>
      <w:r w:rsidRPr="00FB06D0">
        <w:t>The following are the clinical experience case criteria:</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4538" w:author="bmooney" w:date="2011-06-14T13:11:00Z">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990"/>
        <w:gridCol w:w="1980"/>
        <w:gridCol w:w="900"/>
        <w:gridCol w:w="1170"/>
        <w:gridCol w:w="1530"/>
        <w:gridCol w:w="1890"/>
        <w:gridCol w:w="900"/>
        <w:tblGridChange w:id="4539">
          <w:tblGrid>
            <w:gridCol w:w="108"/>
            <w:gridCol w:w="522"/>
            <w:gridCol w:w="468"/>
            <w:gridCol w:w="1872"/>
            <w:gridCol w:w="108"/>
            <w:gridCol w:w="792"/>
            <w:gridCol w:w="108"/>
            <w:gridCol w:w="1062"/>
            <w:gridCol w:w="108"/>
            <w:gridCol w:w="1422"/>
            <w:gridCol w:w="108"/>
            <w:gridCol w:w="1782"/>
            <w:gridCol w:w="108"/>
            <w:gridCol w:w="792"/>
            <w:gridCol w:w="108"/>
          </w:tblGrid>
        </w:tblGridChange>
      </w:tblGrid>
      <w:tr w:rsidR="00027104" w:rsidRPr="0035724F" w14:paraId="16E4AA3A" w14:textId="77777777" w:rsidTr="00B73F99">
        <w:trPr>
          <w:trHeight w:val="255"/>
          <w:trPrChange w:id="4540" w:author="bmooney" w:date="2011-06-14T13:11:00Z">
            <w:trPr>
              <w:gridAfter w:val="0"/>
              <w:trHeight w:val="255"/>
            </w:trPr>
          </w:trPrChange>
        </w:trPr>
        <w:tc>
          <w:tcPr>
            <w:tcW w:w="990" w:type="dxa"/>
            <w:shd w:val="clear" w:color="auto" w:fill="auto"/>
            <w:noWrap/>
            <w:vAlign w:val="bottom"/>
            <w:tcPrChange w:id="4541" w:author="bmooney" w:date="2011-06-14T13:11:00Z">
              <w:tcPr>
                <w:tcW w:w="630" w:type="dxa"/>
                <w:gridSpan w:val="2"/>
                <w:shd w:val="clear" w:color="auto" w:fill="auto"/>
                <w:noWrap/>
                <w:vAlign w:val="bottom"/>
              </w:tcPr>
            </w:tcPrChange>
          </w:tcPr>
          <w:p w14:paraId="16E4AA33" w14:textId="77777777" w:rsidR="00027104" w:rsidRPr="0035724F" w:rsidRDefault="006F622A" w:rsidP="0035724F">
            <w:pPr>
              <w:rPr>
                <w:sz w:val="20"/>
              </w:rPr>
            </w:pPr>
            <w:r>
              <w:rPr>
                <w:sz w:val="20"/>
              </w:rPr>
              <w:t>F</w:t>
            </w:r>
            <w:r w:rsidR="00027104" w:rsidRPr="0035724F">
              <w:rPr>
                <w:sz w:val="20"/>
              </w:rPr>
              <w:t>R-#</w:t>
            </w:r>
          </w:p>
        </w:tc>
        <w:tc>
          <w:tcPr>
            <w:tcW w:w="1980" w:type="dxa"/>
            <w:shd w:val="clear" w:color="auto" w:fill="auto"/>
            <w:noWrap/>
            <w:vAlign w:val="bottom"/>
            <w:tcPrChange w:id="4542" w:author="bmooney" w:date="2011-06-14T13:11:00Z">
              <w:tcPr>
                <w:tcW w:w="2340" w:type="dxa"/>
                <w:gridSpan w:val="2"/>
                <w:shd w:val="clear" w:color="auto" w:fill="auto"/>
                <w:noWrap/>
                <w:vAlign w:val="bottom"/>
              </w:tcPr>
            </w:tcPrChange>
          </w:tcPr>
          <w:p w14:paraId="16E4AA34" w14:textId="77777777" w:rsidR="00027104" w:rsidRPr="0035724F" w:rsidRDefault="00027104" w:rsidP="0035724F">
            <w:pPr>
              <w:rPr>
                <w:sz w:val="20"/>
              </w:rPr>
            </w:pPr>
            <w:r w:rsidRPr="0035724F">
              <w:rPr>
                <w:sz w:val="20"/>
              </w:rPr>
              <w:t>Field</w:t>
            </w:r>
          </w:p>
        </w:tc>
        <w:tc>
          <w:tcPr>
            <w:tcW w:w="900" w:type="dxa"/>
            <w:shd w:val="clear" w:color="auto" w:fill="auto"/>
            <w:noWrap/>
            <w:vAlign w:val="bottom"/>
            <w:tcPrChange w:id="4543" w:author="bmooney" w:date="2011-06-14T13:11:00Z">
              <w:tcPr>
                <w:tcW w:w="900" w:type="dxa"/>
                <w:gridSpan w:val="2"/>
                <w:shd w:val="clear" w:color="auto" w:fill="auto"/>
                <w:noWrap/>
                <w:vAlign w:val="bottom"/>
              </w:tcPr>
            </w:tcPrChange>
          </w:tcPr>
          <w:p w14:paraId="16E4AA35" w14:textId="77777777" w:rsidR="00027104" w:rsidRPr="0035724F" w:rsidRDefault="00027104" w:rsidP="0035724F">
            <w:pPr>
              <w:rPr>
                <w:sz w:val="20"/>
              </w:rPr>
            </w:pPr>
            <w:r w:rsidRPr="0035724F">
              <w:rPr>
                <w:sz w:val="20"/>
              </w:rPr>
              <w:t>Case type</w:t>
            </w:r>
          </w:p>
        </w:tc>
        <w:tc>
          <w:tcPr>
            <w:tcW w:w="1170" w:type="dxa"/>
            <w:tcPrChange w:id="4544" w:author="bmooney" w:date="2011-06-14T13:11:00Z">
              <w:tcPr>
                <w:tcW w:w="1170" w:type="dxa"/>
                <w:gridSpan w:val="2"/>
              </w:tcPr>
            </w:tcPrChange>
          </w:tcPr>
          <w:p w14:paraId="16E4AA36" w14:textId="77777777" w:rsidR="00027104" w:rsidRPr="0035724F" w:rsidRDefault="00027104" w:rsidP="0035724F">
            <w:pPr>
              <w:rPr>
                <w:sz w:val="20"/>
              </w:rPr>
            </w:pPr>
            <w:r w:rsidRPr="0035724F">
              <w:rPr>
                <w:sz w:val="20"/>
              </w:rPr>
              <w:t>Hold or Continue?</w:t>
            </w:r>
          </w:p>
        </w:tc>
        <w:tc>
          <w:tcPr>
            <w:tcW w:w="1530" w:type="dxa"/>
            <w:shd w:val="clear" w:color="auto" w:fill="auto"/>
            <w:noWrap/>
            <w:vAlign w:val="bottom"/>
            <w:tcPrChange w:id="4545" w:author="bmooney" w:date="2011-06-14T13:11:00Z">
              <w:tcPr>
                <w:tcW w:w="1530" w:type="dxa"/>
                <w:gridSpan w:val="2"/>
                <w:shd w:val="clear" w:color="auto" w:fill="auto"/>
                <w:noWrap/>
                <w:vAlign w:val="bottom"/>
              </w:tcPr>
            </w:tcPrChange>
          </w:tcPr>
          <w:p w14:paraId="16E4AA37" w14:textId="77777777" w:rsidR="00027104" w:rsidRPr="0035724F" w:rsidRDefault="00027104" w:rsidP="0035724F">
            <w:pPr>
              <w:rPr>
                <w:sz w:val="20"/>
              </w:rPr>
            </w:pPr>
            <w:r w:rsidRPr="0035724F">
              <w:rPr>
                <w:sz w:val="20"/>
              </w:rPr>
              <w:t>Value</w:t>
            </w:r>
          </w:p>
        </w:tc>
        <w:tc>
          <w:tcPr>
            <w:tcW w:w="1890" w:type="dxa"/>
            <w:shd w:val="clear" w:color="auto" w:fill="auto"/>
            <w:noWrap/>
            <w:vAlign w:val="bottom"/>
            <w:tcPrChange w:id="4546" w:author="bmooney" w:date="2011-06-14T13:11:00Z">
              <w:tcPr>
                <w:tcW w:w="1890" w:type="dxa"/>
                <w:gridSpan w:val="2"/>
                <w:shd w:val="clear" w:color="auto" w:fill="auto"/>
                <w:noWrap/>
                <w:vAlign w:val="bottom"/>
              </w:tcPr>
            </w:tcPrChange>
          </w:tcPr>
          <w:p w14:paraId="16E4AA38" w14:textId="77777777" w:rsidR="00027104" w:rsidRPr="0035724F" w:rsidRDefault="00027104" w:rsidP="0035724F">
            <w:pPr>
              <w:rPr>
                <w:sz w:val="20"/>
              </w:rPr>
            </w:pPr>
            <w:r w:rsidRPr="0035724F">
              <w:rPr>
                <w:sz w:val="20"/>
              </w:rPr>
              <w:t>Description for CRM case</w:t>
            </w:r>
          </w:p>
        </w:tc>
        <w:tc>
          <w:tcPr>
            <w:tcW w:w="900" w:type="dxa"/>
            <w:shd w:val="clear" w:color="auto" w:fill="auto"/>
            <w:noWrap/>
            <w:vAlign w:val="bottom"/>
            <w:tcPrChange w:id="4547" w:author="bmooney" w:date="2011-06-14T13:11:00Z">
              <w:tcPr>
                <w:tcW w:w="900" w:type="dxa"/>
                <w:gridSpan w:val="2"/>
                <w:shd w:val="clear" w:color="auto" w:fill="auto"/>
                <w:noWrap/>
                <w:vAlign w:val="bottom"/>
              </w:tcPr>
            </w:tcPrChange>
          </w:tcPr>
          <w:p w14:paraId="16E4AA39" w14:textId="77777777" w:rsidR="00027104" w:rsidRPr="0035724F" w:rsidRDefault="00027104" w:rsidP="0035724F">
            <w:pPr>
              <w:rPr>
                <w:sz w:val="20"/>
              </w:rPr>
            </w:pPr>
            <w:r w:rsidRPr="0035724F">
              <w:rPr>
                <w:sz w:val="20"/>
              </w:rPr>
              <w:t>Test Type</w:t>
            </w:r>
          </w:p>
        </w:tc>
      </w:tr>
      <w:tr w:rsidR="00027104" w:rsidRPr="0035724F" w14:paraId="16E4AA42" w14:textId="77777777" w:rsidTr="00B73F99">
        <w:trPr>
          <w:trHeight w:val="255"/>
          <w:trPrChange w:id="4548" w:author="bmooney" w:date="2011-06-14T13:11:00Z">
            <w:trPr>
              <w:gridAfter w:val="0"/>
              <w:trHeight w:val="255"/>
            </w:trPr>
          </w:trPrChange>
        </w:trPr>
        <w:tc>
          <w:tcPr>
            <w:tcW w:w="990" w:type="dxa"/>
            <w:shd w:val="clear" w:color="auto" w:fill="auto"/>
            <w:noWrap/>
            <w:vAlign w:val="bottom"/>
            <w:tcPrChange w:id="4549" w:author="bmooney" w:date="2011-06-14T13:11:00Z">
              <w:tcPr>
                <w:tcW w:w="630" w:type="dxa"/>
                <w:gridSpan w:val="2"/>
                <w:shd w:val="clear" w:color="auto" w:fill="auto"/>
                <w:noWrap/>
                <w:vAlign w:val="bottom"/>
              </w:tcPr>
            </w:tcPrChange>
          </w:tcPr>
          <w:p w14:paraId="16E4AA3B" w14:textId="686D3707" w:rsidR="00027104" w:rsidRPr="0035724F" w:rsidRDefault="00B73F99" w:rsidP="0035724F">
            <w:pPr>
              <w:rPr>
                <w:sz w:val="20"/>
              </w:rPr>
            </w:pPr>
            <w:ins w:id="4550" w:author="bmooney" w:date="2011-06-14T13:10:00Z">
              <w:r>
                <w:rPr>
                  <w:sz w:val="20"/>
                </w:rPr>
                <w:t>FR-</w:t>
              </w:r>
            </w:ins>
            <w:r w:rsidR="00027104" w:rsidRPr="0035724F">
              <w:rPr>
                <w:sz w:val="20"/>
              </w:rPr>
              <w:t>614</w:t>
            </w:r>
          </w:p>
        </w:tc>
        <w:tc>
          <w:tcPr>
            <w:tcW w:w="1980" w:type="dxa"/>
            <w:shd w:val="clear" w:color="auto" w:fill="auto"/>
            <w:noWrap/>
            <w:vAlign w:val="bottom"/>
            <w:tcPrChange w:id="4551" w:author="bmooney" w:date="2011-06-14T13:11:00Z">
              <w:tcPr>
                <w:tcW w:w="2340" w:type="dxa"/>
                <w:gridSpan w:val="2"/>
                <w:shd w:val="clear" w:color="auto" w:fill="auto"/>
                <w:noWrap/>
                <w:vAlign w:val="bottom"/>
              </w:tcPr>
            </w:tcPrChange>
          </w:tcPr>
          <w:p w14:paraId="16E4AA3C" w14:textId="77777777" w:rsidR="00027104" w:rsidRPr="0035724F" w:rsidRDefault="00027104" w:rsidP="0035724F">
            <w:pPr>
              <w:rPr>
                <w:sz w:val="20"/>
              </w:rPr>
            </w:pPr>
            <w:proofErr w:type="spellStart"/>
            <w:r w:rsidRPr="0035724F">
              <w:rPr>
                <w:sz w:val="20"/>
              </w:rPr>
              <w:t>NodeStatus</w:t>
            </w:r>
            <w:proofErr w:type="spellEnd"/>
          </w:p>
        </w:tc>
        <w:tc>
          <w:tcPr>
            <w:tcW w:w="900" w:type="dxa"/>
            <w:shd w:val="clear" w:color="auto" w:fill="auto"/>
            <w:noWrap/>
            <w:vAlign w:val="bottom"/>
            <w:tcPrChange w:id="4552" w:author="bmooney" w:date="2011-06-14T13:11:00Z">
              <w:tcPr>
                <w:tcW w:w="900" w:type="dxa"/>
                <w:gridSpan w:val="2"/>
                <w:shd w:val="clear" w:color="auto" w:fill="auto"/>
                <w:noWrap/>
                <w:vAlign w:val="bottom"/>
              </w:tcPr>
            </w:tcPrChange>
          </w:tcPr>
          <w:p w14:paraId="16E4AA3D" w14:textId="77777777" w:rsidR="00027104" w:rsidRPr="0035724F" w:rsidRDefault="00027104" w:rsidP="0035724F">
            <w:pPr>
              <w:rPr>
                <w:sz w:val="20"/>
              </w:rPr>
            </w:pPr>
            <w:r w:rsidRPr="0035724F">
              <w:rPr>
                <w:sz w:val="20"/>
              </w:rPr>
              <w:t>Node</w:t>
            </w:r>
          </w:p>
        </w:tc>
        <w:tc>
          <w:tcPr>
            <w:tcW w:w="1170" w:type="dxa"/>
            <w:tcPrChange w:id="4553" w:author="bmooney" w:date="2011-06-14T13:11:00Z">
              <w:tcPr>
                <w:tcW w:w="1170" w:type="dxa"/>
                <w:gridSpan w:val="2"/>
              </w:tcPr>
            </w:tcPrChange>
          </w:tcPr>
          <w:p w14:paraId="16E4AA3E" w14:textId="77777777" w:rsidR="00027104" w:rsidRPr="0035724F" w:rsidRDefault="00232983" w:rsidP="0035724F">
            <w:pPr>
              <w:rPr>
                <w:sz w:val="20"/>
              </w:rPr>
            </w:pPr>
            <w:r w:rsidRPr="0035724F">
              <w:rPr>
                <w:sz w:val="20"/>
              </w:rPr>
              <w:t>Continue</w:t>
            </w:r>
          </w:p>
        </w:tc>
        <w:tc>
          <w:tcPr>
            <w:tcW w:w="1530" w:type="dxa"/>
            <w:shd w:val="clear" w:color="auto" w:fill="auto"/>
            <w:noWrap/>
            <w:vAlign w:val="bottom"/>
            <w:tcPrChange w:id="4554" w:author="bmooney" w:date="2011-06-14T13:11:00Z">
              <w:tcPr>
                <w:tcW w:w="1530" w:type="dxa"/>
                <w:gridSpan w:val="2"/>
                <w:shd w:val="clear" w:color="auto" w:fill="auto"/>
                <w:noWrap/>
                <w:vAlign w:val="bottom"/>
              </w:tcPr>
            </w:tcPrChange>
          </w:tcPr>
          <w:p w14:paraId="16E4AA3F" w14:textId="77777777" w:rsidR="00027104" w:rsidRPr="0035724F" w:rsidRDefault="00027104" w:rsidP="0035724F">
            <w:pPr>
              <w:rPr>
                <w:sz w:val="20"/>
              </w:rPr>
            </w:pPr>
            <w:r w:rsidRPr="0035724F">
              <w:rPr>
                <w:sz w:val="20"/>
              </w:rPr>
              <w:t>Unspecified</w:t>
            </w:r>
          </w:p>
        </w:tc>
        <w:tc>
          <w:tcPr>
            <w:tcW w:w="1890" w:type="dxa"/>
            <w:shd w:val="clear" w:color="auto" w:fill="auto"/>
            <w:noWrap/>
            <w:vAlign w:val="bottom"/>
            <w:tcPrChange w:id="4555" w:author="bmooney" w:date="2011-06-14T13:11:00Z">
              <w:tcPr>
                <w:tcW w:w="1890" w:type="dxa"/>
                <w:gridSpan w:val="2"/>
                <w:shd w:val="clear" w:color="auto" w:fill="auto"/>
                <w:noWrap/>
                <w:vAlign w:val="bottom"/>
              </w:tcPr>
            </w:tcPrChange>
          </w:tcPr>
          <w:p w14:paraId="16E4AA40" w14:textId="77777777" w:rsidR="00027104" w:rsidRPr="0035724F" w:rsidRDefault="00027104" w:rsidP="0035724F">
            <w:pPr>
              <w:rPr>
                <w:sz w:val="20"/>
              </w:rPr>
            </w:pPr>
            <w:r w:rsidRPr="0035724F">
              <w:rPr>
                <w:sz w:val="20"/>
              </w:rPr>
              <w:t>Determine node status</w:t>
            </w:r>
            <w:del w:id="4556" w:author="bmooney" w:date="2011-08-10T15:38:00Z">
              <w:r w:rsidRPr="0035724F" w:rsidDel="002C649B">
                <w:rPr>
                  <w:sz w:val="20"/>
                </w:rPr>
                <w:delText>:</w:delText>
              </w:r>
            </w:del>
            <w:r w:rsidRPr="0035724F">
              <w:rPr>
                <w:sz w:val="20"/>
              </w:rPr>
              <w:t xml:space="preserve"> {0}</w:t>
            </w:r>
          </w:p>
        </w:tc>
        <w:tc>
          <w:tcPr>
            <w:tcW w:w="900" w:type="dxa"/>
            <w:shd w:val="clear" w:color="auto" w:fill="auto"/>
            <w:noWrap/>
            <w:vAlign w:val="bottom"/>
            <w:tcPrChange w:id="4557" w:author="bmooney" w:date="2011-06-14T13:11:00Z">
              <w:tcPr>
                <w:tcW w:w="900" w:type="dxa"/>
                <w:gridSpan w:val="2"/>
                <w:shd w:val="clear" w:color="auto" w:fill="auto"/>
                <w:noWrap/>
                <w:vAlign w:val="bottom"/>
              </w:tcPr>
            </w:tcPrChange>
          </w:tcPr>
          <w:p w14:paraId="16E4AA41" w14:textId="77777777" w:rsidR="00027104" w:rsidRPr="0035724F" w:rsidRDefault="00027104" w:rsidP="0035724F">
            <w:pPr>
              <w:rPr>
                <w:sz w:val="20"/>
              </w:rPr>
            </w:pPr>
            <w:r w:rsidRPr="0035724F">
              <w:rPr>
                <w:sz w:val="20"/>
              </w:rPr>
              <w:t>Breast</w:t>
            </w:r>
          </w:p>
        </w:tc>
      </w:tr>
      <w:tr w:rsidR="00027104" w:rsidRPr="0035724F" w14:paraId="16E4AA4A" w14:textId="77777777" w:rsidTr="00B73F99">
        <w:trPr>
          <w:trHeight w:val="255"/>
          <w:trPrChange w:id="4558" w:author="bmooney" w:date="2011-06-14T13:11:00Z">
            <w:trPr>
              <w:gridAfter w:val="0"/>
              <w:trHeight w:val="255"/>
            </w:trPr>
          </w:trPrChange>
        </w:trPr>
        <w:tc>
          <w:tcPr>
            <w:tcW w:w="990" w:type="dxa"/>
            <w:shd w:val="clear" w:color="auto" w:fill="auto"/>
            <w:noWrap/>
            <w:vAlign w:val="bottom"/>
            <w:tcPrChange w:id="4559" w:author="bmooney" w:date="2011-06-14T13:11:00Z">
              <w:tcPr>
                <w:tcW w:w="630" w:type="dxa"/>
                <w:gridSpan w:val="2"/>
                <w:shd w:val="clear" w:color="auto" w:fill="auto"/>
                <w:noWrap/>
                <w:vAlign w:val="bottom"/>
              </w:tcPr>
            </w:tcPrChange>
          </w:tcPr>
          <w:p w14:paraId="16E4AA43" w14:textId="40E4EA13" w:rsidR="00027104" w:rsidRPr="0035724F" w:rsidRDefault="00B73F99" w:rsidP="0035724F">
            <w:pPr>
              <w:rPr>
                <w:sz w:val="20"/>
              </w:rPr>
            </w:pPr>
            <w:ins w:id="4560" w:author="bmooney" w:date="2011-06-14T13:11:00Z">
              <w:r>
                <w:rPr>
                  <w:sz w:val="20"/>
                </w:rPr>
                <w:t>FR-</w:t>
              </w:r>
            </w:ins>
            <w:r w:rsidR="00027104" w:rsidRPr="0035724F">
              <w:rPr>
                <w:sz w:val="20"/>
              </w:rPr>
              <w:t>615</w:t>
            </w:r>
          </w:p>
        </w:tc>
        <w:tc>
          <w:tcPr>
            <w:tcW w:w="1980" w:type="dxa"/>
            <w:shd w:val="clear" w:color="auto" w:fill="auto"/>
            <w:noWrap/>
            <w:vAlign w:val="bottom"/>
            <w:tcPrChange w:id="4561" w:author="bmooney" w:date="2011-06-14T13:11:00Z">
              <w:tcPr>
                <w:tcW w:w="2340" w:type="dxa"/>
                <w:gridSpan w:val="2"/>
                <w:shd w:val="clear" w:color="auto" w:fill="auto"/>
                <w:noWrap/>
                <w:vAlign w:val="bottom"/>
              </w:tcPr>
            </w:tcPrChange>
          </w:tcPr>
          <w:p w14:paraId="16E4AA44" w14:textId="77777777" w:rsidR="00027104" w:rsidRPr="0035724F" w:rsidRDefault="00027104" w:rsidP="0035724F">
            <w:pPr>
              <w:rPr>
                <w:sz w:val="20"/>
              </w:rPr>
            </w:pPr>
            <w:proofErr w:type="spellStart"/>
            <w:r w:rsidRPr="0035724F">
              <w:rPr>
                <w:sz w:val="20"/>
              </w:rPr>
              <w:t>NodeStatus</w:t>
            </w:r>
            <w:proofErr w:type="spellEnd"/>
          </w:p>
        </w:tc>
        <w:tc>
          <w:tcPr>
            <w:tcW w:w="900" w:type="dxa"/>
            <w:shd w:val="clear" w:color="auto" w:fill="auto"/>
            <w:noWrap/>
            <w:vAlign w:val="bottom"/>
            <w:tcPrChange w:id="4562" w:author="bmooney" w:date="2011-06-14T13:11:00Z">
              <w:tcPr>
                <w:tcW w:w="900" w:type="dxa"/>
                <w:gridSpan w:val="2"/>
                <w:shd w:val="clear" w:color="auto" w:fill="auto"/>
                <w:noWrap/>
                <w:vAlign w:val="bottom"/>
              </w:tcPr>
            </w:tcPrChange>
          </w:tcPr>
          <w:p w14:paraId="16E4AA45" w14:textId="77777777" w:rsidR="00027104" w:rsidRPr="0035724F" w:rsidRDefault="00027104" w:rsidP="0035724F">
            <w:pPr>
              <w:rPr>
                <w:sz w:val="20"/>
              </w:rPr>
            </w:pPr>
            <w:r w:rsidRPr="0035724F">
              <w:rPr>
                <w:sz w:val="20"/>
              </w:rPr>
              <w:t>Node</w:t>
            </w:r>
          </w:p>
        </w:tc>
        <w:tc>
          <w:tcPr>
            <w:tcW w:w="1170" w:type="dxa"/>
            <w:tcPrChange w:id="4563" w:author="bmooney" w:date="2011-06-14T13:11:00Z">
              <w:tcPr>
                <w:tcW w:w="1170" w:type="dxa"/>
                <w:gridSpan w:val="2"/>
              </w:tcPr>
            </w:tcPrChange>
          </w:tcPr>
          <w:p w14:paraId="16E4AA46" w14:textId="77777777" w:rsidR="00027104" w:rsidRPr="0035724F" w:rsidRDefault="00232983" w:rsidP="0035724F">
            <w:pPr>
              <w:rPr>
                <w:sz w:val="20"/>
              </w:rPr>
            </w:pPr>
            <w:r w:rsidRPr="0035724F">
              <w:rPr>
                <w:sz w:val="20"/>
              </w:rPr>
              <w:t>Continue</w:t>
            </w:r>
          </w:p>
        </w:tc>
        <w:tc>
          <w:tcPr>
            <w:tcW w:w="1530" w:type="dxa"/>
            <w:shd w:val="clear" w:color="auto" w:fill="auto"/>
            <w:noWrap/>
            <w:vAlign w:val="bottom"/>
            <w:tcPrChange w:id="4564" w:author="bmooney" w:date="2011-06-14T13:11:00Z">
              <w:tcPr>
                <w:tcW w:w="1530" w:type="dxa"/>
                <w:gridSpan w:val="2"/>
                <w:shd w:val="clear" w:color="auto" w:fill="auto"/>
                <w:noWrap/>
                <w:vAlign w:val="bottom"/>
              </w:tcPr>
            </w:tcPrChange>
          </w:tcPr>
          <w:p w14:paraId="16E4AA47" w14:textId="77777777" w:rsidR="00027104" w:rsidRPr="0035724F" w:rsidRDefault="00027104" w:rsidP="0035724F">
            <w:pPr>
              <w:rPr>
                <w:sz w:val="20"/>
              </w:rPr>
            </w:pPr>
            <w:r w:rsidRPr="0035724F">
              <w:rPr>
                <w:sz w:val="20"/>
              </w:rPr>
              <w:t>Uncertain</w:t>
            </w:r>
          </w:p>
        </w:tc>
        <w:tc>
          <w:tcPr>
            <w:tcW w:w="1890" w:type="dxa"/>
            <w:shd w:val="clear" w:color="auto" w:fill="auto"/>
            <w:noWrap/>
            <w:vAlign w:val="bottom"/>
            <w:tcPrChange w:id="4565" w:author="bmooney" w:date="2011-06-14T13:11:00Z">
              <w:tcPr>
                <w:tcW w:w="1890" w:type="dxa"/>
                <w:gridSpan w:val="2"/>
                <w:shd w:val="clear" w:color="auto" w:fill="auto"/>
                <w:noWrap/>
                <w:vAlign w:val="bottom"/>
              </w:tcPr>
            </w:tcPrChange>
          </w:tcPr>
          <w:p w14:paraId="16E4AA48" w14:textId="77777777" w:rsidR="00027104" w:rsidRPr="0035724F" w:rsidRDefault="00027104" w:rsidP="0035724F">
            <w:pPr>
              <w:rPr>
                <w:sz w:val="20"/>
              </w:rPr>
            </w:pPr>
            <w:r w:rsidRPr="0035724F">
              <w:rPr>
                <w:sz w:val="20"/>
              </w:rPr>
              <w:t>Determine node status</w:t>
            </w:r>
            <w:del w:id="4566" w:author="bmooney" w:date="2011-08-10T15:38:00Z">
              <w:r w:rsidRPr="0035724F" w:rsidDel="002C649B">
                <w:rPr>
                  <w:sz w:val="20"/>
                </w:rPr>
                <w:delText>:</w:delText>
              </w:r>
            </w:del>
            <w:r w:rsidRPr="0035724F">
              <w:rPr>
                <w:sz w:val="20"/>
              </w:rPr>
              <w:t xml:space="preserve"> {0}</w:t>
            </w:r>
          </w:p>
        </w:tc>
        <w:tc>
          <w:tcPr>
            <w:tcW w:w="900" w:type="dxa"/>
            <w:shd w:val="clear" w:color="auto" w:fill="auto"/>
            <w:noWrap/>
            <w:vAlign w:val="bottom"/>
            <w:tcPrChange w:id="4567" w:author="bmooney" w:date="2011-06-14T13:11:00Z">
              <w:tcPr>
                <w:tcW w:w="900" w:type="dxa"/>
                <w:gridSpan w:val="2"/>
                <w:shd w:val="clear" w:color="auto" w:fill="auto"/>
                <w:noWrap/>
                <w:vAlign w:val="bottom"/>
              </w:tcPr>
            </w:tcPrChange>
          </w:tcPr>
          <w:p w14:paraId="16E4AA49" w14:textId="77777777" w:rsidR="00027104" w:rsidRPr="0035724F" w:rsidRDefault="00027104" w:rsidP="0035724F">
            <w:pPr>
              <w:rPr>
                <w:sz w:val="20"/>
              </w:rPr>
            </w:pPr>
            <w:r w:rsidRPr="0035724F">
              <w:rPr>
                <w:sz w:val="20"/>
              </w:rPr>
              <w:t>Breast</w:t>
            </w:r>
          </w:p>
        </w:tc>
      </w:tr>
      <w:tr w:rsidR="00027104" w:rsidRPr="0035724F" w14:paraId="16E4AA52" w14:textId="77777777" w:rsidTr="00B73F99">
        <w:trPr>
          <w:trHeight w:val="255"/>
          <w:trPrChange w:id="4568" w:author="bmooney" w:date="2011-06-14T13:11:00Z">
            <w:trPr>
              <w:gridAfter w:val="0"/>
              <w:trHeight w:val="255"/>
            </w:trPr>
          </w:trPrChange>
        </w:trPr>
        <w:tc>
          <w:tcPr>
            <w:tcW w:w="990" w:type="dxa"/>
            <w:shd w:val="clear" w:color="auto" w:fill="auto"/>
            <w:noWrap/>
            <w:vAlign w:val="bottom"/>
            <w:tcPrChange w:id="4569" w:author="bmooney" w:date="2011-06-14T13:11:00Z">
              <w:tcPr>
                <w:tcW w:w="630" w:type="dxa"/>
                <w:gridSpan w:val="2"/>
                <w:shd w:val="clear" w:color="auto" w:fill="auto"/>
                <w:noWrap/>
                <w:vAlign w:val="bottom"/>
              </w:tcPr>
            </w:tcPrChange>
          </w:tcPr>
          <w:p w14:paraId="16E4AA4B" w14:textId="28F4AF46" w:rsidR="00027104" w:rsidRPr="0035724F" w:rsidRDefault="00B73F99" w:rsidP="0035724F">
            <w:pPr>
              <w:rPr>
                <w:sz w:val="20"/>
              </w:rPr>
            </w:pPr>
            <w:ins w:id="4570" w:author="bmooney" w:date="2011-06-14T13:11:00Z">
              <w:r>
                <w:rPr>
                  <w:sz w:val="20"/>
                </w:rPr>
                <w:t>FR-</w:t>
              </w:r>
            </w:ins>
            <w:r w:rsidR="00027104" w:rsidRPr="0035724F">
              <w:rPr>
                <w:sz w:val="20"/>
              </w:rPr>
              <w:t>616</w:t>
            </w:r>
          </w:p>
        </w:tc>
        <w:tc>
          <w:tcPr>
            <w:tcW w:w="1980" w:type="dxa"/>
            <w:shd w:val="clear" w:color="auto" w:fill="auto"/>
            <w:noWrap/>
            <w:vAlign w:val="bottom"/>
            <w:tcPrChange w:id="4571" w:author="bmooney" w:date="2011-06-14T13:11:00Z">
              <w:tcPr>
                <w:tcW w:w="2340" w:type="dxa"/>
                <w:gridSpan w:val="2"/>
                <w:shd w:val="clear" w:color="auto" w:fill="auto"/>
                <w:noWrap/>
                <w:vAlign w:val="bottom"/>
              </w:tcPr>
            </w:tcPrChange>
          </w:tcPr>
          <w:p w14:paraId="16E4AA4C" w14:textId="77777777" w:rsidR="00027104" w:rsidRPr="0035724F" w:rsidRDefault="00027104" w:rsidP="0035724F">
            <w:pPr>
              <w:rPr>
                <w:sz w:val="20"/>
              </w:rPr>
            </w:pPr>
            <w:proofErr w:type="spellStart"/>
            <w:r w:rsidRPr="0035724F">
              <w:rPr>
                <w:sz w:val="20"/>
              </w:rPr>
              <w:t>NodeStatus</w:t>
            </w:r>
            <w:proofErr w:type="spellEnd"/>
            <w:r w:rsidRPr="0035724F">
              <w:rPr>
                <w:sz w:val="20"/>
              </w:rPr>
              <w:t xml:space="preserve"> AND </w:t>
            </w:r>
            <w:proofErr w:type="spellStart"/>
            <w:r w:rsidRPr="0035724F">
              <w:rPr>
                <w:sz w:val="20"/>
              </w:rPr>
              <w:t>BillingType</w:t>
            </w:r>
            <w:proofErr w:type="spellEnd"/>
          </w:p>
        </w:tc>
        <w:tc>
          <w:tcPr>
            <w:tcW w:w="900" w:type="dxa"/>
            <w:shd w:val="clear" w:color="auto" w:fill="auto"/>
            <w:noWrap/>
            <w:vAlign w:val="bottom"/>
            <w:tcPrChange w:id="4572" w:author="bmooney" w:date="2011-06-14T13:11:00Z">
              <w:tcPr>
                <w:tcW w:w="900" w:type="dxa"/>
                <w:gridSpan w:val="2"/>
                <w:shd w:val="clear" w:color="auto" w:fill="auto"/>
                <w:noWrap/>
                <w:vAlign w:val="bottom"/>
              </w:tcPr>
            </w:tcPrChange>
          </w:tcPr>
          <w:p w14:paraId="16E4AA4D" w14:textId="77777777" w:rsidR="00027104" w:rsidRPr="0035724F" w:rsidRDefault="00027104" w:rsidP="0035724F">
            <w:pPr>
              <w:rPr>
                <w:sz w:val="20"/>
              </w:rPr>
            </w:pPr>
            <w:r w:rsidRPr="0035724F">
              <w:rPr>
                <w:sz w:val="20"/>
              </w:rPr>
              <w:t>CE</w:t>
            </w:r>
          </w:p>
        </w:tc>
        <w:tc>
          <w:tcPr>
            <w:tcW w:w="1170" w:type="dxa"/>
            <w:tcPrChange w:id="4573" w:author="bmooney" w:date="2011-06-14T13:11:00Z">
              <w:tcPr>
                <w:tcW w:w="1170" w:type="dxa"/>
                <w:gridSpan w:val="2"/>
              </w:tcPr>
            </w:tcPrChange>
          </w:tcPr>
          <w:p w14:paraId="16E4AA4E" w14:textId="77777777" w:rsidR="00027104" w:rsidRPr="0035724F" w:rsidRDefault="00027104" w:rsidP="0035724F">
            <w:pPr>
              <w:rPr>
                <w:sz w:val="20"/>
              </w:rPr>
            </w:pPr>
            <w:r w:rsidRPr="0035724F">
              <w:rPr>
                <w:sz w:val="20"/>
              </w:rPr>
              <w:t>Hold</w:t>
            </w:r>
          </w:p>
        </w:tc>
        <w:tc>
          <w:tcPr>
            <w:tcW w:w="1530" w:type="dxa"/>
            <w:shd w:val="clear" w:color="auto" w:fill="auto"/>
            <w:noWrap/>
            <w:vAlign w:val="bottom"/>
            <w:tcPrChange w:id="4574" w:author="bmooney" w:date="2011-06-14T13:11:00Z">
              <w:tcPr>
                <w:tcW w:w="1530" w:type="dxa"/>
                <w:gridSpan w:val="2"/>
                <w:shd w:val="clear" w:color="auto" w:fill="auto"/>
                <w:noWrap/>
                <w:vAlign w:val="bottom"/>
              </w:tcPr>
            </w:tcPrChange>
          </w:tcPr>
          <w:p w14:paraId="16E4AA4F" w14:textId="77777777" w:rsidR="00027104" w:rsidRPr="0035724F" w:rsidRDefault="00027104" w:rsidP="0035724F">
            <w:pPr>
              <w:rPr>
                <w:sz w:val="20"/>
              </w:rPr>
            </w:pPr>
            <w:r w:rsidRPr="0035724F">
              <w:rPr>
                <w:sz w:val="20"/>
              </w:rPr>
              <w:t>Positive AND Medicare</w:t>
            </w:r>
          </w:p>
        </w:tc>
        <w:tc>
          <w:tcPr>
            <w:tcW w:w="1890" w:type="dxa"/>
            <w:shd w:val="clear" w:color="auto" w:fill="auto"/>
            <w:noWrap/>
            <w:vAlign w:val="bottom"/>
            <w:tcPrChange w:id="4575" w:author="bmooney" w:date="2011-06-14T13:11:00Z">
              <w:tcPr>
                <w:tcW w:w="1890" w:type="dxa"/>
                <w:gridSpan w:val="2"/>
                <w:shd w:val="clear" w:color="auto" w:fill="auto"/>
                <w:noWrap/>
                <w:vAlign w:val="bottom"/>
              </w:tcPr>
            </w:tcPrChange>
          </w:tcPr>
          <w:p w14:paraId="16E4AA50" w14:textId="77777777" w:rsidR="00027104" w:rsidRPr="0035724F" w:rsidRDefault="00027104" w:rsidP="0035724F">
            <w:pPr>
              <w:rPr>
                <w:sz w:val="20"/>
              </w:rPr>
            </w:pPr>
            <w:r w:rsidRPr="0035724F">
              <w:rPr>
                <w:sz w:val="20"/>
              </w:rPr>
              <w:t>Medicare node-positive status</w:t>
            </w:r>
          </w:p>
        </w:tc>
        <w:tc>
          <w:tcPr>
            <w:tcW w:w="900" w:type="dxa"/>
            <w:shd w:val="clear" w:color="auto" w:fill="auto"/>
            <w:noWrap/>
            <w:vAlign w:val="bottom"/>
            <w:tcPrChange w:id="4576" w:author="bmooney" w:date="2011-06-14T13:11:00Z">
              <w:tcPr>
                <w:tcW w:w="900" w:type="dxa"/>
                <w:gridSpan w:val="2"/>
                <w:shd w:val="clear" w:color="auto" w:fill="auto"/>
                <w:noWrap/>
                <w:vAlign w:val="bottom"/>
              </w:tcPr>
            </w:tcPrChange>
          </w:tcPr>
          <w:p w14:paraId="16E4AA51" w14:textId="77777777" w:rsidR="00027104" w:rsidRPr="0035724F" w:rsidRDefault="00027104" w:rsidP="0035724F">
            <w:pPr>
              <w:rPr>
                <w:sz w:val="20"/>
              </w:rPr>
            </w:pPr>
            <w:r w:rsidRPr="0035724F">
              <w:rPr>
                <w:sz w:val="20"/>
              </w:rPr>
              <w:t>Breast</w:t>
            </w:r>
          </w:p>
        </w:tc>
      </w:tr>
      <w:tr w:rsidR="00027104" w:rsidRPr="0035724F" w14:paraId="16E4AA5A" w14:textId="77777777" w:rsidTr="00B73F99">
        <w:trPr>
          <w:trHeight w:val="255"/>
          <w:trPrChange w:id="4577" w:author="bmooney" w:date="2011-06-14T13:11:00Z">
            <w:trPr>
              <w:gridAfter w:val="0"/>
              <w:trHeight w:val="255"/>
            </w:trPr>
          </w:trPrChange>
        </w:trPr>
        <w:tc>
          <w:tcPr>
            <w:tcW w:w="990" w:type="dxa"/>
            <w:shd w:val="clear" w:color="auto" w:fill="auto"/>
            <w:noWrap/>
            <w:vAlign w:val="bottom"/>
            <w:tcPrChange w:id="4578" w:author="bmooney" w:date="2011-06-14T13:11:00Z">
              <w:tcPr>
                <w:tcW w:w="630" w:type="dxa"/>
                <w:gridSpan w:val="2"/>
                <w:shd w:val="clear" w:color="auto" w:fill="auto"/>
                <w:noWrap/>
                <w:vAlign w:val="bottom"/>
              </w:tcPr>
            </w:tcPrChange>
          </w:tcPr>
          <w:p w14:paraId="16E4AA53" w14:textId="45148A09" w:rsidR="00027104" w:rsidRPr="0035724F" w:rsidRDefault="00B73F99" w:rsidP="0035724F">
            <w:pPr>
              <w:rPr>
                <w:sz w:val="20"/>
              </w:rPr>
            </w:pPr>
            <w:ins w:id="4579" w:author="bmooney" w:date="2011-06-14T13:11:00Z">
              <w:r>
                <w:rPr>
                  <w:sz w:val="20"/>
                </w:rPr>
                <w:t>FR-</w:t>
              </w:r>
            </w:ins>
            <w:r w:rsidR="00027104" w:rsidRPr="0035724F">
              <w:rPr>
                <w:sz w:val="20"/>
              </w:rPr>
              <w:t>617</w:t>
            </w:r>
          </w:p>
        </w:tc>
        <w:tc>
          <w:tcPr>
            <w:tcW w:w="1980" w:type="dxa"/>
            <w:shd w:val="clear" w:color="auto" w:fill="auto"/>
            <w:noWrap/>
            <w:vAlign w:val="bottom"/>
            <w:tcPrChange w:id="4580" w:author="bmooney" w:date="2011-06-14T13:11:00Z">
              <w:tcPr>
                <w:tcW w:w="2340" w:type="dxa"/>
                <w:gridSpan w:val="2"/>
                <w:shd w:val="clear" w:color="auto" w:fill="auto"/>
                <w:noWrap/>
                <w:vAlign w:val="bottom"/>
              </w:tcPr>
            </w:tcPrChange>
          </w:tcPr>
          <w:p w14:paraId="16E4AA54" w14:textId="77777777" w:rsidR="00027104" w:rsidRPr="0035724F" w:rsidRDefault="00027104" w:rsidP="0035724F">
            <w:pPr>
              <w:rPr>
                <w:sz w:val="20"/>
              </w:rPr>
            </w:pPr>
            <w:proofErr w:type="spellStart"/>
            <w:r w:rsidRPr="0035724F">
              <w:rPr>
                <w:sz w:val="20"/>
              </w:rPr>
              <w:t>NodeStatus</w:t>
            </w:r>
            <w:proofErr w:type="spellEnd"/>
            <w:r w:rsidRPr="0035724F">
              <w:rPr>
                <w:sz w:val="20"/>
              </w:rPr>
              <w:t xml:space="preserve"> AND </w:t>
            </w:r>
            <w:proofErr w:type="spellStart"/>
            <w:r w:rsidRPr="0035724F">
              <w:rPr>
                <w:sz w:val="20"/>
              </w:rPr>
              <w:t>BillingType</w:t>
            </w:r>
            <w:proofErr w:type="spellEnd"/>
          </w:p>
        </w:tc>
        <w:tc>
          <w:tcPr>
            <w:tcW w:w="900" w:type="dxa"/>
            <w:shd w:val="clear" w:color="auto" w:fill="auto"/>
            <w:noWrap/>
            <w:vAlign w:val="bottom"/>
            <w:tcPrChange w:id="4581" w:author="bmooney" w:date="2011-06-14T13:11:00Z">
              <w:tcPr>
                <w:tcW w:w="900" w:type="dxa"/>
                <w:gridSpan w:val="2"/>
                <w:shd w:val="clear" w:color="auto" w:fill="auto"/>
                <w:noWrap/>
                <w:vAlign w:val="bottom"/>
              </w:tcPr>
            </w:tcPrChange>
          </w:tcPr>
          <w:p w14:paraId="16E4AA55" w14:textId="77777777" w:rsidR="00027104" w:rsidRPr="0035724F" w:rsidRDefault="00027104" w:rsidP="0035724F">
            <w:pPr>
              <w:rPr>
                <w:sz w:val="20"/>
              </w:rPr>
            </w:pPr>
            <w:r w:rsidRPr="0035724F">
              <w:rPr>
                <w:sz w:val="20"/>
              </w:rPr>
              <w:t>CE</w:t>
            </w:r>
          </w:p>
        </w:tc>
        <w:tc>
          <w:tcPr>
            <w:tcW w:w="1170" w:type="dxa"/>
            <w:tcPrChange w:id="4582" w:author="bmooney" w:date="2011-06-14T13:11:00Z">
              <w:tcPr>
                <w:tcW w:w="1170" w:type="dxa"/>
                <w:gridSpan w:val="2"/>
              </w:tcPr>
            </w:tcPrChange>
          </w:tcPr>
          <w:p w14:paraId="16E4AA56" w14:textId="77777777" w:rsidR="00027104" w:rsidRPr="0035724F" w:rsidRDefault="00027104" w:rsidP="0035724F">
            <w:pPr>
              <w:rPr>
                <w:sz w:val="20"/>
              </w:rPr>
            </w:pPr>
            <w:r w:rsidRPr="0035724F">
              <w:rPr>
                <w:sz w:val="20"/>
              </w:rPr>
              <w:t>Hold</w:t>
            </w:r>
          </w:p>
        </w:tc>
        <w:tc>
          <w:tcPr>
            <w:tcW w:w="1530" w:type="dxa"/>
            <w:shd w:val="clear" w:color="auto" w:fill="auto"/>
            <w:noWrap/>
            <w:vAlign w:val="bottom"/>
            <w:tcPrChange w:id="4583" w:author="bmooney" w:date="2011-06-14T13:11:00Z">
              <w:tcPr>
                <w:tcW w:w="1530" w:type="dxa"/>
                <w:gridSpan w:val="2"/>
                <w:shd w:val="clear" w:color="auto" w:fill="auto"/>
                <w:noWrap/>
                <w:vAlign w:val="bottom"/>
              </w:tcPr>
            </w:tcPrChange>
          </w:tcPr>
          <w:p w14:paraId="16E4AA57" w14:textId="77777777" w:rsidR="00027104" w:rsidRPr="0035724F" w:rsidRDefault="00027104" w:rsidP="0035724F">
            <w:pPr>
              <w:rPr>
                <w:sz w:val="20"/>
              </w:rPr>
            </w:pPr>
            <w:r w:rsidRPr="0035724F">
              <w:rPr>
                <w:sz w:val="20"/>
              </w:rPr>
              <w:t>Positive4+ AND Medicare</w:t>
            </w:r>
          </w:p>
        </w:tc>
        <w:tc>
          <w:tcPr>
            <w:tcW w:w="1890" w:type="dxa"/>
            <w:shd w:val="clear" w:color="auto" w:fill="auto"/>
            <w:noWrap/>
            <w:vAlign w:val="bottom"/>
            <w:tcPrChange w:id="4584" w:author="bmooney" w:date="2011-06-14T13:11:00Z">
              <w:tcPr>
                <w:tcW w:w="1890" w:type="dxa"/>
                <w:gridSpan w:val="2"/>
                <w:shd w:val="clear" w:color="auto" w:fill="auto"/>
                <w:noWrap/>
                <w:vAlign w:val="bottom"/>
              </w:tcPr>
            </w:tcPrChange>
          </w:tcPr>
          <w:p w14:paraId="16E4AA58" w14:textId="77777777" w:rsidR="00027104" w:rsidRPr="0035724F" w:rsidRDefault="00027104" w:rsidP="0035724F">
            <w:pPr>
              <w:rPr>
                <w:sz w:val="20"/>
              </w:rPr>
            </w:pPr>
            <w:r w:rsidRPr="0035724F">
              <w:rPr>
                <w:sz w:val="20"/>
              </w:rPr>
              <w:t>Medicare node-positive status (4+ nodes)</w:t>
            </w:r>
          </w:p>
        </w:tc>
        <w:tc>
          <w:tcPr>
            <w:tcW w:w="900" w:type="dxa"/>
            <w:shd w:val="clear" w:color="auto" w:fill="auto"/>
            <w:noWrap/>
            <w:vAlign w:val="bottom"/>
            <w:tcPrChange w:id="4585" w:author="bmooney" w:date="2011-06-14T13:11:00Z">
              <w:tcPr>
                <w:tcW w:w="900" w:type="dxa"/>
                <w:gridSpan w:val="2"/>
                <w:shd w:val="clear" w:color="auto" w:fill="auto"/>
                <w:noWrap/>
                <w:vAlign w:val="bottom"/>
              </w:tcPr>
            </w:tcPrChange>
          </w:tcPr>
          <w:p w14:paraId="16E4AA59" w14:textId="77777777" w:rsidR="00027104" w:rsidRPr="0035724F" w:rsidRDefault="00027104" w:rsidP="0035724F">
            <w:pPr>
              <w:rPr>
                <w:sz w:val="20"/>
              </w:rPr>
            </w:pPr>
            <w:r w:rsidRPr="0035724F">
              <w:rPr>
                <w:sz w:val="20"/>
              </w:rPr>
              <w:t>Breast</w:t>
            </w:r>
          </w:p>
        </w:tc>
      </w:tr>
      <w:tr w:rsidR="00027104" w:rsidRPr="0035724F" w14:paraId="16E4AA62" w14:textId="77777777" w:rsidTr="00B73F99">
        <w:trPr>
          <w:trHeight w:val="255"/>
          <w:trPrChange w:id="4586" w:author="bmooney" w:date="2011-06-14T13:11:00Z">
            <w:trPr>
              <w:gridAfter w:val="0"/>
              <w:trHeight w:val="255"/>
            </w:trPr>
          </w:trPrChange>
        </w:trPr>
        <w:tc>
          <w:tcPr>
            <w:tcW w:w="990" w:type="dxa"/>
            <w:shd w:val="clear" w:color="auto" w:fill="auto"/>
            <w:noWrap/>
            <w:vAlign w:val="bottom"/>
            <w:tcPrChange w:id="4587" w:author="bmooney" w:date="2011-06-14T13:11:00Z">
              <w:tcPr>
                <w:tcW w:w="630" w:type="dxa"/>
                <w:gridSpan w:val="2"/>
                <w:shd w:val="clear" w:color="auto" w:fill="auto"/>
                <w:noWrap/>
                <w:vAlign w:val="bottom"/>
              </w:tcPr>
            </w:tcPrChange>
          </w:tcPr>
          <w:p w14:paraId="16E4AA5B" w14:textId="40005482" w:rsidR="00027104" w:rsidRPr="0035724F" w:rsidRDefault="00B73F99" w:rsidP="0035724F">
            <w:pPr>
              <w:rPr>
                <w:sz w:val="20"/>
              </w:rPr>
            </w:pPr>
            <w:ins w:id="4588" w:author="bmooney" w:date="2011-06-14T13:11:00Z">
              <w:r>
                <w:rPr>
                  <w:sz w:val="20"/>
                </w:rPr>
                <w:t>FR-</w:t>
              </w:r>
            </w:ins>
            <w:r w:rsidR="00027104" w:rsidRPr="0035724F">
              <w:rPr>
                <w:sz w:val="20"/>
              </w:rPr>
              <w:t>618</w:t>
            </w:r>
          </w:p>
        </w:tc>
        <w:tc>
          <w:tcPr>
            <w:tcW w:w="1980" w:type="dxa"/>
            <w:shd w:val="clear" w:color="auto" w:fill="auto"/>
            <w:noWrap/>
            <w:vAlign w:val="bottom"/>
            <w:tcPrChange w:id="4589" w:author="bmooney" w:date="2011-06-14T13:11:00Z">
              <w:tcPr>
                <w:tcW w:w="2340" w:type="dxa"/>
                <w:gridSpan w:val="2"/>
                <w:shd w:val="clear" w:color="auto" w:fill="auto"/>
                <w:noWrap/>
                <w:vAlign w:val="bottom"/>
              </w:tcPr>
            </w:tcPrChange>
          </w:tcPr>
          <w:p w14:paraId="16E4AA5C" w14:textId="77777777" w:rsidR="00027104" w:rsidRPr="0035724F" w:rsidRDefault="00027104" w:rsidP="0035724F">
            <w:pPr>
              <w:rPr>
                <w:sz w:val="20"/>
              </w:rPr>
            </w:pPr>
            <w:proofErr w:type="spellStart"/>
            <w:r w:rsidRPr="0035724F">
              <w:rPr>
                <w:sz w:val="20"/>
              </w:rPr>
              <w:t>ClinicalStage</w:t>
            </w:r>
            <w:proofErr w:type="spellEnd"/>
            <w:r w:rsidRPr="0035724F">
              <w:rPr>
                <w:sz w:val="20"/>
              </w:rPr>
              <w:t xml:space="preserve"> - Breast</w:t>
            </w:r>
          </w:p>
        </w:tc>
        <w:tc>
          <w:tcPr>
            <w:tcW w:w="900" w:type="dxa"/>
            <w:shd w:val="clear" w:color="auto" w:fill="auto"/>
            <w:noWrap/>
            <w:vAlign w:val="bottom"/>
            <w:tcPrChange w:id="4590" w:author="bmooney" w:date="2011-06-14T13:11:00Z">
              <w:tcPr>
                <w:tcW w:w="900" w:type="dxa"/>
                <w:gridSpan w:val="2"/>
                <w:shd w:val="clear" w:color="auto" w:fill="auto"/>
                <w:noWrap/>
                <w:vAlign w:val="bottom"/>
              </w:tcPr>
            </w:tcPrChange>
          </w:tcPr>
          <w:p w14:paraId="16E4AA5D" w14:textId="77777777" w:rsidR="00027104" w:rsidRPr="0035724F" w:rsidRDefault="00027104" w:rsidP="0035724F">
            <w:pPr>
              <w:rPr>
                <w:sz w:val="20"/>
              </w:rPr>
            </w:pPr>
            <w:r w:rsidRPr="0035724F">
              <w:rPr>
                <w:sz w:val="20"/>
              </w:rPr>
              <w:t>CE</w:t>
            </w:r>
          </w:p>
        </w:tc>
        <w:tc>
          <w:tcPr>
            <w:tcW w:w="1170" w:type="dxa"/>
            <w:tcPrChange w:id="4591" w:author="bmooney" w:date="2011-06-14T13:11:00Z">
              <w:tcPr>
                <w:tcW w:w="1170" w:type="dxa"/>
                <w:gridSpan w:val="2"/>
              </w:tcPr>
            </w:tcPrChange>
          </w:tcPr>
          <w:p w14:paraId="16E4AA5E" w14:textId="77777777" w:rsidR="00027104" w:rsidRPr="0035724F" w:rsidRDefault="00027104" w:rsidP="0035724F">
            <w:pPr>
              <w:rPr>
                <w:sz w:val="20"/>
              </w:rPr>
            </w:pPr>
            <w:r w:rsidRPr="0035724F">
              <w:rPr>
                <w:sz w:val="20"/>
              </w:rPr>
              <w:t>Hold</w:t>
            </w:r>
          </w:p>
        </w:tc>
        <w:tc>
          <w:tcPr>
            <w:tcW w:w="1530" w:type="dxa"/>
            <w:shd w:val="clear" w:color="auto" w:fill="auto"/>
            <w:noWrap/>
            <w:vAlign w:val="bottom"/>
            <w:tcPrChange w:id="4592" w:author="bmooney" w:date="2011-06-14T13:11:00Z">
              <w:tcPr>
                <w:tcW w:w="1530" w:type="dxa"/>
                <w:gridSpan w:val="2"/>
                <w:shd w:val="clear" w:color="auto" w:fill="auto"/>
                <w:noWrap/>
                <w:vAlign w:val="bottom"/>
              </w:tcPr>
            </w:tcPrChange>
          </w:tcPr>
          <w:p w14:paraId="16E4AA5F" w14:textId="77777777" w:rsidR="00027104" w:rsidRPr="0035724F" w:rsidRDefault="00027104" w:rsidP="0035724F">
            <w:pPr>
              <w:rPr>
                <w:sz w:val="20"/>
              </w:rPr>
            </w:pPr>
            <w:r w:rsidRPr="0035724F">
              <w:rPr>
                <w:sz w:val="20"/>
              </w:rPr>
              <w:t>Stage_0</w:t>
            </w:r>
          </w:p>
        </w:tc>
        <w:tc>
          <w:tcPr>
            <w:tcW w:w="1890" w:type="dxa"/>
            <w:shd w:val="clear" w:color="auto" w:fill="auto"/>
            <w:noWrap/>
            <w:vAlign w:val="bottom"/>
            <w:tcPrChange w:id="4593" w:author="bmooney" w:date="2011-06-14T13:11:00Z">
              <w:tcPr>
                <w:tcW w:w="1890" w:type="dxa"/>
                <w:gridSpan w:val="2"/>
                <w:shd w:val="clear" w:color="auto" w:fill="auto"/>
                <w:noWrap/>
                <w:vAlign w:val="bottom"/>
              </w:tcPr>
            </w:tcPrChange>
          </w:tcPr>
          <w:p w14:paraId="16E4AA60" w14:textId="77777777" w:rsidR="00027104" w:rsidRPr="0035724F" w:rsidRDefault="00027104" w:rsidP="0035724F">
            <w:pPr>
              <w:rPr>
                <w:sz w:val="20"/>
              </w:rPr>
            </w:pPr>
            <w:r w:rsidRPr="0035724F">
              <w:rPr>
                <w:sz w:val="20"/>
              </w:rPr>
              <w:t>incompatible clinical stage</w:t>
            </w:r>
          </w:p>
        </w:tc>
        <w:tc>
          <w:tcPr>
            <w:tcW w:w="900" w:type="dxa"/>
            <w:shd w:val="clear" w:color="auto" w:fill="auto"/>
            <w:noWrap/>
            <w:vAlign w:val="bottom"/>
            <w:tcPrChange w:id="4594" w:author="bmooney" w:date="2011-06-14T13:11:00Z">
              <w:tcPr>
                <w:tcW w:w="900" w:type="dxa"/>
                <w:gridSpan w:val="2"/>
                <w:shd w:val="clear" w:color="auto" w:fill="auto"/>
                <w:noWrap/>
                <w:vAlign w:val="bottom"/>
              </w:tcPr>
            </w:tcPrChange>
          </w:tcPr>
          <w:p w14:paraId="16E4AA61" w14:textId="77777777" w:rsidR="00027104" w:rsidRPr="0035724F" w:rsidRDefault="00027104" w:rsidP="0035724F">
            <w:pPr>
              <w:rPr>
                <w:sz w:val="20"/>
              </w:rPr>
            </w:pPr>
            <w:r w:rsidRPr="0035724F">
              <w:rPr>
                <w:sz w:val="20"/>
              </w:rPr>
              <w:t>Breast</w:t>
            </w:r>
          </w:p>
        </w:tc>
      </w:tr>
      <w:tr w:rsidR="00027104" w:rsidRPr="0035724F" w14:paraId="16E4AA6A" w14:textId="77777777" w:rsidTr="00B73F99">
        <w:trPr>
          <w:trHeight w:val="255"/>
          <w:trPrChange w:id="4595" w:author="bmooney" w:date="2011-06-14T13:11:00Z">
            <w:trPr>
              <w:gridAfter w:val="0"/>
              <w:trHeight w:val="255"/>
            </w:trPr>
          </w:trPrChange>
        </w:trPr>
        <w:tc>
          <w:tcPr>
            <w:tcW w:w="990" w:type="dxa"/>
            <w:shd w:val="clear" w:color="auto" w:fill="auto"/>
            <w:noWrap/>
            <w:vAlign w:val="bottom"/>
            <w:tcPrChange w:id="4596" w:author="bmooney" w:date="2011-06-14T13:11:00Z">
              <w:tcPr>
                <w:tcW w:w="630" w:type="dxa"/>
                <w:gridSpan w:val="2"/>
                <w:shd w:val="clear" w:color="auto" w:fill="auto"/>
                <w:noWrap/>
                <w:vAlign w:val="bottom"/>
              </w:tcPr>
            </w:tcPrChange>
          </w:tcPr>
          <w:p w14:paraId="16E4AA63" w14:textId="67B6E5E0" w:rsidR="00027104" w:rsidRPr="0035724F" w:rsidRDefault="00B73F99" w:rsidP="0035724F">
            <w:pPr>
              <w:rPr>
                <w:sz w:val="20"/>
              </w:rPr>
            </w:pPr>
            <w:ins w:id="4597" w:author="bmooney" w:date="2011-06-14T13:11:00Z">
              <w:r>
                <w:rPr>
                  <w:sz w:val="20"/>
                </w:rPr>
                <w:t>FR-</w:t>
              </w:r>
            </w:ins>
            <w:r w:rsidR="00027104" w:rsidRPr="0035724F">
              <w:rPr>
                <w:sz w:val="20"/>
              </w:rPr>
              <w:t>619</w:t>
            </w:r>
          </w:p>
        </w:tc>
        <w:tc>
          <w:tcPr>
            <w:tcW w:w="1980" w:type="dxa"/>
            <w:shd w:val="clear" w:color="auto" w:fill="auto"/>
            <w:noWrap/>
            <w:vAlign w:val="bottom"/>
            <w:tcPrChange w:id="4598" w:author="bmooney" w:date="2011-06-14T13:11:00Z">
              <w:tcPr>
                <w:tcW w:w="2340" w:type="dxa"/>
                <w:gridSpan w:val="2"/>
                <w:shd w:val="clear" w:color="auto" w:fill="auto"/>
                <w:noWrap/>
                <w:vAlign w:val="bottom"/>
              </w:tcPr>
            </w:tcPrChange>
          </w:tcPr>
          <w:p w14:paraId="16E4AA64" w14:textId="77777777" w:rsidR="00027104" w:rsidRPr="0035724F" w:rsidRDefault="00027104" w:rsidP="0035724F">
            <w:pPr>
              <w:rPr>
                <w:sz w:val="20"/>
              </w:rPr>
            </w:pPr>
            <w:proofErr w:type="spellStart"/>
            <w:r w:rsidRPr="0035724F">
              <w:rPr>
                <w:sz w:val="20"/>
              </w:rPr>
              <w:t>ClinicalStage</w:t>
            </w:r>
            <w:proofErr w:type="spellEnd"/>
            <w:r w:rsidRPr="0035724F">
              <w:rPr>
                <w:sz w:val="20"/>
              </w:rPr>
              <w:t xml:space="preserve"> - Breast</w:t>
            </w:r>
          </w:p>
        </w:tc>
        <w:tc>
          <w:tcPr>
            <w:tcW w:w="900" w:type="dxa"/>
            <w:shd w:val="clear" w:color="auto" w:fill="auto"/>
            <w:noWrap/>
            <w:vAlign w:val="bottom"/>
            <w:tcPrChange w:id="4599" w:author="bmooney" w:date="2011-06-14T13:11:00Z">
              <w:tcPr>
                <w:tcW w:w="900" w:type="dxa"/>
                <w:gridSpan w:val="2"/>
                <w:shd w:val="clear" w:color="auto" w:fill="auto"/>
                <w:noWrap/>
                <w:vAlign w:val="bottom"/>
              </w:tcPr>
            </w:tcPrChange>
          </w:tcPr>
          <w:p w14:paraId="16E4AA65" w14:textId="77777777" w:rsidR="00027104" w:rsidRPr="0035724F" w:rsidRDefault="00027104" w:rsidP="0035724F">
            <w:pPr>
              <w:rPr>
                <w:sz w:val="20"/>
              </w:rPr>
            </w:pPr>
            <w:r w:rsidRPr="0035724F">
              <w:rPr>
                <w:sz w:val="20"/>
              </w:rPr>
              <w:t>CE</w:t>
            </w:r>
          </w:p>
        </w:tc>
        <w:tc>
          <w:tcPr>
            <w:tcW w:w="1170" w:type="dxa"/>
            <w:tcPrChange w:id="4600" w:author="bmooney" w:date="2011-06-14T13:11:00Z">
              <w:tcPr>
                <w:tcW w:w="1170" w:type="dxa"/>
                <w:gridSpan w:val="2"/>
              </w:tcPr>
            </w:tcPrChange>
          </w:tcPr>
          <w:p w14:paraId="16E4AA66" w14:textId="77777777" w:rsidR="00027104" w:rsidRPr="0035724F" w:rsidRDefault="00027104" w:rsidP="0035724F">
            <w:pPr>
              <w:rPr>
                <w:sz w:val="20"/>
              </w:rPr>
            </w:pPr>
            <w:r w:rsidRPr="0035724F">
              <w:rPr>
                <w:sz w:val="20"/>
              </w:rPr>
              <w:t>Hold</w:t>
            </w:r>
          </w:p>
        </w:tc>
        <w:tc>
          <w:tcPr>
            <w:tcW w:w="1530" w:type="dxa"/>
            <w:shd w:val="clear" w:color="auto" w:fill="auto"/>
            <w:noWrap/>
            <w:vAlign w:val="bottom"/>
            <w:tcPrChange w:id="4601" w:author="bmooney" w:date="2011-06-14T13:11:00Z">
              <w:tcPr>
                <w:tcW w:w="1530" w:type="dxa"/>
                <w:gridSpan w:val="2"/>
                <w:shd w:val="clear" w:color="auto" w:fill="auto"/>
                <w:noWrap/>
                <w:vAlign w:val="bottom"/>
              </w:tcPr>
            </w:tcPrChange>
          </w:tcPr>
          <w:p w14:paraId="16E4AA67" w14:textId="77777777" w:rsidR="00027104" w:rsidRPr="0035724F" w:rsidRDefault="00027104" w:rsidP="0035724F">
            <w:pPr>
              <w:rPr>
                <w:sz w:val="20"/>
              </w:rPr>
            </w:pPr>
            <w:proofErr w:type="spellStart"/>
            <w:r w:rsidRPr="0035724F">
              <w:rPr>
                <w:sz w:val="20"/>
              </w:rPr>
              <w:t>Stage_III</w:t>
            </w:r>
            <w:proofErr w:type="spellEnd"/>
          </w:p>
        </w:tc>
        <w:tc>
          <w:tcPr>
            <w:tcW w:w="1890" w:type="dxa"/>
            <w:shd w:val="clear" w:color="auto" w:fill="auto"/>
            <w:noWrap/>
            <w:vAlign w:val="bottom"/>
            <w:tcPrChange w:id="4602" w:author="bmooney" w:date="2011-06-14T13:11:00Z">
              <w:tcPr>
                <w:tcW w:w="1890" w:type="dxa"/>
                <w:gridSpan w:val="2"/>
                <w:shd w:val="clear" w:color="auto" w:fill="auto"/>
                <w:noWrap/>
                <w:vAlign w:val="bottom"/>
              </w:tcPr>
            </w:tcPrChange>
          </w:tcPr>
          <w:p w14:paraId="16E4AA68" w14:textId="77777777" w:rsidR="00027104" w:rsidRPr="0035724F" w:rsidRDefault="00027104" w:rsidP="0035724F">
            <w:pPr>
              <w:rPr>
                <w:sz w:val="20"/>
              </w:rPr>
            </w:pPr>
            <w:r w:rsidRPr="0035724F">
              <w:rPr>
                <w:sz w:val="20"/>
              </w:rPr>
              <w:t>incompatible clinical stage</w:t>
            </w:r>
          </w:p>
        </w:tc>
        <w:tc>
          <w:tcPr>
            <w:tcW w:w="900" w:type="dxa"/>
            <w:shd w:val="clear" w:color="auto" w:fill="auto"/>
            <w:noWrap/>
            <w:vAlign w:val="bottom"/>
            <w:tcPrChange w:id="4603" w:author="bmooney" w:date="2011-06-14T13:11:00Z">
              <w:tcPr>
                <w:tcW w:w="900" w:type="dxa"/>
                <w:gridSpan w:val="2"/>
                <w:shd w:val="clear" w:color="auto" w:fill="auto"/>
                <w:noWrap/>
                <w:vAlign w:val="bottom"/>
              </w:tcPr>
            </w:tcPrChange>
          </w:tcPr>
          <w:p w14:paraId="16E4AA69" w14:textId="77777777" w:rsidR="00027104" w:rsidRPr="0035724F" w:rsidRDefault="00027104" w:rsidP="0035724F">
            <w:pPr>
              <w:rPr>
                <w:sz w:val="20"/>
              </w:rPr>
            </w:pPr>
            <w:r w:rsidRPr="0035724F">
              <w:rPr>
                <w:sz w:val="20"/>
              </w:rPr>
              <w:t>Breast</w:t>
            </w:r>
          </w:p>
        </w:tc>
      </w:tr>
      <w:tr w:rsidR="00027104" w:rsidRPr="0035724F" w14:paraId="16E4AA72" w14:textId="77777777" w:rsidTr="00B73F99">
        <w:trPr>
          <w:trHeight w:val="255"/>
          <w:trPrChange w:id="4604" w:author="bmooney" w:date="2011-06-14T13:11:00Z">
            <w:trPr>
              <w:gridAfter w:val="0"/>
              <w:trHeight w:val="255"/>
            </w:trPr>
          </w:trPrChange>
        </w:trPr>
        <w:tc>
          <w:tcPr>
            <w:tcW w:w="990" w:type="dxa"/>
            <w:shd w:val="clear" w:color="auto" w:fill="auto"/>
            <w:noWrap/>
            <w:vAlign w:val="bottom"/>
            <w:tcPrChange w:id="4605" w:author="bmooney" w:date="2011-06-14T13:11:00Z">
              <w:tcPr>
                <w:tcW w:w="630" w:type="dxa"/>
                <w:gridSpan w:val="2"/>
                <w:shd w:val="clear" w:color="auto" w:fill="auto"/>
                <w:noWrap/>
                <w:vAlign w:val="bottom"/>
              </w:tcPr>
            </w:tcPrChange>
          </w:tcPr>
          <w:p w14:paraId="16E4AA6B" w14:textId="6E9DBCBB" w:rsidR="00027104" w:rsidRPr="0035724F" w:rsidRDefault="00B73F99" w:rsidP="0035724F">
            <w:pPr>
              <w:rPr>
                <w:sz w:val="20"/>
              </w:rPr>
            </w:pPr>
            <w:ins w:id="4606" w:author="bmooney" w:date="2011-06-14T13:11:00Z">
              <w:r>
                <w:rPr>
                  <w:sz w:val="20"/>
                </w:rPr>
                <w:t>FR-</w:t>
              </w:r>
            </w:ins>
            <w:r w:rsidR="00027104" w:rsidRPr="0035724F">
              <w:rPr>
                <w:sz w:val="20"/>
              </w:rPr>
              <w:t>620</w:t>
            </w:r>
          </w:p>
        </w:tc>
        <w:tc>
          <w:tcPr>
            <w:tcW w:w="1980" w:type="dxa"/>
            <w:shd w:val="clear" w:color="auto" w:fill="auto"/>
            <w:noWrap/>
            <w:vAlign w:val="bottom"/>
            <w:tcPrChange w:id="4607" w:author="bmooney" w:date="2011-06-14T13:11:00Z">
              <w:tcPr>
                <w:tcW w:w="2340" w:type="dxa"/>
                <w:gridSpan w:val="2"/>
                <w:shd w:val="clear" w:color="auto" w:fill="auto"/>
                <w:noWrap/>
                <w:vAlign w:val="bottom"/>
              </w:tcPr>
            </w:tcPrChange>
          </w:tcPr>
          <w:p w14:paraId="16E4AA6C" w14:textId="77777777" w:rsidR="00027104" w:rsidRPr="0035724F" w:rsidRDefault="00027104" w:rsidP="0035724F">
            <w:pPr>
              <w:rPr>
                <w:sz w:val="20"/>
              </w:rPr>
            </w:pPr>
            <w:proofErr w:type="spellStart"/>
            <w:r w:rsidRPr="0035724F">
              <w:rPr>
                <w:sz w:val="20"/>
              </w:rPr>
              <w:t>ClinicalStage</w:t>
            </w:r>
            <w:proofErr w:type="spellEnd"/>
            <w:r w:rsidRPr="0035724F">
              <w:rPr>
                <w:sz w:val="20"/>
              </w:rPr>
              <w:t xml:space="preserve"> - Breast</w:t>
            </w:r>
          </w:p>
        </w:tc>
        <w:tc>
          <w:tcPr>
            <w:tcW w:w="900" w:type="dxa"/>
            <w:shd w:val="clear" w:color="auto" w:fill="auto"/>
            <w:noWrap/>
            <w:vAlign w:val="bottom"/>
            <w:tcPrChange w:id="4608" w:author="bmooney" w:date="2011-06-14T13:11:00Z">
              <w:tcPr>
                <w:tcW w:w="900" w:type="dxa"/>
                <w:gridSpan w:val="2"/>
                <w:shd w:val="clear" w:color="auto" w:fill="auto"/>
                <w:noWrap/>
                <w:vAlign w:val="bottom"/>
              </w:tcPr>
            </w:tcPrChange>
          </w:tcPr>
          <w:p w14:paraId="16E4AA6D" w14:textId="77777777" w:rsidR="00027104" w:rsidRPr="0035724F" w:rsidRDefault="00027104" w:rsidP="0035724F">
            <w:pPr>
              <w:rPr>
                <w:sz w:val="20"/>
              </w:rPr>
            </w:pPr>
            <w:r w:rsidRPr="0035724F">
              <w:rPr>
                <w:sz w:val="20"/>
              </w:rPr>
              <w:t>CE</w:t>
            </w:r>
          </w:p>
        </w:tc>
        <w:tc>
          <w:tcPr>
            <w:tcW w:w="1170" w:type="dxa"/>
            <w:tcPrChange w:id="4609" w:author="bmooney" w:date="2011-06-14T13:11:00Z">
              <w:tcPr>
                <w:tcW w:w="1170" w:type="dxa"/>
                <w:gridSpan w:val="2"/>
              </w:tcPr>
            </w:tcPrChange>
          </w:tcPr>
          <w:p w14:paraId="16E4AA6E" w14:textId="77777777" w:rsidR="00027104" w:rsidRPr="0035724F" w:rsidRDefault="00027104" w:rsidP="0035724F">
            <w:pPr>
              <w:rPr>
                <w:sz w:val="20"/>
              </w:rPr>
            </w:pPr>
            <w:r w:rsidRPr="0035724F">
              <w:rPr>
                <w:sz w:val="20"/>
              </w:rPr>
              <w:t>Hold</w:t>
            </w:r>
          </w:p>
        </w:tc>
        <w:tc>
          <w:tcPr>
            <w:tcW w:w="1530" w:type="dxa"/>
            <w:shd w:val="clear" w:color="auto" w:fill="auto"/>
            <w:noWrap/>
            <w:vAlign w:val="bottom"/>
            <w:tcPrChange w:id="4610" w:author="bmooney" w:date="2011-06-14T13:11:00Z">
              <w:tcPr>
                <w:tcW w:w="1530" w:type="dxa"/>
                <w:gridSpan w:val="2"/>
                <w:shd w:val="clear" w:color="auto" w:fill="auto"/>
                <w:noWrap/>
                <w:vAlign w:val="bottom"/>
              </w:tcPr>
            </w:tcPrChange>
          </w:tcPr>
          <w:p w14:paraId="16E4AA6F" w14:textId="77777777" w:rsidR="00027104" w:rsidRPr="0035724F" w:rsidRDefault="00027104" w:rsidP="0035724F">
            <w:pPr>
              <w:rPr>
                <w:sz w:val="20"/>
              </w:rPr>
            </w:pPr>
            <w:proofErr w:type="spellStart"/>
            <w:r w:rsidRPr="0035724F">
              <w:rPr>
                <w:sz w:val="20"/>
              </w:rPr>
              <w:t>Stage_IV</w:t>
            </w:r>
            <w:proofErr w:type="spellEnd"/>
          </w:p>
        </w:tc>
        <w:tc>
          <w:tcPr>
            <w:tcW w:w="1890" w:type="dxa"/>
            <w:shd w:val="clear" w:color="auto" w:fill="auto"/>
            <w:noWrap/>
            <w:vAlign w:val="bottom"/>
            <w:tcPrChange w:id="4611" w:author="bmooney" w:date="2011-06-14T13:11:00Z">
              <w:tcPr>
                <w:tcW w:w="1890" w:type="dxa"/>
                <w:gridSpan w:val="2"/>
                <w:shd w:val="clear" w:color="auto" w:fill="auto"/>
                <w:noWrap/>
                <w:vAlign w:val="bottom"/>
              </w:tcPr>
            </w:tcPrChange>
          </w:tcPr>
          <w:p w14:paraId="16E4AA70" w14:textId="77777777" w:rsidR="00027104" w:rsidRPr="0035724F" w:rsidRDefault="00027104" w:rsidP="0035724F">
            <w:pPr>
              <w:rPr>
                <w:sz w:val="20"/>
              </w:rPr>
            </w:pPr>
            <w:r w:rsidRPr="0035724F">
              <w:rPr>
                <w:sz w:val="20"/>
              </w:rPr>
              <w:t>incompatible clinical stage</w:t>
            </w:r>
          </w:p>
        </w:tc>
        <w:tc>
          <w:tcPr>
            <w:tcW w:w="900" w:type="dxa"/>
            <w:shd w:val="clear" w:color="auto" w:fill="auto"/>
            <w:noWrap/>
            <w:vAlign w:val="bottom"/>
            <w:tcPrChange w:id="4612" w:author="bmooney" w:date="2011-06-14T13:11:00Z">
              <w:tcPr>
                <w:tcW w:w="900" w:type="dxa"/>
                <w:gridSpan w:val="2"/>
                <w:shd w:val="clear" w:color="auto" w:fill="auto"/>
                <w:noWrap/>
                <w:vAlign w:val="bottom"/>
              </w:tcPr>
            </w:tcPrChange>
          </w:tcPr>
          <w:p w14:paraId="16E4AA71" w14:textId="77777777" w:rsidR="00027104" w:rsidRPr="0035724F" w:rsidRDefault="00027104" w:rsidP="0035724F">
            <w:pPr>
              <w:rPr>
                <w:sz w:val="20"/>
              </w:rPr>
            </w:pPr>
            <w:r w:rsidRPr="0035724F">
              <w:rPr>
                <w:sz w:val="20"/>
              </w:rPr>
              <w:t>Breast</w:t>
            </w:r>
          </w:p>
        </w:tc>
      </w:tr>
      <w:tr w:rsidR="00027104" w:rsidRPr="0035724F" w14:paraId="16E4AA7A" w14:textId="77777777" w:rsidTr="00B73F99">
        <w:trPr>
          <w:trHeight w:val="255"/>
          <w:trPrChange w:id="4613" w:author="bmooney" w:date="2011-06-14T13:11:00Z">
            <w:trPr>
              <w:gridAfter w:val="0"/>
              <w:trHeight w:val="255"/>
            </w:trPr>
          </w:trPrChange>
        </w:trPr>
        <w:tc>
          <w:tcPr>
            <w:tcW w:w="990" w:type="dxa"/>
            <w:shd w:val="clear" w:color="auto" w:fill="auto"/>
            <w:noWrap/>
            <w:vAlign w:val="bottom"/>
            <w:tcPrChange w:id="4614" w:author="bmooney" w:date="2011-06-14T13:11:00Z">
              <w:tcPr>
                <w:tcW w:w="630" w:type="dxa"/>
                <w:gridSpan w:val="2"/>
                <w:shd w:val="clear" w:color="auto" w:fill="auto"/>
                <w:noWrap/>
                <w:vAlign w:val="bottom"/>
              </w:tcPr>
            </w:tcPrChange>
          </w:tcPr>
          <w:p w14:paraId="16E4AA73" w14:textId="345E4387" w:rsidR="00027104" w:rsidRPr="0035724F" w:rsidRDefault="00B73F99" w:rsidP="0035724F">
            <w:pPr>
              <w:rPr>
                <w:sz w:val="20"/>
              </w:rPr>
            </w:pPr>
            <w:ins w:id="4615" w:author="bmooney" w:date="2011-06-14T13:11:00Z">
              <w:r>
                <w:rPr>
                  <w:sz w:val="20"/>
                </w:rPr>
                <w:t>FR-</w:t>
              </w:r>
            </w:ins>
            <w:r w:rsidR="00027104" w:rsidRPr="0035724F">
              <w:rPr>
                <w:sz w:val="20"/>
              </w:rPr>
              <w:t>621</w:t>
            </w:r>
          </w:p>
        </w:tc>
        <w:tc>
          <w:tcPr>
            <w:tcW w:w="1980" w:type="dxa"/>
            <w:shd w:val="clear" w:color="auto" w:fill="auto"/>
            <w:noWrap/>
            <w:vAlign w:val="bottom"/>
            <w:tcPrChange w:id="4616" w:author="bmooney" w:date="2011-06-14T13:11:00Z">
              <w:tcPr>
                <w:tcW w:w="2340" w:type="dxa"/>
                <w:gridSpan w:val="2"/>
                <w:shd w:val="clear" w:color="auto" w:fill="auto"/>
                <w:noWrap/>
                <w:vAlign w:val="bottom"/>
              </w:tcPr>
            </w:tcPrChange>
          </w:tcPr>
          <w:p w14:paraId="16E4AA74" w14:textId="77777777" w:rsidR="00027104" w:rsidRPr="0035724F" w:rsidRDefault="00027104" w:rsidP="0035724F">
            <w:pPr>
              <w:rPr>
                <w:sz w:val="20"/>
              </w:rPr>
            </w:pPr>
            <w:proofErr w:type="spellStart"/>
            <w:r w:rsidRPr="0035724F">
              <w:rPr>
                <w:sz w:val="20"/>
              </w:rPr>
              <w:t>ClinicalStage</w:t>
            </w:r>
            <w:proofErr w:type="spellEnd"/>
            <w:r w:rsidRPr="0035724F">
              <w:rPr>
                <w:sz w:val="20"/>
              </w:rPr>
              <w:t xml:space="preserve"> - </w:t>
            </w:r>
            <w:smartTag w:uri="urn:schemas-microsoft-com:office:smarttags" w:element="City">
              <w:smartTag w:uri="urn:schemas-microsoft-com:office:smarttags" w:element="place">
                <w:r w:rsidRPr="0035724F">
                  <w:rPr>
                    <w:sz w:val="20"/>
                  </w:rPr>
                  <w:t>Colon</w:t>
                </w:r>
              </w:smartTag>
            </w:smartTag>
          </w:p>
        </w:tc>
        <w:tc>
          <w:tcPr>
            <w:tcW w:w="900" w:type="dxa"/>
            <w:shd w:val="clear" w:color="auto" w:fill="auto"/>
            <w:noWrap/>
            <w:vAlign w:val="bottom"/>
            <w:tcPrChange w:id="4617" w:author="bmooney" w:date="2011-06-14T13:11:00Z">
              <w:tcPr>
                <w:tcW w:w="900" w:type="dxa"/>
                <w:gridSpan w:val="2"/>
                <w:shd w:val="clear" w:color="auto" w:fill="auto"/>
                <w:noWrap/>
                <w:vAlign w:val="bottom"/>
              </w:tcPr>
            </w:tcPrChange>
          </w:tcPr>
          <w:p w14:paraId="16E4AA75" w14:textId="77777777" w:rsidR="00027104" w:rsidRPr="0035724F" w:rsidRDefault="00027104" w:rsidP="0035724F">
            <w:pPr>
              <w:rPr>
                <w:sz w:val="20"/>
              </w:rPr>
            </w:pPr>
            <w:r w:rsidRPr="0035724F">
              <w:rPr>
                <w:sz w:val="20"/>
              </w:rPr>
              <w:t>CE</w:t>
            </w:r>
          </w:p>
        </w:tc>
        <w:tc>
          <w:tcPr>
            <w:tcW w:w="1170" w:type="dxa"/>
            <w:tcPrChange w:id="4618" w:author="bmooney" w:date="2011-06-14T13:11:00Z">
              <w:tcPr>
                <w:tcW w:w="1170" w:type="dxa"/>
                <w:gridSpan w:val="2"/>
              </w:tcPr>
            </w:tcPrChange>
          </w:tcPr>
          <w:p w14:paraId="16E4AA76" w14:textId="77777777" w:rsidR="00027104" w:rsidRPr="0035724F" w:rsidRDefault="00027104" w:rsidP="0035724F">
            <w:pPr>
              <w:rPr>
                <w:sz w:val="20"/>
              </w:rPr>
            </w:pPr>
            <w:r w:rsidRPr="0035724F">
              <w:rPr>
                <w:sz w:val="20"/>
              </w:rPr>
              <w:t>Hold</w:t>
            </w:r>
          </w:p>
        </w:tc>
        <w:tc>
          <w:tcPr>
            <w:tcW w:w="1530" w:type="dxa"/>
            <w:shd w:val="clear" w:color="auto" w:fill="auto"/>
            <w:noWrap/>
            <w:vAlign w:val="bottom"/>
            <w:tcPrChange w:id="4619" w:author="bmooney" w:date="2011-06-14T13:11:00Z">
              <w:tcPr>
                <w:tcW w:w="1530" w:type="dxa"/>
                <w:gridSpan w:val="2"/>
                <w:shd w:val="clear" w:color="auto" w:fill="auto"/>
                <w:noWrap/>
                <w:vAlign w:val="bottom"/>
              </w:tcPr>
            </w:tcPrChange>
          </w:tcPr>
          <w:p w14:paraId="16E4AA77" w14:textId="77777777" w:rsidR="00027104" w:rsidRPr="0035724F" w:rsidRDefault="00027104" w:rsidP="0035724F">
            <w:pPr>
              <w:rPr>
                <w:sz w:val="20"/>
              </w:rPr>
            </w:pPr>
            <w:proofErr w:type="spellStart"/>
            <w:r w:rsidRPr="0035724F">
              <w:rPr>
                <w:sz w:val="20"/>
              </w:rPr>
              <w:t>Stage_I</w:t>
            </w:r>
            <w:proofErr w:type="spellEnd"/>
          </w:p>
        </w:tc>
        <w:tc>
          <w:tcPr>
            <w:tcW w:w="1890" w:type="dxa"/>
            <w:shd w:val="clear" w:color="auto" w:fill="auto"/>
            <w:noWrap/>
            <w:vAlign w:val="bottom"/>
            <w:tcPrChange w:id="4620" w:author="bmooney" w:date="2011-06-14T13:11:00Z">
              <w:tcPr>
                <w:tcW w:w="1890" w:type="dxa"/>
                <w:gridSpan w:val="2"/>
                <w:shd w:val="clear" w:color="auto" w:fill="auto"/>
                <w:noWrap/>
                <w:vAlign w:val="bottom"/>
              </w:tcPr>
            </w:tcPrChange>
          </w:tcPr>
          <w:p w14:paraId="16E4AA78" w14:textId="77777777" w:rsidR="00027104" w:rsidRPr="0035724F" w:rsidRDefault="00027104" w:rsidP="0035724F">
            <w:pPr>
              <w:rPr>
                <w:sz w:val="20"/>
              </w:rPr>
            </w:pPr>
            <w:r w:rsidRPr="0035724F">
              <w:rPr>
                <w:sz w:val="20"/>
              </w:rPr>
              <w:t>incompatible clinical stage</w:t>
            </w:r>
          </w:p>
        </w:tc>
        <w:tc>
          <w:tcPr>
            <w:tcW w:w="900" w:type="dxa"/>
            <w:shd w:val="clear" w:color="auto" w:fill="auto"/>
            <w:noWrap/>
            <w:vAlign w:val="bottom"/>
            <w:tcPrChange w:id="4621" w:author="bmooney" w:date="2011-06-14T13:11:00Z">
              <w:tcPr>
                <w:tcW w:w="900" w:type="dxa"/>
                <w:gridSpan w:val="2"/>
                <w:shd w:val="clear" w:color="auto" w:fill="auto"/>
                <w:noWrap/>
                <w:vAlign w:val="bottom"/>
              </w:tcPr>
            </w:tcPrChange>
          </w:tcPr>
          <w:p w14:paraId="16E4AA79" w14:textId="77777777" w:rsidR="00027104" w:rsidRPr="0035724F" w:rsidRDefault="00027104" w:rsidP="0035724F">
            <w:pPr>
              <w:rPr>
                <w:sz w:val="20"/>
              </w:rPr>
            </w:pPr>
            <w:smartTag w:uri="urn:schemas-microsoft-com:office:smarttags" w:element="City">
              <w:smartTag w:uri="urn:schemas-microsoft-com:office:smarttags" w:element="place">
                <w:r w:rsidRPr="0035724F">
                  <w:rPr>
                    <w:sz w:val="20"/>
                  </w:rPr>
                  <w:t>Colon</w:t>
                </w:r>
              </w:smartTag>
            </w:smartTag>
          </w:p>
        </w:tc>
      </w:tr>
      <w:tr w:rsidR="00027104" w:rsidRPr="0035724F" w14:paraId="16E4AA82" w14:textId="77777777" w:rsidTr="00B73F99">
        <w:trPr>
          <w:trHeight w:val="255"/>
          <w:trPrChange w:id="4622" w:author="bmooney" w:date="2011-06-14T13:11:00Z">
            <w:trPr>
              <w:gridAfter w:val="0"/>
              <w:trHeight w:val="255"/>
            </w:trPr>
          </w:trPrChange>
        </w:trPr>
        <w:tc>
          <w:tcPr>
            <w:tcW w:w="990" w:type="dxa"/>
            <w:shd w:val="clear" w:color="auto" w:fill="auto"/>
            <w:noWrap/>
            <w:vAlign w:val="bottom"/>
            <w:tcPrChange w:id="4623" w:author="bmooney" w:date="2011-06-14T13:11:00Z">
              <w:tcPr>
                <w:tcW w:w="630" w:type="dxa"/>
                <w:gridSpan w:val="2"/>
                <w:shd w:val="clear" w:color="auto" w:fill="auto"/>
                <w:noWrap/>
                <w:vAlign w:val="bottom"/>
              </w:tcPr>
            </w:tcPrChange>
          </w:tcPr>
          <w:p w14:paraId="16E4AA7B" w14:textId="1F51539C" w:rsidR="00027104" w:rsidRPr="0035724F" w:rsidRDefault="00B73F99" w:rsidP="0035724F">
            <w:pPr>
              <w:rPr>
                <w:sz w:val="20"/>
              </w:rPr>
            </w:pPr>
            <w:ins w:id="4624" w:author="bmooney" w:date="2011-06-14T13:11:00Z">
              <w:r>
                <w:rPr>
                  <w:sz w:val="20"/>
                </w:rPr>
                <w:t>FR-</w:t>
              </w:r>
            </w:ins>
            <w:r w:rsidR="00027104" w:rsidRPr="0035724F">
              <w:rPr>
                <w:sz w:val="20"/>
              </w:rPr>
              <w:t>622</w:t>
            </w:r>
          </w:p>
        </w:tc>
        <w:tc>
          <w:tcPr>
            <w:tcW w:w="1980" w:type="dxa"/>
            <w:shd w:val="clear" w:color="auto" w:fill="auto"/>
            <w:noWrap/>
            <w:vAlign w:val="bottom"/>
            <w:tcPrChange w:id="4625" w:author="bmooney" w:date="2011-06-14T13:11:00Z">
              <w:tcPr>
                <w:tcW w:w="2340" w:type="dxa"/>
                <w:gridSpan w:val="2"/>
                <w:shd w:val="clear" w:color="auto" w:fill="auto"/>
                <w:noWrap/>
                <w:vAlign w:val="bottom"/>
              </w:tcPr>
            </w:tcPrChange>
          </w:tcPr>
          <w:p w14:paraId="16E4AA7C" w14:textId="77777777" w:rsidR="00027104" w:rsidRPr="0035724F" w:rsidRDefault="00027104" w:rsidP="0035724F">
            <w:pPr>
              <w:rPr>
                <w:sz w:val="20"/>
              </w:rPr>
            </w:pPr>
            <w:proofErr w:type="spellStart"/>
            <w:r w:rsidRPr="0035724F">
              <w:rPr>
                <w:sz w:val="20"/>
              </w:rPr>
              <w:t>ClinicalStage</w:t>
            </w:r>
            <w:proofErr w:type="spellEnd"/>
            <w:r w:rsidRPr="0035724F">
              <w:rPr>
                <w:sz w:val="20"/>
              </w:rPr>
              <w:t xml:space="preserve"> - </w:t>
            </w:r>
            <w:smartTag w:uri="urn:schemas-microsoft-com:office:smarttags" w:element="City">
              <w:smartTag w:uri="urn:schemas-microsoft-com:office:smarttags" w:element="place">
                <w:r w:rsidRPr="0035724F">
                  <w:rPr>
                    <w:sz w:val="20"/>
                  </w:rPr>
                  <w:t>Colon</w:t>
                </w:r>
              </w:smartTag>
            </w:smartTag>
          </w:p>
        </w:tc>
        <w:tc>
          <w:tcPr>
            <w:tcW w:w="900" w:type="dxa"/>
            <w:shd w:val="clear" w:color="auto" w:fill="auto"/>
            <w:noWrap/>
            <w:vAlign w:val="bottom"/>
            <w:tcPrChange w:id="4626" w:author="bmooney" w:date="2011-06-14T13:11:00Z">
              <w:tcPr>
                <w:tcW w:w="900" w:type="dxa"/>
                <w:gridSpan w:val="2"/>
                <w:shd w:val="clear" w:color="auto" w:fill="auto"/>
                <w:noWrap/>
                <w:vAlign w:val="bottom"/>
              </w:tcPr>
            </w:tcPrChange>
          </w:tcPr>
          <w:p w14:paraId="16E4AA7D" w14:textId="77777777" w:rsidR="00027104" w:rsidRPr="0035724F" w:rsidRDefault="00027104" w:rsidP="0035724F">
            <w:pPr>
              <w:rPr>
                <w:sz w:val="20"/>
              </w:rPr>
            </w:pPr>
            <w:r w:rsidRPr="0035724F">
              <w:rPr>
                <w:sz w:val="20"/>
              </w:rPr>
              <w:t>CE</w:t>
            </w:r>
          </w:p>
        </w:tc>
        <w:tc>
          <w:tcPr>
            <w:tcW w:w="1170" w:type="dxa"/>
            <w:tcPrChange w:id="4627" w:author="bmooney" w:date="2011-06-14T13:11:00Z">
              <w:tcPr>
                <w:tcW w:w="1170" w:type="dxa"/>
                <w:gridSpan w:val="2"/>
              </w:tcPr>
            </w:tcPrChange>
          </w:tcPr>
          <w:p w14:paraId="16E4AA7E" w14:textId="77777777" w:rsidR="00027104" w:rsidRPr="0035724F" w:rsidRDefault="00027104" w:rsidP="0035724F">
            <w:pPr>
              <w:rPr>
                <w:sz w:val="20"/>
              </w:rPr>
            </w:pPr>
            <w:r w:rsidRPr="0035724F">
              <w:rPr>
                <w:sz w:val="20"/>
              </w:rPr>
              <w:t>Hold</w:t>
            </w:r>
          </w:p>
        </w:tc>
        <w:tc>
          <w:tcPr>
            <w:tcW w:w="1530" w:type="dxa"/>
            <w:shd w:val="clear" w:color="auto" w:fill="auto"/>
            <w:noWrap/>
            <w:vAlign w:val="bottom"/>
            <w:tcPrChange w:id="4628" w:author="bmooney" w:date="2011-06-14T13:11:00Z">
              <w:tcPr>
                <w:tcW w:w="1530" w:type="dxa"/>
                <w:gridSpan w:val="2"/>
                <w:shd w:val="clear" w:color="auto" w:fill="auto"/>
                <w:noWrap/>
                <w:vAlign w:val="bottom"/>
              </w:tcPr>
            </w:tcPrChange>
          </w:tcPr>
          <w:p w14:paraId="16E4AA7F" w14:textId="77777777" w:rsidR="00027104" w:rsidRPr="0035724F" w:rsidRDefault="00027104" w:rsidP="0035724F">
            <w:pPr>
              <w:rPr>
                <w:sz w:val="20"/>
              </w:rPr>
            </w:pPr>
            <w:proofErr w:type="spellStart"/>
            <w:r w:rsidRPr="0035724F">
              <w:rPr>
                <w:sz w:val="20"/>
              </w:rPr>
              <w:t>Stage_III</w:t>
            </w:r>
            <w:proofErr w:type="spellEnd"/>
          </w:p>
        </w:tc>
        <w:tc>
          <w:tcPr>
            <w:tcW w:w="1890" w:type="dxa"/>
            <w:shd w:val="clear" w:color="auto" w:fill="auto"/>
            <w:noWrap/>
            <w:vAlign w:val="bottom"/>
            <w:tcPrChange w:id="4629" w:author="bmooney" w:date="2011-06-14T13:11:00Z">
              <w:tcPr>
                <w:tcW w:w="1890" w:type="dxa"/>
                <w:gridSpan w:val="2"/>
                <w:shd w:val="clear" w:color="auto" w:fill="auto"/>
                <w:noWrap/>
                <w:vAlign w:val="bottom"/>
              </w:tcPr>
            </w:tcPrChange>
          </w:tcPr>
          <w:p w14:paraId="16E4AA80" w14:textId="77777777" w:rsidR="00027104" w:rsidRPr="0035724F" w:rsidRDefault="00027104" w:rsidP="0035724F">
            <w:pPr>
              <w:rPr>
                <w:sz w:val="20"/>
              </w:rPr>
            </w:pPr>
            <w:r w:rsidRPr="0035724F">
              <w:rPr>
                <w:sz w:val="20"/>
              </w:rPr>
              <w:t>incompatible clinical stage</w:t>
            </w:r>
          </w:p>
        </w:tc>
        <w:tc>
          <w:tcPr>
            <w:tcW w:w="900" w:type="dxa"/>
            <w:shd w:val="clear" w:color="auto" w:fill="auto"/>
            <w:noWrap/>
            <w:vAlign w:val="bottom"/>
            <w:tcPrChange w:id="4630" w:author="bmooney" w:date="2011-06-14T13:11:00Z">
              <w:tcPr>
                <w:tcW w:w="900" w:type="dxa"/>
                <w:gridSpan w:val="2"/>
                <w:shd w:val="clear" w:color="auto" w:fill="auto"/>
                <w:noWrap/>
                <w:vAlign w:val="bottom"/>
              </w:tcPr>
            </w:tcPrChange>
          </w:tcPr>
          <w:p w14:paraId="16E4AA81" w14:textId="77777777" w:rsidR="00027104" w:rsidRPr="0035724F" w:rsidRDefault="00027104" w:rsidP="0035724F">
            <w:pPr>
              <w:rPr>
                <w:sz w:val="20"/>
              </w:rPr>
            </w:pPr>
            <w:smartTag w:uri="urn:schemas-microsoft-com:office:smarttags" w:element="City">
              <w:smartTag w:uri="urn:schemas-microsoft-com:office:smarttags" w:element="place">
                <w:r w:rsidRPr="0035724F">
                  <w:rPr>
                    <w:sz w:val="20"/>
                  </w:rPr>
                  <w:t>Colon</w:t>
                </w:r>
              </w:smartTag>
            </w:smartTag>
          </w:p>
        </w:tc>
      </w:tr>
      <w:tr w:rsidR="00027104" w:rsidRPr="0035724F" w14:paraId="16E4AA8A" w14:textId="77777777" w:rsidTr="00B73F99">
        <w:trPr>
          <w:trHeight w:val="255"/>
          <w:trPrChange w:id="4631" w:author="bmooney" w:date="2011-06-14T13:11:00Z">
            <w:trPr>
              <w:gridAfter w:val="0"/>
              <w:trHeight w:val="255"/>
            </w:trPr>
          </w:trPrChange>
        </w:trPr>
        <w:tc>
          <w:tcPr>
            <w:tcW w:w="990" w:type="dxa"/>
            <w:shd w:val="clear" w:color="auto" w:fill="auto"/>
            <w:noWrap/>
            <w:vAlign w:val="bottom"/>
            <w:tcPrChange w:id="4632" w:author="bmooney" w:date="2011-06-14T13:11:00Z">
              <w:tcPr>
                <w:tcW w:w="630" w:type="dxa"/>
                <w:gridSpan w:val="2"/>
                <w:shd w:val="clear" w:color="auto" w:fill="auto"/>
                <w:noWrap/>
                <w:vAlign w:val="bottom"/>
              </w:tcPr>
            </w:tcPrChange>
          </w:tcPr>
          <w:p w14:paraId="16E4AA83" w14:textId="0E0138AE" w:rsidR="00027104" w:rsidRPr="0035724F" w:rsidRDefault="00B73F99" w:rsidP="0035724F">
            <w:pPr>
              <w:rPr>
                <w:sz w:val="20"/>
              </w:rPr>
            </w:pPr>
            <w:ins w:id="4633" w:author="bmooney" w:date="2011-06-14T13:11:00Z">
              <w:r>
                <w:rPr>
                  <w:sz w:val="20"/>
                </w:rPr>
                <w:t>FR-</w:t>
              </w:r>
            </w:ins>
            <w:r w:rsidR="00027104" w:rsidRPr="0035724F">
              <w:rPr>
                <w:sz w:val="20"/>
              </w:rPr>
              <w:t>623</w:t>
            </w:r>
          </w:p>
        </w:tc>
        <w:tc>
          <w:tcPr>
            <w:tcW w:w="1980" w:type="dxa"/>
            <w:shd w:val="clear" w:color="auto" w:fill="auto"/>
            <w:noWrap/>
            <w:vAlign w:val="bottom"/>
            <w:tcPrChange w:id="4634" w:author="bmooney" w:date="2011-06-14T13:11:00Z">
              <w:tcPr>
                <w:tcW w:w="2340" w:type="dxa"/>
                <w:gridSpan w:val="2"/>
                <w:shd w:val="clear" w:color="auto" w:fill="auto"/>
                <w:noWrap/>
                <w:vAlign w:val="bottom"/>
              </w:tcPr>
            </w:tcPrChange>
          </w:tcPr>
          <w:p w14:paraId="16E4AA84" w14:textId="77777777" w:rsidR="00027104" w:rsidRPr="0035724F" w:rsidRDefault="00027104" w:rsidP="0035724F">
            <w:pPr>
              <w:rPr>
                <w:sz w:val="20"/>
              </w:rPr>
            </w:pPr>
            <w:proofErr w:type="spellStart"/>
            <w:r w:rsidRPr="0035724F">
              <w:rPr>
                <w:sz w:val="20"/>
              </w:rPr>
              <w:t>ClinicalStage</w:t>
            </w:r>
            <w:proofErr w:type="spellEnd"/>
            <w:r w:rsidRPr="0035724F">
              <w:rPr>
                <w:sz w:val="20"/>
              </w:rPr>
              <w:t xml:space="preserve"> - </w:t>
            </w:r>
            <w:smartTag w:uri="urn:schemas-microsoft-com:office:smarttags" w:element="City">
              <w:smartTag w:uri="urn:schemas-microsoft-com:office:smarttags" w:element="place">
                <w:r w:rsidRPr="0035724F">
                  <w:rPr>
                    <w:sz w:val="20"/>
                  </w:rPr>
                  <w:t>Colon</w:t>
                </w:r>
              </w:smartTag>
            </w:smartTag>
          </w:p>
        </w:tc>
        <w:tc>
          <w:tcPr>
            <w:tcW w:w="900" w:type="dxa"/>
            <w:shd w:val="clear" w:color="auto" w:fill="auto"/>
            <w:noWrap/>
            <w:vAlign w:val="bottom"/>
            <w:tcPrChange w:id="4635" w:author="bmooney" w:date="2011-06-14T13:11:00Z">
              <w:tcPr>
                <w:tcW w:w="900" w:type="dxa"/>
                <w:gridSpan w:val="2"/>
                <w:shd w:val="clear" w:color="auto" w:fill="auto"/>
                <w:noWrap/>
                <w:vAlign w:val="bottom"/>
              </w:tcPr>
            </w:tcPrChange>
          </w:tcPr>
          <w:p w14:paraId="16E4AA85" w14:textId="77777777" w:rsidR="00027104" w:rsidRPr="0035724F" w:rsidRDefault="00027104" w:rsidP="0035724F">
            <w:pPr>
              <w:rPr>
                <w:sz w:val="20"/>
              </w:rPr>
            </w:pPr>
            <w:r w:rsidRPr="0035724F">
              <w:rPr>
                <w:sz w:val="20"/>
              </w:rPr>
              <w:t>CE</w:t>
            </w:r>
          </w:p>
        </w:tc>
        <w:tc>
          <w:tcPr>
            <w:tcW w:w="1170" w:type="dxa"/>
            <w:tcPrChange w:id="4636" w:author="bmooney" w:date="2011-06-14T13:11:00Z">
              <w:tcPr>
                <w:tcW w:w="1170" w:type="dxa"/>
                <w:gridSpan w:val="2"/>
              </w:tcPr>
            </w:tcPrChange>
          </w:tcPr>
          <w:p w14:paraId="16E4AA86" w14:textId="77777777" w:rsidR="00027104" w:rsidRPr="0035724F" w:rsidRDefault="00027104" w:rsidP="0035724F">
            <w:pPr>
              <w:rPr>
                <w:sz w:val="20"/>
              </w:rPr>
            </w:pPr>
            <w:r w:rsidRPr="0035724F">
              <w:rPr>
                <w:sz w:val="20"/>
              </w:rPr>
              <w:t>Hold</w:t>
            </w:r>
          </w:p>
        </w:tc>
        <w:tc>
          <w:tcPr>
            <w:tcW w:w="1530" w:type="dxa"/>
            <w:shd w:val="clear" w:color="auto" w:fill="auto"/>
            <w:noWrap/>
            <w:vAlign w:val="bottom"/>
            <w:tcPrChange w:id="4637" w:author="bmooney" w:date="2011-06-14T13:11:00Z">
              <w:tcPr>
                <w:tcW w:w="1530" w:type="dxa"/>
                <w:gridSpan w:val="2"/>
                <w:shd w:val="clear" w:color="auto" w:fill="auto"/>
                <w:noWrap/>
                <w:vAlign w:val="bottom"/>
              </w:tcPr>
            </w:tcPrChange>
          </w:tcPr>
          <w:p w14:paraId="16E4AA87" w14:textId="77777777" w:rsidR="00027104" w:rsidRPr="0035724F" w:rsidRDefault="00027104" w:rsidP="0035724F">
            <w:pPr>
              <w:rPr>
                <w:sz w:val="20"/>
              </w:rPr>
            </w:pPr>
            <w:proofErr w:type="spellStart"/>
            <w:r w:rsidRPr="0035724F">
              <w:rPr>
                <w:sz w:val="20"/>
              </w:rPr>
              <w:t>Stage_IV</w:t>
            </w:r>
            <w:proofErr w:type="spellEnd"/>
          </w:p>
        </w:tc>
        <w:tc>
          <w:tcPr>
            <w:tcW w:w="1890" w:type="dxa"/>
            <w:shd w:val="clear" w:color="auto" w:fill="auto"/>
            <w:noWrap/>
            <w:vAlign w:val="bottom"/>
            <w:tcPrChange w:id="4638" w:author="bmooney" w:date="2011-06-14T13:11:00Z">
              <w:tcPr>
                <w:tcW w:w="1890" w:type="dxa"/>
                <w:gridSpan w:val="2"/>
                <w:shd w:val="clear" w:color="auto" w:fill="auto"/>
                <w:noWrap/>
                <w:vAlign w:val="bottom"/>
              </w:tcPr>
            </w:tcPrChange>
          </w:tcPr>
          <w:p w14:paraId="16E4AA88" w14:textId="77777777" w:rsidR="00027104" w:rsidRPr="0035724F" w:rsidRDefault="00027104" w:rsidP="0035724F">
            <w:pPr>
              <w:rPr>
                <w:sz w:val="20"/>
              </w:rPr>
            </w:pPr>
            <w:r w:rsidRPr="0035724F">
              <w:rPr>
                <w:sz w:val="20"/>
              </w:rPr>
              <w:t>incompatible clinical stage</w:t>
            </w:r>
          </w:p>
        </w:tc>
        <w:tc>
          <w:tcPr>
            <w:tcW w:w="900" w:type="dxa"/>
            <w:shd w:val="clear" w:color="auto" w:fill="auto"/>
            <w:noWrap/>
            <w:vAlign w:val="bottom"/>
            <w:tcPrChange w:id="4639" w:author="bmooney" w:date="2011-06-14T13:11:00Z">
              <w:tcPr>
                <w:tcW w:w="900" w:type="dxa"/>
                <w:gridSpan w:val="2"/>
                <w:shd w:val="clear" w:color="auto" w:fill="auto"/>
                <w:noWrap/>
                <w:vAlign w:val="bottom"/>
              </w:tcPr>
            </w:tcPrChange>
          </w:tcPr>
          <w:p w14:paraId="16E4AA89" w14:textId="77777777" w:rsidR="00027104" w:rsidRPr="0035724F" w:rsidRDefault="00027104" w:rsidP="0035724F">
            <w:pPr>
              <w:rPr>
                <w:sz w:val="20"/>
              </w:rPr>
            </w:pPr>
            <w:smartTag w:uri="urn:schemas-microsoft-com:office:smarttags" w:element="City">
              <w:smartTag w:uri="urn:schemas-microsoft-com:office:smarttags" w:element="place">
                <w:r w:rsidRPr="0035724F">
                  <w:rPr>
                    <w:sz w:val="20"/>
                  </w:rPr>
                  <w:t>Colon</w:t>
                </w:r>
              </w:smartTag>
            </w:smartTag>
          </w:p>
        </w:tc>
      </w:tr>
      <w:tr w:rsidR="00027104" w:rsidRPr="0035724F" w14:paraId="16E4AA92" w14:textId="77777777" w:rsidTr="00B73F99">
        <w:trPr>
          <w:trHeight w:val="255"/>
          <w:trPrChange w:id="4640" w:author="bmooney" w:date="2011-06-14T13:11:00Z">
            <w:trPr>
              <w:gridAfter w:val="0"/>
              <w:trHeight w:val="255"/>
            </w:trPr>
          </w:trPrChange>
        </w:trPr>
        <w:tc>
          <w:tcPr>
            <w:tcW w:w="990" w:type="dxa"/>
            <w:shd w:val="clear" w:color="auto" w:fill="auto"/>
            <w:noWrap/>
            <w:vAlign w:val="bottom"/>
            <w:tcPrChange w:id="4641" w:author="bmooney" w:date="2011-06-14T13:11:00Z">
              <w:tcPr>
                <w:tcW w:w="630" w:type="dxa"/>
                <w:gridSpan w:val="2"/>
                <w:shd w:val="clear" w:color="auto" w:fill="auto"/>
                <w:noWrap/>
                <w:vAlign w:val="bottom"/>
              </w:tcPr>
            </w:tcPrChange>
          </w:tcPr>
          <w:p w14:paraId="16E4AA8B" w14:textId="5FE816BE" w:rsidR="00027104" w:rsidRPr="0035724F" w:rsidRDefault="00B73F99" w:rsidP="0035724F">
            <w:pPr>
              <w:rPr>
                <w:sz w:val="20"/>
              </w:rPr>
            </w:pPr>
            <w:ins w:id="4642" w:author="bmooney" w:date="2011-06-14T13:11:00Z">
              <w:r>
                <w:rPr>
                  <w:sz w:val="20"/>
                </w:rPr>
                <w:t>FR-</w:t>
              </w:r>
            </w:ins>
            <w:r w:rsidR="00027104" w:rsidRPr="0035724F">
              <w:rPr>
                <w:sz w:val="20"/>
              </w:rPr>
              <w:t>624</w:t>
            </w:r>
          </w:p>
        </w:tc>
        <w:tc>
          <w:tcPr>
            <w:tcW w:w="1980" w:type="dxa"/>
            <w:shd w:val="clear" w:color="auto" w:fill="auto"/>
            <w:noWrap/>
            <w:vAlign w:val="bottom"/>
            <w:tcPrChange w:id="4643" w:author="bmooney" w:date="2011-06-14T13:11:00Z">
              <w:tcPr>
                <w:tcW w:w="2340" w:type="dxa"/>
                <w:gridSpan w:val="2"/>
                <w:shd w:val="clear" w:color="auto" w:fill="auto"/>
                <w:noWrap/>
                <w:vAlign w:val="bottom"/>
              </w:tcPr>
            </w:tcPrChange>
          </w:tcPr>
          <w:p w14:paraId="16E4AA8C" w14:textId="77777777" w:rsidR="00027104" w:rsidRPr="0035724F" w:rsidRDefault="00027104" w:rsidP="0035724F">
            <w:pPr>
              <w:rPr>
                <w:sz w:val="20"/>
              </w:rPr>
            </w:pPr>
            <w:r w:rsidRPr="0035724F">
              <w:rPr>
                <w:sz w:val="20"/>
              </w:rPr>
              <w:t>Gender</w:t>
            </w:r>
          </w:p>
        </w:tc>
        <w:tc>
          <w:tcPr>
            <w:tcW w:w="900" w:type="dxa"/>
            <w:shd w:val="clear" w:color="auto" w:fill="auto"/>
            <w:noWrap/>
            <w:vAlign w:val="bottom"/>
            <w:tcPrChange w:id="4644" w:author="bmooney" w:date="2011-06-14T13:11:00Z">
              <w:tcPr>
                <w:tcW w:w="900" w:type="dxa"/>
                <w:gridSpan w:val="2"/>
                <w:shd w:val="clear" w:color="auto" w:fill="auto"/>
                <w:noWrap/>
                <w:vAlign w:val="bottom"/>
              </w:tcPr>
            </w:tcPrChange>
          </w:tcPr>
          <w:p w14:paraId="16E4AA8D" w14:textId="77777777" w:rsidR="00027104" w:rsidRPr="0035724F" w:rsidRDefault="00027104" w:rsidP="0035724F">
            <w:pPr>
              <w:rPr>
                <w:sz w:val="20"/>
              </w:rPr>
            </w:pPr>
            <w:r w:rsidRPr="0035724F">
              <w:rPr>
                <w:sz w:val="20"/>
              </w:rPr>
              <w:t>CE</w:t>
            </w:r>
          </w:p>
        </w:tc>
        <w:tc>
          <w:tcPr>
            <w:tcW w:w="1170" w:type="dxa"/>
            <w:tcPrChange w:id="4645" w:author="bmooney" w:date="2011-06-14T13:11:00Z">
              <w:tcPr>
                <w:tcW w:w="1170" w:type="dxa"/>
                <w:gridSpan w:val="2"/>
              </w:tcPr>
            </w:tcPrChange>
          </w:tcPr>
          <w:p w14:paraId="16E4AA8E" w14:textId="77777777" w:rsidR="00027104" w:rsidRPr="0035724F" w:rsidRDefault="00232983" w:rsidP="0035724F">
            <w:pPr>
              <w:rPr>
                <w:sz w:val="20"/>
              </w:rPr>
            </w:pPr>
            <w:r w:rsidRPr="0035724F">
              <w:rPr>
                <w:sz w:val="20"/>
              </w:rPr>
              <w:t>Hold</w:t>
            </w:r>
          </w:p>
        </w:tc>
        <w:tc>
          <w:tcPr>
            <w:tcW w:w="1530" w:type="dxa"/>
            <w:shd w:val="clear" w:color="auto" w:fill="auto"/>
            <w:noWrap/>
            <w:vAlign w:val="bottom"/>
            <w:tcPrChange w:id="4646" w:author="bmooney" w:date="2011-06-14T13:11:00Z">
              <w:tcPr>
                <w:tcW w:w="1530" w:type="dxa"/>
                <w:gridSpan w:val="2"/>
                <w:shd w:val="clear" w:color="auto" w:fill="auto"/>
                <w:noWrap/>
                <w:vAlign w:val="bottom"/>
              </w:tcPr>
            </w:tcPrChange>
          </w:tcPr>
          <w:p w14:paraId="16E4AA8F" w14:textId="77777777" w:rsidR="00027104" w:rsidRPr="0035724F" w:rsidRDefault="00027104" w:rsidP="0035724F">
            <w:pPr>
              <w:rPr>
                <w:sz w:val="20"/>
              </w:rPr>
            </w:pPr>
            <w:r w:rsidRPr="0035724F">
              <w:rPr>
                <w:sz w:val="20"/>
              </w:rPr>
              <w:t>Male</w:t>
            </w:r>
          </w:p>
        </w:tc>
        <w:tc>
          <w:tcPr>
            <w:tcW w:w="1890" w:type="dxa"/>
            <w:shd w:val="clear" w:color="auto" w:fill="auto"/>
            <w:noWrap/>
            <w:vAlign w:val="bottom"/>
            <w:tcPrChange w:id="4647" w:author="bmooney" w:date="2011-06-14T13:11:00Z">
              <w:tcPr>
                <w:tcW w:w="1890" w:type="dxa"/>
                <w:gridSpan w:val="2"/>
                <w:shd w:val="clear" w:color="auto" w:fill="auto"/>
                <w:noWrap/>
                <w:vAlign w:val="bottom"/>
              </w:tcPr>
            </w:tcPrChange>
          </w:tcPr>
          <w:p w14:paraId="16E4AA90" w14:textId="77777777" w:rsidR="00027104" w:rsidRPr="0035724F" w:rsidRDefault="00027104" w:rsidP="0035724F">
            <w:pPr>
              <w:rPr>
                <w:sz w:val="20"/>
              </w:rPr>
            </w:pPr>
            <w:r w:rsidRPr="0035724F">
              <w:rPr>
                <w:sz w:val="20"/>
              </w:rPr>
              <w:t>male patient</w:t>
            </w:r>
          </w:p>
        </w:tc>
        <w:tc>
          <w:tcPr>
            <w:tcW w:w="900" w:type="dxa"/>
            <w:shd w:val="clear" w:color="auto" w:fill="auto"/>
            <w:noWrap/>
            <w:vAlign w:val="bottom"/>
            <w:tcPrChange w:id="4648" w:author="bmooney" w:date="2011-06-14T13:11:00Z">
              <w:tcPr>
                <w:tcW w:w="900" w:type="dxa"/>
                <w:gridSpan w:val="2"/>
                <w:shd w:val="clear" w:color="auto" w:fill="auto"/>
                <w:noWrap/>
                <w:vAlign w:val="bottom"/>
              </w:tcPr>
            </w:tcPrChange>
          </w:tcPr>
          <w:p w14:paraId="16E4AA91" w14:textId="77777777" w:rsidR="00027104" w:rsidRPr="0035724F" w:rsidRDefault="00027104" w:rsidP="0035724F">
            <w:pPr>
              <w:rPr>
                <w:sz w:val="20"/>
              </w:rPr>
            </w:pPr>
            <w:r w:rsidRPr="0035724F">
              <w:rPr>
                <w:sz w:val="20"/>
              </w:rPr>
              <w:t>Breast</w:t>
            </w:r>
          </w:p>
        </w:tc>
      </w:tr>
      <w:tr w:rsidR="00027104" w:rsidRPr="0035724F" w14:paraId="16E4AA9A" w14:textId="77777777" w:rsidTr="00B73F99">
        <w:trPr>
          <w:trHeight w:val="255"/>
          <w:trPrChange w:id="4649" w:author="bmooney" w:date="2011-06-14T13:11:00Z">
            <w:trPr>
              <w:gridAfter w:val="0"/>
              <w:trHeight w:val="255"/>
            </w:trPr>
          </w:trPrChange>
        </w:trPr>
        <w:tc>
          <w:tcPr>
            <w:tcW w:w="990" w:type="dxa"/>
            <w:shd w:val="clear" w:color="auto" w:fill="auto"/>
            <w:noWrap/>
            <w:vAlign w:val="bottom"/>
            <w:tcPrChange w:id="4650" w:author="bmooney" w:date="2011-06-14T13:11:00Z">
              <w:tcPr>
                <w:tcW w:w="630" w:type="dxa"/>
                <w:gridSpan w:val="2"/>
                <w:shd w:val="clear" w:color="auto" w:fill="auto"/>
                <w:noWrap/>
                <w:vAlign w:val="bottom"/>
              </w:tcPr>
            </w:tcPrChange>
          </w:tcPr>
          <w:p w14:paraId="16E4AA93" w14:textId="65BD6551" w:rsidR="00027104" w:rsidRPr="0035724F" w:rsidRDefault="00B73F99" w:rsidP="0035724F">
            <w:pPr>
              <w:rPr>
                <w:sz w:val="20"/>
              </w:rPr>
            </w:pPr>
            <w:ins w:id="4651" w:author="bmooney" w:date="2011-06-14T13:11:00Z">
              <w:r>
                <w:rPr>
                  <w:sz w:val="20"/>
                </w:rPr>
                <w:t>FR-</w:t>
              </w:r>
            </w:ins>
            <w:r w:rsidR="00027104" w:rsidRPr="0035724F">
              <w:rPr>
                <w:sz w:val="20"/>
              </w:rPr>
              <w:t>625</w:t>
            </w:r>
          </w:p>
        </w:tc>
        <w:tc>
          <w:tcPr>
            <w:tcW w:w="1980" w:type="dxa"/>
            <w:shd w:val="clear" w:color="auto" w:fill="auto"/>
            <w:noWrap/>
            <w:vAlign w:val="bottom"/>
            <w:tcPrChange w:id="4652" w:author="bmooney" w:date="2011-06-14T13:11:00Z">
              <w:tcPr>
                <w:tcW w:w="2340" w:type="dxa"/>
                <w:gridSpan w:val="2"/>
                <w:shd w:val="clear" w:color="auto" w:fill="auto"/>
                <w:noWrap/>
                <w:vAlign w:val="bottom"/>
              </w:tcPr>
            </w:tcPrChange>
          </w:tcPr>
          <w:p w14:paraId="16E4AA94" w14:textId="77777777" w:rsidR="00027104" w:rsidRPr="0035724F" w:rsidRDefault="00027104" w:rsidP="0035724F">
            <w:pPr>
              <w:rPr>
                <w:sz w:val="20"/>
              </w:rPr>
            </w:pPr>
            <w:r w:rsidRPr="0035724F">
              <w:rPr>
                <w:sz w:val="20"/>
              </w:rPr>
              <w:t>Exception Criteria</w:t>
            </w:r>
          </w:p>
        </w:tc>
        <w:tc>
          <w:tcPr>
            <w:tcW w:w="900" w:type="dxa"/>
            <w:shd w:val="clear" w:color="auto" w:fill="auto"/>
            <w:noWrap/>
            <w:vAlign w:val="bottom"/>
            <w:tcPrChange w:id="4653" w:author="bmooney" w:date="2011-06-14T13:11:00Z">
              <w:tcPr>
                <w:tcW w:w="900" w:type="dxa"/>
                <w:gridSpan w:val="2"/>
                <w:shd w:val="clear" w:color="auto" w:fill="auto"/>
                <w:noWrap/>
                <w:vAlign w:val="bottom"/>
              </w:tcPr>
            </w:tcPrChange>
          </w:tcPr>
          <w:p w14:paraId="16E4AA95" w14:textId="77777777" w:rsidR="00027104" w:rsidRPr="0035724F" w:rsidRDefault="00027104" w:rsidP="0035724F">
            <w:pPr>
              <w:rPr>
                <w:sz w:val="20"/>
              </w:rPr>
            </w:pPr>
            <w:r w:rsidRPr="0035724F">
              <w:rPr>
                <w:sz w:val="20"/>
              </w:rPr>
              <w:t>CE</w:t>
            </w:r>
          </w:p>
        </w:tc>
        <w:tc>
          <w:tcPr>
            <w:tcW w:w="1170" w:type="dxa"/>
            <w:tcPrChange w:id="4654" w:author="bmooney" w:date="2011-06-14T13:11:00Z">
              <w:tcPr>
                <w:tcW w:w="1170" w:type="dxa"/>
                <w:gridSpan w:val="2"/>
              </w:tcPr>
            </w:tcPrChange>
          </w:tcPr>
          <w:p w14:paraId="16E4AA96" w14:textId="77777777" w:rsidR="00027104" w:rsidRPr="0035724F" w:rsidRDefault="00027104" w:rsidP="0035724F">
            <w:pPr>
              <w:rPr>
                <w:sz w:val="20"/>
              </w:rPr>
            </w:pPr>
            <w:r w:rsidRPr="0035724F">
              <w:rPr>
                <w:sz w:val="20"/>
              </w:rPr>
              <w:t>Hold</w:t>
            </w:r>
          </w:p>
        </w:tc>
        <w:tc>
          <w:tcPr>
            <w:tcW w:w="1530" w:type="dxa"/>
            <w:shd w:val="clear" w:color="auto" w:fill="auto"/>
            <w:noWrap/>
            <w:vAlign w:val="bottom"/>
            <w:tcPrChange w:id="4655" w:author="bmooney" w:date="2011-06-14T13:11:00Z">
              <w:tcPr>
                <w:tcW w:w="1530" w:type="dxa"/>
                <w:gridSpan w:val="2"/>
                <w:shd w:val="clear" w:color="auto" w:fill="auto"/>
                <w:noWrap/>
                <w:vAlign w:val="bottom"/>
              </w:tcPr>
            </w:tcPrChange>
          </w:tcPr>
          <w:p w14:paraId="16E4AA97" w14:textId="77777777" w:rsidR="00027104" w:rsidRPr="0035724F" w:rsidRDefault="00027104" w:rsidP="0035724F">
            <w:pPr>
              <w:rPr>
                <w:sz w:val="20"/>
              </w:rPr>
            </w:pPr>
            <w:r w:rsidRPr="0035724F">
              <w:rPr>
                <w:sz w:val="20"/>
              </w:rPr>
              <w:t>Not blank</w:t>
            </w:r>
          </w:p>
        </w:tc>
        <w:tc>
          <w:tcPr>
            <w:tcW w:w="1890" w:type="dxa"/>
            <w:shd w:val="clear" w:color="auto" w:fill="auto"/>
            <w:noWrap/>
            <w:vAlign w:val="bottom"/>
            <w:tcPrChange w:id="4656" w:author="bmooney" w:date="2011-06-14T13:11:00Z">
              <w:tcPr>
                <w:tcW w:w="1890" w:type="dxa"/>
                <w:gridSpan w:val="2"/>
                <w:shd w:val="clear" w:color="auto" w:fill="auto"/>
                <w:noWrap/>
                <w:vAlign w:val="bottom"/>
              </w:tcPr>
            </w:tcPrChange>
          </w:tcPr>
          <w:p w14:paraId="16E4AA98" w14:textId="77777777" w:rsidR="00027104" w:rsidRPr="0035724F" w:rsidRDefault="00027104" w:rsidP="0035724F">
            <w:pPr>
              <w:rPr>
                <w:sz w:val="20"/>
              </w:rPr>
            </w:pPr>
            <w:r w:rsidRPr="0035724F">
              <w:rPr>
                <w:sz w:val="20"/>
              </w:rPr>
              <w:t>Exception criteria: {0}</w:t>
            </w:r>
          </w:p>
        </w:tc>
        <w:tc>
          <w:tcPr>
            <w:tcW w:w="900" w:type="dxa"/>
            <w:shd w:val="clear" w:color="auto" w:fill="auto"/>
            <w:noWrap/>
            <w:vAlign w:val="bottom"/>
            <w:tcPrChange w:id="4657" w:author="bmooney" w:date="2011-06-14T13:11:00Z">
              <w:tcPr>
                <w:tcW w:w="900" w:type="dxa"/>
                <w:gridSpan w:val="2"/>
                <w:shd w:val="clear" w:color="auto" w:fill="auto"/>
                <w:noWrap/>
                <w:vAlign w:val="bottom"/>
              </w:tcPr>
            </w:tcPrChange>
          </w:tcPr>
          <w:p w14:paraId="16E4AA99" w14:textId="77777777" w:rsidR="00027104" w:rsidRPr="0035724F" w:rsidRDefault="00027104" w:rsidP="0035724F">
            <w:pPr>
              <w:rPr>
                <w:sz w:val="20"/>
              </w:rPr>
            </w:pPr>
            <w:r w:rsidRPr="0035724F">
              <w:rPr>
                <w:sz w:val="20"/>
              </w:rPr>
              <w:t>All</w:t>
            </w:r>
          </w:p>
        </w:tc>
      </w:tr>
      <w:tr w:rsidR="00027104" w:rsidRPr="0035724F" w14:paraId="16E4AAA2" w14:textId="77777777" w:rsidTr="00B73F99">
        <w:trPr>
          <w:trHeight w:val="255"/>
          <w:trPrChange w:id="4658" w:author="bmooney" w:date="2011-06-14T13:11:00Z">
            <w:trPr>
              <w:gridAfter w:val="0"/>
              <w:trHeight w:val="255"/>
            </w:trPr>
          </w:trPrChange>
        </w:trPr>
        <w:tc>
          <w:tcPr>
            <w:tcW w:w="990" w:type="dxa"/>
            <w:shd w:val="clear" w:color="auto" w:fill="auto"/>
            <w:noWrap/>
            <w:vAlign w:val="bottom"/>
            <w:tcPrChange w:id="4659" w:author="bmooney" w:date="2011-06-14T13:11:00Z">
              <w:tcPr>
                <w:tcW w:w="630" w:type="dxa"/>
                <w:gridSpan w:val="2"/>
                <w:shd w:val="clear" w:color="auto" w:fill="auto"/>
                <w:noWrap/>
                <w:vAlign w:val="bottom"/>
              </w:tcPr>
            </w:tcPrChange>
          </w:tcPr>
          <w:p w14:paraId="16E4AA9B" w14:textId="2DE4BCA7" w:rsidR="00027104" w:rsidRPr="0035724F" w:rsidRDefault="00B73F99" w:rsidP="0035724F">
            <w:pPr>
              <w:rPr>
                <w:sz w:val="20"/>
              </w:rPr>
            </w:pPr>
            <w:ins w:id="4660" w:author="bmooney" w:date="2011-06-14T13:11:00Z">
              <w:r>
                <w:rPr>
                  <w:sz w:val="20"/>
                </w:rPr>
                <w:t>FR-</w:t>
              </w:r>
            </w:ins>
            <w:r w:rsidR="00027104" w:rsidRPr="0035724F">
              <w:rPr>
                <w:sz w:val="20"/>
              </w:rPr>
              <w:t>626</w:t>
            </w:r>
          </w:p>
        </w:tc>
        <w:tc>
          <w:tcPr>
            <w:tcW w:w="1980" w:type="dxa"/>
            <w:shd w:val="clear" w:color="auto" w:fill="auto"/>
            <w:noWrap/>
            <w:vAlign w:val="bottom"/>
            <w:tcPrChange w:id="4661" w:author="bmooney" w:date="2011-06-14T13:11:00Z">
              <w:tcPr>
                <w:tcW w:w="2340" w:type="dxa"/>
                <w:gridSpan w:val="2"/>
                <w:shd w:val="clear" w:color="auto" w:fill="auto"/>
                <w:noWrap/>
                <w:vAlign w:val="bottom"/>
              </w:tcPr>
            </w:tcPrChange>
          </w:tcPr>
          <w:p w14:paraId="16E4AA9C" w14:textId="77777777" w:rsidR="00027104" w:rsidRPr="0035724F" w:rsidRDefault="00027104" w:rsidP="0035724F">
            <w:pPr>
              <w:rPr>
                <w:sz w:val="20"/>
              </w:rPr>
            </w:pPr>
            <w:r w:rsidRPr="0035724F">
              <w:rPr>
                <w:sz w:val="20"/>
              </w:rPr>
              <w:t>ICD-9 code</w:t>
            </w:r>
          </w:p>
        </w:tc>
        <w:tc>
          <w:tcPr>
            <w:tcW w:w="900" w:type="dxa"/>
            <w:shd w:val="clear" w:color="auto" w:fill="auto"/>
            <w:noWrap/>
            <w:vAlign w:val="bottom"/>
            <w:tcPrChange w:id="4662" w:author="bmooney" w:date="2011-06-14T13:11:00Z">
              <w:tcPr>
                <w:tcW w:w="900" w:type="dxa"/>
                <w:gridSpan w:val="2"/>
                <w:shd w:val="clear" w:color="auto" w:fill="auto"/>
                <w:noWrap/>
                <w:vAlign w:val="bottom"/>
              </w:tcPr>
            </w:tcPrChange>
          </w:tcPr>
          <w:p w14:paraId="16E4AA9D" w14:textId="77777777" w:rsidR="00027104" w:rsidRPr="0035724F" w:rsidRDefault="00027104" w:rsidP="0035724F">
            <w:pPr>
              <w:rPr>
                <w:sz w:val="20"/>
              </w:rPr>
            </w:pPr>
            <w:r w:rsidRPr="0035724F">
              <w:rPr>
                <w:sz w:val="20"/>
              </w:rPr>
              <w:t>CE</w:t>
            </w:r>
          </w:p>
        </w:tc>
        <w:tc>
          <w:tcPr>
            <w:tcW w:w="1170" w:type="dxa"/>
            <w:tcPrChange w:id="4663" w:author="bmooney" w:date="2011-06-14T13:11:00Z">
              <w:tcPr>
                <w:tcW w:w="1170" w:type="dxa"/>
                <w:gridSpan w:val="2"/>
              </w:tcPr>
            </w:tcPrChange>
          </w:tcPr>
          <w:p w14:paraId="16E4AA9E" w14:textId="77777777" w:rsidR="00027104" w:rsidRPr="0035724F" w:rsidRDefault="00027104" w:rsidP="0035724F">
            <w:pPr>
              <w:rPr>
                <w:sz w:val="20"/>
              </w:rPr>
            </w:pPr>
            <w:r w:rsidRPr="0035724F">
              <w:rPr>
                <w:sz w:val="20"/>
              </w:rPr>
              <w:t>Hold</w:t>
            </w:r>
          </w:p>
        </w:tc>
        <w:tc>
          <w:tcPr>
            <w:tcW w:w="1530" w:type="dxa"/>
            <w:shd w:val="clear" w:color="auto" w:fill="auto"/>
            <w:noWrap/>
            <w:vAlign w:val="bottom"/>
            <w:tcPrChange w:id="4664" w:author="bmooney" w:date="2011-06-14T13:11:00Z">
              <w:tcPr>
                <w:tcW w:w="1530" w:type="dxa"/>
                <w:gridSpan w:val="2"/>
                <w:shd w:val="clear" w:color="auto" w:fill="auto"/>
                <w:noWrap/>
                <w:vAlign w:val="bottom"/>
              </w:tcPr>
            </w:tcPrChange>
          </w:tcPr>
          <w:p w14:paraId="16E4AA9F" w14:textId="77777777" w:rsidR="00027104" w:rsidRPr="0035724F" w:rsidRDefault="00027104" w:rsidP="0035724F">
            <w:pPr>
              <w:rPr>
                <w:sz w:val="20"/>
              </w:rPr>
            </w:pPr>
            <w:r w:rsidRPr="0035724F">
              <w:rPr>
                <w:sz w:val="20"/>
              </w:rPr>
              <w:t xml:space="preserve">indicates rectal </w:t>
            </w:r>
            <w:r w:rsidR="00CF59C7" w:rsidRPr="0035724F">
              <w:rPr>
                <w:sz w:val="20"/>
              </w:rPr>
              <w:t xml:space="preserve">or </w:t>
            </w:r>
            <w:proofErr w:type="spellStart"/>
            <w:r w:rsidR="00CF59C7" w:rsidRPr="0035724F">
              <w:rPr>
                <w:sz w:val="20"/>
              </w:rPr>
              <w:t>appendiceal</w:t>
            </w:r>
            <w:proofErr w:type="spellEnd"/>
            <w:r w:rsidR="00CF59C7" w:rsidRPr="0035724F">
              <w:rPr>
                <w:sz w:val="20"/>
              </w:rPr>
              <w:t xml:space="preserve"> </w:t>
            </w:r>
            <w:r w:rsidRPr="0035724F">
              <w:rPr>
                <w:sz w:val="20"/>
              </w:rPr>
              <w:t>cancer</w:t>
            </w:r>
          </w:p>
        </w:tc>
        <w:tc>
          <w:tcPr>
            <w:tcW w:w="1890" w:type="dxa"/>
            <w:shd w:val="clear" w:color="auto" w:fill="auto"/>
            <w:noWrap/>
            <w:vAlign w:val="bottom"/>
            <w:tcPrChange w:id="4665" w:author="bmooney" w:date="2011-06-14T13:11:00Z">
              <w:tcPr>
                <w:tcW w:w="1890" w:type="dxa"/>
                <w:gridSpan w:val="2"/>
                <w:shd w:val="clear" w:color="auto" w:fill="auto"/>
                <w:noWrap/>
                <w:vAlign w:val="bottom"/>
              </w:tcPr>
            </w:tcPrChange>
          </w:tcPr>
          <w:p w14:paraId="16E4AAA0" w14:textId="77777777" w:rsidR="00027104" w:rsidRPr="0035724F" w:rsidRDefault="00027104" w:rsidP="0035724F">
            <w:pPr>
              <w:rPr>
                <w:sz w:val="20"/>
              </w:rPr>
            </w:pPr>
            <w:r w:rsidRPr="0035724F">
              <w:rPr>
                <w:sz w:val="20"/>
              </w:rPr>
              <w:t>incompatible diagnosis</w:t>
            </w:r>
          </w:p>
        </w:tc>
        <w:tc>
          <w:tcPr>
            <w:tcW w:w="900" w:type="dxa"/>
            <w:shd w:val="clear" w:color="auto" w:fill="auto"/>
            <w:noWrap/>
            <w:vAlign w:val="bottom"/>
            <w:tcPrChange w:id="4666" w:author="bmooney" w:date="2011-06-14T13:11:00Z">
              <w:tcPr>
                <w:tcW w:w="900" w:type="dxa"/>
                <w:gridSpan w:val="2"/>
                <w:shd w:val="clear" w:color="auto" w:fill="auto"/>
                <w:noWrap/>
                <w:vAlign w:val="bottom"/>
              </w:tcPr>
            </w:tcPrChange>
          </w:tcPr>
          <w:p w14:paraId="16E4AAA1" w14:textId="77777777" w:rsidR="00027104" w:rsidRPr="0035724F" w:rsidRDefault="00027104" w:rsidP="0035724F">
            <w:pPr>
              <w:rPr>
                <w:sz w:val="20"/>
              </w:rPr>
            </w:pPr>
            <w:smartTag w:uri="urn:schemas-microsoft-com:office:smarttags" w:element="City">
              <w:smartTag w:uri="urn:schemas-microsoft-com:office:smarttags" w:element="place">
                <w:r w:rsidRPr="0035724F">
                  <w:rPr>
                    <w:sz w:val="20"/>
                  </w:rPr>
                  <w:t>Colon</w:t>
                </w:r>
              </w:smartTag>
            </w:smartTag>
          </w:p>
        </w:tc>
      </w:tr>
      <w:tr w:rsidR="00027104" w:rsidRPr="0035724F" w14:paraId="16E4AAAA" w14:textId="77777777" w:rsidTr="00B73F99">
        <w:trPr>
          <w:trHeight w:val="255"/>
          <w:trPrChange w:id="4667" w:author="bmooney" w:date="2011-06-14T13:11:00Z">
            <w:trPr>
              <w:gridAfter w:val="0"/>
              <w:trHeight w:val="255"/>
            </w:trPr>
          </w:trPrChange>
        </w:trPr>
        <w:tc>
          <w:tcPr>
            <w:tcW w:w="990" w:type="dxa"/>
            <w:shd w:val="clear" w:color="auto" w:fill="auto"/>
            <w:noWrap/>
            <w:vAlign w:val="bottom"/>
            <w:tcPrChange w:id="4668" w:author="bmooney" w:date="2011-06-14T13:11:00Z">
              <w:tcPr>
                <w:tcW w:w="630" w:type="dxa"/>
                <w:gridSpan w:val="2"/>
                <w:shd w:val="clear" w:color="auto" w:fill="auto"/>
                <w:noWrap/>
                <w:vAlign w:val="bottom"/>
              </w:tcPr>
            </w:tcPrChange>
          </w:tcPr>
          <w:p w14:paraId="16E4AAA3" w14:textId="3B261F8C" w:rsidR="00027104" w:rsidRPr="0035724F" w:rsidRDefault="00B73F99" w:rsidP="0035724F">
            <w:pPr>
              <w:rPr>
                <w:sz w:val="20"/>
              </w:rPr>
            </w:pPr>
            <w:ins w:id="4669" w:author="bmooney" w:date="2011-06-14T13:11:00Z">
              <w:r>
                <w:rPr>
                  <w:sz w:val="20"/>
                </w:rPr>
                <w:t>FR-</w:t>
              </w:r>
            </w:ins>
            <w:r w:rsidR="00027104" w:rsidRPr="0035724F">
              <w:rPr>
                <w:sz w:val="20"/>
              </w:rPr>
              <w:t>627</w:t>
            </w:r>
          </w:p>
        </w:tc>
        <w:tc>
          <w:tcPr>
            <w:tcW w:w="1980" w:type="dxa"/>
            <w:shd w:val="clear" w:color="auto" w:fill="auto"/>
            <w:noWrap/>
            <w:vAlign w:val="bottom"/>
            <w:tcPrChange w:id="4670" w:author="bmooney" w:date="2011-06-14T13:11:00Z">
              <w:tcPr>
                <w:tcW w:w="2340" w:type="dxa"/>
                <w:gridSpan w:val="2"/>
                <w:shd w:val="clear" w:color="auto" w:fill="auto"/>
                <w:noWrap/>
                <w:vAlign w:val="bottom"/>
              </w:tcPr>
            </w:tcPrChange>
          </w:tcPr>
          <w:p w14:paraId="16E4AAA4" w14:textId="77777777" w:rsidR="00027104" w:rsidRPr="0035724F" w:rsidRDefault="00027104" w:rsidP="0035724F">
            <w:pPr>
              <w:rPr>
                <w:sz w:val="20"/>
              </w:rPr>
            </w:pPr>
            <w:r w:rsidRPr="0035724F">
              <w:rPr>
                <w:sz w:val="20"/>
              </w:rPr>
              <w:t>ER Status</w:t>
            </w:r>
          </w:p>
        </w:tc>
        <w:tc>
          <w:tcPr>
            <w:tcW w:w="900" w:type="dxa"/>
            <w:shd w:val="clear" w:color="auto" w:fill="auto"/>
            <w:noWrap/>
            <w:vAlign w:val="bottom"/>
            <w:tcPrChange w:id="4671" w:author="bmooney" w:date="2011-06-14T13:11:00Z">
              <w:tcPr>
                <w:tcW w:w="900" w:type="dxa"/>
                <w:gridSpan w:val="2"/>
                <w:shd w:val="clear" w:color="auto" w:fill="auto"/>
                <w:noWrap/>
                <w:vAlign w:val="bottom"/>
              </w:tcPr>
            </w:tcPrChange>
          </w:tcPr>
          <w:p w14:paraId="16E4AAA5" w14:textId="77777777" w:rsidR="00027104" w:rsidRPr="0035724F" w:rsidRDefault="00027104" w:rsidP="0035724F">
            <w:pPr>
              <w:rPr>
                <w:sz w:val="20"/>
              </w:rPr>
            </w:pPr>
            <w:r w:rsidRPr="0035724F">
              <w:rPr>
                <w:sz w:val="20"/>
              </w:rPr>
              <w:t>CE</w:t>
            </w:r>
          </w:p>
        </w:tc>
        <w:tc>
          <w:tcPr>
            <w:tcW w:w="1170" w:type="dxa"/>
            <w:tcPrChange w:id="4672" w:author="bmooney" w:date="2011-06-14T13:11:00Z">
              <w:tcPr>
                <w:tcW w:w="1170" w:type="dxa"/>
                <w:gridSpan w:val="2"/>
              </w:tcPr>
            </w:tcPrChange>
          </w:tcPr>
          <w:p w14:paraId="16E4AAA6" w14:textId="77777777" w:rsidR="00027104" w:rsidRPr="0035724F" w:rsidRDefault="00027104" w:rsidP="0035724F">
            <w:pPr>
              <w:rPr>
                <w:sz w:val="20"/>
              </w:rPr>
            </w:pPr>
            <w:r w:rsidRPr="0035724F">
              <w:rPr>
                <w:sz w:val="20"/>
              </w:rPr>
              <w:t>Hold</w:t>
            </w:r>
          </w:p>
        </w:tc>
        <w:tc>
          <w:tcPr>
            <w:tcW w:w="1530" w:type="dxa"/>
            <w:shd w:val="clear" w:color="auto" w:fill="auto"/>
            <w:noWrap/>
            <w:vAlign w:val="bottom"/>
            <w:tcPrChange w:id="4673" w:author="bmooney" w:date="2011-06-14T13:11:00Z">
              <w:tcPr>
                <w:tcW w:w="1530" w:type="dxa"/>
                <w:gridSpan w:val="2"/>
                <w:shd w:val="clear" w:color="auto" w:fill="auto"/>
                <w:noWrap/>
                <w:vAlign w:val="bottom"/>
              </w:tcPr>
            </w:tcPrChange>
          </w:tcPr>
          <w:p w14:paraId="16E4AAA7" w14:textId="77777777" w:rsidR="00027104" w:rsidRPr="0035724F" w:rsidRDefault="00027104" w:rsidP="0035724F">
            <w:pPr>
              <w:rPr>
                <w:sz w:val="20"/>
              </w:rPr>
            </w:pPr>
            <w:r w:rsidRPr="0035724F">
              <w:rPr>
                <w:sz w:val="20"/>
              </w:rPr>
              <w:t>Uncertain</w:t>
            </w:r>
          </w:p>
        </w:tc>
        <w:tc>
          <w:tcPr>
            <w:tcW w:w="1890" w:type="dxa"/>
            <w:shd w:val="clear" w:color="auto" w:fill="auto"/>
            <w:noWrap/>
            <w:vAlign w:val="bottom"/>
            <w:tcPrChange w:id="4674" w:author="bmooney" w:date="2011-06-14T13:11:00Z">
              <w:tcPr>
                <w:tcW w:w="1890" w:type="dxa"/>
                <w:gridSpan w:val="2"/>
                <w:shd w:val="clear" w:color="auto" w:fill="auto"/>
                <w:noWrap/>
                <w:vAlign w:val="bottom"/>
              </w:tcPr>
            </w:tcPrChange>
          </w:tcPr>
          <w:p w14:paraId="16E4AAA8" w14:textId="77777777" w:rsidR="00027104" w:rsidRPr="0035724F" w:rsidRDefault="00027104" w:rsidP="0035724F">
            <w:pPr>
              <w:rPr>
                <w:sz w:val="20"/>
              </w:rPr>
            </w:pPr>
            <w:r w:rsidRPr="0035724F">
              <w:rPr>
                <w:sz w:val="20"/>
              </w:rPr>
              <w:t>ER Status Uncertain</w:t>
            </w:r>
          </w:p>
        </w:tc>
        <w:tc>
          <w:tcPr>
            <w:tcW w:w="900" w:type="dxa"/>
            <w:shd w:val="clear" w:color="auto" w:fill="auto"/>
            <w:noWrap/>
            <w:vAlign w:val="bottom"/>
            <w:tcPrChange w:id="4675" w:author="bmooney" w:date="2011-06-14T13:11:00Z">
              <w:tcPr>
                <w:tcW w:w="900" w:type="dxa"/>
                <w:gridSpan w:val="2"/>
                <w:shd w:val="clear" w:color="auto" w:fill="auto"/>
                <w:noWrap/>
                <w:vAlign w:val="bottom"/>
              </w:tcPr>
            </w:tcPrChange>
          </w:tcPr>
          <w:p w14:paraId="16E4AAA9" w14:textId="197B0208" w:rsidR="00027104" w:rsidRPr="0035724F" w:rsidRDefault="00027104">
            <w:pPr>
              <w:rPr>
                <w:sz w:val="20"/>
              </w:rPr>
            </w:pPr>
            <w:r w:rsidRPr="0035724F">
              <w:rPr>
                <w:sz w:val="20"/>
              </w:rPr>
              <w:t>Breast</w:t>
            </w:r>
            <w:ins w:id="4676" w:author="bmooney" w:date="2011-06-17T13:19:00Z">
              <w:r w:rsidR="00660081">
                <w:rPr>
                  <w:sz w:val="20"/>
                </w:rPr>
                <w:t xml:space="preserve"> </w:t>
              </w:r>
            </w:ins>
          </w:p>
        </w:tc>
      </w:tr>
      <w:tr w:rsidR="00027104" w:rsidRPr="0035724F" w14:paraId="16E4AAB2" w14:textId="77777777" w:rsidTr="00B73F99">
        <w:trPr>
          <w:trHeight w:val="255"/>
          <w:trPrChange w:id="4677" w:author="bmooney" w:date="2011-06-14T13:11:00Z">
            <w:trPr>
              <w:gridAfter w:val="0"/>
              <w:trHeight w:val="255"/>
            </w:trPr>
          </w:trPrChange>
        </w:trPr>
        <w:tc>
          <w:tcPr>
            <w:tcW w:w="990" w:type="dxa"/>
            <w:shd w:val="clear" w:color="auto" w:fill="auto"/>
            <w:noWrap/>
            <w:vAlign w:val="bottom"/>
            <w:tcPrChange w:id="4678" w:author="bmooney" w:date="2011-06-14T13:11:00Z">
              <w:tcPr>
                <w:tcW w:w="630" w:type="dxa"/>
                <w:gridSpan w:val="2"/>
                <w:shd w:val="clear" w:color="auto" w:fill="auto"/>
                <w:noWrap/>
                <w:vAlign w:val="bottom"/>
              </w:tcPr>
            </w:tcPrChange>
          </w:tcPr>
          <w:p w14:paraId="16E4AAAB" w14:textId="4094FF46" w:rsidR="00027104" w:rsidRPr="0035724F" w:rsidRDefault="00B73F99" w:rsidP="0035724F">
            <w:pPr>
              <w:rPr>
                <w:sz w:val="20"/>
              </w:rPr>
            </w:pPr>
            <w:ins w:id="4679" w:author="bmooney" w:date="2011-06-14T13:11:00Z">
              <w:r>
                <w:rPr>
                  <w:sz w:val="20"/>
                </w:rPr>
                <w:t>FR-</w:t>
              </w:r>
            </w:ins>
            <w:r w:rsidR="00027104" w:rsidRPr="0035724F">
              <w:rPr>
                <w:sz w:val="20"/>
              </w:rPr>
              <w:t>628</w:t>
            </w:r>
          </w:p>
        </w:tc>
        <w:tc>
          <w:tcPr>
            <w:tcW w:w="1980" w:type="dxa"/>
            <w:shd w:val="clear" w:color="auto" w:fill="auto"/>
            <w:noWrap/>
            <w:vAlign w:val="bottom"/>
            <w:tcPrChange w:id="4680" w:author="bmooney" w:date="2011-06-14T13:11:00Z">
              <w:tcPr>
                <w:tcW w:w="2340" w:type="dxa"/>
                <w:gridSpan w:val="2"/>
                <w:shd w:val="clear" w:color="auto" w:fill="auto"/>
                <w:noWrap/>
                <w:vAlign w:val="bottom"/>
              </w:tcPr>
            </w:tcPrChange>
          </w:tcPr>
          <w:p w14:paraId="16E4AAAC" w14:textId="77777777" w:rsidR="00027104" w:rsidRPr="0035724F" w:rsidRDefault="00027104" w:rsidP="0035724F">
            <w:pPr>
              <w:rPr>
                <w:sz w:val="20"/>
              </w:rPr>
            </w:pPr>
            <w:r w:rsidRPr="0035724F">
              <w:rPr>
                <w:sz w:val="20"/>
              </w:rPr>
              <w:t>ER Status</w:t>
            </w:r>
          </w:p>
        </w:tc>
        <w:tc>
          <w:tcPr>
            <w:tcW w:w="900" w:type="dxa"/>
            <w:shd w:val="clear" w:color="auto" w:fill="auto"/>
            <w:noWrap/>
            <w:vAlign w:val="bottom"/>
            <w:tcPrChange w:id="4681" w:author="bmooney" w:date="2011-06-14T13:11:00Z">
              <w:tcPr>
                <w:tcW w:w="900" w:type="dxa"/>
                <w:gridSpan w:val="2"/>
                <w:shd w:val="clear" w:color="auto" w:fill="auto"/>
                <w:noWrap/>
                <w:vAlign w:val="bottom"/>
              </w:tcPr>
            </w:tcPrChange>
          </w:tcPr>
          <w:p w14:paraId="16E4AAAD" w14:textId="77777777" w:rsidR="00027104" w:rsidRPr="0035724F" w:rsidRDefault="00027104" w:rsidP="0035724F">
            <w:pPr>
              <w:rPr>
                <w:sz w:val="20"/>
              </w:rPr>
            </w:pPr>
            <w:r w:rsidRPr="0035724F">
              <w:rPr>
                <w:sz w:val="20"/>
              </w:rPr>
              <w:t>CE</w:t>
            </w:r>
          </w:p>
        </w:tc>
        <w:tc>
          <w:tcPr>
            <w:tcW w:w="1170" w:type="dxa"/>
            <w:tcPrChange w:id="4682" w:author="bmooney" w:date="2011-06-14T13:11:00Z">
              <w:tcPr>
                <w:tcW w:w="1170" w:type="dxa"/>
                <w:gridSpan w:val="2"/>
              </w:tcPr>
            </w:tcPrChange>
          </w:tcPr>
          <w:p w14:paraId="16E4AAAE" w14:textId="77777777" w:rsidR="00027104" w:rsidRPr="0035724F" w:rsidRDefault="00027104" w:rsidP="0035724F">
            <w:pPr>
              <w:rPr>
                <w:sz w:val="20"/>
              </w:rPr>
            </w:pPr>
            <w:r w:rsidRPr="0035724F">
              <w:rPr>
                <w:sz w:val="20"/>
              </w:rPr>
              <w:t>Hold</w:t>
            </w:r>
          </w:p>
        </w:tc>
        <w:tc>
          <w:tcPr>
            <w:tcW w:w="1530" w:type="dxa"/>
            <w:shd w:val="clear" w:color="auto" w:fill="auto"/>
            <w:noWrap/>
            <w:vAlign w:val="bottom"/>
            <w:tcPrChange w:id="4683" w:author="bmooney" w:date="2011-06-14T13:11:00Z">
              <w:tcPr>
                <w:tcW w:w="1530" w:type="dxa"/>
                <w:gridSpan w:val="2"/>
                <w:shd w:val="clear" w:color="auto" w:fill="auto"/>
                <w:noWrap/>
                <w:vAlign w:val="bottom"/>
              </w:tcPr>
            </w:tcPrChange>
          </w:tcPr>
          <w:p w14:paraId="16E4AAAF" w14:textId="77777777" w:rsidR="00027104" w:rsidRPr="0035724F" w:rsidRDefault="00027104" w:rsidP="0035724F">
            <w:pPr>
              <w:rPr>
                <w:sz w:val="20"/>
              </w:rPr>
            </w:pPr>
            <w:r w:rsidRPr="0035724F">
              <w:rPr>
                <w:sz w:val="20"/>
              </w:rPr>
              <w:t>Unspecified</w:t>
            </w:r>
          </w:p>
        </w:tc>
        <w:tc>
          <w:tcPr>
            <w:tcW w:w="1890" w:type="dxa"/>
            <w:shd w:val="clear" w:color="auto" w:fill="auto"/>
            <w:noWrap/>
            <w:vAlign w:val="bottom"/>
            <w:tcPrChange w:id="4684" w:author="bmooney" w:date="2011-06-14T13:11:00Z">
              <w:tcPr>
                <w:tcW w:w="1890" w:type="dxa"/>
                <w:gridSpan w:val="2"/>
                <w:shd w:val="clear" w:color="auto" w:fill="auto"/>
                <w:noWrap/>
                <w:vAlign w:val="bottom"/>
              </w:tcPr>
            </w:tcPrChange>
          </w:tcPr>
          <w:p w14:paraId="16E4AAB0" w14:textId="77777777" w:rsidR="00027104" w:rsidRPr="0035724F" w:rsidRDefault="00027104" w:rsidP="0035724F">
            <w:pPr>
              <w:rPr>
                <w:sz w:val="20"/>
              </w:rPr>
            </w:pPr>
            <w:r w:rsidRPr="0035724F">
              <w:rPr>
                <w:sz w:val="20"/>
              </w:rPr>
              <w:t>ER Status Unspecified</w:t>
            </w:r>
          </w:p>
        </w:tc>
        <w:tc>
          <w:tcPr>
            <w:tcW w:w="900" w:type="dxa"/>
            <w:shd w:val="clear" w:color="auto" w:fill="auto"/>
            <w:noWrap/>
            <w:vAlign w:val="bottom"/>
            <w:tcPrChange w:id="4685" w:author="bmooney" w:date="2011-06-14T13:11:00Z">
              <w:tcPr>
                <w:tcW w:w="900" w:type="dxa"/>
                <w:gridSpan w:val="2"/>
                <w:shd w:val="clear" w:color="auto" w:fill="auto"/>
                <w:noWrap/>
                <w:vAlign w:val="bottom"/>
              </w:tcPr>
            </w:tcPrChange>
          </w:tcPr>
          <w:p w14:paraId="16E4AAB1" w14:textId="3258F350" w:rsidR="00027104" w:rsidRPr="0035724F" w:rsidRDefault="00027104" w:rsidP="0035724F">
            <w:pPr>
              <w:rPr>
                <w:sz w:val="20"/>
              </w:rPr>
            </w:pPr>
            <w:r w:rsidRPr="0035724F">
              <w:rPr>
                <w:sz w:val="20"/>
              </w:rPr>
              <w:t>Breast</w:t>
            </w:r>
            <w:ins w:id="4686" w:author="bmooney" w:date="2011-06-17T13:19:00Z">
              <w:r w:rsidR="00660081">
                <w:rPr>
                  <w:sz w:val="20"/>
                </w:rPr>
                <w:t xml:space="preserve"> </w:t>
              </w:r>
            </w:ins>
          </w:p>
        </w:tc>
      </w:tr>
      <w:tr w:rsidR="00263B1B" w:rsidRPr="0035724F" w14:paraId="5C6897CA" w14:textId="77777777" w:rsidTr="00B73F99">
        <w:trPr>
          <w:trHeight w:val="255"/>
          <w:ins w:id="4687" w:author="bmooney" w:date="2011-06-20T09:23:00Z"/>
        </w:trPr>
        <w:tc>
          <w:tcPr>
            <w:tcW w:w="990" w:type="dxa"/>
            <w:shd w:val="clear" w:color="auto" w:fill="auto"/>
            <w:noWrap/>
            <w:vAlign w:val="bottom"/>
          </w:tcPr>
          <w:p w14:paraId="21FEFC51" w14:textId="519C86BB" w:rsidR="00263B1B" w:rsidRDefault="00263B1B" w:rsidP="0035724F">
            <w:pPr>
              <w:rPr>
                <w:ins w:id="4688" w:author="bmooney" w:date="2011-06-20T09:23:00Z"/>
                <w:sz w:val="20"/>
              </w:rPr>
            </w:pPr>
            <w:ins w:id="4689" w:author="bmooney" w:date="2011-06-20T09:23:00Z">
              <w:r>
                <w:rPr>
                  <w:sz w:val="20"/>
                </w:rPr>
                <w:t>FR-2200</w:t>
              </w:r>
            </w:ins>
          </w:p>
        </w:tc>
        <w:tc>
          <w:tcPr>
            <w:tcW w:w="1980" w:type="dxa"/>
            <w:shd w:val="clear" w:color="auto" w:fill="auto"/>
            <w:noWrap/>
            <w:vAlign w:val="bottom"/>
          </w:tcPr>
          <w:p w14:paraId="4E227D93" w14:textId="7CE99902" w:rsidR="00263B1B" w:rsidRPr="0035724F" w:rsidRDefault="00263B1B" w:rsidP="0035724F">
            <w:pPr>
              <w:rPr>
                <w:ins w:id="4690" w:author="bmooney" w:date="2011-06-20T09:23:00Z"/>
                <w:sz w:val="20"/>
              </w:rPr>
            </w:pPr>
            <w:ins w:id="4691" w:author="bmooney" w:date="2011-06-20T09:23:00Z">
              <w:r>
                <w:rPr>
                  <w:sz w:val="20"/>
                </w:rPr>
                <w:t>ER Status</w:t>
              </w:r>
            </w:ins>
          </w:p>
        </w:tc>
        <w:tc>
          <w:tcPr>
            <w:tcW w:w="900" w:type="dxa"/>
            <w:shd w:val="clear" w:color="auto" w:fill="auto"/>
            <w:noWrap/>
            <w:vAlign w:val="bottom"/>
          </w:tcPr>
          <w:p w14:paraId="1C385B8D" w14:textId="289FE334" w:rsidR="00263B1B" w:rsidRPr="0035724F" w:rsidRDefault="00263B1B" w:rsidP="0035724F">
            <w:pPr>
              <w:rPr>
                <w:ins w:id="4692" w:author="bmooney" w:date="2011-06-20T09:23:00Z"/>
                <w:sz w:val="20"/>
              </w:rPr>
            </w:pPr>
            <w:ins w:id="4693" w:author="bmooney" w:date="2011-06-20T09:23:00Z">
              <w:r>
                <w:rPr>
                  <w:sz w:val="20"/>
                </w:rPr>
                <w:t>CE</w:t>
              </w:r>
            </w:ins>
          </w:p>
        </w:tc>
        <w:tc>
          <w:tcPr>
            <w:tcW w:w="1170" w:type="dxa"/>
          </w:tcPr>
          <w:p w14:paraId="391D0052" w14:textId="18DC16F0" w:rsidR="00263B1B" w:rsidRPr="0035724F" w:rsidRDefault="00263B1B" w:rsidP="0035724F">
            <w:pPr>
              <w:rPr>
                <w:ins w:id="4694" w:author="bmooney" w:date="2011-06-20T09:23:00Z"/>
                <w:sz w:val="20"/>
              </w:rPr>
            </w:pPr>
            <w:ins w:id="4695" w:author="bmooney" w:date="2011-06-20T09:23:00Z">
              <w:r>
                <w:rPr>
                  <w:sz w:val="20"/>
                </w:rPr>
                <w:t>Hold</w:t>
              </w:r>
            </w:ins>
          </w:p>
        </w:tc>
        <w:tc>
          <w:tcPr>
            <w:tcW w:w="1530" w:type="dxa"/>
            <w:shd w:val="clear" w:color="auto" w:fill="auto"/>
            <w:noWrap/>
            <w:vAlign w:val="bottom"/>
          </w:tcPr>
          <w:p w14:paraId="28A22A4C" w14:textId="4E68AEE2" w:rsidR="00263B1B" w:rsidRPr="0035724F" w:rsidRDefault="00263B1B" w:rsidP="0035724F">
            <w:pPr>
              <w:rPr>
                <w:ins w:id="4696" w:author="bmooney" w:date="2011-06-20T09:23:00Z"/>
                <w:sz w:val="20"/>
              </w:rPr>
            </w:pPr>
            <w:ins w:id="4697" w:author="bmooney" w:date="2011-06-20T09:23:00Z">
              <w:r>
                <w:rPr>
                  <w:sz w:val="20"/>
                </w:rPr>
                <w:t>Unknown</w:t>
              </w:r>
            </w:ins>
          </w:p>
        </w:tc>
        <w:tc>
          <w:tcPr>
            <w:tcW w:w="1890" w:type="dxa"/>
            <w:shd w:val="clear" w:color="auto" w:fill="auto"/>
            <w:noWrap/>
            <w:vAlign w:val="bottom"/>
          </w:tcPr>
          <w:p w14:paraId="703D7DA6" w14:textId="2109E8B3" w:rsidR="00263B1B" w:rsidRPr="0035724F" w:rsidRDefault="00263B1B" w:rsidP="0035724F">
            <w:pPr>
              <w:rPr>
                <w:ins w:id="4698" w:author="bmooney" w:date="2011-06-20T09:23:00Z"/>
                <w:sz w:val="20"/>
              </w:rPr>
            </w:pPr>
            <w:ins w:id="4699" w:author="bmooney" w:date="2011-06-20T09:23:00Z">
              <w:r>
                <w:rPr>
                  <w:sz w:val="20"/>
                </w:rPr>
                <w:t>ER Status Unknown</w:t>
              </w:r>
            </w:ins>
          </w:p>
        </w:tc>
        <w:tc>
          <w:tcPr>
            <w:tcW w:w="900" w:type="dxa"/>
            <w:shd w:val="clear" w:color="auto" w:fill="auto"/>
            <w:noWrap/>
            <w:vAlign w:val="bottom"/>
          </w:tcPr>
          <w:p w14:paraId="020A338F" w14:textId="1430D147" w:rsidR="00263B1B" w:rsidRPr="0035724F" w:rsidRDefault="00263B1B" w:rsidP="0035724F">
            <w:pPr>
              <w:rPr>
                <w:ins w:id="4700" w:author="bmooney" w:date="2011-06-20T09:23:00Z"/>
                <w:sz w:val="20"/>
              </w:rPr>
            </w:pPr>
            <w:ins w:id="4701" w:author="bmooney" w:date="2011-06-20T09:23:00Z">
              <w:r>
                <w:rPr>
                  <w:sz w:val="20"/>
                </w:rPr>
                <w:t>Breast</w:t>
              </w:r>
            </w:ins>
          </w:p>
        </w:tc>
      </w:tr>
      <w:tr w:rsidR="00B73F99" w:rsidRPr="0035724F" w14:paraId="78C38684" w14:textId="77777777" w:rsidTr="00B73F99">
        <w:trPr>
          <w:trHeight w:val="255"/>
          <w:ins w:id="4702" w:author="bmooney" w:date="2011-06-14T13:10:00Z"/>
          <w:trPrChange w:id="4703" w:author="bmooney" w:date="2011-06-14T13:11:00Z">
            <w:trPr>
              <w:gridAfter w:val="0"/>
              <w:trHeight w:val="255"/>
            </w:trPr>
          </w:trPrChange>
        </w:trPr>
        <w:tc>
          <w:tcPr>
            <w:tcW w:w="990" w:type="dxa"/>
            <w:shd w:val="clear" w:color="auto" w:fill="auto"/>
            <w:noWrap/>
            <w:vAlign w:val="bottom"/>
            <w:tcPrChange w:id="4704" w:author="bmooney" w:date="2011-06-14T13:11:00Z">
              <w:tcPr>
                <w:tcW w:w="630" w:type="dxa"/>
                <w:gridSpan w:val="2"/>
                <w:shd w:val="clear" w:color="auto" w:fill="auto"/>
                <w:noWrap/>
                <w:vAlign w:val="bottom"/>
              </w:tcPr>
            </w:tcPrChange>
          </w:tcPr>
          <w:p w14:paraId="2A1859F9" w14:textId="2F11E9DC" w:rsidR="00B73F99" w:rsidRPr="0035724F" w:rsidRDefault="00B73F99" w:rsidP="0035724F">
            <w:pPr>
              <w:rPr>
                <w:ins w:id="4705" w:author="bmooney" w:date="2011-06-14T13:10:00Z"/>
                <w:sz w:val="20"/>
              </w:rPr>
            </w:pPr>
            <w:ins w:id="4706" w:author="bmooney" w:date="2011-06-14T13:11:00Z">
              <w:r>
                <w:rPr>
                  <w:sz w:val="20"/>
                </w:rPr>
                <w:t>FR-</w:t>
              </w:r>
            </w:ins>
            <w:ins w:id="4707" w:author="bmooney" w:date="2011-06-14T13:10:00Z">
              <w:r>
                <w:rPr>
                  <w:sz w:val="20"/>
                </w:rPr>
                <w:t>2201</w:t>
              </w:r>
            </w:ins>
          </w:p>
        </w:tc>
        <w:tc>
          <w:tcPr>
            <w:tcW w:w="1980" w:type="dxa"/>
            <w:shd w:val="clear" w:color="auto" w:fill="auto"/>
            <w:noWrap/>
            <w:vAlign w:val="bottom"/>
            <w:tcPrChange w:id="4708" w:author="bmooney" w:date="2011-06-14T13:11:00Z">
              <w:tcPr>
                <w:tcW w:w="2340" w:type="dxa"/>
                <w:gridSpan w:val="2"/>
                <w:shd w:val="clear" w:color="auto" w:fill="auto"/>
                <w:noWrap/>
                <w:vAlign w:val="bottom"/>
              </w:tcPr>
            </w:tcPrChange>
          </w:tcPr>
          <w:p w14:paraId="03406BD2" w14:textId="5D45770F" w:rsidR="00B73F99" w:rsidRPr="0035724F" w:rsidRDefault="00B73F99" w:rsidP="0035724F">
            <w:pPr>
              <w:rPr>
                <w:ins w:id="4709" w:author="bmooney" w:date="2011-06-14T13:10:00Z"/>
                <w:sz w:val="20"/>
              </w:rPr>
            </w:pPr>
            <w:ins w:id="4710" w:author="bmooney" w:date="2011-06-14T13:11:00Z">
              <w:r>
                <w:rPr>
                  <w:sz w:val="20"/>
                </w:rPr>
                <w:t>ICD-9 code</w:t>
              </w:r>
            </w:ins>
          </w:p>
        </w:tc>
        <w:tc>
          <w:tcPr>
            <w:tcW w:w="900" w:type="dxa"/>
            <w:shd w:val="clear" w:color="auto" w:fill="auto"/>
            <w:noWrap/>
            <w:vAlign w:val="bottom"/>
            <w:tcPrChange w:id="4711" w:author="bmooney" w:date="2011-06-14T13:11:00Z">
              <w:tcPr>
                <w:tcW w:w="900" w:type="dxa"/>
                <w:gridSpan w:val="2"/>
                <w:shd w:val="clear" w:color="auto" w:fill="auto"/>
                <w:noWrap/>
                <w:vAlign w:val="bottom"/>
              </w:tcPr>
            </w:tcPrChange>
          </w:tcPr>
          <w:p w14:paraId="5974F9E8" w14:textId="4CF567FE" w:rsidR="00B73F99" w:rsidRPr="0035724F" w:rsidRDefault="00B73F99" w:rsidP="0035724F">
            <w:pPr>
              <w:rPr>
                <w:ins w:id="4712" w:author="bmooney" w:date="2011-06-14T13:10:00Z"/>
                <w:sz w:val="20"/>
              </w:rPr>
            </w:pPr>
            <w:ins w:id="4713" w:author="bmooney" w:date="2011-06-14T13:11:00Z">
              <w:r>
                <w:rPr>
                  <w:sz w:val="20"/>
                </w:rPr>
                <w:t>CE</w:t>
              </w:r>
            </w:ins>
          </w:p>
        </w:tc>
        <w:tc>
          <w:tcPr>
            <w:tcW w:w="1170" w:type="dxa"/>
            <w:tcPrChange w:id="4714" w:author="bmooney" w:date="2011-06-14T13:11:00Z">
              <w:tcPr>
                <w:tcW w:w="1170" w:type="dxa"/>
                <w:gridSpan w:val="2"/>
              </w:tcPr>
            </w:tcPrChange>
          </w:tcPr>
          <w:p w14:paraId="77A40FF9" w14:textId="7DA36A8A" w:rsidR="00B73F99" w:rsidRPr="0035724F" w:rsidRDefault="00B73F99" w:rsidP="0035724F">
            <w:pPr>
              <w:rPr>
                <w:ins w:id="4715" w:author="bmooney" w:date="2011-06-14T13:10:00Z"/>
                <w:sz w:val="20"/>
              </w:rPr>
            </w:pPr>
            <w:ins w:id="4716" w:author="bmooney" w:date="2011-06-14T13:11:00Z">
              <w:r>
                <w:rPr>
                  <w:sz w:val="20"/>
                </w:rPr>
                <w:t>Hold</w:t>
              </w:r>
            </w:ins>
          </w:p>
        </w:tc>
        <w:tc>
          <w:tcPr>
            <w:tcW w:w="1530" w:type="dxa"/>
            <w:shd w:val="clear" w:color="auto" w:fill="auto"/>
            <w:noWrap/>
            <w:vAlign w:val="bottom"/>
            <w:tcPrChange w:id="4717" w:author="bmooney" w:date="2011-06-14T13:11:00Z">
              <w:tcPr>
                <w:tcW w:w="1530" w:type="dxa"/>
                <w:gridSpan w:val="2"/>
                <w:shd w:val="clear" w:color="auto" w:fill="auto"/>
                <w:noWrap/>
                <w:vAlign w:val="bottom"/>
              </w:tcPr>
            </w:tcPrChange>
          </w:tcPr>
          <w:p w14:paraId="6C05BA5E" w14:textId="5AF094EF" w:rsidR="00B73F99" w:rsidRPr="0035724F" w:rsidRDefault="00741567" w:rsidP="0079575E">
            <w:pPr>
              <w:rPr>
                <w:ins w:id="4718" w:author="bmooney" w:date="2011-06-14T13:10:00Z"/>
                <w:sz w:val="20"/>
              </w:rPr>
            </w:pPr>
            <w:ins w:id="4719" w:author="bmooney" w:date="2011-06-14T13:25:00Z">
              <w:r w:rsidRPr="00741567">
                <w:rPr>
                  <w:sz w:val="20"/>
                </w:rPr>
                <w:t>174.0-174.9</w:t>
              </w:r>
            </w:ins>
            <w:ins w:id="4720" w:author="bmooney" w:date="2011-07-06T12:02:00Z">
              <w:r w:rsidR="00E408E6">
                <w:rPr>
                  <w:sz w:val="20"/>
                </w:rPr>
                <w:t>, 175.0, 175.9</w:t>
              </w:r>
            </w:ins>
          </w:p>
        </w:tc>
        <w:tc>
          <w:tcPr>
            <w:tcW w:w="1890" w:type="dxa"/>
            <w:shd w:val="clear" w:color="auto" w:fill="auto"/>
            <w:noWrap/>
            <w:vAlign w:val="bottom"/>
            <w:tcPrChange w:id="4721" w:author="bmooney" w:date="2011-06-14T13:11:00Z">
              <w:tcPr>
                <w:tcW w:w="1890" w:type="dxa"/>
                <w:gridSpan w:val="2"/>
                <w:shd w:val="clear" w:color="auto" w:fill="auto"/>
                <w:noWrap/>
                <w:vAlign w:val="bottom"/>
              </w:tcPr>
            </w:tcPrChange>
          </w:tcPr>
          <w:p w14:paraId="32CB8C2E" w14:textId="34EF9AFE" w:rsidR="00B73F99" w:rsidRPr="0035724F" w:rsidRDefault="00E408E6" w:rsidP="0035724F">
            <w:pPr>
              <w:rPr>
                <w:ins w:id="4722" w:author="bmooney" w:date="2011-06-14T13:10:00Z"/>
                <w:sz w:val="20"/>
              </w:rPr>
            </w:pPr>
            <w:ins w:id="4723" w:author="bmooney" w:date="2011-07-06T12:03:00Z">
              <w:r w:rsidRPr="0035724F">
                <w:rPr>
                  <w:sz w:val="20"/>
                </w:rPr>
                <w:t>incompatible diagnosis</w:t>
              </w:r>
            </w:ins>
          </w:p>
        </w:tc>
        <w:tc>
          <w:tcPr>
            <w:tcW w:w="900" w:type="dxa"/>
            <w:shd w:val="clear" w:color="auto" w:fill="auto"/>
            <w:noWrap/>
            <w:vAlign w:val="bottom"/>
            <w:tcPrChange w:id="4724" w:author="bmooney" w:date="2011-06-14T13:11:00Z">
              <w:tcPr>
                <w:tcW w:w="900" w:type="dxa"/>
                <w:gridSpan w:val="2"/>
                <w:shd w:val="clear" w:color="auto" w:fill="auto"/>
                <w:noWrap/>
                <w:vAlign w:val="bottom"/>
              </w:tcPr>
            </w:tcPrChange>
          </w:tcPr>
          <w:p w14:paraId="45CD8712" w14:textId="6342DD86" w:rsidR="00B73F99" w:rsidRPr="0035724F" w:rsidRDefault="00B73F99" w:rsidP="0035724F">
            <w:pPr>
              <w:rPr>
                <w:ins w:id="4725" w:author="bmooney" w:date="2011-06-14T13:10:00Z"/>
                <w:sz w:val="20"/>
              </w:rPr>
            </w:pPr>
            <w:ins w:id="4726" w:author="bmooney" w:date="2011-06-14T13:18:00Z">
              <w:r>
                <w:rPr>
                  <w:sz w:val="20"/>
                </w:rPr>
                <w:t>DCIS</w:t>
              </w:r>
            </w:ins>
          </w:p>
        </w:tc>
      </w:tr>
      <w:tr w:rsidR="00741567" w:rsidRPr="0035724F" w14:paraId="777EDFC7" w14:textId="77777777" w:rsidTr="00B73F99">
        <w:trPr>
          <w:trHeight w:val="255"/>
          <w:ins w:id="4727" w:author="bmooney" w:date="2011-06-14T13:25:00Z"/>
        </w:trPr>
        <w:tc>
          <w:tcPr>
            <w:tcW w:w="990" w:type="dxa"/>
            <w:shd w:val="clear" w:color="auto" w:fill="auto"/>
            <w:noWrap/>
            <w:vAlign w:val="bottom"/>
          </w:tcPr>
          <w:p w14:paraId="01E249EB" w14:textId="57952122" w:rsidR="00741567" w:rsidRDefault="00741567" w:rsidP="0035724F">
            <w:pPr>
              <w:rPr>
                <w:ins w:id="4728" w:author="bmooney" w:date="2011-06-14T13:25:00Z"/>
                <w:sz w:val="20"/>
              </w:rPr>
            </w:pPr>
            <w:ins w:id="4729" w:author="bmooney" w:date="2011-06-14T13:26:00Z">
              <w:r>
                <w:rPr>
                  <w:sz w:val="20"/>
                </w:rPr>
                <w:t>FR-2202</w:t>
              </w:r>
            </w:ins>
          </w:p>
        </w:tc>
        <w:tc>
          <w:tcPr>
            <w:tcW w:w="1980" w:type="dxa"/>
            <w:shd w:val="clear" w:color="auto" w:fill="auto"/>
            <w:noWrap/>
            <w:vAlign w:val="bottom"/>
          </w:tcPr>
          <w:p w14:paraId="613A5B04" w14:textId="0F24F5CA" w:rsidR="00741567" w:rsidRDefault="00741567" w:rsidP="0035724F">
            <w:pPr>
              <w:rPr>
                <w:ins w:id="4730" w:author="bmooney" w:date="2011-06-14T13:25:00Z"/>
                <w:sz w:val="20"/>
              </w:rPr>
            </w:pPr>
            <w:ins w:id="4731" w:author="bmooney" w:date="2011-06-14T13:26:00Z">
              <w:r>
                <w:rPr>
                  <w:sz w:val="20"/>
                </w:rPr>
                <w:t>ICD-9 code</w:t>
              </w:r>
            </w:ins>
          </w:p>
        </w:tc>
        <w:tc>
          <w:tcPr>
            <w:tcW w:w="900" w:type="dxa"/>
            <w:shd w:val="clear" w:color="auto" w:fill="auto"/>
            <w:noWrap/>
            <w:vAlign w:val="bottom"/>
          </w:tcPr>
          <w:p w14:paraId="16C28D76" w14:textId="17F5F118" w:rsidR="00741567" w:rsidRDefault="00741567" w:rsidP="0035724F">
            <w:pPr>
              <w:rPr>
                <w:ins w:id="4732" w:author="bmooney" w:date="2011-06-14T13:25:00Z"/>
                <w:sz w:val="20"/>
              </w:rPr>
            </w:pPr>
            <w:ins w:id="4733" w:author="bmooney" w:date="2011-06-14T13:26:00Z">
              <w:r>
                <w:rPr>
                  <w:sz w:val="20"/>
                </w:rPr>
                <w:t>CE</w:t>
              </w:r>
            </w:ins>
          </w:p>
        </w:tc>
        <w:tc>
          <w:tcPr>
            <w:tcW w:w="1170" w:type="dxa"/>
          </w:tcPr>
          <w:p w14:paraId="40B9ACA7" w14:textId="512EEDB9" w:rsidR="00741567" w:rsidRDefault="00741567" w:rsidP="0035724F">
            <w:pPr>
              <w:rPr>
                <w:ins w:id="4734" w:author="bmooney" w:date="2011-06-14T13:25:00Z"/>
                <w:sz w:val="20"/>
              </w:rPr>
            </w:pPr>
            <w:ins w:id="4735" w:author="bmooney" w:date="2011-06-14T13:26:00Z">
              <w:r>
                <w:rPr>
                  <w:sz w:val="20"/>
                </w:rPr>
                <w:t>Hold</w:t>
              </w:r>
            </w:ins>
          </w:p>
        </w:tc>
        <w:tc>
          <w:tcPr>
            <w:tcW w:w="1530" w:type="dxa"/>
            <w:shd w:val="clear" w:color="auto" w:fill="auto"/>
            <w:noWrap/>
            <w:vAlign w:val="bottom"/>
          </w:tcPr>
          <w:p w14:paraId="2E2152C5" w14:textId="1062C167" w:rsidR="00741567" w:rsidRDefault="00741567" w:rsidP="0035724F">
            <w:pPr>
              <w:rPr>
                <w:ins w:id="4736" w:author="bmooney" w:date="2011-06-14T13:25:00Z"/>
                <w:sz w:val="20"/>
              </w:rPr>
            </w:pPr>
            <w:ins w:id="4737" w:author="bmooney" w:date="2011-06-14T13:26:00Z">
              <w:r>
                <w:rPr>
                  <w:sz w:val="20"/>
                </w:rPr>
                <w:t>232.5</w:t>
              </w:r>
            </w:ins>
          </w:p>
        </w:tc>
        <w:tc>
          <w:tcPr>
            <w:tcW w:w="1890" w:type="dxa"/>
            <w:shd w:val="clear" w:color="auto" w:fill="auto"/>
            <w:noWrap/>
            <w:vAlign w:val="bottom"/>
          </w:tcPr>
          <w:p w14:paraId="4F7109B6" w14:textId="439704AA" w:rsidR="00741567" w:rsidRDefault="00E408E6" w:rsidP="00EA37C2">
            <w:pPr>
              <w:rPr>
                <w:ins w:id="4738" w:author="bmooney" w:date="2011-06-14T13:25:00Z"/>
                <w:sz w:val="20"/>
              </w:rPr>
            </w:pPr>
            <w:ins w:id="4739" w:author="bmooney" w:date="2011-07-06T12:03:00Z">
              <w:r w:rsidRPr="0035724F">
                <w:rPr>
                  <w:sz w:val="20"/>
                </w:rPr>
                <w:t>incompatible diagnosis</w:t>
              </w:r>
            </w:ins>
          </w:p>
        </w:tc>
        <w:tc>
          <w:tcPr>
            <w:tcW w:w="900" w:type="dxa"/>
            <w:shd w:val="clear" w:color="auto" w:fill="auto"/>
            <w:noWrap/>
            <w:vAlign w:val="bottom"/>
          </w:tcPr>
          <w:p w14:paraId="3E8E6329" w14:textId="5CFE5699" w:rsidR="00741567" w:rsidRDefault="00741567" w:rsidP="0035724F">
            <w:pPr>
              <w:rPr>
                <w:ins w:id="4740" w:author="bmooney" w:date="2011-06-14T13:25:00Z"/>
                <w:sz w:val="20"/>
              </w:rPr>
            </w:pPr>
            <w:ins w:id="4741" w:author="bmooney" w:date="2011-06-14T13:28:00Z">
              <w:r>
                <w:rPr>
                  <w:sz w:val="20"/>
                </w:rPr>
                <w:t>DCIS</w:t>
              </w:r>
            </w:ins>
          </w:p>
        </w:tc>
      </w:tr>
      <w:tr w:rsidR="00741567" w:rsidRPr="0035724F" w14:paraId="02A3FD42" w14:textId="77777777" w:rsidTr="00B73F99">
        <w:trPr>
          <w:trHeight w:val="255"/>
          <w:ins w:id="4742" w:author="bmooney" w:date="2011-06-14T13:25:00Z"/>
        </w:trPr>
        <w:tc>
          <w:tcPr>
            <w:tcW w:w="990" w:type="dxa"/>
            <w:shd w:val="clear" w:color="auto" w:fill="auto"/>
            <w:noWrap/>
            <w:vAlign w:val="bottom"/>
          </w:tcPr>
          <w:p w14:paraId="595BC4DC" w14:textId="6CEF61D2" w:rsidR="00741567" w:rsidRDefault="00741567" w:rsidP="0035724F">
            <w:pPr>
              <w:rPr>
                <w:ins w:id="4743" w:author="bmooney" w:date="2011-06-14T13:25:00Z"/>
                <w:sz w:val="20"/>
              </w:rPr>
            </w:pPr>
            <w:ins w:id="4744" w:author="bmooney" w:date="2011-06-14T13:28:00Z">
              <w:r>
                <w:rPr>
                  <w:sz w:val="20"/>
                </w:rPr>
                <w:t>FR-2203</w:t>
              </w:r>
            </w:ins>
          </w:p>
        </w:tc>
        <w:tc>
          <w:tcPr>
            <w:tcW w:w="1980" w:type="dxa"/>
            <w:shd w:val="clear" w:color="auto" w:fill="auto"/>
            <w:noWrap/>
            <w:vAlign w:val="bottom"/>
          </w:tcPr>
          <w:p w14:paraId="309C1798" w14:textId="3688B245" w:rsidR="00741567" w:rsidRDefault="00741567" w:rsidP="0035724F">
            <w:pPr>
              <w:rPr>
                <w:ins w:id="4745" w:author="bmooney" w:date="2011-06-14T13:25:00Z"/>
                <w:sz w:val="20"/>
              </w:rPr>
            </w:pPr>
            <w:ins w:id="4746" w:author="bmooney" w:date="2011-06-14T13:28:00Z">
              <w:r>
                <w:rPr>
                  <w:sz w:val="20"/>
                </w:rPr>
                <w:t>ICD-9 code</w:t>
              </w:r>
            </w:ins>
          </w:p>
        </w:tc>
        <w:tc>
          <w:tcPr>
            <w:tcW w:w="900" w:type="dxa"/>
            <w:shd w:val="clear" w:color="auto" w:fill="auto"/>
            <w:noWrap/>
            <w:vAlign w:val="bottom"/>
          </w:tcPr>
          <w:p w14:paraId="6F41FCBB" w14:textId="352BDA02" w:rsidR="00741567" w:rsidRDefault="00741567" w:rsidP="0035724F">
            <w:pPr>
              <w:rPr>
                <w:ins w:id="4747" w:author="bmooney" w:date="2011-06-14T13:25:00Z"/>
                <w:sz w:val="20"/>
              </w:rPr>
            </w:pPr>
            <w:ins w:id="4748" w:author="bmooney" w:date="2011-06-14T13:28:00Z">
              <w:r>
                <w:rPr>
                  <w:sz w:val="20"/>
                </w:rPr>
                <w:t>CE</w:t>
              </w:r>
            </w:ins>
          </w:p>
        </w:tc>
        <w:tc>
          <w:tcPr>
            <w:tcW w:w="1170" w:type="dxa"/>
          </w:tcPr>
          <w:p w14:paraId="51897BF5" w14:textId="6E574981" w:rsidR="00741567" w:rsidRDefault="00741567" w:rsidP="0035724F">
            <w:pPr>
              <w:rPr>
                <w:ins w:id="4749" w:author="bmooney" w:date="2011-06-14T13:25:00Z"/>
                <w:sz w:val="20"/>
              </w:rPr>
            </w:pPr>
            <w:ins w:id="4750" w:author="bmooney" w:date="2011-06-14T13:28:00Z">
              <w:r>
                <w:rPr>
                  <w:sz w:val="20"/>
                </w:rPr>
                <w:t>Hold</w:t>
              </w:r>
            </w:ins>
          </w:p>
        </w:tc>
        <w:tc>
          <w:tcPr>
            <w:tcW w:w="1530" w:type="dxa"/>
            <w:shd w:val="clear" w:color="auto" w:fill="auto"/>
            <w:noWrap/>
            <w:vAlign w:val="bottom"/>
          </w:tcPr>
          <w:p w14:paraId="226540BF" w14:textId="25ABBE58" w:rsidR="00741567" w:rsidRDefault="00741567" w:rsidP="0035724F">
            <w:pPr>
              <w:rPr>
                <w:ins w:id="4751" w:author="bmooney" w:date="2011-06-14T13:25:00Z"/>
                <w:sz w:val="20"/>
              </w:rPr>
            </w:pPr>
            <w:ins w:id="4752" w:author="bmooney" w:date="2011-06-14T13:28:00Z">
              <w:r>
                <w:rPr>
                  <w:sz w:val="20"/>
                </w:rPr>
                <w:t>238.3</w:t>
              </w:r>
            </w:ins>
          </w:p>
        </w:tc>
        <w:tc>
          <w:tcPr>
            <w:tcW w:w="1890" w:type="dxa"/>
            <w:shd w:val="clear" w:color="auto" w:fill="auto"/>
            <w:noWrap/>
            <w:vAlign w:val="bottom"/>
          </w:tcPr>
          <w:p w14:paraId="21719197" w14:textId="4C859DC2" w:rsidR="00741567" w:rsidRDefault="00E408E6" w:rsidP="00E408E6">
            <w:pPr>
              <w:rPr>
                <w:ins w:id="4753" w:author="bmooney" w:date="2011-06-14T13:25:00Z"/>
                <w:sz w:val="20"/>
              </w:rPr>
            </w:pPr>
            <w:ins w:id="4754" w:author="bmooney" w:date="2011-07-06T12:04:00Z">
              <w:r>
                <w:rPr>
                  <w:sz w:val="20"/>
                </w:rPr>
                <w:t>incompatible diagnosis</w:t>
              </w:r>
            </w:ins>
          </w:p>
        </w:tc>
        <w:tc>
          <w:tcPr>
            <w:tcW w:w="900" w:type="dxa"/>
            <w:shd w:val="clear" w:color="auto" w:fill="auto"/>
            <w:noWrap/>
            <w:vAlign w:val="bottom"/>
          </w:tcPr>
          <w:p w14:paraId="1CEB1C28" w14:textId="244D178E" w:rsidR="00741567" w:rsidRDefault="00741567" w:rsidP="0035724F">
            <w:pPr>
              <w:rPr>
                <w:ins w:id="4755" w:author="bmooney" w:date="2011-06-14T13:25:00Z"/>
                <w:sz w:val="20"/>
              </w:rPr>
            </w:pPr>
            <w:ins w:id="4756" w:author="bmooney" w:date="2011-06-14T13:28:00Z">
              <w:r>
                <w:rPr>
                  <w:sz w:val="20"/>
                </w:rPr>
                <w:t>DCIS</w:t>
              </w:r>
            </w:ins>
          </w:p>
        </w:tc>
      </w:tr>
      <w:tr w:rsidR="00B73F99" w:rsidRPr="0035724F" w14:paraId="6D846E29" w14:textId="77777777" w:rsidTr="00B73F99">
        <w:trPr>
          <w:trHeight w:val="255"/>
          <w:ins w:id="4757" w:author="bmooney" w:date="2011-06-14T13:19:00Z"/>
        </w:trPr>
        <w:tc>
          <w:tcPr>
            <w:tcW w:w="990" w:type="dxa"/>
            <w:shd w:val="clear" w:color="auto" w:fill="auto"/>
            <w:noWrap/>
            <w:vAlign w:val="bottom"/>
          </w:tcPr>
          <w:p w14:paraId="321E60A2" w14:textId="4F4D92E7" w:rsidR="00B73F99" w:rsidRPr="0035724F" w:rsidRDefault="00B73F99" w:rsidP="00B73F99">
            <w:pPr>
              <w:rPr>
                <w:ins w:id="4758" w:author="bmooney" w:date="2011-06-14T13:19:00Z"/>
                <w:sz w:val="20"/>
              </w:rPr>
            </w:pPr>
            <w:ins w:id="4759" w:author="bmooney" w:date="2011-06-14T13:19:00Z">
              <w:r>
                <w:rPr>
                  <w:sz w:val="20"/>
                </w:rPr>
                <w:t>FR-220</w:t>
              </w:r>
            </w:ins>
            <w:ins w:id="4760" w:author="bmooney" w:date="2011-07-06T12:05:00Z">
              <w:r w:rsidR="00992FE8">
                <w:rPr>
                  <w:sz w:val="20"/>
                </w:rPr>
                <w:t>4</w:t>
              </w:r>
            </w:ins>
          </w:p>
        </w:tc>
        <w:tc>
          <w:tcPr>
            <w:tcW w:w="1980" w:type="dxa"/>
            <w:shd w:val="clear" w:color="auto" w:fill="auto"/>
            <w:noWrap/>
            <w:vAlign w:val="bottom"/>
          </w:tcPr>
          <w:p w14:paraId="526E02F0" w14:textId="77777777" w:rsidR="00B73F99" w:rsidRPr="0035724F" w:rsidRDefault="00B73F99" w:rsidP="00B73F99">
            <w:pPr>
              <w:rPr>
                <w:ins w:id="4761" w:author="bmooney" w:date="2011-06-14T13:19:00Z"/>
                <w:sz w:val="20"/>
              </w:rPr>
            </w:pPr>
            <w:ins w:id="4762" w:author="bmooney" w:date="2011-06-14T13:19:00Z">
              <w:r>
                <w:rPr>
                  <w:sz w:val="20"/>
                </w:rPr>
                <w:t>Clinical Stage – DCIS</w:t>
              </w:r>
            </w:ins>
          </w:p>
        </w:tc>
        <w:tc>
          <w:tcPr>
            <w:tcW w:w="900" w:type="dxa"/>
            <w:shd w:val="clear" w:color="auto" w:fill="auto"/>
            <w:noWrap/>
            <w:vAlign w:val="bottom"/>
          </w:tcPr>
          <w:p w14:paraId="61739417" w14:textId="77777777" w:rsidR="00B73F99" w:rsidRPr="0035724F" w:rsidRDefault="00B73F99" w:rsidP="00B73F99">
            <w:pPr>
              <w:rPr>
                <w:ins w:id="4763" w:author="bmooney" w:date="2011-06-14T13:19:00Z"/>
                <w:sz w:val="20"/>
              </w:rPr>
            </w:pPr>
            <w:ins w:id="4764" w:author="bmooney" w:date="2011-06-14T13:19:00Z">
              <w:r>
                <w:rPr>
                  <w:sz w:val="20"/>
                </w:rPr>
                <w:t>CE</w:t>
              </w:r>
            </w:ins>
          </w:p>
        </w:tc>
        <w:tc>
          <w:tcPr>
            <w:tcW w:w="1170" w:type="dxa"/>
          </w:tcPr>
          <w:p w14:paraId="2A052D91" w14:textId="77777777" w:rsidR="00B73F99" w:rsidRPr="0035724F" w:rsidRDefault="00B73F99" w:rsidP="00B73F99">
            <w:pPr>
              <w:rPr>
                <w:ins w:id="4765" w:author="bmooney" w:date="2011-06-14T13:19:00Z"/>
                <w:sz w:val="20"/>
              </w:rPr>
            </w:pPr>
            <w:ins w:id="4766" w:author="bmooney" w:date="2011-06-14T13:19:00Z">
              <w:r>
                <w:rPr>
                  <w:sz w:val="20"/>
                </w:rPr>
                <w:t>Hold</w:t>
              </w:r>
            </w:ins>
          </w:p>
        </w:tc>
        <w:tc>
          <w:tcPr>
            <w:tcW w:w="1530" w:type="dxa"/>
            <w:shd w:val="clear" w:color="auto" w:fill="auto"/>
            <w:noWrap/>
            <w:vAlign w:val="bottom"/>
          </w:tcPr>
          <w:p w14:paraId="23B1ED24" w14:textId="05564224" w:rsidR="00B73F99" w:rsidRPr="0035724F" w:rsidRDefault="00C26BEB" w:rsidP="00B73F99">
            <w:pPr>
              <w:rPr>
                <w:ins w:id="4767" w:author="bmooney" w:date="2011-06-14T13:19:00Z"/>
                <w:sz w:val="20"/>
              </w:rPr>
            </w:pPr>
            <w:ins w:id="4768" w:author="bmooney" w:date="2011-06-30T16:05:00Z">
              <w:r>
                <w:rPr>
                  <w:sz w:val="20"/>
                </w:rPr>
                <w:t>T1mi, N0, M0 (</w:t>
              </w:r>
              <w:proofErr w:type="spellStart"/>
              <w:r>
                <w:rPr>
                  <w:sz w:val="20"/>
                </w:rPr>
                <w:t>microinvasive</w:t>
              </w:r>
              <w:proofErr w:type="spellEnd"/>
              <w:r>
                <w:rPr>
                  <w:sz w:val="20"/>
                </w:rPr>
                <w:t>)</w:t>
              </w:r>
            </w:ins>
          </w:p>
        </w:tc>
        <w:tc>
          <w:tcPr>
            <w:tcW w:w="1890" w:type="dxa"/>
            <w:shd w:val="clear" w:color="auto" w:fill="auto"/>
            <w:noWrap/>
            <w:vAlign w:val="bottom"/>
          </w:tcPr>
          <w:p w14:paraId="7BE35345" w14:textId="77777777" w:rsidR="00B73F99" w:rsidRPr="0035724F" w:rsidRDefault="00B73F99" w:rsidP="00B73F99">
            <w:pPr>
              <w:rPr>
                <w:ins w:id="4769" w:author="bmooney" w:date="2011-06-14T13:19:00Z"/>
                <w:sz w:val="20"/>
              </w:rPr>
            </w:pPr>
            <w:ins w:id="4770" w:author="bmooney" w:date="2011-06-14T13:19:00Z">
              <w:r>
                <w:rPr>
                  <w:sz w:val="20"/>
                </w:rPr>
                <w:t>incompatible clinical stage</w:t>
              </w:r>
            </w:ins>
          </w:p>
        </w:tc>
        <w:tc>
          <w:tcPr>
            <w:tcW w:w="900" w:type="dxa"/>
            <w:shd w:val="clear" w:color="auto" w:fill="auto"/>
            <w:noWrap/>
            <w:vAlign w:val="bottom"/>
          </w:tcPr>
          <w:p w14:paraId="5AFE6C0F" w14:textId="77777777" w:rsidR="00B73F99" w:rsidRPr="0035724F" w:rsidRDefault="00B73F99" w:rsidP="00B73F99">
            <w:pPr>
              <w:rPr>
                <w:ins w:id="4771" w:author="bmooney" w:date="2011-06-14T13:19:00Z"/>
                <w:sz w:val="20"/>
              </w:rPr>
            </w:pPr>
            <w:ins w:id="4772" w:author="bmooney" w:date="2011-06-14T13:19:00Z">
              <w:r>
                <w:rPr>
                  <w:sz w:val="20"/>
                </w:rPr>
                <w:t>DCIS</w:t>
              </w:r>
            </w:ins>
          </w:p>
        </w:tc>
      </w:tr>
      <w:tr w:rsidR="00B73F99" w:rsidRPr="0035724F" w14:paraId="2B6EDCD8" w14:textId="77777777" w:rsidTr="00B73F99">
        <w:trPr>
          <w:trHeight w:val="255"/>
          <w:ins w:id="4773" w:author="bmooney" w:date="2011-06-14T13:19:00Z"/>
        </w:trPr>
        <w:tc>
          <w:tcPr>
            <w:tcW w:w="990" w:type="dxa"/>
            <w:shd w:val="clear" w:color="auto" w:fill="auto"/>
            <w:noWrap/>
            <w:vAlign w:val="bottom"/>
          </w:tcPr>
          <w:p w14:paraId="0C831E9F" w14:textId="7DB281EC" w:rsidR="00B73F99" w:rsidRPr="0035724F" w:rsidRDefault="00B73F99" w:rsidP="00B73F99">
            <w:pPr>
              <w:rPr>
                <w:ins w:id="4774" w:author="bmooney" w:date="2011-06-14T13:19:00Z"/>
                <w:sz w:val="20"/>
              </w:rPr>
            </w:pPr>
            <w:ins w:id="4775" w:author="bmooney" w:date="2011-06-14T13:19:00Z">
              <w:r>
                <w:rPr>
                  <w:sz w:val="20"/>
                </w:rPr>
                <w:t>FR-220</w:t>
              </w:r>
            </w:ins>
            <w:ins w:id="4776" w:author="bmooney" w:date="2011-07-06T12:05:00Z">
              <w:r w:rsidR="00992FE8">
                <w:rPr>
                  <w:sz w:val="20"/>
                </w:rPr>
                <w:t>5</w:t>
              </w:r>
            </w:ins>
          </w:p>
        </w:tc>
        <w:tc>
          <w:tcPr>
            <w:tcW w:w="1980" w:type="dxa"/>
            <w:shd w:val="clear" w:color="auto" w:fill="auto"/>
            <w:noWrap/>
            <w:vAlign w:val="bottom"/>
          </w:tcPr>
          <w:p w14:paraId="1D3A79AE" w14:textId="77777777" w:rsidR="00B73F99" w:rsidRPr="0035724F" w:rsidRDefault="00B73F99" w:rsidP="00B73F99">
            <w:pPr>
              <w:rPr>
                <w:ins w:id="4777" w:author="bmooney" w:date="2011-06-14T13:19:00Z"/>
                <w:sz w:val="20"/>
              </w:rPr>
            </w:pPr>
            <w:ins w:id="4778" w:author="bmooney" w:date="2011-06-14T13:19:00Z">
              <w:r>
                <w:rPr>
                  <w:sz w:val="20"/>
                </w:rPr>
                <w:t>Clinical Stage – DCIS</w:t>
              </w:r>
            </w:ins>
          </w:p>
        </w:tc>
        <w:tc>
          <w:tcPr>
            <w:tcW w:w="900" w:type="dxa"/>
            <w:shd w:val="clear" w:color="auto" w:fill="auto"/>
            <w:noWrap/>
            <w:vAlign w:val="bottom"/>
          </w:tcPr>
          <w:p w14:paraId="675AB95D" w14:textId="77777777" w:rsidR="00B73F99" w:rsidRPr="0035724F" w:rsidRDefault="00B73F99" w:rsidP="00B73F99">
            <w:pPr>
              <w:rPr>
                <w:ins w:id="4779" w:author="bmooney" w:date="2011-06-14T13:19:00Z"/>
                <w:sz w:val="20"/>
              </w:rPr>
            </w:pPr>
            <w:ins w:id="4780" w:author="bmooney" w:date="2011-06-14T13:19:00Z">
              <w:r>
                <w:rPr>
                  <w:sz w:val="20"/>
                </w:rPr>
                <w:t>CE</w:t>
              </w:r>
            </w:ins>
          </w:p>
        </w:tc>
        <w:tc>
          <w:tcPr>
            <w:tcW w:w="1170" w:type="dxa"/>
          </w:tcPr>
          <w:p w14:paraId="1E86049F" w14:textId="77777777" w:rsidR="00B73F99" w:rsidRPr="0035724F" w:rsidRDefault="00B73F99" w:rsidP="00B73F99">
            <w:pPr>
              <w:rPr>
                <w:ins w:id="4781" w:author="bmooney" w:date="2011-06-14T13:19:00Z"/>
                <w:sz w:val="20"/>
              </w:rPr>
            </w:pPr>
            <w:ins w:id="4782" w:author="bmooney" w:date="2011-06-14T13:19:00Z">
              <w:r>
                <w:rPr>
                  <w:sz w:val="20"/>
                </w:rPr>
                <w:t>Hold</w:t>
              </w:r>
            </w:ins>
          </w:p>
        </w:tc>
        <w:tc>
          <w:tcPr>
            <w:tcW w:w="1530" w:type="dxa"/>
            <w:shd w:val="clear" w:color="auto" w:fill="auto"/>
            <w:noWrap/>
            <w:vAlign w:val="bottom"/>
          </w:tcPr>
          <w:p w14:paraId="166C0774" w14:textId="5C66CC9B" w:rsidR="00B73F99" w:rsidRPr="0035724F" w:rsidRDefault="00B73F99" w:rsidP="00B73F99">
            <w:pPr>
              <w:rPr>
                <w:ins w:id="4783" w:author="bmooney" w:date="2011-06-14T13:19:00Z"/>
                <w:sz w:val="20"/>
              </w:rPr>
            </w:pPr>
            <w:ins w:id="4784" w:author="bmooney" w:date="2011-06-14T13:19:00Z">
              <w:r>
                <w:rPr>
                  <w:sz w:val="20"/>
                </w:rPr>
                <w:t>Tis</w:t>
              </w:r>
            </w:ins>
            <w:ins w:id="4785" w:author="bmooney" w:date="2011-06-30T16:05:00Z">
              <w:r w:rsidR="00C26BEB">
                <w:rPr>
                  <w:sz w:val="20"/>
                </w:rPr>
                <w:t>,</w:t>
              </w:r>
            </w:ins>
            <w:ins w:id="4786" w:author="bmooney" w:date="2011-06-14T13:19:00Z">
              <w:r>
                <w:rPr>
                  <w:sz w:val="20"/>
                </w:rPr>
                <w:t xml:space="preserve"> N</w:t>
              </w:r>
            </w:ins>
            <w:ins w:id="4787" w:author="Brandon Sonderegger" w:date="2011-06-23T16:10:00Z">
              <w:r w:rsidR="0081635A">
                <w:rPr>
                  <w:sz w:val="20"/>
                </w:rPr>
                <w:t>1</w:t>
              </w:r>
            </w:ins>
            <w:ins w:id="4788" w:author="bmooney" w:date="2011-06-30T16:05:00Z">
              <w:r w:rsidR="00C26BEB">
                <w:rPr>
                  <w:sz w:val="20"/>
                </w:rPr>
                <w:t>,</w:t>
              </w:r>
            </w:ins>
            <w:ins w:id="4789" w:author="bmooney" w:date="2011-06-14T13:19:00Z">
              <w:del w:id="4790" w:author="Brandon Sonderegger" w:date="2011-06-23T16:10:00Z">
                <w:r w:rsidDel="0081635A">
                  <w:rPr>
                    <w:sz w:val="20"/>
                  </w:rPr>
                  <w:delText>0</w:delText>
                </w:r>
              </w:del>
              <w:r w:rsidR="00C26BEB">
                <w:rPr>
                  <w:sz w:val="20"/>
                </w:rPr>
                <w:t xml:space="preserve"> </w:t>
              </w:r>
            </w:ins>
            <w:ins w:id="4791" w:author="bmooney" w:date="2011-06-30T16:05:00Z">
              <w:r w:rsidR="00C26BEB">
                <w:rPr>
                  <w:sz w:val="20"/>
                </w:rPr>
                <w:t>M</w:t>
              </w:r>
            </w:ins>
            <w:ins w:id="4792" w:author="bmooney" w:date="2011-06-14T13:19:00Z">
              <w:r>
                <w:rPr>
                  <w:sz w:val="20"/>
                </w:rPr>
                <w:t>0</w:t>
              </w:r>
            </w:ins>
          </w:p>
        </w:tc>
        <w:tc>
          <w:tcPr>
            <w:tcW w:w="1890" w:type="dxa"/>
            <w:shd w:val="clear" w:color="auto" w:fill="auto"/>
            <w:noWrap/>
            <w:vAlign w:val="bottom"/>
          </w:tcPr>
          <w:p w14:paraId="4966AFC0" w14:textId="77777777" w:rsidR="00B73F99" w:rsidRPr="0035724F" w:rsidRDefault="00B73F99" w:rsidP="00B73F99">
            <w:pPr>
              <w:rPr>
                <w:ins w:id="4793" w:author="bmooney" w:date="2011-06-14T13:19:00Z"/>
                <w:sz w:val="20"/>
              </w:rPr>
            </w:pPr>
            <w:ins w:id="4794" w:author="bmooney" w:date="2011-06-14T13:19:00Z">
              <w:r>
                <w:rPr>
                  <w:sz w:val="20"/>
                </w:rPr>
                <w:t>incompatible clinical stage</w:t>
              </w:r>
            </w:ins>
          </w:p>
        </w:tc>
        <w:tc>
          <w:tcPr>
            <w:tcW w:w="900" w:type="dxa"/>
            <w:shd w:val="clear" w:color="auto" w:fill="auto"/>
            <w:noWrap/>
            <w:vAlign w:val="bottom"/>
          </w:tcPr>
          <w:p w14:paraId="037144F3" w14:textId="77777777" w:rsidR="00B73F99" w:rsidRPr="0035724F" w:rsidRDefault="00B73F99" w:rsidP="00B73F99">
            <w:pPr>
              <w:rPr>
                <w:ins w:id="4795" w:author="bmooney" w:date="2011-06-14T13:19:00Z"/>
                <w:sz w:val="20"/>
              </w:rPr>
            </w:pPr>
            <w:ins w:id="4796" w:author="bmooney" w:date="2011-06-14T13:19:00Z">
              <w:r>
                <w:rPr>
                  <w:sz w:val="20"/>
                </w:rPr>
                <w:t>DCIS</w:t>
              </w:r>
            </w:ins>
          </w:p>
        </w:tc>
      </w:tr>
      <w:tr w:rsidR="00B73F99" w:rsidRPr="0035724F" w14:paraId="6DF3A6BC" w14:textId="77777777" w:rsidTr="00B73F99">
        <w:trPr>
          <w:trHeight w:val="255"/>
          <w:ins w:id="4797" w:author="bmooney" w:date="2011-06-14T13:10:00Z"/>
          <w:trPrChange w:id="4798" w:author="bmooney" w:date="2011-06-14T13:11:00Z">
            <w:trPr>
              <w:gridAfter w:val="0"/>
              <w:trHeight w:val="255"/>
            </w:trPr>
          </w:trPrChange>
        </w:trPr>
        <w:tc>
          <w:tcPr>
            <w:tcW w:w="990" w:type="dxa"/>
            <w:shd w:val="clear" w:color="auto" w:fill="auto"/>
            <w:noWrap/>
            <w:vAlign w:val="bottom"/>
            <w:tcPrChange w:id="4799" w:author="bmooney" w:date="2011-06-14T13:11:00Z">
              <w:tcPr>
                <w:tcW w:w="630" w:type="dxa"/>
                <w:gridSpan w:val="2"/>
                <w:shd w:val="clear" w:color="auto" w:fill="auto"/>
                <w:noWrap/>
                <w:vAlign w:val="bottom"/>
              </w:tcPr>
            </w:tcPrChange>
          </w:tcPr>
          <w:p w14:paraId="30A13556" w14:textId="60D8733F" w:rsidR="00B73F99" w:rsidRPr="0035724F" w:rsidRDefault="00B73F99" w:rsidP="0035724F">
            <w:pPr>
              <w:rPr>
                <w:ins w:id="4800" w:author="bmooney" w:date="2011-06-14T13:10:00Z"/>
                <w:sz w:val="20"/>
              </w:rPr>
            </w:pPr>
            <w:ins w:id="4801" w:author="bmooney" w:date="2011-06-14T13:20:00Z">
              <w:r>
                <w:rPr>
                  <w:sz w:val="20"/>
                </w:rPr>
                <w:t>FR-220</w:t>
              </w:r>
            </w:ins>
            <w:ins w:id="4802" w:author="bmooney" w:date="2011-07-06T12:05:00Z">
              <w:r w:rsidR="00992FE8">
                <w:rPr>
                  <w:sz w:val="20"/>
                </w:rPr>
                <w:t>6</w:t>
              </w:r>
            </w:ins>
          </w:p>
        </w:tc>
        <w:tc>
          <w:tcPr>
            <w:tcW w:w="1980" w:type="dxa"/>
            <w:shd w:val="clear" w:color="auto" w:fill="auto"/>
            <w:noWrap/>
            <w:vAlign w:val="bottom"/>
            <w:tcPrChange w:id="4803" w:author="bmooney" w:date="2011-06-14T13:11:00Z">
              <w:tcPr>
                <w:tcW w:w="2340" w:type="dxa"/>
                <w:gridSpan w:val="2"/>
                <w:shd w:val="clear" w:color="auto" w:fill="auto"/>
                <w:noWrap/>
                <w:vAlign w:val="bottom"/>
              </w:tcPr>
            </w:tcPrChange>
          </w:tcPr>
          <w:p w14:paraId="3387FF0E" w14:textId="055B0766" w:rsidR="00B73F99" w:rsidRPr="0035724F" w:rsidRDefault="00B73F99" w:rsidP="0035724F">
            <w:pPr>
              <w:rPr>
                <w:ins w:id="4804" w:author="bmooney" w:date="2011-06-14T13:10:00Z"/>
                <w:sz w:val="20"/>
              </w:rPr>
            </w:pPr>
            <w:proofErr w:type="spellStart"/>
            <w:ins w:id="4805" w:author="bmooney" w:date="2011-06-14T13:20:00Z">
              <w:r>
                <w:rPr>
                  <w:sz w:val="20"/>
                </w:rPr>
                <w:t>NodeStatus</w:t>
              </w:r>
            </w:ins>
            <w:proofErr w:type="spellEnd"/>
          </w:p>
        </w:tc>
        <w:tc>
          <w:tcPr>
            <w:tcW w:w="900" w:type="dxa"/>
            <w:shd w:val="clear" w:color="auto" w:fill="auto"/>
            <w:noWrap/>
            <w:vAlign w:val="bottom"/>
            <w:tcPrChange w:id="4806" w:author="bmooney" w:date="2011-06-14T13:11:00Z">
              <w:tcPr>
                <w:tcW w:w="900" w:type="dxa"/>
                <w:gridSpan w:val="2"/>
                <w:shd w:val="clear" w:color="auto" w:fill="auto"/>
                <w:noWrap/>
                <w:vAlign w:val="bottom"/>
              </w:tcPr>
            </w:tcPrChange>
          </w:tcPr>
          <w:p w14:paraId="03509BA0" w14:textId="103777CC" w:rsidR="00B73F99" w:rsidRPr="0035724F" w:rsidRDefault="00B73F99" w:rsidP="0035724F">
            <w:pPr>
              <w:rPr>
                <w:ins w:id="4807" w:author="bmooney" w:date="2011-06-14T13:10:00Z"/>
                <w:sz w:val="20"/>
              </w:rPr>
            </w:pPr>
            <w:ins w:id="4808" w:author="bmooney" w:date="2011-06-14T13:20:00Z">
              <w:r>
                <w:rPr>
                  <w:sz w:val="20"/>
                </w:rPr>
                <w:t>CE</w:t>
              </w:r>
            </w:ins>
          </w:p>
        </w:tc>
        <w:tc>
          <w:tcPr>
            <w:tcW w:w="1170" w:type="dxa"/>
            <w:tcPrChange w:id="4809" w:author="bmooney" w:date="2011-06-14T13:11:00Z">
              <w:tcPr>
                <w:tcW w:w="1170" w:type="dxa"/>
                <w:gridSpan w:val="2"/>
              </w:tcPr>
            </w:tcPrChange>
          </w:tcPr>
          <w:p w14:paraId="466EECF1" w14:textId="3AFB993D" w:rsidR="00B73F99" w:rsidRPr="0035724F" w:rsidRDefault="00B73F99" w:rsidP="0035724F">
            <w:pPr>
              <w:rPr>
                <w:ins w:id="4810" w:author="bmooney" w:date="2011-06-14T13:10:00Z"/>
                <w:sz w:val="20"/>
              </w:rPr>
            </w:pPr>
            <w:ins w:id="4811" w:author="bmooney" w:date="2011-06-14T13:20:00Z">
              <w:r>
                <w:rPr>
                  <w:sz w:val="20"/>
                </w:rPr>
                <w:t>Hold</w:t>
              </w:r>
            </w:ins>
          </w:p>
        </w:tc>
        <w:tc>
          <w:tcPr>
            <w:tcW w:w="1530" w:type="dxa"/>
            <w:shd w:val="clear" w:color="auto" w:fill="auto"/>
            <w:noWrap/>
            <w:vAlign w:val="bottom"/>
            <w:tcPrChange w:id="4812" w:author="bmooney" w:date="2011-06-14T13:11:00Z">
              <w:tcPr>
                <w:tcW w:w="1530" w:type="dxa"/>
                <w:gridSpan w:val="2"/>
                <w:shd w:val="clear" w:color="auto" w:fill="auto"/>
                <w:noWrap/>
                <w:vAlign w:val="bottom"/>
              </w:tcPr>
            </w:tcPrChange>
          </w:tcPr>
          <w:p w14:paraId="2884ACA6" w14:textId="5684F023" w:rsidR="00B73F99" w:rsidRPr="0035724F" w:rsidRDefault="00B73F99" w:rsidP="0035724F">
            <w:pPr>
              <w:rPr>
                <w:ins w:id="4813" w:author="bmooney" w:date="2011-06-14T13:10:00Z"/>
                <w:sz w:val="20"/>
              </w:rPr>
            </w:pPr>
            <w:ins w:id="4814" w:author="bmooney" w:date="2011-06-14T13:20:00Z">
              <w:r>
                <w:rPr>
                  <w:sz w:val="20"/>
                </w:rPr>
                <w:t>Positive</w:t>
              </w:r>
            </w:ins>
            <w:ins w:id="4815" w:author="bmooney" w:date="2011-06-14T13:21:00Z">
              <w:r w:rsidR="00741567">
                <w:rPr>
                  <w:sz w:val="20"/>
                </w:rPr>
                <w:t>1-3</w:t>
              </w:r>
            </w:ins>
          </w:p>
        </w:tc>
        <w:tc>
          <w:tcPr>
            <w:tcW w:w="1890" w:type="dxa"/>
            <w:shd w:val="clear" w:color="auto" w:fill="auto"/>
            <w:noWrap/>
            <w:vAlign w:val="bottom"/>
            <w:tcPrChange w:id="4816" w:author="bmooney" w:date="2011-06-14T13:11:00Z">
              <w:tcPr>
                <w:tcW w:w="1890" w:type="dxa"/>
                <w:gridSpan w:val="2"/>
                <w:shd w:val="clear" w:color="auto" w:fill="auto"/>
                <w:noWrap/>
                <w:vAlign w:val="bottom"/>
              </w:tcPr>
            </w:tcPrChange>
          </w:tcPr>
          <w:p w14:paraId="04E037A5" w14:textId="121839F2" w:rsidR="00B73F99" w:rsidRPr="0035724F" w:rsidRDefault="00741567" w:rsidP="0035724F">
            <w:pPr>
              <w:rPr>
                <w:ins w:id="4817" w:author="bmooney" w:date="2011-06-14T13:10:00Z"/>
                <w:sz w:val="20"/>
              </w:rPr>
            </w:pPr>
            <w:ins w:id="4818" w:author="bmooney" w:date="2011-06-14T13:21:00Z">
              <w:r>
                <w:rPr>
                  <w:sz w:val="20"/>
                </w:rPr>
                <w:t>incompatible node status</w:t>
              </w:r>
            </w:ins>
          </w:p>
        </w:tc>
        <w:tc>
          <w:tcPr>
            <w:tcW w:w="900" w:type="dxa"/>
            <w:shd w:val="clear" w:color="auto" w:fill="auto"/>
            <w:noWrap/>
            <w:vAlign w:val="bottom"/>
            <w:tcPrChange w:id="4819" w:author="bmooney" w:date="2011-06-14T13:11:00Z">
              <w:tcPr>
                <w:tcW w:w="900" w:type="dxa"/>
                <w:gridSpan w:val="2"/>
                <w:shd w:val="clear" w:color="auto" w:fill="auto"/>
                <w:noWrap/>
                <w:vAlign w:val="bottom"/>
              </w:tcPr>
            </w:tcPrChange>
          </w:tcPr>
          <w:p w14:paraId="28C37887" w14:textId="5116F5AA" w:rsidR="00B73F99" w:rsidRPr="0035724F" w:rsidRDefault="00741567" w:rsidP="0035724F">
            <w:pPr>
              <w:rPr>
                <w:ins w:id="4820" w:author="bmooney" w:date="2011-06-14T13:10:00Z"/>
                <w:sz w:val="20"/>
              </w:rPr>
            </w:pPr>
            <w:ins w:id="4821" w:author="bmooney" w:date="2011-06-14T13:21:00Z">
              <w:r>
                <w:rPr>
                  <w:sz w:val="20"/>
                </w:rPr>
                <w:t>DCIS</w:t>
              </w:r>
            </w:ins>
          </w:p>
        </w:tc>
      </w:tr>
      <w:tr w:rsidR="00741567" w:rsidRPr="0035724F" w14:paraId="73047F39" w14:textId="77777777" w:rsidTr="001107EF">
        <w:trPr>
          <w:trHeight w:val="255"/>
          <w:ins w:id="4822" w:author="bmooney" w:date="2011-06-14T13:21:00Z"/>
        </w:trPr>
        <w:tc>
          <w:tcPr>
            <w:tcW w:w="990" w:type="dxa"/>
            <w:shd w:val="clear" w:color="auto" w:fill="auto"/>
            <w:noWrap/>
            <w:vAlign w:val="bottom"/>
          </w:tcPr>
          <w:p w14:paraId="402F4108" w14:textId="6730660E" w:rsidR="00741567" w:rsidRPr="0035724F" w:rsidRDefault="00741567" w:rsidP="001107EF">
            <w:pPr>
              <w:rPr>
                <w:ins w:id="4823" w:author="bmooney" w:date="2011-06-14T13:21:00Z"/>
                <w:sz w:val="20"/>
              </w:rPr>
            </w:pPr>
            <w:ins w:id="4824" w:author="bmooney" w:date="2011-06-14T13:21:00Z">
              <w:r>
                <w:rPr>
                  <w:sz w:val="20"/>
                </w:rPr>
                <w:t>FR-220</w:t>
              </w:r>
            </w:ins>
            <w:ins w:id="4825" w:author="bmooney" w:date="2011-07-06T12:05:00Z">
              <w:r w:rsidR="00992FE8">
                <w:rPr>
                  <w:sz w:val="20"/>
                </w:rPr>
                <w:t>7</w:t>
              </w:r>
            </w:ins>
          </w:p>
        </w:tc>
        <w:tc>
          <w:tcPr>
            <w:tcW w:w="1980" w:type="dxa"/>
            <w:shd w:val="clear" w:color="auto" w:fill="auto"/>
            <w:noWrap/>
            <w:vAlign w:val="bottom"/>
          </w:tcPr>
          <w:p w14:paraId="6FDEB74E" w14:textId="77777777" w:rsidR="00741567" w:rsidRPr="0035724F" w:rsidRDefault="00741567" w:rsidP="001107EF">
            <w:pPr>
              <w:rPr>
                <w:ins w:id="4826" w:author="bmooney" w:date="2011-06-14T13:21:00Z"/>
                <w:sz w:val="20"/>
              </w:rPr>
            </w:pPr>
            <w:proofErr w:type="spellStart"/>
            <w:ins w:id="4827" w:author="bmooney" w:date="2011-06-14T13:21:00Z">
              <w:r>
                <w:rPr>
                  <w:sz w:val="20"/>
                </w:rPr>
                <w:t>NodeStatus</w:t>
              </w:r>
              <w:proofErr w:type="spellEnd"/>
            </w:ins>
          </w:p>
        </w:tc>
        <w:tc>
          <w:tcPr>
            <w:tcW w:w="900" w:type="dxa"/>
            <w:shd w:val="clear" w:color="auto" w:fill="auto"/>
            <w:noWrap/>
            <w:vAlign w:val="bottom"/>
          </w:tcPr>
          <w:p w14:paraId="4E2B1EA6" w14:textId="77777777" w:rsidR="00741567" w:rsidRPr="0035724F" w:rsidRDefault="00741567" w:rsidP="001107EF">
            <w:pPr>
              <w:rPr>
                <w:ins w:id="4828" w:author="bmooney" w:date="2011-06-14T13:21:00Z"/>
                <w:sz w:val="20"/>
              </w:rPr>
            </w:pPr>
            <w:ins w:id="4829" w:author="bmooney" w:date="2011-06-14T13:21:00Z">
              <w:r>
                <w:rPr>
                  <w:sz w:val="20"/>
                </w:rPr>
                <w:t>CE</w:t>
              </w:r>
            </w:ins>
          </w:p>
        </w:tc>
        <w:tc>
          <w:tcPr>
            <w:tcW w:w="1170" w:type="dxa"/>
          </w:tcPr>
          <w:p w14:paraId="6743B51F" w14:textId="77777777" w:rsidR="00741567" w:rsidRPr="0035724F" w:rsidRDefault="00741567" w:rsidP="001107EF">
            <w:pPr>
              <w:rPr>
                <w:ins w:id="4830" w:author="bmooney" w:date="2011-06-14T13:21:00Z"/>
                <w:sz w:val="20"/>
              </w:rPr>
            </w:pPr>
            <w:ins w:id="4831" w:author="bmooney" w:date="2011-06-14T13:21:00Z">
              <w:r>
                <w:rPr>
                  <w:sz w:val="20"/>
                </w:rPr>
                <w:t>Hold</w:t>
              </w:r>
            </w:ins>
          </w:p>
        </w:tc>
        <w:tc>
          <w:tcPr>
            <w:tcW w:w="1530" w:type="dxa"/>
            <w:shd w:val="clear" w:color="auto" w:fill="auto"/>
            <w:noWrap/>
            <w:vAlign w:val="bottom"/>
          </w:tcPr>
          <w:p w14:paraId="2B8858E7" w14:textId="44BB961E" w:rsidR="00741567" w:rsidRPr="0035724F" w:rsidRDefault="00741567" w:rsidP="001107EF">
            <w:pPr>
              <w:rPr>
                <w:ins w:id="4832" w:author="bmooney" w:date="2011-06-14T13:21:00Z"/>
                <w:sz w:val="20"/>
              </w:rPr>
            </w:pPr>
            <w:ins w:id="4833" w:author="bmooney" w:date="2011-06-14T13:21:00Z">
              <w:r>
                <w:rPr>
                  <w:sz w:val="20"/>
                </w:rPr>
                <w:t>Positive4+</w:t>
              </w:r>
            </w:ins>
          </w:p>
        </w:tc>
        <w:tc>
          <w:tcPr>
            <w:tcW w:w="1890" w:type="dxa"/>
            <w:shd w:val="clear" w:color="auto" w:fill="auto"/>
            <w:noWrap/>
            <w:vAlign w:val="bottom"/>
          </w:tcPr>
          <w:p w14:paraId="28C76C50" w14:textId="77777777" w:rsidR="00741567" w:rsidRPr="0035724F" w:rsidRDefault="00741567" w:rsidP="001107EF">
            <w:pPr>
              <w:rPr>
                <w:ins w:id="4834" w:author="bmooney" w:date="2011-06-14T13:21:00Z"/>
                <w:sz w:val="20"/>
              </w:rPr>
            </w:pPr>
            <w:ins w:id="4835" w:author="bmooney" w:date="2011-06-14T13:21:00Z">
              <w:r>
                <w:rPr>
                  <w:sz w:val="20"/>
                </w:rPr>
                <w:t>incompatible node status</w:t>
              </w:r>
            </w:ins>
          </w:p>
        </w:tc>
        <w:tc>
          <w:tcPr>
            <w:tcW w:w="900" w:type="dxa"/>
            <w:shd w:val="clear" w:color="auto" w:fill="auto"/>
            <w:noWrap/>
            <w:vAlign w:val="bottom"/>
          </w:tcPr>
          <w:p w14:paraId="0592FD1A" w14:textId="77777777" w:rsidR="00741567" w:rsidRPr="0035724F" w:rsidRDefault="00741567" w:rsidP="001107EF">
            <w:pPr>
              <w:rPr>
                <w:ins w:id="4836" w:author="bmooney" w:date="2011-06-14T13:21:00Z"/>
                <w:sz w:val="20"/>
              </w:rPr>
            </w:pPr>
            <w:ins w:id="4837" w:author="bmooney" w:date="2011-06-14T13:21:00Z">
              <w:r>
                <w:rPr>
                  <w:sz w:val="20"/>
                </w:rPr>
                <w:t>DCIS</w:t>
              </w:r>
            </w:ins>
          </w:p>
        </w:tc>
      </w:tr>
      <w:tr w:rsidR="00741567" w:rsidRPr="0035724F" w14:paraId="5C173825" w14:textId="77777777" w:rsidTr="001107EF">
        <w:trPr>
          <w:trHeight w:val="255"/>
          <w:ins w:id="4838" w:author="bmooney" w:date="2011-06-14T13:21:00Z"/>
        </w:trPr>
        <w:tc>
          <w:tcPr>
            <w:tcW w:w="990" w:type="dxa"/>
            <w:shd w:val="clear" w:color="auto" w:fill="auto"/>
            <w:noWrap/>
            <w:vAlign w:val="bottom"/>
          </w:tcPr>
          <w:p w14:paraId="0E919111" w14:textId="07085A06" w:rsidR="00741567" w:rsidRPr="0035724F" w:rsidRDefault="00741567" w:rsidP="001107EF">
            <w:pPr>
              <w:rPr>
                <w:ins w:id="4839" w:author="bmooney" w:date="2011-06-14T13:21:00Z"/>
                <w:sz w:val="20"/>
              </w:rPr>
            </w:pPr>
            <w:ins w:id="4840" w:author="bmooney" w:date="2011-06-14T13:21:00Z">
              <w:r>
                <w:rPr>
                  <w:sz w:val="20"/>
                </w:rPr>
                <w:t>FR-220</w:t>
              </w:r>
            </w:ins>
            <w:ins w:id="4841" w:author="bmooney" w:date="2011-07-06T12:05:00Z">
              <w:r w:rsidR="00992FE8">
                <w:rPr>
                  <w:sz w:val="20"/>
                </w:rPr>
                <w:t>8</w:t>
              </w:r>
            </w:ins>
          </w:p>
        </w:tc>
        <w:tc>
          <w:tcPr>
            <w:tcW w:w="1980" w:type="dxa"/>
            <w:shd w:val="clear" w:color="auto" w:fill="auto"/>
            <w:noWrap/>
            <w:vAlign w:val="bottom"/>
          </w:tcPr>
          <w:p w14:paraId="0176E71C" w14:textId="77777777" w:rsidR="00741567" w:rsidRPr="0035724F" w:rsidRDefault="00741567" w:rsidP="001107EF">
            <w:pPr>
              <w:rPr>
                <w:ins w:id="4842" w:author="bmooney" w:date="2011-06-14T13:21:00Z"/>
                <w:sz w:val="20"/>
              </w:rPr>
            </w:pPr>
            <w:proofErr w:type="spellStart"/>
            <w:ins w:id="4843" w:author="bmooney" w:date="2011-06-14T13:21:00Z">
              <w:r>
                <w:rPr>
                  <w:sz w:val="20"/>
                </w:rPr>
                <w:t>NodeStatus</w:t>
              </w:r>
              <w:proofErr w:type="spellEnd"/>
            </w:ins>
          </w:p>
        </w:tc>
        <w:tc>
          <w:tcPr>
            <w:tcW w:w="900" w:type="dxa"/>
            <w:shd w:val="clear" w:color="auto" w:fill="auto"/>
            <w:noWrap/>
            <w:vAlign w:val="bottom"/>
          </w:tcPr>
          <w:p w14:paraId="498CDDE9" w14:textId="77777777" w:rsidR="00741567" w:rsidRPr="0035724F" w:rsidRDefault="00741567" w:rsidP="001107EF">
            <w:pPr>
              <w:rPr>
                <w:ins w:id="4844" w:author="bmooney" w:date="2011-06-14T13:21:00Z"/>
                <w:sz w:val="20"/>
              </w:rPr>
            </w:pPr>
            <w:ins w:id="4845" w:author="bmooney" w:date="2011-06-14T13:21:00Z">
              <w:r>
                <w:rPr>
                  <w:sz w:val="20"/>
                </w:rPr>
                <w:t>CE</w:t>
              </w:r>
            </w:ins>
          </w:p>
        </w:tc>
        <w:tc>
          <w:tcPr>
            <w:tcW w:w="1170" w:type="dxa"/>
          </w:tcPr>
          <w:p w14:paraId="3C2A0B16" w14:textId="77777777" w:rsidR="00741567" w:rsidRPr="0035724F" w:rsidRDefault="00741567" w:rsidP="001107EF">
            <w:pPr>
              <w:rPr>
                <w:ins w:id="4846" w:author="bmooney" w:date="2011-06-14T13:21:00Z"/>
                <w:sz w:val="20"/>
              </w:rPr>
            </w:pPr>
            <w:ins w:id="4847" w:author="bmooney" w:date="2011-06-14T13:21:00Z">
              <w:r>
                <w:rPr>
                  <w:sz w:val="20"/>
                </w:rPr>
                <w:t>Hold</w:t>
              </w:r>
            </w:ins>
          </w:p>
        </w:tc>
        <w:tc>
          <w:tcPr>
            <w:tcW w:w="1530" w:type="dxa"/>
            <w:shd w:val="clear" w:color="auto" w:fill="auto"/>
            <w:noWrap/>
            <w:vAlign w:val="bottom"/>
          </w:tcPr>
          <w:p w14:paraId="33F82F52" w14:textId="62BF4401" w:rsidR="00741567" w:rsidRPr="0035724F" w:rsidRDefault="00741567" w:rsidP="001107EF">
            <w:pPr>
              <w:rPr>
                <w:ins w:id="4848" w:author="bmooney" w:date="2011-06-14T13:21:00Z"/>
                <w:sz w:val="20"/>
              </w:rPr>
            </w:pPr>
            <w:proofErr w:type="spellStart"/>
            <w:ins w:id="4849" w:author="bmooney" w:date="2011-06-14T13:21:00Z">
              <w:r>
                <w:rPr>
                  <w:sz w:val="20"/>
                </w:rPr>
                <w:t>Micromets</w:t>
              </w:r>
              <w:proofErr w:type="spellEnd"/>
            </w:ins>
          </w:p>
        </w:tc>
        <w:tc>
          <w:tcPr>
            <w:tcW w:w="1890" w:type="dxa"/>
            <w:shd w:val="clear" w:color="auto" w:fill="auto"/>
            <w:noWrap/>
            <w:vAlign w:val="bottom"/>
          </w:tcPr>
          <w:p w14:paraId="533C3EF2" w14:textId="77777777" w:rsidR="00741567" w:rsidRPr="0035724F" w:rsidRDefault="00741567" w:rsidP="001107EF">
            <w:pPr>
              <w:rPr>
                <w:ins w:id="4850" w:author="bmooney" w:date="2011-06-14T13:21:00Z"/>
                <w:sz w:val="20"/>
              </w:rPr>
            </w:pPr>
            <w:ins w:id="4851" w:author="bmooney" w:date="2011-06-14T13:21:00Z">
              <w:r>
                <w:rPr>
                  <w:sz w:val="20"/>
                </w:rPr>
                <w:t>incompatible node status</w:t>
              </w:r>
            </w:ins>
          </w:p>
        </w:tc>
        <w:tc>
          <w:tcPr>
            <w:tcW w:w="900" w:type="dxa"/>
            <w:shd w:val="clear" w:color="auto" w:fill="auto"/>
            <w:noWrap/>
            <w:vAlign w:val="bottom"/>
          </w:tcPr>
          <w:p w14:paraId="4947A1CE" w14:textId="77777777" w:rsidR="00741567" w:rsidRPr="0035724F" w:rsidRDefault="00741567" w:rsidP="001107EF">
            <w:pPr>
              <w:rPr>
                <w:ins w:id="4852" w:author="bmooney" w:date="2011-06-14T13:21:00Z"/>
                <w:sz w:val="20"/>
              </w:rPr>
            </w:pPr>
            <w:ins w:id="4853" w:author="bmooney" w:date="2011-06-14T13:21:00Z">
              <w:r>
                <w:rPr>
                  <w:sz w:val="20"/>
                </w:rPr>
                <w:t>DCIS</w:t>
              </w:r>
            </w:ins>
          </w:p>
        </w:tc>
      </w:tr>
      <w:tr w:rsidR="00B73F99" w:rsidRPr="0035724F" w14:paraId="58F99322" w14:textId="77777777" w:rsidTr="00B73F99">
        <w:trPr>
          <w:trHeight w:val="255"/>
          <w:ins w:id="4854" w:author="bmooney" w:date="2011-06-14T13:10:00Z"/>
          <w:trPrChange w:id="4855" w:author="bmooney" w:date="2011-06-14T13:11:00Z">
            <w:trPr>
              <w:gridAfter w:val="0"/>
              <w:trHeight w:val="255"/>
            </w:trPr>
          </w:trPrChange>
        </w:trPr>
        <w:tc>
          <w:tcPr>
            <w:tcW w:w="990" w:type="dxa"/>
            <w:shd w:val="clear" w:color="auto" w:fill="auto"/>
            <w:noWrap/>
            <w:vAlign w:val="bottom"/>
            <w:tcPrChange w:id="4856" w:author="bmooney" w:date="2011-06-14T13:11:00Z">
              <w:tcPr>
                <w:tcW w:w="630" w:type="dxa"/>
                <w:gridSpan w:val="2"/>
                <w:shd w:val="clear" w:color="auto" w:fill="auto"/>
                <w:noWrap/>
                <w:vAlign w:val="bottom"/>
              </w:tcPr>
            </w:tcPrChange>
          </w:tcPr>
          <w:p w14:paraId="37507661" w14:textId="246117AA" w:rsidR="00B73F99" w:rsidRPr="0035724F" w:rsidRDefault="00741567" w:rsidP="0035724F">
            <w:pPr>
              <w:rPr>
                <w:ins w:id="4857" w:author="bmooney" w:date="2011-06-14T13:10:00Z"/>
                <w:sz w:val="20"/>
              </w:rPr>
            </w:pPr>
            <w:ins w:id="4858" w:author="bmooney" w:date="2011-06-14T13:23:00Z">
              <w:r>
                <w:rPr>
                  <w:sz w:val="20"/>
                </w:rPr>
                <w:t>FR-22</w:t>
              </w:r>
            </w:ins>
            <w:ins w:id="4859" w:author="bmooney" w:date="2011-07-06T12:05:00Z">
              <w:r w:rsidR="00992FE8">
                <w:rPr>
                  <w:sz w:val="20"/>
                </w:rPr>
                <w:t>09</w:t>
              </w:r>
            </w:ins>
          </w:p>
        </w:tc>
        <w:tc>
          <w:tcPr>
            <w:tcW w:w="1980" w:type="dxa"/>
            <w:shd w:val="clear" w:color="auto" w:fill="auto"/>
            <w:noWrap/>
            <w:vAlign w:val="bottom"/>
            <w:tcPrChange w:id="4860" w:author="bmooney" w:date="2011-06-14T13:11:00Z">
              <w:tcPr>
                <w:tcW w:w="2340" w:type="dxa"/>
                <w:gridSpan w:val="2"/>
                <w:shd w:val="clear" w:color="auto" w:fill="auto"/>
                <w:noWrap/>
                <w:vAlign w:val="bottom"/>
              </w:tcPr>
            </w:tcPrChange>
          </w:tcPr>
          <w:p w14:paraId="24DA3949" w14:textId="7B574D23" w:rsidR="00B73F99" w:rsidRPr="0035724F" w:rsidRDefault="00741567" w:rsidP="0035724F">
            <w:pPr>
              <w:rPr>
                <w:ins w:id="4861" w:author="bmooney" w:date="2011-06-14T13:10:00Z"/>
                <w:sz w:val="20"/>
              </w:rPr>
            </w:pPr>
            <w:ins w:id="4862" w:author="bmooney" w:date="2011-06-14T13:23:00Z">
              <w:r>
                <w:rPr>
                  <w:sz w:val="20"/>
                </w:rPr>
                <w:t>Gender</w:t>
              </w:r>
            </w:ins>
          </w:p>
        </w:tc>
        <w:tc>
          <w:tcPr>
            <w:tcW w:w="900" w:type="dxa"/>
            <w:shd w:val="clear" w:color="auto" w:fill="auto"/>
            <w:noWrap/>
            <w:vAlign w:val="bottom"/>
            <w:tcPrChange w:id="4863" w:author="bmooney" w:date="2011-06-14T13:11:00Z">
              <w:tcPr>
                <w:tcW w:w="900" w:type="dxa"/>
                <w:gridSpan w:val="2"/>
                <w:shd w:val="clear" w:color="auto" w:fill="auto"/>
                <w:noWrap/>
                <w:vAlign w:val="bottom"/>
              </w:tcPr>
            </w:tcPrChange>
          </w:tcPr>
          <w:p w14:paraId="62D47B63" w14:textId="5F3736CB" w:rsidR="00B73F99" w:rsidRPr="0035724F" w:rsidRDefault="00741567" w:rsidP="0035724F">
            <w:pPr>
              <w:rPr>
                <w:ins w:id="4864" w:author="bmooney" w:date="2011-06-14T13:10:00Z"/>
                <w:sz w:val="20"/>
              </w:rPr>
            </w:pPr>
            <w:ins w:id="4865" w:author="bmooney" w:date="2011-06-14T13:23:00Z">
              <w:r>
                <w:rPr>
                  <w:sz w:val="20"/>
                </w:rPr>
                <w:t>CE</w:t>
              </w:r>
            </w:ins>
          </w:p>
        </w:tc>
        <w:tc>
          <w:tcPr>
            <w:tcW w:w="1170" w:type="dxa"/>
            <w:tcPrChange w:id="4866" w:author="bmooney" w:date="2011-06-14T13:11:00Z">
              <w:tcPr>
                <w:tcW w:w="1170" w:type="dxa"/>
                <w:gridSpan w:val="2"/>
              </w:tcPr>
            </w:tcPrChange>
          </w:tcPr>
          <w:p w14:paraId="0C8E64F4" w14:textId="643DE5FB" w:rsidR="00B73F99" w:rsidRPr="0035724F" w:rsidRDefault="00741567" w:rsidP="0035724F">
            <w:pPr>
              <w:rPr>
                <w:ins w:id="4867" w:author="bmooney" w:date="2011-06-14T13:10:00Z"/>
                <w:sz w:val="20"/>
              </w:rPr>
            </w:pPr>
            <w:ins w:id="4868" w:author="bmooney" w:date="2011-06-14T13:23:00Z">
              <w:r>
                <w:rPr>
                  <w:sz w:val="20"/>
                </w:rPr>
                <w:t>Hold</w:t>
              </w:r>
            </w:ins>
          </w:p>
        </w:tc>
        <w:tc>
          <w:tcPr>
            <w:tcW w:w="1530" w:type="dxa"/>
            <w:shd w:val="clear" w:color="auto" w:fill="auto"/>
            <w:noWrap/>
            <w:vAlign w:val="bottom"/>
            <w:tcPrChange w:id="4869" w:author="bmooney" w:date="2011-06-14T13:11:00Z">
              <w:tcPr>
                <w:tcW w:w="1530" w:type="dxa"/>
                <w:gridSpan w:val="2"/>
                <w:shd w:val="clear" w:color="auto" w:fill="auto"/>
                <w:noWrap/>
                <w:vAlign w:val="bottom"/>
              </w:tcPr>
            </w:tcPrChange>
          </w:tcPr>
          <w:p w14:paraId="4DC38BE7" w14:textId="35ACBF07" w:rsidR="00B73F99" w:rsidRPr="0035724F" w:rsidRDefault="00741567" w:rsidP="0035724F">
            <w:pPr>
              <w:rPr>
                <w:ins w:id="4870" w:author="bmooney" w:date="2011-06-14T13:10:00Z"/>
                <w:sz w:val="20"/>
              </w:rPr>
            </w:pPr>
            <w:ins w:id="4871" w:author="bmooney" w:date="2011-06-14T13:23:00Z">
              <w:r>
                <w:rPr>
                  <w:sz w:val="20"/>
                </w:rPr>
                <w:t>Male</w:t>
              </w:r>
            </w:ins>
          </w:p>
        </w:tc>
        <w:tc>
          <w:tcPr>
            <w:tcW w:w="1890" w:type="dxa"/>
            <w:shd w:val="clear" w:color="auto" w:fill="auto"/>
            <w:noWrap/>
            <w:vAlign w:val="bottom"/>
            <w:tcPrChange w:id="4872" w:author="bmooney" w:date="2011-06-14T13:11:00Z">
              <w:tcPr>
                <w:tcW w:w="1890" w:type="dxa"/>
                <w:gridSpan w:val="2"/>
                <w:shd w:val="clear" w:color="auto" w:fill="auto"/>
                <w:noWrap/>
                <w:vAlign w:val="bottom"/>
              </w:tcPr>
            </w:tcPrChange>
          </w:tcPr>
          <w:p w14:paraId="61DAFDA6" w14:textId="05C30F2A" w:rsidR="00B73F99" w:rsidRPr="0035724F" w:rsidRDefault="00741567" w:rsidP="0035724F">
            <w:pPr>
              <w:rPr>
                <w:ins w:id="4873" w:author="bmooney" w:date="2011-06-14T13:10:00Z"/>
                <w:sz w:val="20"/>
              </w:rPr>
            </w:pPr>
            <w:ins w:id="4874" w:author="bmooney" w:date="2011-06-14T13:23:00Z">
              <w:r>
                <w:rPr>
                  <w:sz w:val="20"/>
                </w:rPr>
                <w:t>male patient</w:t>
              </w:r>
            </w:ins>
          </w:p>
        </w:tc>
        <w:tc>
          <w:tcPr>
            <w:tcW w:w="900" w:type="dxa"/>
            <w:shd w:val="clear" w:color="auto" w:fill="auto"/>
            <w:noWrap/>
            <w:vAlign w:val="bottom"/>
            <w:tcPrChange w:id="4875" w:author="bmooney" w:date="2011-06-14T13:11:00Z">
              <w:tcPr>
                <w:tcW w:w="900" w:type="dxa"/>
                <w:gridSpan w:val="2"/>
                <w:shd w:val="clear" w:color="auto" w:fill="auto"/>
                <w:noWrap/>
                <w:vAlign w:val="bottom"/>
              </w:tcPr>
            </w:tcPrChange>
          </w:tcPr>
          <w:p w14:paraId="2941B641" w14:textId="664E26D6" w:rsidR="00B73F99" w:rsidRPr="0035724F" w:rsidRDefault="00741567" w:rsidP="0035724F">
            <w:pPr>
              <w:rPr>
                <w:ins w:id="4876" w:author="bmooney" w:date="2011-06-14T13:10:00Z"/>
                <w:sz w:val="20"/>
              </w:rPr>
            </w:pPr>
            <w:ins w:id="4877" w:author="bmooney" w:date="2011-06-14T13:23:00Z">
              <w:r>
                <w:rPr>
                  <w:sz w:val="20"/>
                </w:rPr>
                <w:t>DCIS</w:t>
              </w:r>
            </w:ins>
          </w:p>
        </w:tc>
      </w:tr>
    </w:tbl>
    <w:p w14:paraId="16E4AAB3" w14:textId="77777777" w:rsidR="00EC2B18" w:rsidRPr="00CF02D7" w:rsidRDefault="00EC2B18" w:rsidP="00CF02D7">
      <w:pPr>
        <w:rPr>
          <w:sz w:val="20"/>
        </w:rPr>
      </w:pPr>
    </w:p>
    <w:p w14:paraId="16E4AAB4" w14:textId="77777777" w:rsidR="00684432" w:rsidRDefault="00284656" w:rsidP="006F622A">
      <w:pPr>
        <w:pStyle w:val="Body4"/>
      </w:pPr>
      <w:r w:rsidRPr="00FB06D0">
        <w:t xml:space="preserve">Campaign codes are associated with the treating physician who requested the test. </w:t>
      </w:r>
      <w:r w:rsidR="0035724F">
        <w:t xml:space="preserve"> </w:t>
      </w:r>
      <w:r w:rsidRPr="00FB06D0">
        <w:t xml:space="preserve">They are used to denote that the physician has been educated about Genomic Health’s policies with respect </w:t>
      </w:r>
      <w:proofErr w:type="gramStart"/>
      <w:r w:rsidRPr="00FB06D0">
        <w:t>to a specific test criteria</w:t>
      </w:r>
      <w:proofErr w:type="gramEnd"/>
      <w:r w:rsidRPr="00FB06D0">
        <w:t xml:space="preserve">. </w:t>
      </w:r>
      <w:r w:rsidR="0035724F">
        <w:t xml:space="preserve"> </w:t>
      </w:r>
      <w:r w:rsidRPr="00FB06D0">
        <w:t xml:space="preserve">For example, CE-MALE means that we have already had a conversation with this physician about male breast cancer patients. </w:t>
      </w:r>
    </w:p>
    <w:p w14:paraId="16E4AAB5" w14:textId="5CCD7C12" w:rsidR="00684432" w:rsidRDefault="00BD3F5C" w:rsidP="006F622A">
      <w:pPr>
        <w:pStyle w:val="Body4"/>
        <w:rPr>
          <w:ins w:id="4878" w:author="bmooney" w:date="2011-06-14T13:24:00Z"/>
        </w:rPr>
      </w:pPr>
      <w:proofErr w:type="gramStart"/>
      <w:r>
        <w:t>FR-629.</w:t>
      </w:r>
      <w:proofErr w:type="gramEnd"/>
      <w:r>
        <w:t xml:space="preserve"> </w:t>
      </w:r>
      <w:r w:rsidR="0035724F">
        <w:t xml:space="preserve"> </w:t>
      </w:r>
      <w:r>
        <w:t>The Gender clinical experience case</w:t>
      </w:r>
      <w:ins w:id="4879" w:author="bmooney" w:date="2011-06-14T13:23:00Z">
        <w:r w:rsidR="00741567">
          <w:t xml:space="preserve"> for </w:t>
        </w:r>
      </w:ins>
      <w:ins w:id="4880" w:author="bmooney" w:date="2011-06-30T16:50:00Z">
        <w:r w:rsidR="0053304A">
          <w:t>invasive breast cancer</w:t>
        </w:r>
      </w:ins>
      <w:r>
        <w:t xml:space="preserve"> (FR-624) will be suppressed by the campaign code CE-MALE.</w:t>
      </w:r>
      <w:r w:rsidR="00286FB2">
        <w:t xml:space="preserve">  </w:t>
      </w:r>
      <w:del w:id="4881" w:author="bmooney" w:date="2011-06-14T13:24:00Z">
        <w:r w:rsidR="00286FB2" w:rsidDel="00741567">
          <w:delText>There used to be a CE-NODE campaign code that suppressed node positive cases, but we are removing node positive CE cases for everything except Medicare, and for Medicare, we need to call every time.</w:delText>
        </w:r>
      </w:del>
    </w:p>
    <w:p w14:paraId="711B2495" w14:textId="4FC18529" w:rsidR="00741567" w:rsidRDefault="00741567" w:rsidP="006F622A">
      <w:pPr>
        <w:pStyle w:val="Body4"/>
      </w:pPr>
      <w:proofErr w:type="gramStart"/>
      <w:ins w:id="4882" w:author="bmooney" w:date="2011-06-14T13:24:00Z">
        <w:r>
          <w:t>FR-2220.</w:t>
        </w:r>
        <w:proofErr w:type="gramEnd"/>
        <w:r>
          <w:t xml:space="preserve"> The Gender clinical experience case for DCIS (FR-22</w:t>
        </w:r>
      </w:ins>
      <w:ins w:id="4883" w:author="bmooney" w:date="2011-06-14T13:34:00Z">
        <w:r w:rsidR="001107EF">
          <w:t>10</w:t>
        </w:r>
      </w:ins>
      <w:ins w:id="4884" w:author="bmooney" w:date="2011-06-14T13:24:00Z">
        <w:r>
          <w:t>) will be suppressed by the campaign code DCIS</w:t>
        </w:r>
      </w:ins>
      <w:ins w:id="4885" w:author="bmooney" w:date="2011-06-20T11:03:00Z">
        <w:r w:rsidR="00EA37C2">
          <w:t>-Male</w:t>
        </w:r>
      </w:ins>
    </w:p>
    <w:p w14:paraId="16E4AAB6" w14:textId="4714A208" w:rsidR="00684432" w:rsidRDefault="00C75B32" w:rsidP="006F622A">
      <w:pPr>
        <w:pStyle w:val="Body4"/>
      </w:pPr>
      <w:proofErr w:type="gramStart"/>
      <w:r w:rsidRPr="00FB06D0">
        <w:t>FR-630.</w:t>
      </w:r>
      <w:proofErr w:type="gramEnd"/>
      <w:r w:rsidRPr="00FB06D0">
        <w:t xml:space="preserve"> </w:t>
      </w:r>
      <w:r w:rsidR="0035724F">
        <w:t xml:space="preserve"> </w:t>
      </w:r>
      <w:r w:rsidR="00CB753F" w:rsidRPr="00FB06D0">
        <w:t xml:space="preserve">If the correct campaign code has been associated with the treating physician for a </w:t>
      </w:r>
      <w:proofErr w:type="spellStart"/>
      <w:r w:rsidR="00CB753F" w:rsidRPr="00FB06D0">
        <w:t>req</w:t>
      </w:r>
      <w:proofErr w:type="spellEnd"/>
      <w:r w:rsidR="00CB753F" w:rsidRPr="00FB06D0">
        <w:t>, that clinical experience case will be suppressed.</w:t>
      </w:r>
      <w:r w:rsidR="0035724F">
        <w:t xml:space="preserve"> </w:t>
      </w:r>
      <w:r w:rsidR="00CB753F" w:rsidRPr="00FB06D0">
        <w:t xml:space="preserve"> For example, if a physician is associated with CE-MALE, then the Male Patient CRM case will not be generated</w:t>
      </w:r>
      <w:ins w:id="4886" w:author="bmooney" w:date="2011-06-30T16:50:00Z">
        <w:r w:rsidR="0053304A">
          <w:t xml:space="preserve"> for </w:t>
        </w:r>
      </w:ins>
      <w:ins w:id="4887" w:author="bmooney" w:date="2011-06-30T16:51:00Z">
        <w:r w:rsidR="0053304A">
          <w:t>an invasive breast cancer</w:t>
        </w:r>
      </w:ins>
      <w:ins w:id="4888" w:author="bmooney" w:date="2011-06-30T16:50:00Z">
        <w:r w:rsidR="0053304A">
          <w:t xml:space="preserve"> requisition</w:t>
        </w:r>
      </w:ins>
      <w:r w:rsidR="00CB753F" w:rsidRPr="00FB06D0">
        <w:t>.</w:t>
      </w:r>
    </w:p>
    <w:p w14:paraId="16E4AAB7" w14:textId="77777777" w:rsidR="00684432" w:rsidRDefault="00C75B32" w:rsidP="006F622A">
      <w:pPr>
        <w:pStyle w:val="Body4"/>
      </w:pPr>
      <w:proofErr w:type="gramStart"/>
      <w:r w:rsidRPr="00FB06D0">
        <w:t>FR-631.</w:t>
      </w:r>
      <w:proofErr w:type="gramEnd"/>
      <w:r w:rsidRPr="00FB06D0">
        <w:t xml:space="preserve"> </w:t>
      </w:r>
      <w:r w:rsidR="0035724F">
        <w:t xml:space="preserve"> </w:t>
      </w:r>
      <w:r w:rsidR="00284656" w:rsidRPr="00FB06D0">
        <w:t xml:space="preserve">If there are no clinical </w:t>
      </w:r>
      <w:proofErr w:type="gramStart"/>
      <w:r w:rsidR="00284656" w:rsidRPr="00FB06D0">
        <w:t>experience</w:t>
      </w:r>
      <w:proofErr w:type="gramEnd"/>
      <w:r w:rsidR="00284656" w:rsidRPr="00FB06D0">
        <w:t xml:space="preserve"> cases open at the end of case creation, the Intake Complete process finishes successfully.</w:t>
      </w:r>
      <w:r w:rsidR="0035724F">
        <w:t xml:space="preserve"> </w:t>
      </w:r>
      <w:r w:rsidR="00284656" w:rsidRPr="00FB06D0">
        <w:t xml:space="preserve"> Note that this means that if a CE case has been opened manually, it must be closed</w:t>
      </w:r>
      <w:r w:rsidR="0038750F">
        <w:t xml:space="preserve"> (or set to Continue Processing; see FR-641)</w:t>
      </w:r>
      <w:r w:rsidR="00284656" w:rsidRPr="00FB06D0">
        <w:t xml:space="preserve"> for Intake Complete to complete. </w:t>
      </w:r>
    </w:p>
    <w:p w14:paraId="16E4AAB8" w14:textId="77777777" w:rsidR="00684432" w:rsidRDefault="00C75B32" w:rsidP="006F622A">
      <w:pPr>
        <w:pStyle w:val="Body4"/>
      </w:pPr>
      <w:proofErr w:type="gramStart"/>
      <w:r w:rsidRPr="00FB06D0">
        <w:t>FR-632.</w:t>
      </w:r>
      <w:proofErr w:type="gramEnd"/>
      <w:r w:rsidRPr="00FB06D0">
        <w:t xml:space="preserve"> </w:t>
      </w:r>
      <w:r w:rsidR="0035724F">
        <w:t xml:space="preserve"> </w:t>
      </w:r>
      <w:r w:rsidR="00284656" w:rsidRPr="00FB06D0">
        <w:t xml:space="preserve">Once all clinical experience cases are resolved, the user must re-select Intake Complete to run the Intake Complete action again. </w:t>
      </w:r>
    </w:p>
    <w:p w14:paraId="16E4AAB9" w14:textId="77777777" w:rsidR="00684432" w:rsidRDefault="00C75B32" w:rsidP="006F622A">
      <w:pPr>
        <w:pStyle w:val="Body4"/>
      </w:pPr>
      <w:proofErr w:type="gramStart"/>
      <w:r w:rsidRPr="00FB06D0">
        <w:t>FR-633.</w:t>
      </w:r>
      <w:proofErr w:type="gramEnd"/>
      <w:r w:rsidRPr="00FB06D0">
        <w:t xml:space="preserve"> </w:t>
      </w:r>
      <w:r w:rsidR="0035724F">
        <w:t xml:space="preserve"> </w:t>
      </w:r>
      <w:r w:rsidR="00477568" w:rsidRPr="00FB06D0">
        <w:t>At Intake Complete, a single Clinical Experience case is opened to cover all triggered criteria.</w:t>
      </w:r>
    </w:p>
    <w:p w14:paraId="16E4AABA" w14:textId="77777777" w:rsidR="00684432" w:rsidRDefault="00C75B32" w:rsidP="006F622A">
      <w:pPr>
        <w:pStyle w:val="Body4"/>
      </w:pPr>
      <w:proofErr w:type="gramStart"/>
      <w:r w:rsidRPr="00FB06D0">
        <w:t>FR-634.</w:t>
      </w:r>
      <w:proofErr w:type="gramEnd"/>
      <w:r w:rsidRPr="00FB06D0">
        <w:t xml:space="preserve"> </w:t>
      </w:r>
      <w:r w:rsidR="0035724F">
        <w:t xml:space="preserve"> </w:t>
      </w:r>
      <w:r w:rsidR="00477568" w:rsidRPr="00FB06D0">
        <w:t xml:space="preserve">The Clinical Experience case queue is “Clinical Experience”. </w:t>
      </w:r>
    </w:p>
    <w:p w14:paraId="16E4AABB" w14:textId="77777777" w:rsidR="00684432" w:rsidRDefault="00C75B32" w:rsidP="006F622A">
      <w:pPr>
        <w:pStyle w:val="Body4"/>
      </w:pPr>
      <w:proofErr w:type="gramStart"/>
      <w:r w:rsidRPr="00FB06D0">
        <w:t>FR-635.</w:t>
      </w:r>
      <w:proofErr w:type="gramEnd"/>
      <w:r w:rsidRPr="00FB06D0">
        <w:t xml:space="preserve"> </w:t>
      </w:r>
      <w:r w:rsidR="0035724F">
        <w:t xml:space="preserve"> </w:t>
      </w:r>
      <w:r w:rsidR="00477568" w:rsidRPr="00FB06D0">
        <w:t>The case customer is the treating physician for the requisition.</w:t>
      </w:r>
    </w:p>
    <w:p w14:paraId="16E4AABC" w14:textId="6F32DB11" w:rsidR="00684432" w:rsidRDefault="00C75B32" w:rsidP="006F622A">
      <w:pPr>
        <w:pStyle w:val="Body4"/>
      </w:pPr>
      <w:proofErr w:type="gramStart"/>
      <w:r w:rsidRPr="00FB06D0">
        <w:t>FR-636.</w:t>
      </w:r>
      <w:proofErr w:type="gramEnd"/>
      <w:r w:rsidRPr="00FB06D0">
        <w:t xml:space="preserve"> </w:t>
      </w:r>
      <w:r w:rsidR="0035724F">
        <w:t xml:space="preserve"> </w:t>
      </w:r>
      <w:r w:rsidR="00477568" w:rsidRPr="00FB06D0">
        <w:t xml:space="preserve">The case title is Clinical Experience: </w:t>
      </w:r>
      <w:ins w:id="4889" w:author="bmooney" w:date="2011-08-10T16:55:00Z">
        <w:r w:rsidR="006B3861">
          <w:t xml:space="preserve">&lt;specimen type&gt; </w:t>
        </w:r>
      </w:ins>
      <w:r w:rsidR="00477568" w:rsidRPr="00FB06D0">
        <w:t xml:space="preserve">Requisition </w:t>
      </w:r>
      <w:r w:rsidR="002B572D">
        <w:t>&lt;barcode&gt;</w:t>
      </w:r>
    </w:p>
    <w:p w14:paraId="16E4AABD" w14:textId="77777777" w:rsidR="00684432" w:rsidRDefault="00C75B32" w:rsidP="006F622A">
      <w:pPr>
        <w:pStyle w:val="Body4"/>
      </w:pPr>
      <w:proofErr w:type="gramStart"/>
      <w:r w:rsidRPr="00FB06D0">
        <w:t>FR-637.</w:t>
      </w:r>
      <w:proofErr w:type="gramEnd"/>
      <w:r w:rsidRPr="00FB06D0">
        <w:t xml:space="preserve"> </w:t>
      </w:r>
      <w:r w:rsidR="0035724F">
        <w:t xml:space="preserve"> </w:t>
      </w:r>
      <w:r w:rsidR="00027104">
        <w:t>If any of the criteria that have triggered the case are listed as ‘Hold’ criteria, the case is a holding case.</w:t>
      </w:r>
      <w:r w:rsidR="0035724F">
        <w:t xml:space="preserve"> </w:t>
      </w:r>
      <w:r w:rsidR="00027104">
        <w:t xml:space="preserve"> If none of them are Hold, the case is a Continue Processing case. </w:t>
      </w:r>
    </w:p>
    <w:p w14:paraId="16E4AABE" w14:textId="77777777" w:rsidR="00684432" w:rsidRDefault="00C75B32" w:rsidP="006F622A">
      <w:pPr>
        <w:pStyle w:val="Body4"/>
      </w:pPr>
      <w:proofErr w:type="gramStart"/>
      <w:r w:rsidRPr="00FB06D0">
        <w:t>FR-638.</w:t>
      </w:r>
      <w:proofErr w:type="gramEnd"/>
      <w:r w:rsidRPr="00FB06D0">
        <w:t xml:space="preserve"> </w:t>
      </w:r>
      <w:r w:rsidR="0035724F">
        <w:t xml:space="preserve"> </w:t>
      </w:r>
      <w:r w:rsidR="00477568" w:rsidRPr="00FB06D0">
        <w:t xml:space="preserve">The case subject is “Clinical Experience”. </w:t>
      </w:r>
    </w:p>
    <w:p w14:paraId="16E4AABF" w14:textId="77777777" w:rsidR="00684432" w:rsidRDefault="00C75B32" w:rsidP="006F622A">
      <w:pPr>
        <w:pStyle w:val="Body4"/>
      </w:pPr>
      <w:proofErr w:type="gramStart"/>
      <w:r w:rsidRPr="00FB06D0">
        <w:t>FR-639.</w:t>
      </w:r>
      <w:proofErr w:type="gramEnd"/>
      <w:r w:rsidR="0035724F">
        <w:t xml:space="preserve"> </w:t>
      </w:r>
      <w:r w:rsidRPr="00FB06D0">
        <w:t xml:space="preserve"> </w:t>
      </w:r>
      <w:r w:rsidR="00477568" w:rsidRPr="00FB06D0">
        <w:t xml:space="preserve">The case description is a concatenation of all the text in the “Description for CRM Case” columns of the table above. </w:t>
      </w:r>
      <w:r w:rsidR="000B6426" w:rsidRPr="00FB06D0">
        <w:t xml:space="preserve"> For example, if we have a request for a male, node-positive patient, the description will be “Male patient. </w:t>
      </w:r>
      <w:proofErr w:type="gramStart"/>
      <w:r w:rsidR="000B6426" w:rsidRPr="00FB06D0">
        <w:t>Node positive status.”</w:t>
      </w:r>
      <w:proofErr w:type="gramEnd"/>
    </w:p>
    <w:p w14:paraId="16E4AAC0" w14:textId="77777777" w:rsidR="00684432" w:rsidRDefault="00C75B32" w:rsidP="006F622A">
      <w:pPr>
        <w:pStyle w:val="Body4"/>
      </w:pPr>
      <w:proofErr w:type="gramStart"/>
      <w:r w:rsidRPr="00FB06D0">
        <w:t>FR-640.</w:t>
      </w:r>
      <w:proofErr w:type="gramEnd"/>
      <w:r w:rsidRPr="00FB06D0">
        <w:t xml:space="preserve"> </w:t>
      </w:r>
      <w:r w:rsidR="0035724F">
        <w:t xml:space="preserve"> </w:t>
      </w:r>
      <w:r w:rsidR="000B6426" w:rsidRPr="00FB06D0">
        <w:t xml:space="preserve">Each criterion description in the case description is on its own line. </w:t>
      </w:r>
    </w:p>
    <w:p w14:paraId="16E4AAC1" w14:textId="77777777" w:rsidR="00684432" w:rsidRDefault="0038750F" w:rsidP="006F622A">
      <w:pPr>
        <w:pStyle w:val="Body4"/>
      </w:pPr>
      <w:proofErr w:type="gramStart"/>
      <w:r>
        <w:t>FR-641.</w:t>
      </w:r>
      <w:proofErr w:type="gramEnd"/>
      <w:r w:rsidR="0035724F">
        <w:t xml:space="preserve"> </w:t>
      </w:r>
      <w:r>
        <w:t xml:space="preserve"> If the user presses Intake Complete and there is an open Clinical Experience case with status set to Continue Processing, Intake Complete continues as though the clinical experience case </w:t>
      </w:r>
      <w:r w:rsidR="00B65E80">
        <w:t>has been previously closed</w:t>
      </w:r>
      <w:r>
        <w:t xml:space="preserve">. </w:t>
      </w:r>
    </w:p>
    <w:p w14:paraId="16E4AAC2" w14:textId="77777777" w:rsidR="00684432" w:rsidRDefault="00CF59C7" w:rsidP="006F622A">
      <w:pPr>
        <w:pStyle w:val="Body4"/>
      </w:pPr>
      <w:proofErr w:type="gramStart"/>
      <w:r>
        <w:t>FR-642.</w:t>
      </w:r>
      <w:proofErr w:type="gramEnd"/>
      <w:r>
        <w:t xml:space="preserve"> </w:t>
      </w:r>
      <w:r w:rsidR="0035724F">
        <w:t xml:space="preserve"> </w:t>
      </w:r>
      <w:r>
        <w:t xml:space="preserve">The ICD-9 codes that indicate rectal or </w:t>
      </w:r>
      <w:proofErr w:type="spellStart"/>
      <w:r>
        <w:t>appendiceal</w:t>
      </w:r>
      <w:proofErr w:type="spellEnd"/>
      <w:r>
        <w:t xml:space="preserve"> cancer are the following: 153.5, 154</w:t>
      </w:r>
      <w:proofErr w:type="gramStart"/>
      <w:r>
        <w:t>,0</w:t>
      </w:r>
      <w:proofErr w:type="gramEnd"/>
      <w:r>
        <w:t>, 154.1, 154.8.</w:t>
      </w:r>
    </w:p>
    <w:p w14:paraId="16E4AAC3" w14:textId="77777777" w:rsidR="00684432" w:rsidRDefault="00BB51A9" w:rsidP="006F622A">
      <w:pPr>
        <w:pStyle w:val="Heading4"/>
      </w:pPr>
      <w:r>
        <w:t>Requisition Receipt Activity and Intake Complete Event</w:t>
      </w:r>
    </w:p>
    <w:p w14:paraId="16E4AAC4" w14:textId="77777777" w:rsidR="00684432" w:rsidRDefault="002B572D" w:rsidP="006F622A">
      <w:pPr>
        <w:pStyle w:val="Body4"/>
      </w:pPr>
      <w:proofErr w:type="gramStart"/>
      <w:r w:rsidRPr="00FB06D0">
        <w:t>FR-670.</w:t>
      </w:r>
      <w:proofErr w:type="gramEnd"/>
      <w:r w:rsidR="0035724F">
        <w:t xml:space="preserve"> </w:t>
      </w:r>
      <w:r w:rsidRPr="00FB06D0">
        <w:t xml:space="preserve"> When Intake Complete finishes successfully, a Requisition Receipt activity is recorded in </w:t>
      </w:r>
      <w:proofErr w:type="spellStart"/>
      <w:r w:rsidRPr="00FB06D0">
        <w:t>tblRequisitionActivity</w:t>
      </w:r>
      <w:proofErr w:type="spellEnd"/>
      <w:r w:rsidRPr="00FB06D0">
        <w:t>.</w:t>
      </w:r>
    </w:p>
    <w:p w14:paraId="16E4AAC5" w14:textId="77777777" w:rsidR="00684432" w:rsidRDefault="002B572D" w:rsidP="006F622A">
      <w:pPr>
        <w:pStyle w:val="Body4"/>
      </w:pPr>
      <w:proofErr w:type="gramStart"/>
      <w:r w:rsidRPr="00FB06D0">
        <w:t>FR-671.</w:t>
      </w:r>
      <w:proofErr w:type="gramEnd"/>
      <w:r w:rsidR="0035724F">
        <w:t xml:space="preserve"> </w:t>
      </w:r>
      <w:r w:rsidRPr="00FB06D0">
        <w:t xml:space="preserve"> When Intake Complete finishes successfully, the current date and time is recorded as the </w:t>
      </w:r>
      <w:proofErr w:type="spellStart"/>
      <w:r w:rsidRPr="00FB06D0">
        <w:t>IntakeCompleted</w:t>
      </w:r>
      <w:proofErr w:type="spellEnd"/>
      <w:r w:rsidRPr="00FB06D0">
        <w:t xml:space="preserve"> column in </w:t>
      </w:r>
      <w:proofErr w:type="spellStart"/>
      <w:r w:rsidRPr="00FB06D0">
        <w:t>tblRequisitionStatus</w:t>
      </w:r>
      <w:proofErr w:type="spellEnd"/>
      <w:r w:rsidRPr="00FB06D0">
        <w:t>.</w:t>
      </w:r>
    </w:p>
    <w:p w14:paraId="16E4AAC6" w14:textId="77777777" w:rsidR="00684432" w:rsidRDefault="002B572D" w:rsidP="006F622A">
      <w:pPr>
        <w:pStyle w:val="Body4"/>
      </w:pPr>
      <w:proofErr w:type="gramStart"/>
      <w:r w:rsidRPr="00FB06D0">
        <w:t>FR-672.</w:t>
      </w:r>
      <w:proofErr w:type="gramEnd"/>
      <w:r w:rsidRPr="00FB06D0">
        <w:t xml:space="preserve"> </w:t>
      </w:r>
      <w:r w:rsidR="0035724F">
        <w:t xml:space="preserve"> </w:t>
      </w:r>
      <w:r w:rsidRPr="00FB06D0">
        <w:t xml:space="preserve">When Intake Complete finishes successfully, a row is entered in </w:t>
      </w:r>
      <w:proofErr w:type="spellStart"/>
      <w:r w:rsidRPr="00FB06D0">
        <w:t>tblRequisitionEvent</w:t>
      </w:r>
      <w:proofErr w:type="spellEnd"/>
      <w:r w:rsidRPr="00FB06D0">
        <w:t xml:space="preserve">. </w:t>
      </w:r>
    </w:p>
    <w:p w14:paraId="16E4AAC7" w14:textId="77777777" w:rsidR="00684432" w:rsidRDefault="002B572D" w:rsidP="006F622A">
      <w:pPr>
        <w:pStyle w:val="Body4"/>
      </w:pPr>
      <w:proofErr w:type="gramStart"/>
      <w:r w:rsidRPr="00FB06D0">
        <w:t>FR-673.</w:t>
      </w:r>
      <w:proofErr w:type="gramEnd"/>
      <w:r w:rsidRPr="00FB06D0">
        <w:t xml:space="preserve"> </w:t>
      </w:r>
      <w:r w:rsidR="0035724F">
        <w:t xml:space="preserve"> </w:t>
      </w:r>
      <w:r w:rsidRPr="00FB06D0">
        <w:t>The event type for the event is 18, “Intake Complete”.</w:t>
      </w:r>
    </w:p>
    <w:p w14:paraId="16E4AAC8" w14:textId="77777777" w:rsidR="00684432" w:rsidRDefault="002B572D" w:rsidP="006F622A">
      <w:pPr>
        <w:pStyle w:val="Body4"/>
      </w:pPr>
      <w:proofErr w:type="gramStart"/>
      <w:r w:rsidRPr="00FB06D0">
        <w:t>FR-674.</w:t>
      </w:r>
      <w:proofErr w:type="gramEnd"/>
      <w:r w:rsidR="0035724F">
        <w:t xml:space="preserve"> </w:t>
      </w:r>
      <w:r w:rsidRPr="00FB06D0">
        <w:t xml:space="preserve"> The entry type ID for the event is 1, “Standalone”.</w:t>
      </w:r>
    </w:p>
    <w:p w14:paraId="16E4AAC9" w14:textId="77777777" w:rsidR="00684432" w:rsidRDefault="002B572D" w:rsidP="006F622A">
      <w:pPr>
        <w:pStyle w:val="Body4"/>
      </w:pPr>
      <w:proofErr w:type="gramStart"/>
      <w:r w:rsidRPr="00FB06D0">
        <w:t>FR-675.</w:t>
      </w:r>
      <w:proofErr w:type="gramEnd"/>
      <w:r w:rsidRPr="00FB06D0">
        <w:t xml:space="preserve"> </w:t>
      </w:r>
      <w:r w:rsidR="0035724F">
        <w:t xml:space="preserve"> </w:t>
      </w:r>
      <w:r w:rsidRPr="00FB06D0">
        <w:t>The state ID for the event is 1, “Receiving”.</w:t>
      </w:r>
    </w:p>
    <w:p w14:paraId="16E4AACA" w14:textId="24B8638C" w:rsidR="00684432" w:rsidRDefault="002B572D" w:rsidP="006F622A">
      <w:pPr>
        <w:pStyle w:val="Heading4"/>
        <w:rPr>
          <w:ins w:id="4890" w:author="bmooney" w:date="2011-06-14T13:44:00Z"/>
        </w:rPr>
      </w:pPr>
      <w:r>
        <w:t xml:space="preserve">Requirements for </w:t>
      </w:r>
      <w:del w:id="4891" w:author="bmooney" w:date="2011-07-01T09:26:00Z">
        <w:r w:rsidDel="0007298F">
          <w:delText>New York</w:delText>
        </w:r>
      </w:del>
      <w:ins w:id="4892" w:author="bmooney" w:date="2011-07-01T09:26:00Z">
        <w:r w:rsidR="0007298F">
          <w:t>per-state</w:t>
        </w:r>
      </w:ins>
      <w:r>
        <w:t xml:space="preserve"> Hold Case</w:t>
      </w:r>
    </w:p>
    <w:p w14:paraId="0833B0F2" w14:textId="0090B15B" w:rsidR="00526117" w:rsidRPr="00693FEB" w:rsidRDefault="00526117">
      <w:pPr>
        <w:pStyle w:val="Body4"/>
        <w:pPrChange w:id="4893" w:author="bmooney" w:date="2011-06-14T13:44:00Z">
          <w:pPr>
            <w:pStyle w:val="Heading4"/>
          </w:pPr>
        </w:pPrChange>
      </w:pPr>
      <w:ins w:id="4894" w:author="bmooney" w:date="2011-06-14T13:44:00Z">
        <w:r>
          <w:t>Clini</w:t>
        </w:r>
        <w:r w:rsidR="0007298F">
          <w:t xml:space="preserve">cal approval of our tests in </w:t>
        </w:r>
      </w:ins>
      <w:ins w:id="4895" w:author="bmooney" w:date="2011-07-01T09:26:00Z">
        <w:r w:rsidR="0007298F">
          <w:t>some US</w:t>
        </w:r>
      </w:ins>
      <w:ins w:id="4896" w:author="bmooney" w:date="2011-06-14T13:44:00Z">
        <w:r>
          <w:t xml:space="preserve"> </w:t>
        </w:r>
      </w:ins>
      <w:ins w:id="4897" w:author="bmooney" w:date="2011-07-01T09:26:00Z">
        <w:r w:rsidR="0007298F">
          <w:t xml:space="preserve">states may lag </w:t>
        </w:r>
      </w:ins>
      <w:ins w:id="4898" w:author="bmooney" w:date="2011-06-14T13:44:00Z">
        <w:r>
          <w:t xml:space="preserve">approval by the rest of the US. </w:t>
        </w:r>
      </w:ins>
      <w:ins w:id="4899" w:author="bmooney" w:date="2011-07-01T09:26:00Z">
        <w:r w:rsidR="0007298F">
          <w:t>For example</w:t>
        </w:r>
      </w:ins>
      <w:ins w:id="4900" w:author="bmooney" w:date="2011-07-01T09:28:00Z">
        <w:r w:rsidR="0007298F">
          <w:t>, t</w:t>
        </w:r>
      </w:ins>
      <w:ins w:id="4901" w:author="bmooney" w:date="2011-06-14T13:44:00Z">
        <w:r>
          <w:t>his</w:t>
        </w:r>
      </w:ins>
      <w:ins w:id="4902" w:author="bmooney" w:date="2011-07-01T09:28:00Z">
        <w:r w:rsidR="0007298F">
          <w:t xml:space="preserve"> situation often occurs with New York, which has a stronger</w:t>
        </w:r>
      </w:ins>
      <w:ins w:id="4903" w:author="bmooney" w:date="2011-07-01T09:29:00Z">
        <w:r w:rsidR="0007298F">
          <w:t xml:space="preserve"> </w:t>
        </w:r>
      </w:ins>
      <w:ins w:id="4904" w:author="bmooney" w:date="2011-06-14T13:44:00Z">
        <w:r>
          <w:t>regulatory system</w:t>
        </w:r>
      </w:ins>
      <w:ins w:id="4905" w:author="bmooney" w:date="2011-07-01T09:29:00Z">
        <w:r w:rsidR="0007298F">
          <w:t xml:space="preserve"> than other states</w:t>
        </w:r>
      </w:ins>
      <w:ins w:id="4906" w:author="bmooney" w:date="2011-06-14T13:44:00Z">
        <w:r>
          <w:t xml:space="preserve">. In order to enable product launches, we </w:t>
        </w:r>
      </w:ins>
      <w:ins w:id="4907" w:author="bmooney" w:date="2011-06-14T13:45:00Z">
        <w:r>
          <w:t>need the ability to create</w:t>
        </w:r>
      </w:ins>
      <w:ins w:id="4908" w:author="bmooney" w:date="2011-06-14T13:44:00Z">
        <w:r>
          <w:t xml:space="preserve"> a case at Intake Complete</w:t>
        </w:r>
      </w:ins>
      <w:ins w:id="4909" w:author="bmooney" w:date="2011-06-14T13:45:00Z">
        <w:r>
          <w:t xml:space="preserve"> </w:t>
        </w:r>
      </w:ins>
      <w:ins w:id="4910" w:author="bmooney" w:date="2011-06-14T13:46:00Z">
        <w:r w:rsidR="009E2F2D">
          <w:t xml:space="preserve">to prompt Customer Service to cancel </w:t>
        </w:r>
      </w:ins>
      <w:ins w:id="4911" w:author="bmooney" w:date="2011-06-14T13:45:00Z">
        <w:r w:rsidR="00103554">
          <w:t>orders</w:t>
        </w:r>
      </w:ins>
      <w:ins w:id="4912" w:author="bmooney" w:date="2011-06-21T08:58:00Z">
        <w:r w:rsidR="00103554">
          <w:t xml:space="preserve"> that originate in</w:t>
        </w:r>
      </w:ins>
      <w:ins w:id="4913" w:author="bmooney" w:date="2011-06-14T13:49:00Z">
        <w:r w:rsidR="009E2F2D">
          <w:t xml:space="preserve"> </w:t>
        </w:r>
      </w:ins>
      <w:ins w:id="4914" w:author="bmooney" w:date="2011-07-01T09:29:00Z">
        <w:r w:rsidR="0007298F">
          <w:t>a specific state</w:t>
        </w:r>
      </w:ins>
      <w:ins w:id="4915" w:author="bmooney" w:date="2011-06-14T13:49:00Z">
        <w:r w:rsidR="009E2F2D">
          <w:t xml:space="preserve"> </w:t>
        </w:r>
      </w:ins>
      <w:ins w:id="4916" w:author="bmooney" w:date="2011-06-21T08:58:00Z">
        <w:r w:rsidR="00103554">
          <w:t xml:space="preserve">for </w:t>
        </w:r>
      </w:ins>
      <w:ins w:id="4917" w:author="bmooney" w:date="2011-06-14T13:45:00Z">
        <w:r>
          <w:t>products</w:t>
        </w:r>
      </w:ins>
      <w:ins w:id="4918" w:author="bmooney" w:date="2011-06-14T13:49:00Z">
        <w:r w:rsidR="009E2F2D">
          <w:t xml:space="preserve"> unapproved in </w:t>
        </w:r>
      </w:ins>
      <w:ins w:id="4919" w:author="bmooney" w:date="2011-07-01T09:29:00Z">
        <w:r w:rsidR="0007298F">
          <w:t>that state</w:t>
        </w:r>
      </w:ins>
      <w:ins w:id="4920" w:author="bmooney" w:date="2011-06-14T13:45:00Z">
        <w:r>
          <w:t xml:space="preserve">. </w:t>
        </w:r>
        <w:r w:rsidR="009E2F2D">
          <w:t xml:space="preserve">The case needs to be enabled or disabled for each orderable test type via </w:t>
        </w:r>
      </w:ins>
      <w:ins w:id="4921" w:author="bmooney" w:date="2011-06-14T13:47:00Z">
        <w:r w:rsidR="009E2F2D">
          <w:t>configuration</w:t>
        </w:r>
      </w:ins>
      <w:ins w:id="4922" w:author="bmooney" w:date="2011-06-14T13:45:00Z">
        <w:r w:rsidR="009E2F2D">
          <w:t xml:space="preserve">. Once we </w:t>
        </w:r>
      </w:ins>
      <w:ins w:id="4923" w:author="bmooney" w:date="2011-06-14T13:46:00Z">
        <w:r w:rsidR="009E2F2D">
          <w:t>receive</w:t>
        </w:r>
      </w:ins>
      <w:ins w:id="4924" w:author="bmooney" w:date="2011-06-14T13:45:00Z">
        <w:r w:rsidR="009E2F2D">
          <w:t xml:space="preserve"> </w:t>
        </w:r>
      </w:ins>
      <w:ins w:id="4925" w:author="bmooney" w:date="2011-06-14T13:46:00Z">
        <w:r w:rsidR="009E2F2D">
          <w:t>approval</w:t>
        </w:r>
      </w:ins>
      <w:ins w:id="4926" w:author="bmooney" w:date="2011-07-01T09:29:00Z">
        <w:r w:rsidR="0007298F">
          <w:t xml:space="preserve"> from that state</w:t>
        </w:r>
      </w:ins>
      <w:ins w:id="4927" w:author="bmooney" w:date="2011-06-14T13:46:00Z">
        <w:r w:rsidR="009E2F2D">
          <w:t xml:space="preserve">, we </w:t>
        </w:r>
      </w:ins>
      <w:ins w:id="4928" w:author="bmooney" w:date="2011-06-14T13:47:00Z">
        <w:r w:rsidR="009E2F2D">
          <w:t>modify the configuration parameter to allow processing of orders for these products.</w:t>
        </w:r>
      </w:ins>
    </w:p>
    <w:p w14:paraId="16E4AACB" w14:textId="0F07D4BA" w:rsidR="00684432" w:rsidRDefault="00C75B32" w:rsidP="006F622A">
      <w:pPr>
        <w:pStyle w:val="Body4"/>
      </w:pPr>
      <w:proofErr w:type="gramStart"/>
      <w:r w:rsidRPr="00286FB2">
        <w:t>FR-650.</w:t>
      </w:r>
      <w:proofErr w:type="gramEnd"/>
      <w:r w:rsidRPr="00286FB2">
        <w:t xml:space="preserve"> </w:t>
      </w:r>
      <w:r w:rsidR="0035724F" w:rsidRPr="00286FB2">
        <w:t xml:space="preserve"> </w:t>
      </w:r>
      <w:r w:rsidR="00623855" w:rsidRPr="00286FB2">
        <w:t>We need to generate a case at Intake Complete</w:t>
      </w:r>
      <w:r w:rsidR="00ED08B5" w:rsidRPr="00286FB2">
        <w:t xml:space="preserve"> and Requisition Data Entry Complete</w:t>
      </w:r>
      <w:r w:rsidR="00623855" w:rsidRPr="00286FB2">
        <w:t xml:space="preserve"> for </w:t>
      </w:r>
      <w:del w:id="4929" w:author="bmooney" w:date="2011-07-01T09:29:00Z">
        <w:r w:rsidR="00623855" w:rsidRPr="00286FB2" w:rsidDel="0007298F">
          <w:delText>New York</w:delText>
        </w:r>
        <w:r w:rsidR="00AA766E" w:rsidRPr="00286FB2" w:rsidDel="0007298F">
          <w:delText xml:space="preserve"> </w:delText>
        </w:r>
      </w:del>
      <w:r w:rsidR="00AA766E" w:rsidRPr="00286FB2">
        <w:t xml:space="preserve">submissions for </w:t>
      </w:r>
      <w:del w:id="4930" w:author="bmooney" w:date="2011-06-14T13:48:00Z">
        <w:r w:rsidR="00AA766E" w:rsidRPr="00286FB2" w:rsidDel="009E2F2D">
          <w:delText>colon</w:delText>
        </w:r>
      </w:del>
      <w:proofErr w:type="spellStart"/>
      <w:ins w:id="4931" w:author="bmooney" w:date="2011-06-14T13:48:00Z">
        <w:r w:rsidR="009E2F2D">
          <w:t>orderables</w:t>
        </w:r>
      </w:ins>
      <w:proofErr w:type="spellEnd"/>
      <w:ins w:id="4932" w:author="bmooney" w:date="2011-07-01T09:30:00Z">
        <w:r w:rsidR="0007298F">
          <w:t xml:space="preserve"> / state pairs</w:t>
        </w:r>
      </w:ins>
      <w:ins w:id="4933" w:author="bmooney" w:date="2011-06-14T13:48:00Z">
        <w:r w:rsidR="009E2F2D">
          <w:t xml:space="preserve"> indicated via the configuration mechanism</w:t>
        </w:r>
      </w:ins>
      <w:r w:rsidR="00AA766E" w:rsidRPr="00286FB2">
        <w:t>.</w:t>
      </w:r>
      <w:ins w:id="4934" w:author="bmooney" w:date="2011-06-14T13:54:00Z">
        <w:r w:rsidR="009E2F2D">
          <w:t xml:space="preserve"> </w:t>
        </w:r>
      </w:ins>
    </w:p>
    <w:p w14:paraId="16E4AACC" w14:textId="77777777" w:rsidR="00684432" w:rsidRDefault="00C75B32" w:rsidP="006F622A">
      <w:pPr>
        <w:pStyle w:val="Body4"/>
      </w:pPr>
      <w:proofErr w:type="gramStart"/>
      <w:r w:rsidRPr="00286FB2">
        <w:t>FR-651.</w:t>
      </w:r>
      <w:proofErr w:type="gramEnd"/>
      <w:r w:rsidRPr="00286FB2">
        <w:t xml:space="preserve"> </w:t>
      </w:r>
      <w:r w:rsidR="0035724F" w:rsidRPr="00286FB2">
        <w:t xml:space="preserve"> </w:t>
      </w:r>
      <w:r w:rsidR="000C1794" w:rsidRPr="00286FB2">
        <w:t>This case should be a holding case</w:t>
      </w:r>
    </w:p>
    <w:p w14:paraId="2014340D" w14:textId="77777777" w:rsidR="00A96B50" w:rsidRDefault="00C75B32" w:rsidP="006F622A">
      <w:pPr>
        <w:pStyle w:val="Body4"/>
        <w:rPr>
          <w:ins w:id="4935" w:author="bmooney" w:date="2011-09-13T09:24:00Z"/>
        </w:rPr>
      </w:pPr>
      <w:proofErr w:type="gramStart"/>
      <w:r w:rsidRPr="00286FB2">
        <w:t>FR-652.</w:t>
      </w:r>
      <w:proofErr w:type="gramEnd"/>
      <w:r w:rsidRPr="00286FB2">
        <w:t xml:space="preserve"> </w:t>
      </w:r>
      <w:r w:rsidR="0035724F" w:rsidRPr="00286FB2">
        <w:t xml:space="preserve"> </w:t>
      </w:r>
      <w:ins w:id="4936" w:author="bmooney" w:date="2011-09-13T09:22:00Z">
        <w:r w:rsidR="00A96B50">
          <w:t xml:space="preserve">Unfortunately, different states use different criteria to assess whether the submission rules apply to them. The </w:t>
        </w:r>
      </w:ins>
      <w:ins w:id="4937" w:author="bmooney" w:date="2011-09-13T09:23:00Z">
        <w:r w:rsidR="00A96B50">
          <w:t>rules for New York and Florida are listed below. Note that it is possible that one patient might be considered regulated by both New York and Florida per the rules below:</w:t>
        </w:r>
      </w:ins>
    </w:p>
    <w:tbl>
      <w:tblPr>
        <w:tblStyle w:val="TableGrid"/>
        <w:tblW w:w="0" w:type="auto"/>
        <w:tblInd w:w="1080" w:type="dxa"/>
        <w:tblLook w:val="04A0" w:firstRow="1" w:lastRow="0" w:firstColumn="1" w:lastColumn="0" w:noHBand="0" w:noVBand="1"/>
        <w:tblPrChange w:id="4938" w:author="bmooney" w:date="2011-09-13T09:25:00Z">
          <w:tblPr>
            <w:tblStyle w:val="TableGrid"/>
            <w:tblW w:w="0" w:type="auto"/>
            <w:tblInd w:w="1080" w:type="dxa"/>
            <w:tblLook w:val="04A0" w:firstRow="1" w:lastRow="0" w:firstColumn="1" w:lastColumn="0" w:noHBand="0" w:noVBand="1"/>
          </w:tblPr>
        </w:tblPrChange>
      </w:tblPr>
      <w:tblGrid>
        <w:gridCol w:w="1548"/>
        <w:gridCol w:w="2217"/>
        <w:gridCol w:w="4443"/>
        <w:tblGridChange w:id="4939">
          <w:tblGrid>
            <w:gridCol w:w="932"/>
            <w:gridCol w:w="2833"/>
            <w:gridCol w:w="2807"/>
          </w:tblGrid>
        </w:tblGridChange>
      </w:tblGrid>
      <w:tr w:rsidR="00A96B50" w14:paraId="4E6D87DC" w14:textId="77777777" w:rsidTr="00A96B50">
        <w:trPr>
          <w:ins w:id="4940" w:author="bmooney" w:date="2011-09-13T09:24:00Z"/>
        </w:trPr>
        <w:tc>
          <w:tcPr>
            <w:tcW w:w="1548" w:type="dxa"/>
            <w:tcPrChange w:id="4941" w:author="bmooney" w:date="2011-09-13T09:25:00Z">
              <w:tcPr>
                <w:tcW w:w="932" w:type="dxa"/>
              </w:tcPr>
            </w:tcPrChange>
          </w:tcPr>
          <w:p w14:paraId="64F8CE26" w14:textId="77777777" w:rsidR="00A96B50" w:rsidRDefault="00A96B50" w:rsidP="006140AD">
            <w:pPr>
              <w:pStyle w:val="Body4"/>
              <w:ind w:left="0"/>
              <w:rPr>
                <w:ins w:id="4942" w:author="bmooney" w:date="2011-09-13T09:24:00Z"/>
              </w:rPr>
            </w:pPr>
            <w:ins w:id="4943" w:author="bmooney" w:date="2011-09-13T09:24:00Z">
              <w:r>
                <w:t>FR-#</w:t>
              </w:r>
            </w:ins>
          </w:p>
        </w:tc>
        <w:tc>
          <w:tcPr>
            <w:tcW w:w="2217" w:type="dxa"/>
            <w:tcPrChange w:id="4944" w:author="bmooney" w:date="2011-09-13T09:25:00Z">
              <w:tcPr>
                <w:tcW w:w="2833" w:type="dxa"/>
              </w:tcPr>
            </w:tcPrChange>
          </w:tcPr>
          <w:p w14:paraId="5F29B81D" w14:textId="77777777" w:rsidR="00A96B50" w:rsidRDefault="00A96B50" w:rsidP="006140AD">
            <w:pPr>
              <w:pStyle w:val="Body4"/>
              <w:ind w:left="0"/>
              <w:rPr>
                <w:ins w:id="4945" w:author="bmooney" w:date="2011-09-13T09:24:00Z"/>
              </w:rPr>
            </w:pPr>
            <w:ins w:id="4946" w:author="bmooney" w:date="2011-09-13T09:24:00Z">
              <w:r>
                <w:t>Case needed in state(s)</w:t>
              </w:r>
            </w:ins>
          </w:p>
        </w:tc>
        <w:tc>
          <w:tcPr>
            <w:tcW w:w="4443" w:type="dxa"/>
            <w:tcPrChange w:id="4947" w:author="bmooney" w:date="2011-09-13T09:25:00Z">
              <w:tcPr>
                <w:tcW w:w="2807" w:type="dxa"/>
              </w:tcPr>
            </w:tcPrChange>
          </w:tcPr>
          <w:p w14:paraId="5E89256C" w14:textId="77777777" w:rsidR="00A96B50" w:rsidRDefault="00A96B50" w:rsidP="006140AD">
            <w:pPr>
              <w:pStyle w:val="Body4"/>
              <w:ind w:left="0"/>
              <w:rPr>
                <w:ins w:id="4948" w:author="bmooney" w:date="2011-09-13T09:24:00Z"/>
              </w:rPr>
            </w:pPr>
            <w:ins w:id="4949" w:author="bmooney" w:date="2011-09-13T09:24:00Z">
              <w:r>
                <w:t>Criteria for creating case</w:t>
              </w:r>
            </w:ins>
          </w:p>
        </w:tc>
      </w:tr>
      <w:tr w:rsidR="00A96B50" w14:paraId="33C60361" w14:textId="77777777" w:rsidTr="00A96B50">
        <w:trPr>
          <w:ins w:id="4950" w:author="bmooney" w:date="2011-09-13T09:24:00Z"/>
        </w:trPr>
        <w:tc>
          <w:tcPr>
            <w:tcW w:w="1548" w:type="dxa"/>
            <w:tcPrChange w:id="4951" w:author="bmooney" w:date="2011-09-13T09:25:00Z">
              <w:tcPr>
                <w:tcW w:w="932" w:type="dxa"/>
              </w:tcPr>
            </w:tcPrChange>
          </w:tcPr>
          <w:p w14:paraId="5B01E4C7" w14:textId="442DA020" w:rsidR="00A96B50" w:rsidRDefault="00A96B50" w:rsidP="006140AD">
            <w:pPr>
              <w:pStyle w:val="Body4"/>
              <w:ind w:left="0"/>
              <w:rPr>
                <w:ins w:id="4952" w:author="bmooney" w:date="2011-09-13T09:24:00Z"/>
              </w:rPr>
            </w:pPr>
            <w:ins w:id="4953" w:author="bmooney" w:date="2011-09-13T09:24:00Z">
              <w:r>
                <w:t>FR-652-001</w:t>
              </w:r>
            </w:ins>
          </w:p>
        </w:tc>
        <w:tc>
          <w:tcPr>
            <w:tcW w:w="2217" w:type="dxa"/>
            <w:tcPrChange w:id="4954" w:author="bmooney" w:date="2011-09-13T09:25:00Z">
              <w:tcPr>
                <w:tcW w:w="2833" w:type="dxa"/>
              </w:tcPr>
            </w:tcPrChange>
          </w:tcPr>
          <w:p w14:paraId="46321B48" w14:textId="08A13E61" w:rsidR="00A96B50" w:rsidRDefault="00A96B50" w:rsidP="006140AD">
            <w:pPr>
              <w:pStyle w:val="Body4"/>
              <w:ind w:left="0"/>
              <w:rPr>
                <w:ins w:id="4955" w:author="bmooney" w:date="2011-09-13T09:24:00Z"/>
              </w:rPr>
            </w:pPr>
            <w:ins w:id="4956" w:author="bmooney" w:date="2011-09-13T09:24:00Z">
              <w:r>
                <w:t>FL</w:t>
              </w:r>
            </w:ins>
          </w:p>
        </w:tc>
        <w:tc>
          <w:tcPr>
            <w:tcW w:w="4443" w:type="dxa"/>
            <w:tcPrChange w:id="4957" w:author="bmooney" w:date="2011-09-13T09:25:00Z">
              <w:tcPr>
                <w:tcW w:w="2807" w:type="dxa"/>
              </w:tcPr>
            </w:tcPrChange>
          </w:tcPr>
          <w:p w14:paraId="0B4D691C" w14:textId="57D09BCD" w:rsidR="00A96B50" w:rsidRDefault="00A96B50" w:rsidP="00A96B50">
            <w:pPr>
              <w:pStyle w:val="Body4"/>
              <w:ind w:left="0"/>
              <w:rPr>
                <w:ins w:id="4958" w:author="bmooney" w:date="2011-09-13T09:24:00Z"/>
              </w:rPr>
            </w:pPr>
            <w:ins w:id="4959" w:author="bmooney" w:date="2011-09-13T09:24:00Z">
              <w:r>
                <w:t>The patient’s address is in the US, and has a state code of FL</w:t>
              </w:r>
            </w:ins>
          </w:p>
        </w:tc>
      </w:tr>
      <w:tr w:rsidR="00A96B50" w14:paraId="2F9A5EC3" w14:textId="77777777" w:rsidTr="00A96B50">
        <w:trPr>
          <w:ins w:id="4960" w:author="bmooney" w:date="2011-09-13T09:24:00Z"/>
        </w:trPr>
        <w:tc>
          <w:tcPr>
            <w:tcW w:w="1548" w:type="dxa"/>
            <w:tcPrChange w:id="4961" w:author="bmooney" w:date="2011-09-13T09:25:00Z">
              <w:tcPr>
                <w:tcW w:w="932" w:type="dxa"/>
              </w:tcPr>
            </w:tcPrChange>
          </w:tcPr>
          <w:p w14:paraId="4E7C8085" w14:textId="26E9AD0A" w:rsidR="00A96B50" w:rsidRDefault="00A96B50" w:rsidP="006140AD">
            <w:pPr>
              <w:pStyle w:val="Body4"/>
              <w:ind w:left="0"/>
              <w:rPr>
                <w:ins w:id="4962" w:author="bmooney" w:date="2011-09-13T09:24:00Z"/>
              </w:rPr>
            </w:pPr>
            <w:ins w:id="4963" w:author="bmooney" w:date="2011-09-13T09:24:00Z">
              <w:r>
                <w:t>FR-652-002</w:t>
              </w:r>
            </w:ins>
          </w:p>
        </w:tc>
        <w:tc>
          <w:tcPr>
            <w:tcW w:w="2217" w:type="dxa"/>
            <w:tcPrChange w:id="4964" w:author="bmooney" w:date="2011-09-13T09:25:00Z">
              <w:tcPr>
                <w:tcW w:w="2833" w:type="dxa"/>
              </w:tcPr>
            </w:tcPrChange>
          </w:tcPr>
          <w:p w14:paraId="6044BD2C" w14:textId="317F7189" w:rsidR="00A96B50" w:rsidRDefault="00A96B50" w:rsidP="006140AD">
            <w:pPr>
              <w:pStyle w:val="Body4"/>
              <w:ind w:left="0"/>
              <w:rPr>
                <w:ins w:id="4965" w:author="bmooney" w:date="2011-09-13T09:24:00Z"/>
              </w:rPr>
            </w:pPr>
            <w:ins w:id="4966" w:author="bmooney" w:date="2011-09-13T09:24:00Z">
              <w:r>
                <w:t>NY</w:t>
              </w:r>
            </w:ins>
          </w:p>
        </w:tc>
        <w:tc>
          <w:tcPr>
            <w:tcW w:w="4443" w:type="dxa"/>
            <w:tcPrChange w:id="4967" w:author="bmooney" w:date="2011-09-13T09:25:00Z">
              <w:tcPr>
                <w:tcW w:w="2807" w:type="dxa"/>
              </w:tcPr>
            </w:tcPrChange>
          </w:tcPr>
          <w:p w14:paraId="481A2F6E" w14:textId="1BCAE107" w:rsidR="00A96B50" w:rsidRDefault="00A96B50" w:rsidP="006140AD">
            <w:pPr>
              <w:pStyle w:val="Body4"/>
              <w:ind w:left="0"/>
              <w:rPr>
                <w:ins w:id="4968" w:author="bmooney" w:date="2011-09-13T09:24:00Z"/>
              </w:rPr>
            </w:pPr>
            <w:ins w:id="4969" w:author="bmooney" w:date="2011-09-13T09:24:00Z">
              <w:r>
                <w:t>The pathology account associated with the requisition has a primary address in the US with a state code of NY.</w:t>
              </w:r>
            </w:ins>
            <w:ins w:id="4970" w:author="bmooney" w:date="2011-09-13T09:25:00Z">
              <w:r>
                <w:t xml:space="preserve"> Note that this is the same business rule used to assess whether a lab director needs to approve the patient report</w:t>
              </w:r>
            </w:ins>
          </w:p>
        </w:tc>
      </w:tr>
    </w:tbl>
    <w:p w14:paraId="4273866D" w14:textId="77777777" w:rsidR="00A96B50" w:rsidRDefault="00A96B50" w:rsidP="006F622A">
      <w:pPr>
        <w:pStyle w:val="Body4"/>
        <w:rPr>
          <w:ins w:id="4971" w:author="bmooney" w:date="2011-09-13T09:23:00Z"/>
        </w:rPr>
      </w:pPr>
    </w:p>
    <w:p w14:paraId="22F9A86E" w14:textId="5A4ECAE7" w:rsidR="003F60DB" w:rsidDel="00A96B50" w:rsidRDefault="00623855" w:rsidP="006F622A">
      <w:pPr>
        <w:pStyle w:val="Body4"/>
        <w:rPr>
          <w:del w:id="4972" w:author="bmooney" w:date="2011-09-13T09:25:00Z"/>
        </w:rPr>
      </w:pPr>
      <w:del w:id="4973" w:author="bmooney" w:date="2011-09-13T09:25:00Z">
        <w:r w:rsidRPr="00286FB2" w:rsidDel="00A96B50">
          <w:delText>The business rules for determining whether a submission is a New York submission should be the same as the business rules we use at report generation time.</w:delText>
        </w:r>
      </w:del>
    </w:p>
    <w:p w14:paraId="16E4AACE" w14:textId="5B5497A0" w:rsidR="00684432" w:rsidRDefault="00C75B32" w:rsidP="006F622A">
      <w:pPr>
        <w:pStyle w:val="Body4"/>
      </w:pPr>
      <w:proofErr w:type="gramStart"/>
      <w:r w:rsidRPr="00286FB2">
        <w:t>FR-653.</w:t>
      </w:r>
      <w:proofErr w:type="gramEnd"/>
      <w:r w:rsidRPr="00286FB2">
        <w:t xml:space="preserve"> </w:t>
      </w:r>
      <w:r w:rsidR="0035724F" w:rsidRPr="00286FB2">
        <w:t xml:space="preserve"> </w:t>
      </w:r>
      <w:r w:rsidR="00623855" w:rsidRPr="00286FB2">
        <w:t>The subject of this case is “</w:t>
      </w:r>
      <w:del w:id="4974" w:author="bmooney" w:date="2011-07-01T09:30:00Z">
        <w:r w:rsidR="00623855" w:rsidRPr="00286FB2" w:rsidDel="0007298F">
          <w:delText xml:space="preserve">New York </w:delText>
        </w:r>
      </w:del>
      <w:r w:rsidR="00623855" w:rsidRPr="00286FB2">
        <w:t>Unapproved Submission</w:t>
      </w:r>
      <w:ins w:id="4975" w:author="bmooney" w:date="2011-07-01T09:31:00Z">
        <w:r w:rsidR="0007298F">
          <w:t xml:space="preserve"> </w:t>
        </w:r>
        <w:proofErr w:type="gramStart"/>
        <w:r w:rsidR="0007298F">
          <w:t>For</w:t>
        </w:r>
        <w:proofErr w:type="gramEnd"/>
        <w:r w:rsidR="0007298F">
          <w:t xml:space="preserve"> State Regulatory Reasons</w:t>
        </w:r>
      </w:ins>
      <w:r w:rsidR="00623855" w:rsidRPr="00286FB2">
        <w:t>”.</w:t>
      </w:r>
      <w:ins w:id="4976" w:author="bmooney" w:date="2011-07-01T09:30:00Z">
        <w:r w:rsidR="0007298F">
          <w:t xml:space="preserve"> Note that this subject should be renamed from the previous “New York Unapproved Submission”</w:t>
        </w:r>
      </w:ins>
    </w:p>
    <w:p w14:paraId="16E4AACF" w14:textId="22073C3B" w:rsidR="00684432" w:rsidRDefault="00C75B32" w:rsidP="006F622A">
      <w:pPr>
        <w:pStyle w:val="Body4"/>
      </w:pPr>
      <w:proofErr w:type="gramStart"/>
      <w:r w:rsidRPr="00286FB2">
        <w:t>FR-654.</w:t>
      </w:r>
      <w:proofErr w:type="gramEnd"/>
      <w:r w:rsidRPr="00286FB2">
        <w:t xml:space="preserve"> </w:t>
      </w:r>
      <w:r w:rsidR="0035724F" w:rsidRPr="00286FB2">
        <w:t xml:space="preserve"> </w:t>
      </w:r>
      <w:r w:rsidR="00623855" w:rsidRPr="00286FB2">
        <w:t>The title of this case is “</w:t>
      </w:r>
      <w:del w:id="4977" w:author="bmooney" w:date="2011-07-01T09:31:00Z">
        <w:r w:rsidR="00623855" w:rsidRPr="00286FB2" w:rsidDel="0007298F">
          <w:delText xml:space="preserve">New York </w:delText>
        </w:r>
      </w:del>
      <w:r w:rsidR="00623855" w:rsidRPr="00286FB2">
        <w:t>Unapproved Submission</w:t>
      </w:r>
      <w:ins w:id="4978" w:author="bmooney" w:date="2011-07-01T09:31:00Z">
        <w:r w:rsidR="0007298F">
          <w:t xml:space="preserve"> in {0}</w:t>
        </w:r>
      </w:ins>
      <w:r w:rsidR="00623855" w:rsidRPr="00286FB2">
        <w:t>: requisition {</w:t>
      </w:r>
      <w:ins w:id="4979" w:author="bmooney" w:date="2011-07-01T09:31:00Z">
        <w:r w:rsidR="0007298F">
          <w:t>1</w:t>
        </w:r>
      </w:ins>
      <w:del w:id="4980" w:author="bmooney" w:date="2011-07-01T09:31:00Z">
        <w:r w:rsidR="00623855" w:rsidRPr="00286FB2" w:rsidDel="0007298F">
          <w:delText>0</w:delText>
        </w:r>
      </w:del>
      <w:r w:rsidR="00623855" w:rsidRPr="00286FB2">
        <w:t>}”, where {0} is</w:t>
      </w:r>
      <w:ins w:id="4981" w:author="bmooney" w:date="2011-07-01T09:31:00Z">
        <w:r w:rsidR="0007298F">
          <w:t xml:space="preserve"> replaced by the two-letter state code and {1} is</w:t>
        </w:r>
      </w:ins>
      <w:r w:rsidR="00623855" w:rsidRPr="00286FB2">
        <w:t xml:space="preserve"> replaced by the requisition barcode.</w:t>
      </w:r>
    </w:p>
    <w:p w14:paraId="16E4AAD0" w14:textId="77777777" w:rsidR="00684432" w:rsidRDefault="00C75B32" w:rsidP="006F622A">
      <w:pPr>
        <w:pStyle w:val="Body4"/>
      </w:pPr>
      <w:proofErr w:type="gramStart"/>
      <w:r w:rsidRPr="00286FB2">
        <w:t>FR-655.</w:t>
      </w:r>
      <w:proofErr w:type="gramEnd"/>
      <w:r w:rsidRPr="00286FB2">
        <w:t xml:space="preserve"> </w:t>
      </w:r>
      <w:r w:rsidR="0035724F" w:rsidRPr="00286FB2">
        <w:t xml:space="preserve"> </w:t>
      </w:r>
      <w:r w:rsidR="00623855" w:rsidRPr="00286FB2">
        <w:t>This case appears in the Customer Service queue.</w:t>
      </w:r>
    </w:p>
    <w:p w14:paraId="16E4AAD1" w14:textId="77777777" w:rsidR="00684432" w:rsidRDefault="00C75B32" w:rsidP="006F622A">
      <w:pPr>
        <w:pStyle w:val="Body4"/>
      </w:pPr>
      <w:proofErr w:type="gramStart"/>
      <w:r w:rsidRPr="00286FB2">
        <w:t>FR-656.</w:t>
      </w:r>
      <w:proofErr w:type="gramEnd"/>
      <w:r w:rsidRPr="00286FB2">
        <w:t xml:space="preserve"> </w:t>
      </w:r>
      <w:r w:rsidR="0035724F" w:rsidRPr="00286FB2">
        <w:t xml:space="preserve"> </w:t>
      </w:r>
      <w:r w:rsidR="00623855" w:rsidRPr="00286FB2">
        <w:t>The message on this case says the following:</w:t>
      </w:r>
    </w:p>
    <w:p w14:paraId="16E4AAD2" w14:textId="0547499A" w:rsidR="00684432" w:rsidRDefault="004962ED" w:rsidP="006F622A">
      <w:pPr>
        <w:pStyle w:val="Body5"/>
      </w:pPr>
      <w:del w:id="4982" w:author="bmooney" w:date="2011-06-14T13:48:00Z">
        <w:r w:rsidRPr="00286FB2" w:rsidDel="009E2F2D">
          <w:delText xml:space="preserve">Colon </w:delText>
        </w:r>
      </w:del>
      <w:ins w:id="4983" w:author="bmooney" w:date="2011-06-14T13:49:00Z">
        <w:r w:rsidR="009E2F2D">
          <w:t>“</w:t>
        </w:r>
      </w:ins>
      <w:ins w:id="4984" w:author="bmooney" w:date="2011-06-14T13:48:00Z">
        <w:r w:rsidR="009E2F2D">
          <w:t>{0}</w:t>
        </w:r>
        <w:r w:rsidR="009E2F2D" w:rsidRPr="00286FB2">
          <w:t xml:space="preserve"> </w:t>
        </w:r>
      </w:ins>
      <w:r w:rsidRPr="00286FB2">
        <w:t xml:space="preserve">submission received from </w:t>
      </w:r>
      <w:del w:id="4985" w:author="bmooney" w:date="2011-07-01T09:31:00Z">
        <w:r w:rsidRPr="00286FB2" w:rsidDel="0007298F">
          <w:delText>New York</w:delText>
        </w:r>
      </w:del>
      <w:ins w:id="4986" w:author="bmooney" w:date="2011-07-01T09:31:00Z">
        <w:r w:rsidR="0007298F">
          <w:t>{1}</w:t>
        </w:r>
      </w:ins>
      <w:r w:rsidRPr="00286FB2">
        <w:t>; unapproved for processing. Outreach required. Do not contact patient directly. Contact MD.</w:t>
      </w:r>
      <w:ins w:id="4987" w:author="bmooney" w:date="2011-06-14T13:49:00Z">
        <w:r w:rsidR="009E2F2D">
          <w:t>” {0} is replaced by the short name of the orderable.</w:t>
        </w:r>
      </w:ins>
      <w:ins w:id="4988" w:author="bmooney" w:date="2011-07-01T09:31:00Z">
        <w:r w:rsidR="0007298F">
          <w:t xml:space="preserve"> {1} is replaced by the two-letter state code.</w:t>
        </w:r>
      </w:ins>
      <w:del w:id="4989" w:author="bmooney" w:date="2011-06-14T13:49:00Z">
        <w:r w:rsidRPr="00286FB2" w:rsidDel="009E2F2D">
          <w:delText xml:space="preserve"> </w:delText>
        </w:r>
      </w:del>
    </w:p>
    <w:p w14:paraId="16E4AAD3" w14:textId="77777777" w:rsidR="00684432" w:rsidRDefault="00C75B32" w:rsidP="006F622A">
      <w:pPr>
        <w:pStyle w:val="Body4"/>
        <w:rPr>
          <w:ins w:id="4990" w:author="bmooney" w:date="2011-06-14T13:55:00Z"/>
        </w:rPr>
      </w:pPr>
      <w:proofErr w:type="gramStart"/>
      <w:r w:rsidRPr="00286FB2">
        <w:t>FR-657</w:t>
      </w:r>
      <w:r w:rsidR="009E786B" w:rsidRPr="00286FB2">
        <w:t>.</w:t>
      </w:r>
      <w:proofErr w:type="gramEnd"/>
      <w:r w:rsidR="0035724F" w:rsidRPr="00286FB2">
        <w:t xml:space="preserve"> </w:t>
      </w:r>
      <w:r w:rsidR="009E786B" w:rsidRPr="00286FB2">
        <w:t xml:space="preserve"> The holding case should be able to be enabled or disabled via a configuration file parameter or database setting; we may need to turn this holding case off quickly a</w:t>
      </w:r>
      <w:r w:rsidR="00286FB2">
        <w:t>nd without a software release.</w:t>
      </w:r>
    </w:p>
    <w:p w14:paraId="3B97F729" w14:textId="4FF1A640" w:rsidR="009E2F2D" w:rsidRDefault="009E2F2D" w:rsidP="006F622A">
      <w:pPr>
        <w:pStyle w:val="Body4"/>
        <w:rPr>
          <w:ins w:id="4991" w:author="bmooney" w:date="2011-06-14T13:54:00Z"/>
        </w:rPr>
      </w:pPr>
      <w:ins w:id="4992" w:author="bmooney" w:date="2011-06-14T13:55:00Z">
        <w:r>
          <w:t>The initial settings for Commercial Mercury are below:</w:t>
        </w:r>
      </w:ins>
    </w:p>
    <w:tbl>
      <w:tblPr>
        <w:tblStyle w:val="TableGrid"/>
        <w:tblW w:w="0" w:type="auto"/>
        <w:tblInd w:w="1080" w:type="dxa"/>
        <w:tblLook w:val="04A0" w:firstRow="1" w:lastRow="0" w:firstColumn="1" w:lastColumn="0" w:noHBand="0" w:noVBand="1"/>
      </w:tblPr>
      <w:tblGrid>
        <w:gridCol w:w="932"/>
        <w:gridCol w:w="1924"/>
        <w:gridCol w:w="2833"/>
      </w:tblGrid>
      <w:tr w:rsidR="00A96B50" w14:paraId="7A32C147" w14:textId="4FD6679E" w:rsidTr="00C056EB">
        <w:trPr>
          <w:ins w:id="4993" w:author="bmooney" w:date="2011-06-14T13:54:00Z"/>
        </w:trPr>
        <w:tc>
          <w:tcPr>
            <w:tcW w:w="932" w:type="dxa"/>
          </w:tcPr>
          <w:p w14:paraId="2263D171" w14:textId="48ED8302" w:rsidR="00A96B50" w:rsidRDefault="00A96B50" w:rsidP="006F622A">
            <w:pPr>
              <w:pStyle w:val="Body4"/>
              <w:ind w:left="0"/>
              <w:rPr>
                <w:ins w:id="4994" w:author="bmooney" w:date="2011-06-14T13:54:00Z"/>
              </w:rPr>
            </w:pPr>
            <w:ins w:id="4995" w:author="bmooney" w:date="2011-06-14T13:54:00Z">
              <w:r>
                <w:t>FR-#</w:t>
              </w:r>
            </w:ins>
          </w:p>
        </w:tc>
        <w:tc>
          <w:tcPr>
            <w:tcW w:w="1924" w:type="dxa"/>
          </w:tcPr>
          <w:p w14:paraId="6A669777" w14:textId="0483D499" w:rsidR="00A96B50" w:rsidRDefault="00A96B50" w:rsidP="006F622A">
            <w:pPr>
              <w:pStyle w:val="Body4"/>
              <w:ind w:left="0"/>
              <w:rPr>
                <w:ins w:id="4996" w:author="bmooney" w:date="2011-06-14T13:54:00Z"/>
              </w:rPr>
            </w:pPr>
            <w:ins w:id="4997" w:author="bmooney" w:date="2011-06-14T13:54:00Z">
              <w:r>
                <w:t>Order</w:t>
              </w:r>
            </w:ins>
            <w:ins w:id="4998" w:author="bmooney" w:date="2011-06-14T13:55:00Z">
              <w:r>
                <w:t>able Test Type</w:t>
              </w:r>
            </w:ins>
          </w:p>
        </w:tc>
        <w:tc>
          <w:tcPr>
            <w:tcW w:w="2833" w:type="dxa"/>
          </w:tcPr>
          <w:p w14:paraId="7CCDB201" w14:textId="4F3A0AAE" w:rsidR="00A96B50" w:rsidRDefault="00A96B50" w:rsidP="006F622A">
            <w:pPr>
              <w:pStyle w:val="Body4"/>
              <w:ind w:left="0"/>
              <w:rPr>
                <w:ins w:id="4999" w:author="bmooney" w:date="2011-06-14T13:54:00Z"/>
              </w:rPr>
            </w:pPr>
            <w:ins w:id="5000" w:author="bmooney" w:date="2011-07-01T09:32:00Z">
              <w:r>
                <w:t>Case needed in state(s)</w:t>
              </w:r>
            </w:ins>
          </w:p>
        </w:tc>
      </w:tr>
      <w:tr w:rsidR="00A96B50" w14:paraId="71C206E4" w14:textId="350088C2" w:rsidTr="00C056EB">
        <w:trPr>
          <w:ins w:id="5001" w:author="bmooney" w:date="2011-06-14T13:54:00Z"/>
        </w:trPr>
        <w:tc>
          <w:tcPr>
            <w:tcW w:w="932" w:type="dxa"/>
          </w:tcPr>
          <w:p w14:paraId="082DB6CF" w14:textId="1BEC7B75" w:rsidR="00A96B50" w:rsidRDefault="00A96B50" w:rsidP="006F622A">
            <w:pPr>
              <w:pStyle w:val="Body4"/>
              <w:ind w:left="0"/>
              <w:rPr>
                <w:ins w:id="5002" w:author="bmooney" w:date="2011-06-14T13:54:00Z"/>
              </w:rPr>
            </w:pPr>
            <w:ins w:id="5003" w:author="bmooney" w:date="2011-06-14T13:56:00Z">
              <w:r>
                <w:t>FR-658</w:t>
              </w:r>
            </w:ins>
          </w:p>
        </w:tc>
        <w:tc>
          <w:tcPr>
            <w:tcW w:w="1924" w:type="dxa"/>
          </w:tcPr>
          <w:p w14:paraId="5CCAD9F8" w14:textId="2199B98A" w:rsidR="00A96B50" w:rsidRDefault="00A96B50" w:rsidP="006F622A">
            <w:pPr>
              <w:pStyle w:val="Body4"/>
              <w:ind w:left="0"/>
              <w:rPr>
                <w:ins w:id="5004" w:author="bmooney" w:date="2011-06-14T13:54:00Z"/>
              </w:rPr>
            </w:pPr>
            <w:ins w:id="5005" w:author="bmooney" w:date="2011-07-01T09:33:00Z">
              <w:r>
                <w:t>IBC</w:t>
              </w:r>
            </w:ins>
          </w:p>
        </w:tc>
        <w:tc>
          <w:tcPr>
            <w:tcW w:w="2833" w:type="dxa"/>
          </w:tcPr>
          <w:p w14:paraId="6D18F6D4" w14:textId="00B88936" w:rsidR="00A96B50" w:rsidRDefault="00A96B50" w:rsidP="006F622A">
            <w:pPr>
              <w:pStyle w:val="Body4"/>
              <w:ind w:left="0"/>
              <w:rPr>
                <w:ins w:id="5006" w:author="bmooney" w:date="2011-06-14T13:54:00Z"/>
              </w:rPr>
            </w:pPr>
            <w:ins w:id="5007" w:author="bmooney" w:date="2011-06-14T13:56:00Z">
              <w:r>
                <w:t>No</w:t>
              </w:r>
            </w:ins>
            <w:ins w:id="5008" w:author="bmooney" w:date="2011-07-01T09:32:00Z">
              <w:r>
                <w:t xml:space="preserve"> case</w:t>
              </w:r>
            </w:ins>
          </w:p>
        </w:tc>
      </w:tr>
      <w:tr w:rsidR="00A96B50" w14:paraId="07135009" w14:textId="28BEE0AC" w:rsidTr="00C056EB">
        <w:trPr>
          <w:ins w:id="5009" w:author="bmooney" w:date="2011-06-14T13:54:00Z"/>
        </w:trPr>
        <w:tc>
          <w:tcPr>
            <w:tcW w:w="932" w:type="dxa"/>
          </w:tcPr>
          <w:p w14:paraId="3B8F5DFA" w14:textId="5A48F026" w:rsidR="00A96B50" w:rsidRDefault="00A96B50" w:rsidP="006F622A">
            <w:pPr>
              <w:pStyle w:val="Body4"/>
              <w:ind w:left="0"/>
              <w:rPr>
                <w:ins w:id="5010" w:author="bmooney" w:date="2011-06-14T13:54:00Z"/>
              </w:rPr>
            </w:pPr>
            <w:ins w:id="5011" w:author="bmooney" w:date="2011-06-14T13:56:00Z">
              <w:r>
                <w:t>FR-659</w:t>
              </w:r>
            </w:ins>
          </w:p>
        </w:tc>
        <w:tc>
          <w:tcPr>
            <w:tcW w:w="1924" w:type="dxa"/>
          </w:tcPr>
          <w:p w14:paraId="0615111F" w14:textId="58C41C74" w:rsidR="00A96B50" w:rsidRDefault="00A96B50" w:rsidP="006F622A">
            <w:pPr>
              <w:pStyle w:val="Body4"/>
              <w:ind w:left="0"/>
              <w:rPr>
                <w:ins w:id="5012" w:author="bmooney" w:date="2011-06-14T13:54:00Z"/>
              </w:rPr>
            </w:pPr>
            <w:ins w:id="5013" w:author="bmooney" w:date="2011-06-14T13:56:00Z">
              <w:r>
                <w:t>Colon</w:t>
              </w:r>
            </w:ins>
          </w:p>
        </w:tc>
        <w:tc>
          <w:tcPr>
            <w:tcW w:w="2833" w:type="dxa"/>
          </w:tcPr>
          <w:p w14:paraId="713E88CF" w14:textId="4274817B" w:rsidR="00A96B50" w:rsidRDefault="00A96B50" w:rsidP="006F622A">
            <w:pPr>
              <w:pStyle w:val="Body4"/>
              <w:ind w:left="0"/>
              <w:rPr>
                <w:ins w:id="5014" w:author="bmooney" w:date="2011-06-14T13:54:00Z"/>
              </w:rPr>
            </w:pPr>
            <w:ins w:id="5015" w:author="bmooney" w:date="2011-06-14T13:56:00Z">
              <w:r>
                <w:t>No</w:t>
              </w:r>
            </w:ins>
            <w:ins w:id="5016" w:author="bmooney" w:date="2011-07-01T09:32:00Z">
              <w:r>
                <w:t xml:space="preserve"> case</w:t>
              </w:r>
            </w:ins>
          </w:p>
        </w:tc>
      </w:tr>
      <w:tr w:rsidR="00A96B50" w14:paraId="1D979859" w14:textId="3C504B23" w:rsidTr="00C056EB">
        <w:trPr>
          <w:ins w:id="5017" w:author="bmooney" w:date="2011-06-14T13:54:00Z"/>
        </w:trPr>
        <w:tc>
          <w:tcPr>
            <w:tcW w:w="932" w:type="dxa"/>
          </w:tcPr>
          <w:p w14:paraId="0AF20CDD" w14:textId="3B31C7EF" w:rsidR="00A96B50" w:rsidRDefault="00A96B50" w:rsidP="006F622A">
            <w:pPr>
              <w:pStyle w:val="Body4"/>
              <w:ind w:left="0"/>
              <w:rPr>
                <w:ins w:id="5018" w:author="bmooney" w:date="2011-06-14T13:54:00Z"/>
              </w:rPr>
            </w:pPr>
            <w:ins w:id="5019" w:author="bmooney" w:date="2011-06-14T13:56:00Z">
              <w:r>
                <w:t>FR-660</w:t>
              </w:r>
            </w:ins>
          </w:p>
        </w:tc>
        <w:tc>
          <w:tcPr>
            <w:tcW w:w="1924" w:type="dxa"/>
          </w:tcPr>
          <w:p w14:paraId="02E4387B" w14:textId="768480B4" w:rsidR="00A96B50" w:rsidRDefault="00A96B50" w:rsidP="006F622A">
            <w:pPr>
              <w:pStyle w:val="Body4"/>
              <w:ind w:left="0"/>
              <w:rPr>
                <w:ins w:id="5020" w:author="bmooney" w:date="2011-06-14T13:54:00Z"/>
              </w:rPr>
            </w:pPr>
            <w:ins w:id="5021" w:author="bmooney" w:date="2011-06-14T13:56:00Z">
              <w:r>
                <w:t>MMR Alone</w:t>
              </w:r>
            </w:ins>
          </w:p>
        </w:tc>
        <w:tc>
          <w:tcPr>
            <w:tcW w:w="2833" w:type="dxa"/>
          </w:tcPr>
          <w:p w14:paraId="08577106" w14:textId="156580BF" w:rsidR="00A96B50" w:rsidRDefault="00A96B50" w:rsidP="006F622A">
            <w:pPr>
              <w:pStyle w:val="Body4"/>
              <w:ind w:left="0"/>
              <w:rPr>
                <w:ins w:id="5022" w:author="bmooney" w:date="2011-06-14T13:54:00Z"/>
              </w:rPr>
            </w:pPr>
            <w:ins w:id="5023" w:author="bmooney" w:date="2011-07-01T09:32:00Z">
              <w:r>
                <w:t>FL</w:t>
              </w:r>
            </w:ins>
          </w:p>
        </w:tc>
      </w:tr>
      <w:tr w:rsidR="00A96B50" w14:paraId="761527C5" w14:textId="3616869F" w:rsidTr="00C056EB">
        <w:trPr>
          <w:ins w:id="5024" w:author="bmooney" w:date="2011-06-14T13:54:00Z"/>
        </w:trPr>
        <w:tc>
          <w:tcPr>
            <w:tcW w:w="932" w:type="dxa"/>
          </w:tcPr>
          <w:p w14:paraId="5BBC5C66" w14:textId="7FCFE566" w:rsidR="00A96B50" w:rsidRDefault="00A96B50" w:rsidP="006F622A">
            <w:pPr>
              <w:pStyle w:val="Body4"/>
              <w:ind w:left="0"/>
              <w:rPr>
                <w:ins w:id="5025" w:author="bmooney" w:date="2011-06-14T13:54:00Z"/>
              </w:rPr>
            </w:pPr>
            <w:ins w:id="5026" w:author="bmooney" w:date="2011-06-14T13:56:00Z">
              <w:r>
                <w:t>FR-661</w:t>
              </w:r>
            </w:ins>
          </w:p>
        </w:tc>
        <w:tc>
          <w:tcPr>
            <w:tcW w:w="1924" w:type="dxa"/>
          </w:tcPr>
          <w:p w14:paraId="643189FC" w14:textId="544A6F2D" w:rsidR="00A96B50" w:rsidRDefault="00A96B50" w:rsidP="006F622A">
            <w:pPr>
              <w:pStyle w:val="Body4"/>
              <w:ind w:left="0"/>
              <w:rPr>
                <w:ins w:id="5027" w:author="bmooney" w:date="2011-06-14T13:54:00Z"/>
              </w:rPr>
            </w:pPr>
            <w:ins w:id="5028" w:author="bmooney" w:date="2011-06-14T13:56:00Z">
              <w:r>
                <w:t xml:space="preserve">Colon / MMR </w:t>
              </w:r>
              <w:proofErr w:type="spellStart"/>
              <w:r>
                <w:t>Seq</w:t>
              </w:r>
            </w:ins>
            <w:proofErr w:type="spellEnd"/>
          </w:p>
        </w:tc>
        <w:tc>
          <w:tcPr>
            <w:tcW w:w="2833" w:type="dxa"/>
          </w:tcPr>
          <w:p w14:paraId="5B87715F" w14:textId="1012F3EE" w:rsidR="00A96B50" w:rsidRDefault="00A96B50" w:rsidP="006F622A">
            <w:pPr>
              <w:pStyle w:val="Body4"/>
              <w:ind w:left="0"/>
              <w:rPr>
                <w:ins w:id="5029" w:author="bmooney" w:date="2011-06-14T13:54:00Z"/>
              </w:rPr>
            </w:pPr>
            <w:ins w:id="5030" w:author="bmooney" w:date="2011-07-01T09:32:00Z">
              <w:r>
                <w:t>FL</w:t>
              </w:r>
            </w:ins>
          </w:p>
        </w:tc>
      </w:tr>
      <w:tr w:rsidR="00A96B50" w14:paraId="06676DD7" w14:textId="7D266494" w:rsidTr="00C056EB">
        <w:trPr>
          <w:ins w:id="5031" w:author="bmooney" w:date="2011-06-14T13:54:00Z"/>
        </w:trPr>
        <w:tc>
          <w:tcPr>
            <w:tcW w:w="932" w:type="dxa"/>
          </w:tcPr>
          <w:p w14:paraId="24A39DBD" w14:textId="65A0887E" w:rsidR="00A96B50" w:rsidRDefault="00A96B50" w:rsidP="006F622A">
            <w:pPr>
              <w:pStyle w:val="Body4"/>
              <w:ind w:left="0"/>
              <w:rPr>
                <w:ins w:id="5032" w:author="bmooney" w:date="2011-06-14T13:54:00Z"/>
              </w:rPr>
            </w:pPr>
            <w:ins w:id="5033" w:author="bmooney" w:date="2011-06-14T13:56:00Z">
              <w:r>
                <w:t>FR-662</w:t>
              </w:r>
            </w:ins>
          </w:p>
        </w:tc>
        <w:tc>
          <w:tcPr>
            <w:tcW w:w="1924" w:type="dxa"/>
          </w:tcPr>
          <w:p w14:paraId="33E7282A" w14:textId="4697FFDE" w:rsidR="00A96B50" w:rsidRDefault="00A96B50" w:rsidP="006F622A">
            <w:pPr>
              <w:pStyle w:val="Body4"/>
              <w:ind w:left="0"/>
              <w:rPr>
                <w:ins w:id="5034" w:author="bmooney" w:date="2011-06-14T13:54:00Z"/>
              </w:rPr>
            </w:pPr>
            <w:ins w:id="5035" w:author="bmooney" w:date="2011-06-14T13:56:00Z">
              <w:r>
                <w:t>DCIS</w:t>
              </w:r>
            </w:ins>
          </w:p>
        </w:tc>
        <w:tc>
          <w:tcPr>
            <w:tcW w:w="2833" w:type="dxa"/>
          </w:tcPr>
          <w:p w14:paraId="45FC9831" w14:textId="2CE1B78D" w:rsidR="00A96B50" w:rsidRDefault="00A96B50" w:rsidP="006F622A">
            <w:pPr>
              <w:pStyle w:val="Body4"/>
              <w:ind w:left="0"/>
              <w:rPr>
                <w:ins w:id="5036" w:author="bmooney" w:date="2011-06-14T13:54:00Z"/>
              </w:rPr>
            </w:pPr>
            <w:ins w:id="5037" w:author="bmooney" w:date="2011-07-01T09:32:00Z">
              <w:r>
                <w:t>NY</w:t>
              </w:r>
            </w:ins>
          </w:p>
        </w:tc>
      </w:tr>
    </w:tbl>
    <w:p w14:paraId="01329110" w14:textId="65F88B6D" w:rsidR="0060750F" w:rsidRPr="0060750F" w:rsidRDefault="0060750F">
      <w:pPr>
        <w:ind w:left="1080"/>
        <w:rPr>
          <w:ins w:id="5038" w:author="bmooney" w:date="2011-08-24T10:36:00Z"/>
        </w:rPr>
        <w:pPrChange w:id="5039" w:author="bmooney" w:date="2011-08-24T10:36:00Z">
          <w:pPr>
            <w:pStyle w:val="Body4"/>
          </w:pPr>
        </w:pPrChange>
      </w:pPr>
      <w:proofErr w:type="gramStart"/>
      <w:ins w:id="5040" w:author="bmooney" w:date="2011-08-24T10:36:00Z">
        <w:r w:rsidRPr="0060750F">
          <w:rPr>
            <w:sz w:val="20"/>
          </w:rPr>
          <w:t>FR-663.</w:t>
        </w:r>
        <w:proofErr w:type="gramEnd"/>
        <w:r w:rsidRPr="0060750F">
          <w:rPr>
            <w:sz w:val="20"/>
          </w:rPr>
          <w:t xml:space="preserve"> </w:t>
        </w:r>
        <w:r w:rsidRPr="0060750F">
          <w:rPr>
            <w:sz w:val="20"/>
          </w:rPr>
          <w:tab/>
          <w:t xml:space="preserve"> When the holding case appears, a warning message also appears to alert the user that a holding case has been created. The warning message text is </w:t>
        </w:r>
      </w:ins>
      <w:ins w:id="5041" w:author="bmooney" w:date="2011-08-24T10:37:00Z">
        <w:r w:rsidRPr="0060750F">
          <w:rPr>
            <w:sz w:val="20"/>
          </w:rPr>
          <w:t>“</w:t>
        </w:r>
        <w:r w:rsidRPr="0060750F">
          <w:rPr>
            <w:sz w:val="20"/>
            <w:rPrChange w:id="5042" w:author="bmooney" w:date="2011-08-24T10:38:00Z">
              <w:rPr>
                <w:rFonts w:ascii="Arial" w:hAnsi="Arial" w:cs="Arial"/>
              </w:rPr>
            </w:rPrChange>
          </w:rPr>
          <w:t xml:space="preserve">This requisition is for a {0} submission from the state of {1}. A holding case has been created and must be resolved in order for requisition processing to proceed." {0} is replaced by the orderable test type short name and {1} by the state name. </w:t>
        </w:r>
      </w:ins>
    </w:p>
    <w:p w14:paraId="31238C01" w14:textId="60D61B77" w:rsidR="009E2F2D" w:rsidRDefault="005D6A50">
      <w:pPr>
        <w:pStyle w:val="Heading4"/>
        <w:rPr>
          <w:ins w:id="5043" w:author="bmooney" w:date="2011-07-20T09:18:00Z"/>
        </w:rPr>
        <w:pPrChange w:id="5044" w:author="bmooney" w:date="2011-07-20T09:18:00Z">
          <w:pPr>
            <w:pStyle w:val="Body4"/>
          </w:pPr>
        </w:pPrChange>
      </w:pPr>
      <w:ins w:id="5045" w:author="bmooney" w:date="2011-07-20T09:18:00Z">
        <w:r>
          <w:t>Requirements for MMR Continue Processing Case</w:t>
        </w:r>
      </w:ins>
    </w:p>
    <w:p w14:paraId="4DA9CF62" w14:textId="4C39603A" w:rsidR="005D6A50" w:rsidRDefault="005D6A50">
      <w:pPr>
        <w:pStyle w:val="Body4"/>
        <w:ind w:left="720"/>
        <w:rPr>
          <w:ins w:id="5046" w:author="bmooney" w:date="2011-07-20T09:54:00Z"/>
        </w:rPr>
        <w:pPrChange w:id="5047" w:author="bmooney" w:date="2011-07-20T15:28:00Z">
          <w:pPr>
            <w:pStyle w:val="Body4"/>
          </w:pPr>
        </w:pPrChange>
      </w:pPr>
      <w:ins w:id="5048" w:author="bmooney" w:date="2011-07-20T09:18:00Z">
        <w:r>
          <w:t xml:space="preserve">In order to process requisitions for </w:t>
        </w:r>
      </w:ins>
      <w:ins w:id="5049" w:author="bmooney" w:date="2011-07-20T09:19:00Z">
        <w:r>
          <w:t>which</w:t>
        </w:r>
      </w:ins>
      <w:ins w:id="5050" w:author="bmooney" w:date="2011-07-20T09:18:00Z">
        <w:r>
          <w:t xml:space="preserve"> </w:t>
        </w:r>
      </w:ins>
      <w:ins w:id="5051" w:author="bmooney" w:date="2011-07-20T09:19:00Z">
        <w:r>
          <w:t xml:space="preserve">MMR was ordered (MMR Alone or MMR/Colon </w:t>
        </w:r>
        <w:proofErr w:type="spellStart"/>
        <w:r>
          <w:t>seq</w:t>
        </w:r>
        <w:proofErr w:type="spellEnd"/>
        <w:r>
          <w:t xml:space="preserve"> requisitions), the laboratory will need an MMR case</w:t>
        </w:r>
      </w:ins>
      <w:ins w:id="5052" w:author="bmooney" w:date="2011-07-20T09:20:00Z">
        <w:r>
          <w:t>. This case will need to be created as part of the accessioning process. Intake Complete is an appropriate time to do this.</w:t>
        </w:r>
      </w:ins>
    </w:p>
    <w:p w14:paraId="3A39DA4A" w14:textId="40C2F717" w:rsidR="003F60DB" w:rsidRDefault="003F60DB">
      <w:pPr>
        <w:pStyle w:val="Body4"/>
        <w:ind w:left="720"/>
        <w:rPr>
          <w:ins w:id="5053" w:author="bmooney" w:date="2011-07-20T09:54:00Z"/>
        </w:rPr>
        <w:pPrChange w:id="5054" w:author="bmooney" w:date="2011-07-20T15:28:00Z">
          <w:pPr>
            <w:pStyle w:val="Body4"/>
          </w:pPr>
        </w:pPrChange>
      </w:pPr>
      <w:proofErr w:type="gramStart"/>
      <w:ins w:id="5055" w:author="bmooney" w:date="2011-07-20T09:54:00Z">
        <w:r w:rsidRPr="00286FB2">
          <w:t>FR-6</w:t>
        </w:r>
      </w:ins>
      <w:ins w:id="5056" w:author="bmooney" w:date="2011-07-20T10:01:00Z">
        <w:r>
          <w:t>8</w:t>
        </w:r>
      </w:ins>
      <w:ins w:id="5057" w:author="bmooney" w:date="2011-07-20T09:54:00Z">
        <w:r w:rsidRPr="00286FB2">
          <w:t>0.</w:t>
        </w:r>
        <w:proofErr w:type="gramEnd"/>
        <w:r w:rsidRPr="00286FB2">
          <w:t xml:space="preserve">  We need to generate a case at Intake Complete for </w:t>
        </w:r>
      </w:ins>
      <w:ins w:id="5058" w:author="bmooney" w:date="2011-07-20T09:56:00Z">
        <w:r>
          <w:t xml:space="preserve">MMR Alone or MMR/Colon </w:t>
        </w:r>
        <w:proofErr w:type="spellStart"/>
        <w:r>
          <w:t>seq</w:t>
        </w:r>
        <w:proofErr w:type="spellEnd"/>
        <w:r>
          <w:t xml:space="preserve"> requisitions. (Note that this case should also generate at Data Entry Complete if Intake Complete was not pressed). </w:t>
        </w:r>
      </w:ins>
    </w:p>
    <w:p w14:paraId="58781875" w14:textId="6C7AA90F" w:rsidR="003F60DB" w:rsidRDefault="003F60DB">
      <w:pPr>
        <w:pStyle w:val="Body4"/>
        <w:ind w:left="720"/>
        <w:rPr>
          <w:ins w:id="5059" w:author="bmooney" w:date="2011-07-20T09:54:00Z"/>
        </w:rPr>
        <w:pPrChange w:id="5060" w:author="bmooney" w:date="2011-07-20T15:28:00Z">
          <w:pPr>
            <w:pStyle w:val="Body4"/>
          </w:pPr>
        </w:pPrChange>
      </w:pPr>
      <w:proofErr w:type="gramStart"/>
      <w:ins w:id="5061" w:author="bmooney" w:date="2011-07-20T09:54:00Z">
        <w:r w:rsidRPr="00286FB2">
          <w:t>FR-6</w:t>
        </w:r>
      </w:ins>
      <w:ins w:id="5062" w:author="bmooney" w:date="2011-07-20T10:01:00Z">
        <w:r>
          <w:t>8</w:t>
        </w:r>
      </w:ins>
      <w:ins w:id="5063" w:author="bmooney" w:date="2011-07-20T09:54:00Z">
        <w:r w:rsidRPr="00286FB2">
          <w:t>1.</w:t>
        </w:r>
        <w:proofErr w:type="gramEnd"/>
        <w:r w:rsidRPr="00286FB2">
          <w:t xml:space="preserve">  This case should be a </w:t>
        </w:r>
      </w:ins>
      <w:ins w:id="5064" w:author="bmooney" w:date="2011-07-20T09:57:00Z">
        <w:r>
          <w:t>continue processing</w:t>
        </w:r>
      </w:ins>
      <w:ins w:id="5065" w:author="bmooney" w:date="2011-07-20T09:54:00Z">
        <w:r w:rsidRPr="00286FB2">
          <w:t xml:space="preserve"> case</w:t>
        </w:r>
      </w:ins>
    </w:p>
    <w:p w14:paraId="7F22BA1A" w14:textId="6E6A5B8D" w:rsidR="003F60DB" w:rsidRDefault="003F60DB">
      <w:pPr>
        <w:pStyle w:val="Body4"/>
        <w:ind w:left="720"/>
        <w:rPr>
          <w:ins w:id="5066" w:author="bmooney" w:date="2011-07-20T09:54:00Z"/>
        </w:rPr>
        <w:pPrChange w:id="5067" w:author="bmooney" w:date="2011-07-20T15:28:00Z">
          <w:pPr>
            <w:pStyle w:val="Body4"/>
          </w:pPr>
        </w:pPrChange>
      </w:pPr>
      <w:proofErr w:type="gramStart"/>
      <w:ins w:id="5068" w:author="bmooney" w:date="2011-07-20T09:54:00Z">
        <w:r w:rsidRPr="00286FB2">
          <w:t>FR-6</w:t>
        </w:r>
      </w:ins>
      <w:ins w:id="5069" w:author="bmooney" w:date="2011-07-20T10:01:00Z">
        <w:r>
          <w:t>8</w:t>
        </w:r>
      </w:ins>
      <w:ins w:id="5070" w:author="bmooney" w:date="2011-07-20T09:57:00Z">
        <w:r>
          <w:t>2</w:t>
        </w:r>
      </w:ins>
      <w:ins w:id="5071" w:author="bmooney" w:date="2011-07-20T09:54:00Z">
        <w:r w:rsidRPr="00286FB2">
          <w:t>.</w:t>
        </w:r>
        <w:proofErr w:type="gramEnd"/>
        <w:r w:rsidRPr="00286FB2">
          <w:t xml:space="preserve">  The subject of this case is </w:t>
        </w:r>
      </w:ins>
      <w:ins w:id="5072" w:author="bmooney" w:date="2011-07-20T10:04:00Z">
        <w:r w:rsidR="000C0198">
          <w:t xml:space="preserve">specified in the </w:t>
        </w:r>
        <w:proofErr w:type="spellStart"/>
        <w:r w:rsidR="000C0198">
          <w:t>app.config</w:t>
        </w:r>
        <w:proofErr w:type="spellEnd"/>
        <w:r w:rsidR="000C0198">
          <w:t xml:space="preserve"> file. The production subject will be </w:t>
        </w:r>
      </w:ins>
      <w:ins w:id="5073" w:author="bmooney" w:date="2011-07-20T09:54:00Z">
        <w:r w:rsidRPr="00286FB2">
          <w:t>“</w:t>
        </w:r>
      </w:ins>
      <w:ins w:id="5074" w:author="bmooney" w:date="2011-07-20T09:57:00Z">
        <w:r>
          <w:t>MMR</w:t>
        </w:r>
      </w:ins>
      <w:ins w:id="5075" w:author="bmooney" w:date="2011-07-20T09:54:00Z">
        <w:r w:rsidRPr="00286FB2">
          <w:t>”.</w:t>
        </w:r>
        <w:r>
          <w:t xml:space="preserve"> </w:t>
        </w:r>
      </w:ins>
    </w:p>
    <w:p w14:paraId="724A856F" w14:textId="4073007A" w:rsidR="003F60DB" w:rsidRDefault="003F60DB">
      <w:pPr>
        <w:pStyle w:val="Body4"/>
        <w:ind w:left="720"/>
        <w:rPr>
          <w:ins w:id="5076" w:author="bmooney" w:date="2011-07-20T09:54:00Z"/>
        </w:rPr>
        <w:pPrChange w:id="5077" w:author="bmooney" w:date="2011-07-20T15:28:00Z">
          <w:pPr>
            <w:pStyle w:val="Body4"/>
          </w:pPr>
        </w:pPrChange>
      </w:pPr>
      <w:proofErr w:type="gramStart"/>
      <w:ins w:id="5078" w:author="bmooney" w:date="2011-07-20T09:54:00Z">
        <w:r w:rsidRPr="00286FB2">
          <w:t>FR-6</w:t>
        </w:r>
      </w:ins>
      <w:ins w:id="5079" w:author="bmooney" w:date="2011-07-20T10:01:00Z">
        <w:r>
          <w:t>8</w:t>
        </w:r>
      </w:ins>
      <w:ins w:id="5080" w:author="bmooney" w:date="2011-07-20T10:00:00Z">
        <w:r>
          <w:t>3</w:t>
        </w:r>
      </w:ins>
      <w:ins w:id="5081" w:author="bmooney" w:date="2011-07-20T09:54:00Z">
        <w:r w:rsidRPr="00286FB2">
          <w:t>.</w:t>
        </w:r>
        <w:proofErr w:type="gramEnd"/>
        <w:r w:rsidRPr="00286FB2">
          <w:t xml:space="preserve">  The title of this case is “</w:t>
        </w:r>
      </w:ins>
      <w:ins w:id="5082" w:author="bmooney" w:date="2011-07-20T09:59:00Z">
        <w:r>
          <w:t>MMR:</w:t>
        </w:r>
      </w:ins>
      <w:ins w:id="5083" w:author="bmooney" w:date="2011-07-20T09:54:00Z">
        <w:r w:rsidRPr="00286FB2">
          <w:t xml:space="preserve"> </w:t>
        </w:r>
      </w:ins>
      <w:ins w:id="5084" w:author="bmooney" w:date="2011-07-20T09:59:00Z">
        <w:r>
          <w:t xml:space="preserve"> </w:t>
        </w:r>
      </w:ins>
      <w:ins w:id="5085" w:author="bmooney" w:date="2011-07-20T09:54:00Z">
        <w:r w:rsidRPr="00286FB2">
          <w:t>requisition {</w:t>
        </w:r>
      </w:ins>
      <w:ins w:id="5086" w:author="bmooney" w:date="2011-07-20T09:59:00Z">
        <w:r>
          <w:t>0</w:t>
        </w:r>
      </w:ins>
      <w:ins w:id="5087" w:author="bmooney" w:date="2011-07-20T09:54:00Z">
        <w:r w:rsidRPr="00286FB2">
          <w:t xml:space="preserve">}”, where {0} </w:t>
        </w:r>
        <w:r>
          <w:t>is</w:t>
        </w:r>
        <w:r w:rsidRPr="00286FB2">
          <w:t xml:space="preserve"> replaced by the requisition barcode.</w:t>
        </w:r>
      </w:ins>
    </w:p>
    <w:p w14:paraId="2FEDD542" w14:textId="26BC3409" w:rsidR="003F60DB" w:rsidRDefault="003F60DB">
      <w:pPr>
        <w:pStyle w:val="Body4"/>
        <w:ind w:left="720"/>
        <w:rPr>
          <w:ins w:id="5088" w:author="bmooney" w:date="2011-07-20T09:54:00Z"/>
        </w:rPr>
        <w:pPrChange w:id="5089" w:author="bmooney" w:date="2011-07-20T15:28:00Z">
          <w:pPr>
            <w:pStyle w:val="Body4"/>
          </w:pPr>
        </w:pPrChange>
      </w:pPr>
      <w:proofErr w:type="gramStart"/>
      <w:ins w:id="5090" w:author="bmooney" w:date="2011-07-20T09:54:00Z">
        <w:r>
          <w:t>FR-6</w:t>
        </w:r>
      </w:ins>
      <w:ins w:id="5091" w:author="bmooney" w:date="2011-07-20T10:01:00Z">
        <w:r>
          <w:t>8</w:t>
        </w:r>
      </w:ins>
      <w:ins w:id="5092" w:author="bmooney" w:date="2011-07-20T10:00:00Z">
        <w:r>
          <w:t>4</w:t>
        </w:r>
      </w:ins>
      <w:ins w:id="5093" w:author="bmooney" w:date="2011-07-20T09:54:00Z">
        <w:r w:rsidRPr="00286FB2">
          <w:t>.</w:t>
        </w:r>
        <w:proofErr w:type="gramEnd"/>
        <w:r w:rsidRPr="00286FB2">
          <w:t xml:space="preserve">  This case appears in </w:t>
        </w:r>
      </w:ins>
      <w:ins w:id="5094" w:author="bmooney" w:date="2011-07-20T10:04:00Z">
        <w:r w:rsidR="000C0198">
          <w:t xml:space="preserve">a queue </w:t>
        </w:r>
      </w:ins>
      <w:ins w:id="5095" w:author="bmooney" w:date="2011-07-20T09:54:00Z">
        <w:r w:rsidR="000C0198">
          <w:t xml:space="preserve">specified in the </w:t>
        </w:r>
        <w:proofErr w:type="spellStart"/>
        <w:r w:rsidR="000C0198">
          <w:t>app.config</w:t>
        </w:r>
        <w:proofErr w:type="spellEnd"/>
        <w:r w:rsidR="000C0198">
          <w:t xml:space="preserve"> file. The production queue is</w:t>
        </w:r>
        <w:r w:rsidRPr="00286FB2">
          <w:t xml:space="preserve"> </w:t>
        </w:r>
      </w:ins>
      <w:ins w:id="5096" w:author="bmooney" w:date="2011-07-20T09:59:00Z">
        <w:r>
          <w:t>“MMR</w:t>
        </w:r>
      </w:ins>
      <w:ins w:id="5097" w:author="bmooney" w:date="2011-07-29T15:58:00Z">
        <w:r w:rsidR="005413FB">
          <w:t xml:space="preserve"> 1: Pre-lab</w:t>
        </w:r>
      </w:ins>
      <w:ins w:id="5098" w:author="bmooney" w:date="2011-07-20T10:00:00Z">
        <w:r>
          <w:t>”</w:t>
        </w:r>
      </w:ins>
      <w:ins w:id="5099" w:author="bmooney" w:date="2011-07-20T10:04:00Z">
        <w:r w:rsidR="000C0198">
          <w:t>.</w:t>
        </w:r>
      </w:ins>
    </w:p>
    <w:p w14:paraId="721030E9" w14:textId="7B066BF2" w:rsidR="003F60DB" w:rsidRDefault="003F60DB">
      <w:pPr>
        <w:pStyle w:val="Body4"/>
        <w:ind w:left="720"/>
        <w:rPr>
          <w:ins w:id="5100" w:author="bmooney" w:date="2011-07-20T09:54:00Z"/>
        </w:rPr>
        <w:pPrChange w:id="5101" w:author="bmooney" w:date="2011-07-20T15:28:00Z">
          <w:pPr>
            <w:pStyle w:val="Body5"/>
          </w:pPr>
        </w:pPrChange>
      </w:pPr>
      <w:proofErr w:type="gramStart"/>
      <w:ins w:id="5102" w:author="bmooney" w:date="2011-07-20T09:54:00Z">
        <w:r>
          <w:t>FR-6</w:t>
        </w:r>
      </w:ins>
      <w:ins w:id="5103" w:author="bmooney" w:date="2011-07-20T10:01:00Z">
        <w:r>
          <w:t>8</w:t>
        </w:r>
      </w:ins>
      <w:ins w:id="5104" w:author="bmooney" w:date="2011-07-20T10:00:00Z">
        <w:r>
          <w:t>5</w:t>
        </w:r>
      </w:ins>
      <w:ins w:id="5105" w:author="bmooney" w:date="2011-07-20T09:54:00Z">
        <w:r w:rsidRPr="00286FB2">
          <w:t>.</w:t>
        </w:r>
        <w:proofErr w:type="gramEnd"/>
        <w:r w:rsidRPr="00286FB2">
          <w:t xml:space="preserve">  The message on this case </w:t>
        </w:r>
      </w:ins>
      <w:ins w:id="5106" w:author="bmooney" w:date="2011-07-20T10:00:00Z">
        <w:r>
          <w:t>is blank</w:t>
        </w:r>
      </w:ins>
    </w:p>
    <w:p w14:paraId="72314D35" w14:textId="7603E879" w:rsidR="003F60DB" w:rsidRDefault="003F60DB">
      <w:pPr>
        <w:pStyle w:val="Body4"/>
        <w:ind w:left="720"/>
        <w:rPr>
          <w:ins w:id="5107" w:author="bmooney" w:date="2011-07-20T10:02:00Z"/>
        </w:rPr>
        <w:pPrChange w:id="5108" w:author="bmooney" w:date="2011-07-20T15:28:00Z">
          <w:pPr>
            <w:pStyle w:val="Body4"/>
          </w:pPr>
        </w:pPrChange>
      </w:pPr>
      <w:proofErr w:type="gramStart"/>
      <w:ins w:id="5109" w:author="bmooney" w:date="2011-07-20T09:54:00Z">
        <w:r w:rsidRPr="00286FB2">
          <w:t>FR-6</w:t>
        </w:r>
      </w:ins>
      <w:ins w:id="5110" w:author="bmooney" w:date="2011-07-20T10:01:00Z">
        <w:r>
          <w:t>8</w:t>
        </w:r>
      </w:ins>
      <w:ins w:id="5111" w:author="bmooney" w:date="2011-07-20T10:00:00Z">
        <w:r>
          <w:t>6</w:t>
        </w:r>
      </w:ins>
      <w:ins w:id="5112" w:author="bmooney" w:date="2011-07-20T09:54:00Z">
        <w:r w:rsidRPr="00286FB2">
          <w:t>.</w:t>
        </w:r>
        <w:proofErr w:type="gramEnd"/>
        <w:r w:rsidRPr="00286FB2">
          <w:t xml:space="preserve">  </w:t>
        </w:r>
      </w:ins>
      <w:ins w:id="5113" w:author="bmooney" w:date="2011-07-20T10:00:00Z">
        <w:r>
          <w:t>The customer on this case is the ordering physician.</w:t>
        </w:r>
      </w:ins>
    </w:p>
    <w:p w14:paraId="0EFA6032" w14:textId="1E151B2E" w:rsidR="003F60DB" w:rsidRDefault="003F60DB">
      <w:pPr>
        <w:pStyle w:val="Body4"/>
        <w:ind w:left="720"/>
        <w:rPr>
          <w:ins w:id="5114" w:author="bmooney" w:date="2011-07-20T10:03:00Z"/>
        </w:rPr>
        <w:pPrChange w:id="5115" w:author="bmooney" w:date="2011-07-20T15:28:00Z">
          <w:pPr>
            <w:pStyle w:val="Body4"/>
          </w:pPr>
        </w:pPrChange>
      </w:pPr>
      <w:proofErr w:type="gramStart"/>
      <w:ins w:id="5116" w:author="bmooney" w:date="2011-07-20T10:02:00Z">
        <w:r>
          <w:t>FR-687.</w:t>
        </w:r>
        <w:proofErr w:type="gramEnd"/>
        <w:r>
          <w:t xml:space="preserve"> </w:t>
        </w:r>
      </w:ins>
      <w:ins w:id="5117" w:author="bmooney" w:date="2011-07-20T10:03:00Z">
        <w:r w:rsidR="000C0198">
          <w:t xml:space="preserve">Given that there </w:t>
        </w:r>
        <w:proofErr w:type="gramStart"/>
        <w:r w:rsidR="000C0198">
          <w:t>exists</w:t>
        </w:r>
        <w:proofErr w:type="gramEnd"/>
        <w:r w:rsidR="000C0198">
          <w:t xml:space="preserve"> a case associated with this requisition and the subject MMR, when the user presses Intake Complete, a second case will generate. Note that this condition should be fairly rare; this would require the users to create a manual case.</w:t>
        </w:r>
      </w:ins>
    </w:p>
    <w:p w14:paraId="0E95D80B" w14:textId="1293D1CD" w:rsidR="000C0198" w:rsidRDefault="000C0198">
      <w:pPr>
        <w:pStyle w:val="Body4"/>
        <w:ind w:left="720"/>
        <w:rPr>
          <w:ins w:id="5118" w:author="bmooney" w:date="2011-07-20T10:05:00Z"/>
        </w:rPr>
        <w:pPrChange w:id="5119" w:author="bmooney" w:date="2011-07-20T15:28:00Z">
          <w:pPr>
            <w:pStyle w:val="Body4"/>
          </w:pPr>
        </w:pPrChange>
      </w:pPr>
      <w:proofErr w:type="gramStart"/>
      <w:ins w:id="5120" w:author="bmooney" w:date="2011-07-20T10:03:00Z">
        <w:r>
          <w:t>FR-688.</w:t>
        </w:r>
      </w:ins>
      <w:proofErr w:type="gramEnd"/>
      <w:ins w:id="5121" w:author="bmooney" w:date="2011-07-20T10:04:00Z">
        <w:r>
          <w:t xml:space="preserve"> The creation of the MMR case should be </w:t>
        </w:r>
      </w:ins>
      <w:ins w:id="5122" w:author="bmooney" w:date="2011-07-20T15:29:00Z">
        <w:r w:rsidR="006F679D">
          <w:t>one of the final</w:t>
        </w:r>
      </w:ins>
      <w:ins w:id="5123" w:author="bmooney" w:date="2011-07-20T10:04:00Z">
        <w:r>
          <w:t xml:space="preserve"> step</w:t>
        </w:r>
      </w:ins>
      <w:ins w:id="5124" w:author="bmooney" w:date="2011-07-20T15:29:00Z">
        <w:r w:rsidR="006F679D">
          <w:t>s</w:t>
        </w:r>
      </w:ins>
      <w:ins w:id="5125" w:author="bmooney" w:date="2011-07-20T10:04:00Z">
        <w:r>
          <w:t xml:space="preserve"> in the </w:t>
        </w:r>
      </w:ins>
      <w:ins w:id="5126" w:author="bmooney" w:date="2011-07-20T10:05:00Z">
        <w:r>
          <w:t xml:space="preserve">Intake Complete process. It should not be created if a Clinical Experience or New York case is created. </w:t>
        </w:r>
      </w:ins>
    </w:p>
    <w:p w14:paraId="182285C4" w14:textId="65ED7346" w:rsidR="000C0198" w:rsidRDefault="000C0198">
      <w:pPr>
        <w:pStyle w:val="Body4"/>
        <w:ind w:left="720"/>
        <w:rPr>
          <w:ins w:id="5127" w:author="bmooney" w:date="2011-07-20T15:29:00Z"/>
        </w:rPr>
        <w:pPrChange w:id="5128" w:author="bmooney" w:date="2011-07-20T15:28:00Z">
          <w:pPr>
            <w:pStyle w:val="Body4"/>
          </w:pPr>
        </w:pPrChange>
      </w:pPr>
      <w:proofErr w:type="gramStart"/>
      <w:ins w:id="5129" w:author="bmooney" w:date="2011-07-20T10:05:00Z">
        <w:r>
          <w:t>FR-689.</w:t>
        </w:r>
        <w:proofErr w:type="gramEnd"/>
        <w:r>
          <w:t xml:space="preserve"> The user does not need to be notified when the MMR case is created and the case does not need to pop up. </w:t>
        </w:r>
      </w:ins>
    </w:p>
    <w:p w14:paraId="32D5B97B" w14:textId="51BDADCD" w:rsidR="005D6A50" w:rsidRPr="005D6A50" w:rsidRDefault="00877CFD">
      <w:pPr>
        <w:pStyle w:val="Body4"/>
        <w:ind w:left="720"/>
        <w:pPrChange w:id="5130" w:author="bmooney" w:date="2011-07-20T15:30:00Z">
          <w:pPr>
            <w:pStyle w:val="Body4"/>
          </w:pPr>
        </w:pPrChange>
      </w:pPr>
      <w:proofErr w:type="gramStart"/>
      <w:ins w:id="5131" w:author="bmooney" w:date="2011-07-20T15:29:00Z">
        <w:r>
          <w:t>FR-690.</w:t>
        </w:r>
        <w:proofErr w:type="gramEnd"/>
        <w:r>
          <w:t xml:space="preserve"> If the MMR case creation fails, the user should be notified but the Intake Complete process should be allowed to finish. (</w:t>
        </w:r>
        <w:proofErr w:type="gramStart"/>
        <w:r>
          <w:t>optional</w:t>
        </w:r>
        <w:proofErr w:type="gramEnd"/>
        <w:r>
          <w:t xml:space="preserve"> requirement)</w:t>
        </w:r>
      </w:ins>
    </w:p>
    <w:p w14:paraId="16E4AAD4" w14:textId="77777777" w:rsidR="00684432" w:rsidRDefault="002D2DFC" w:rsidP="006F622A">
      <w:pPr>
        <w:pStyle w:val="Heading3"/>
      </w:pPr>
      <w:bookmarkStart w:id="5132" w:name="_Toc239216019"/>
      <w:bookmarkStart w:id="5133" w:name="_Toc248042350"/>
      <w:bookmarkStart w:id="5134" w:name="_Toc270946285"/>
      <w:bookmarkStart w:id="5135" w:name="_Toc278358754"/>
      <w:bookmarkStart w:id="5136" w:name="_Toc295735831"/>
      <w:bookmarkEnd w:id="5132"/>
      <w:r w:rsidRPr="00FB06D0">
        <w:t>Data Entry Complete</w:t>
      </w:r>
      <w:bookmarkEnd w:id="5133"/>
      <w:bookmarkEnd w:id="5134"/>
      <w:bookmarkEnd w:id="5135"/>
      <w:bookmarkEnd w:id="5136"/>
    </w:p>
    <w:p w14:paraId="16E4AAD5" w14:textId="77777777" w:rsidR="00684432" w:rsidRDefault="00FF3B79" w:rsidP="006F622A">
      <w:pPr>
        <w:pStyle w:val="Body3"/>
      </w:pPr>
      <w:proofErr w:type="gramStart"/>
      <w:r w:rsidRPr="00FB06D0">
        <w:t>FR-701.</w:t>
      </w:r>
      <w:proofErr w:type="gramEnd"/>
      <w:r w:rsidRPr="00FB06D0">
        <w:t xml:space="preserve"> </w:t>
      </w:r>
      <w:r w:rsidR="0035724F">
        <w:t xml:space="preserve"> </w:t>
      </w:r>
      <w:r w:rsidR="00B22D03" w:rsidRPr="00FB06D0">
        <w:t>The Data Entry Complete process is invoked by selecting Data Entry Complete from the actions menu.</w:t>
      </w:r>
    </w:p>
    <w:p w14:paraId="16E4AAD6" w14:textId="77777777" w:rsidR="00684432" w:rsidRDefault="00FF3B79" w:rsidP="006F622A">
      <w:pPr>
        <w:pStyle w:val="Body3"/>
      </w:pPr>
      <w:proofErr w:type="gramStart"/>
      <w:r w:rsidRPr="00FB06D0">
        <w:t>FR-702.</w:t>
      </w:r>
      <w:proofErr w:type="gramEnd"/>
      <w:r w:rsidRPr="00FB06D0">
        <w:t xml:space="preserve"> </w:t>
      </w:r>
      <w:r w:rsidR="0035724F">
        <w:t xml:space="preserve"> </w:t>
      </w:r>
      <w:r w:rsidR="00B22D03" w:rsidRPr="00FB06D0">
        <w:t xml:space="preserve">The Data Entry Complete process performs requisition data validation; refer to SARP Requisition Validation Rules.xls for the checks that should be performed at Data Entry Complete. </w:t>
      </w:r>
    </w:p>
    <w:p w14:paraId="16E4AAD7" w14:textId="77777777" w:rsidR="00684432" w:rsidRDefault="00FF3B79" w:rsidP="006F622A">
      <w:pPr>
        <w:pStyle w:val="Body3"/>
      </w:pPr>
      <w:proofErr w:type="gramStart"/>
      <w:r w:rsidRPr="00FB06D0">
        <w:t>FR-703.</w:t>
      </w:r>
      <w:proofErr w:type="gramEnd"/>
      <w:r w:rsidR="0035724F">
        <w:t xml:space="preserve"> </w:t>
      </w:r>
      <w:r w:rsidRPr="00FB06D0">
        <w:t xml:space="preserve"> </w:t>
      </w:r>
      <w:r w:rsidR="00976C51" w:rsidRPr="00FB06D0">
        <w:t>If the Intake Complete action has not been performed, then Intake Complete is run before the Data Entry Complete validation checks begin.</w:t>
      </w:r>
      <w:r w:rsidR="008F36A1" w:rsidRPr="00FB06D0">
        <w:t xml:space="preserve"> </w:t>
      </w:r>
      <w:r w:rsidR="0035724F">
        <w:t xml:space="preserve"> </w:t>
      </w:r>
      <w:r w:rsidR="008F36A1" w:rsidRPr="00FB06D0">
        <w:t>All the Intake Complete actions are</w:t>
      </w:r>
      <w:r w:rsidR="00603872" w:rsidRPr="00FB06D0">
        <w:t xml:space="preserve"> run except</w:t>
      </w:r>
      <w:r w:rsidR="009914C9" w:rsidRPr="00FB06D0">
        <w:t xml:space="preserve"> for recording the Intake Complete date in </w:t>
      </w:r>
      <w:proofErr w:type="spellStart"/>
      <w:r w:rsidR="009914C9" w:rsidRPr="00FB06D0">
        <w:t>tblRequisition</w:t>
      </w:r>
      <w:proofErr w:type="spellEnd"/>
      <w:r w:rsidR="009914C9" w:rsidRPr="00FB06D0">
        <w:t xml:space="preserve"> (FR-671) and entering the </w:t>
      </w:r>
      <w:proofErr w:type="spellStart"/>
      <w:r w:rsidR="009914C9" w:rsidRPr="00FB06D0">
        <w:t>IntakeComplete</w:t>
      </w:r>
      <w:proofErr w:type="spellEnd"/>
      <w:r w:rsidR="009914C9" w:rsidRPr="00FB06D0">
        <w:t xml:space="preserve"> row in </w:t>
      </w:r>
      <w:proofErr w:type="spellStart"/>
      <w:r w:rsidR="009914C9" w:rsidRPr="00FB06D0">
        <w:t>tblRequisitionEvent</w:t>
      </w:r>
      <w:proofErr w:type="spellEnd"/>
      <w:r w:rsidR="009914C9" w:rsidRPr="00FB06D0">
        <w:t xml:space="preserve"> (FR-672-FR-675)</w:t>
      </w:r>
      <w:r w:rsidR="008F36A1" w:rsidRPr="00FB06D0">
        <w:t>.</w:t>
      </w:r>
    </w:p>
    <w:p w14:paraId="16E4AAD8" w14:textId="77777777" w:rsidR="00684432" w:rsidRDefault="009914C9" w:rsidP="006F622A">
      <w:pPr>
        <w:pStyle w:val="Body3"/>
      </w:pPr>
      <w:proofErr w:type="gramStart"/>
      <w:r w:rsidRPr="00FB06D0">
        <w:t>FR-704.</w:t>
      </w:r>
      <w:proofErr w:type="gramEnd"/>
      <w:r w:rsidR="0035724F">
        <w:t xml:space="preserve"> </w:t>
      </w:r>
      <w:r w:rsidRPr="00FB06D0">
        <w:t xml:space="preserve"> When Data Entry Complete finishes successfully, </w:t>
      </w:r>
      <w:r w:rsidR="00214538" w:rsidRPr="00FB06D0">
        <w:t xml:space="preserve">the current date and time is recorded as the </w:t>
      </w:r>
      <w:proofErr w:type="spellStart"/>
      <w:r w:rsidR="00214538" w:rsidRPr="00FB06D0">
        <w:t>DataEntryCompleted</w:t>
      </w:r>
      <w:proofErr w:type="spellEnd"/>
      <w:r w:rsidR="00214538" w:rsidRPr="00FB06D0">
        <w:t xml:space="preserve"> column in </w:t>
      </w:r>
      <w:proofErr w:type="spellStart"/>
      <w:r w:rsidR="00214538" w:rsidRPr="00FB06D0">
        <w:t>tblRequisitionStatus</w:t>
      </w:r>
      <w:proofErr w:type="spellEnd"/>
      <w:r w:rsidR="00214538" w:rsidRPr="00FB06D0">
        <w:t>.</w:t>
      </w:r>
    </w:p>
    <w:p w14:paraId="16E4AAD9" w14:textId="77777777" w:rsidR="00684432" w:rsidRDefault="00F725C9" w:rsidP="006F622A">
      <w:pPr>
        <w:pStyle w:val="Body3"/>
      </w:pPr>
      <w:proofErr w:type="gramStart"/>
      <w:r w:rsidRPr="00FB06D0">
        <w:t>FR-705.</w:t>
      </w:r>
      <w:proofErr w:type="gramEnd"/>
      <w:r w:rsidR="00931F9D">
        <w:t xml:space="preserve"> </w:t>
      </w:r>
      <w:r w:rsidRPr="00FB06D0">
        <w:t xml:space="preserve"> When Data Entry Complete finishes successfully, the requisition state is advanced from Receiving (In Process) to </w:t>
      </w:r>
      <w:proofErr w:type="gramStart"/>
      <w:r w:rsidRPr="00FB06D0">
        <w:t>Receiving</w:t>
      </w:r>
      <w:proofErr w:type="gramEnd"/>
      <w:r w:rsidRPr="00FB06D0">
        <w:t xml:space="preserve"> (Outgoing).</w:t>
      </w:r>
    </w:p>
    <w:p w14:paraId="16E4AADA" w14:textId="77777777" w:rsidR="00684432" w:rsidRDefault="00F725C9" w:rsidP="006F622A">
      <w:pPr>
        <w:pStyle w:val="Body3"/>
      </w:pPr>
      <w:proofErr w:type="gramStart"/>
      <w:r w:rsidRPr="00FB06D0">
        <w:t>FR-706.</w:t>
      </w:r>
      <w:proofErr w:type="gramEnd"/>
      <w:r w:rsidRPr="00FB06D0">
        <w:t xml:space="preserve"> </w:t>
      </w:r>
      <w:r w:rsidR="00931F9D">
        <w:t xml:space="preserve"> </w:t>
      </w:r>
      <w:r w:rsidRPr="00FB06D0">
        <w:t xml:space="preserve">When Data Entry Complete finishes successfully, the Material tab becomes active and users are allowed to begin material accessioning. </w:t>
      </w:r>
    </w:p>
    <w:p w14:paraId="16E4AADB" w14:textId="77777777" w:rsidR="00684432" w:rsidRDefault="002D2DFC" w:rsidP="006F622A">
      <w:pPr>
        <w:pStyle w:val="Heading3"/>
      </w:pPr>
      <w:bookmarkStart w:id="5137" w:name="_Toc248042351"/>
      <w:bookmarkStart w:id="5138" w:name="_Toc270946286"/>
      <w:bookmarkStart w:id="5139" w:name="_Toc278358755"/>
      <w:bookmarkStart w:id="5140" w:name="_Toc295735832"/>
      <w:r w:rsidRPr="00FB06D0">
        <w:t>Exclusions Check</w:t>
      </w:r>
      <w:bookmarkEnd w:id="5137"/>
      <w:bookmarkEnd w:id="5138"/>
      <w:bookmarkEnd w:id="5139"/>
      <w:bookmarkEnd w:id="5140"/>
    </w:p>
    <w:p w14:paraId="16E4AADC" w14:textId="77777777" w:rsidR="00684432" w:rsidRDefault="007439A4" w:rsidP="006F622A">
      <w:pPr>
        <w:pStyle w:val="Body3"/>
      </w:pPr>
      <w:r>
        <w:t>Requirements will be documented later.</w:t>
      </w:r>
    </w:p>
    <w:p w14:paraId="16E4AADD" w14:textId="77777777" w:rsidR="00684432" w:rsidRDefault="002D2DFC" w:rsidP="006F622A">
      <w:pPr>
        <w:pStyle w:val="Heading3"/>
      </w:pPr>
      <w:bookmarkStart w:id="5141" w:name="_Toc248042352"/>
      <w:bookmarkStart w:id="5142" w:name="_Toc270946287"/>
      <w:bookmarkStart w:id="5143" w:name="_Toc278358756"/>
      <w:bookmarkStart w:id="5144" w:name="_Toc295735833"/>
      <w:r w:rsidRPr="00FB06D0">
        <w:t>Requisition PDF</w:t>
      </w:r>
      <w:bookmarkEnd w:id="5141"/>
      <w:bookmarkEnd w:id="5142"/>
      <w:bookmarkEnd w:id="5143"/>
      <w:bookmarkEnd w:id="5144"/>
    </w:p>
    <w:p w14:paraId="16E4AADE" w14:textId="77777777" w:rsidR="00684432" w:rsidRDefault="00F34956" w:rsidP="006F622A">
      <w:pPr>
        <w:pStyle w:val="Body3"/>
      </w:pPr>
      <w:r w:rsidRPr="00FB06D0">
        <w:t xml:space="preserve">The Requisition PDF activity is run when an </w:t>
      </w:r>
      <w:proofErr w:type="spellStart"/>
      <w:r w:rsidRPr="00FB06D0">
        <w:t>accessioner</w:t>
      </w:r>
      <w:proofErr w:type="spellEnd"/>
      <w:r w:rsidRPr="00FB06D0">
        <w:t xml:space="preserve"> needs to generate a requisition form to send to a pathologist to request a specimen. </w:t>
      </w:r>
      <w:r w:rsidR="00E65E6F" w:rsidRPr="00FB06D0">
        <w:t xml:space="preserve"> It adds fields to a </w:t>
      </w:r>
      <w:proofErr w:type="spellStart"/>
      <w:r w:rsidR="00E65E6F" w:rsidRPr="00FB06D0">
        <w:t>stampable</w:t>
      </w:r>
      <w:proofErr w:type="spellEnd"/>
      <w:r w:rsidR="00E65E6F" w:rsidRPr="00FB06D0">
        <w:t xml:space="preserve"> PDF template to produce a PDF copy of our requisition form with information from SARP filled into the fields on the form. </w:t>
      </w:r>
    </w:p>
    <w:p w14:paraId="16E4AADF" w14:textId="77777777" w:rsidR="00684432" w:rsidRDefault="003654F2" w:rsidP="006F622A">
      <w:pPr>
        <w:pStyle w:val="Body3"/>
      </w:pPr>
      <w:r>
        <w:t xml:space="preserve">Note that we need the ability to associate a specific form version with a specific test type. </w:t>
      </w:r>
      <w:r w:rsidR="00931F9D">
        <w:t xml:space="preserve"> </w:t>
      </w:r>
      <w:r>
        <w:t>This is both to support staggering software and form version release, and to support the future possibility of test-specific forms.</w:t>
      </w:r>
    </w:p>
    <w:p w14:paraId="16E4AAE0" w14:textId="77777777" w:rsidR="0011545D" w:rsidRDefault="0011545D">
      <w:pPr>
        <w:rPr>
          <w:sz w:val="20"/>
        </w:rPr>
      </w:pPr>
      <w:r>
        <w:br w:type="page"/>
      </w:r>
    </w:p>
    <w:p w14:paraId="16E4AAE1" w14:textId="77777777" w:rsidR="00684432" w:rsidRDefault="00FC06BB" w:rsidP="006F622A">
      <w:pPr>
        <w:pStyle w:val="Body3"/>
      </w:pPr>
      <w:r>
        <w:t>The following screen shot of the requisition PDF will be helpful in understanding the requirements below:</w:t>
      </w:r>
    </w:p>
    <w:p w14:paraId="16E4AAE2" w14:textId="77777777" w:rsidR="00684432" w:rsidRDefault="00B37D2E" w:rsidP="006F622A">
      <w:r>
        <w:rPr>
          <w:noProof/>
        </w:rPr>
        <w:drawing>
          <wp:inline distT="0" distB="0" distL="0" distR="0" wp14:anchorId="16E4B003" wp14:editId="16E4B004">
            <wp:extent cx="5953125" cy="781050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cstate="print"/>
                    <a:srcRect b="1888"/>
                    <a:stretch>
                      <a:fillRect/>
                    </a:stretch>
                  </pic:blipFill>
                  <pic:spPr bwMode="auto">
                    <a:xfrm>
                      <a:off x="0" y="0"/>
                      <a:ext cx="5953125" cy="7810500"/>
                    </a:xfrm>
                    <a:prstGeom prst="rect">
                      <a:avLst/>
                    </a:prstGeom>
                    <a:noFill/>
                    <a:ln w="9525">
                      <a:noFill/>
                      <a:miter lim="800000"/>
                      <a:headEnd/>
                      <a:tailEnd/>
                    </a:ln>
                  </pic:spPr>
                </pic:pic>
              </a:graphicData>
            </a:graphic>
          </wp:inline>
        </w:drawing>
      </w:r>
    </w:p>
    <w:p w14:paraId="16E4AAE3" w14:textId="77777777" w:rsidR="00684432" w:rsidRPr="00D63F3B" w:rsidRDefault="00684432" w:rsidP="00D63F3B">
      <w:pPr>
        <w:rPr>
          <w:sz w:val="20"/>
        </w:rPr>
      </w:pPr>
    </w:p>
    <w:p w14:paraId="16E4AAE4" w14:textId="77777777" w:rsidR="00684432" w:rsidRDefault="00F34956" w:rsidP="006F622A">
      <w:pPr>
        <w:pStyle w:val="Body3"/>
      </w:pPr>
      <w:proofErr w:type="gramStart"/>
      <w:r w:rsidRPr="00FB06D0">
        <w:t>FR-901.</w:t>
      </w:r>
      <w:proofErr w:type="gramEnd"/>
      <w:r w:rsidRPr="00FB06D0">
        <w:t xml:space="preserve"> </w:t>
      </w:r>
      <w:r w:rsidR="00931F9D">
        <w:t xml:space="preserve"> </w:t>
      </w:r>
      <w:r w:rsidRPr="00FB06D0">
        <w:t>The Requisition PDF process is invoked by selecting Requisition PDF from the actions menu.</w:t>
      </w:r>
    </w:p>
    <w:p w14:paraId="16E4AAE5" w14:textId="0F5032E4" w:rsidR="00684432" w:rsidRDefault="00F34956" w:rsidP="006F622A">
      <w:pPr>
        <w:pStyle w:val="Body3"/>
      </w:pPr>
      <w:proofErr w:type="gramStart"/>
      <w:r w:rsidRPr="00FB06D0">
        <w:t>FR-902.</w:t>
      </w:r>
      <w:proofErr w:type="gramEnd"/>
      <w:r w:rsidRPr="00FB06D0">
        <w:t xml:space="preserve"> </w:t>
      </w:r>
      <w:r w:rsidR="00931F9D">
        <w:t xml:space="preserve"> </w:t>
      </w:r>
      <w:r w:rsidRPr="00FB06D0">
        <w:t>The Requisition PDF process produces a</w:t>
      </w:r>
      <w:r w:rsidR="00125EE9">
        <w:t xml:space="preserve"> PDF version of the requisition in </w:t>
      </w:r>
      <w:del w:id="5145" w:author="bmooney" w:date="2011-06-14T14:07:00Z">
        <w:r w:rsidR="00125EE9" w:rsidDel="00EC2424">
          <w:delText xml:space="preserve">either version 10 or version 11 </w:delText>
        </w:r>
      </w:del>
      <w:ins w:id="5146" w:author="bmooney" w:date="2011-06-14T14:07:00Z">
        <w:r w:rsidR="00EC2424">
          <w:t xml:space="preserve">the most recent version </w:t>
        </w:r>
      </w:ins>
      <w:r w:rsidR="00125EE9">
        <w:t xml:space="preserve">of the </w:t>
      </w:r>
      <w:proofErr w:type="spellStart"/>
      <w:r w:rsidR="00125EE9">
        <w:t>req</w:t>
      </w:r>
      <w:proofErr w:type="spellEnd"/>
      <w:r w:rsidR="00125EE9">
        <w:t xml:space="preserve"> form.</w:t>
      </w:r>
    </w:p>
    <w:p w14:paraId="0E638327" w14:textId="3A0727BB" w:rsidR="00EC2424" w:rsidDel="00E54959" w:rsidRDefault="007F1D90" w:rsidP="006F622A">
      <w:pPr>
        <w:pStyle w:val="Body3"/>
        <w:rPr>
          <w:del w:id="5147" w:author="bmooney" w:date="2011-06-14T14:13:00Z"/>
        </w:rPr>
      </w:pPr>
      <w:proofErr w:type="gramStart"/>
      <w:r>
        <w:t>FR-903.</w:t>
      </w:r>
      <w:proofErr w:type="gramEnd"/>
      <w:r>
        <w:t xml:space="preserve"> </w:t>
      </w:r>
      <w:r w:rsidR="00931F9D">
        <w:t xml:space="preserve"> </w:t>
      </w:r>
      <w:r>
        <w:t xml:space="preserve">Configuration file parameters will allow a specific form version to be set for a specific </w:t>
      </w:r>
      <w:ins w:id="5148" w:author="bmooney" w:date="2011-06-14T14:09:00Z">
        <w:r w:rsidR="00EC2424">
          <w:t xml:space="preserve">orderable </w:t>
        </w:r>
      </w:ins>
      <w:r>
        <w:t>test type.</w:t>
      </w:r>
      <w:r w:rsidR="00B22139">
        <w:t xml:space="preserve"> </w:t>
      </w:r>
      <w:ins w:id="5149" w:author="bmooney" w:date="2011-06-14T14:07:00Z">
        <w:r w:rsidR="00EC2424">
          <w:t xml:space="preserve">This feature is used when we are releasing new products. During the </w:t>
        </w:r>
      </w:ins>
      <w:ins w:id="5150" w:author="bmooney" w:date="2011-06-14T14:08:00Z">
        <w:r w:rsidR="00EC2424">
          <w:t xml:space="preserve">“mock run” time period, we usually want to operate with new products on a new version of the </w:t>
        </w:r>
        <w:proofErr w:type="spellStart"/>
        <w:r w:rsidR="00EC2424">
          <w:t>req</w:t>
        </w:r>
        <w:proofErr w:type="spellEnd"/>
        <w:r w:rsidR="00EC2424">
          <w:t xml:space="preserve"> form, and existing products on the current version of the </w:t>
        </w:r>
        <w:proofErr w:type="spellStart"/>
        <w:r w:rsidR="00EC2424">
          <w:t>req</w:t>
        </w:r>
        <w:proofErr w:type="spellEnd"/>
        <w:r w:rsidR="00EC2424">
          <w:t xml:space="preserve"> form. For example, for the colon mock run, breast requisitions were stamped in ver</w:t>
        </w:r>
      </w:ins>
      <w:ins w:id="5151" w:author="bmooney" w:date="2011-06-14T14:16:00Z">
        <w:r w:rsidR="00E54959">
          <w:t>s</w:t>
        </w:r>
      </w:ins>
      <w:ins w:id="5152" w:author="bmooney" w:date="2011-06-14T14:08:00Z">
        <w:r w:rsidR="00EC2424">
          <w:t xml:space="preserve">ion 10 and colon requisitions in version 11. </w:t>
        </w:r>
      </w:ins>
      <w:del w:id="5153" w:author="bmooney" w:date="2011-06-14T14:07:00Z">
        <w:r w:rsidR="00B22139" w:rsidDel="00EC2424">
          <w:delText>Currently, these are Breast, Colon, or Unset</w:delText>
        </w:r>
      </w:del>
      <w:ins w:id="5154" w:author="bmooney" w:date="2011-06-14T14:12:00Z">
        <w:r w:rsidR="00EC2424">
          <w:t xml:space="preserve"> </w:t>
        </w:r>
      </w:ins>
    </w:p>
    <w:p w14:paraId="60F88B5C" w14:textId="77777777" w:rsidR="00E54959" w:rsidRDefault="00E54959">
      <w:pPr>
        <w:pStyle w:val="Body3"/>
        <w:rPr>
          <w:ins w:id="5155" w:author="bmooney" w:date="2011-06-14T14:16:00Z"/>
        </w:rPr>
      </w:pPr>
    </w:p>
    <w:p w14:paraId="16E4AAE7" w14:textId="551F1EAD" w:rsidR="00684432" w:rsidRDefault="00D86589" w:rsidP="006F622A">
      <w:pPr>
        <w:pStyle w:val="Body3"/>
      </w:pPr>
      <w:proofErr w:type="gramStart"/>
      <w:r>
        <w:t>FR-904.</w:t>
      </w:r>
      <w:proofErr w:type="gramEnd"/>
      <w:r>
        <w:t xml:space="preserve"> </w:t>
      </w:r>
      <w:r w:rsidR="00931F9D">
        <w:t xml:space="preserve"> </w:t>
      </w:r>
      <w:del w:id="5156" w:author="bmooney" w:date="2011-06-14T14:13:00Z">
        <w:r w:rsidDel="00EC2424">
          <w:delText>Unused requirement number</w:delText>
        </w:r>
      </w:del>
      <w:ins w:id="5157" w:author="bmooney" w:date="2011-06-14T14:13:00Z">
        <w:r w:rsidR="00EC2424">
          <w:t xml:space="preserve">For the Mercury release, the Breast and Colon </w:t>
        </w:r>
        <w:proofErr w:type="spellStart"/>
        <w:r w:rsidR="00EC2424">
          <w:t>orderables</w:t>
        </w:r>
        <w:proofErr w:type="spellEnd"/>
        <w:r w:rsidR="00EC2424">
          <w:t xml:space="preserve"> will use requisition form version 13; the MMR Alone, Colon/MMR </w:t>
        </w:r>
        <w:proofErr w:type="spellStart"/>
        <w:r w:rsidR="00EC2424">
          <w:t>Seq</w:t>
        </w:r>
        <w:proofErr w:type="spellEnd"/>
        <w:r w:rsidR="00EC2424">
          <w:t xml:space="preserve">, and DCIS </w:t>
        </w:r>
        <w:proofErr w:type="spellStart"/>
        <w:r w:rsidR="00EC2424">
          <w:t>orderables</w:t>
        </w:r>
        <w:proofErr w:type="spellEnd"/>
        <w:r w:rsidR="00EC2424">
          <w:t xml:space="preserve"> will use version 14.</w:t>
        </w:r>
      </w:ins>
    </w:p>
    <w:p w14:paraId="16E4AAE8" w14:textId="77777777" w:rsidR="00684432" w:rsidRDefault="008171A4" w:rsidP="006F622A">
      <w:pPr>
        <w:pStyle w:val="Body3"/>
      </w:pPr>
      <w:proofErr w:type="gramStart"/>
      <w:r>
        <w:t>FR-905.</w:t>
      </w:r>
      <w:proofErr w:type="gramEnd"/>
      <w:r w:rsidR="00931F9D">
        <w:t xml:space="preserve"> </w:t>
      </w:r>
      <w:r>
        <w:t xml:space="preserve"> If there </w:t>
      </w:r>
      <w:proofErr w:type="gramStart"/>
      <w:r>
        <w:t>exists</w:t>
      </w:r>
      <w:proofErr w:type="gramEnd"/>
      <w:r>
        <w:t xml:space="preserve"> a specific form version parameter for the test type, the stamper will use that version.</w:t>
      </w:r>
    </w:p>
    <w:p w14:paraId="16E4AAE9" w14:textId="77777777" w:rsidR="00684432" w:rsidRDefault="008171A4" w:rsidP="006F622A">
      <w:pPr>
        <w:pStyle w:val="Body3"/>
      </w:pPr>
      <w:proofErr w:type="gramStart"/>
      <w:r>
        <w:t>FR-906.</w:t>
      </w:r>
      <w:proofErr w:type="gramEnd"/>
      <w:r>
        <w:t xml:space="preserve"> </w:t>
      </w:r>
      <w:r w:rsidR="00931F9D">
        <w:t xml:space="preserve"> </w:t>
      </w:r>
      <w:r>
        <w:t xml:space="preserve">If there is no specific form version or the test type is unset, the stamper will </w:t>
      </w:r>
      <w:r w:rsidR="00B22139">
        <w:t>throw an error</w:t>
      </w:r>
      <w:r>
        <w:t>.</w:t>
      </w:r>
    </w:p>
    <w:p w14:paraId="16E4AAEA" w14:textId="77777777" w:rsidR="00684432" w:rsidRDefault="00D86589" w:rsidP="006F622A">
      <w:pPr>
        <w:pStyle w:val="Body3"/>
      </w:pPr>
      <w:proofErr w:type="gramStart"/>
      <w:r>
        <w:t>FR-907.</w:t>
      </w:r>
      <w:proofErr w:type="gramEnd"/>
      <w:r>
        <w:t xml:space="preserve"> </w:t>
      </w:r>
      <w:r w:rsidR="00931F9D">
        <w:t xml:space="preserve"> </w:t>
      </w:r>
      <w:r>
        <w:t>Unused requirement number</w:t>
      </w:r>
    </w:p>
    <w:p w14:paraId="16E4AAEB" w14:textId="77777777" w:rsidR="00684432" w:rsidRDefault="00745980" w:rsidP="006F622A">
      <w:pPr>
        <w:pStyle w:val="Body3"/>
        <w:rPr>
          <w:ins w:id="5158" w:author="bmooney" w:date="2011-06-14T14:13:00Z"/>
        </w:rPr>
      </w:pPr>
      <w:proofErr w:type="gramStart"/>
      <w:r>
        <w:t>FR-908.</w:t>
      </w:r>
      <w:proofErr w:type="gramEnd"/>
      <w:r>
        <w:t xml:space="preserve"> </w:t>
      </w:r>
      <w:r w:rsidR="00931F9D">
        <w:t xml:space="preserve"> </w:t>
      </w:r>
      <w:r>
        <w:t xml:space="preserve">If there are uncommitted changes in the </w:t>
      </w:r>
      <w:r w:rsidR="00A42F35">
        <w:t xml:space="preserve">requisition data, the stamper should warn </w:t>
      </w:r>
      <w:r w:rsidR="007A27C8">
        <w:t xml:space="preserve">the user before </w:t>
      </w:r>
      <w:r w:rsidR="00A42F35">
        <w:t xml:space="preserve">it stamps. </w:t>
      </w:r>
    </w:p>
    <w:p w14:paraId="25E8BF6C" w14:textId="56FF531E" w:rsidR="00EC2424" w:rsidDel="00E54959" w:rsidRDefault="00EC2424" w:rsidP="006F622A">
      <w:pPr>
        <w:pStyle w:val="Body3"/>
        <w:rPr>
          <w:del w:id="5159" w:author="bmooney" w:date="2011-06-14T14:16:00Z"/>
        </w:rPr>
      </w:pPr>
      <w:ins w:id="5160" w:author="bmooney" w:date="2011-06-14T14:13:00Z">
        <w:r>
          <w:t xml:space="preserve">See </w:t>
        </w:r>
      </w:ins>
      <w:ins w:id="5161" w:author="bmooney" w:date="2011-09-13T12:43:00Z">
        <w:r w:rsidR="001E7599">
          <w:t xml:space="preserve">FRM-OP-IT-05-007-B, </w:t>
        </w:r>
      </w:ins>
      <w:ins w:id="5162" w:author="bmooney" w:date="2011-06-14T14:13:00Z">
        <w:r>
          <w:t>P</w:t>
        </w:r>
        <w:r w:rsidR="001E7599">
          <w:t xml:space="preserve">DF Stamping </w:t>
        </w:r>
      </w:ins>
      <w:ins w:id="5163" w:author="bmooney" w:date="2011-09-13T12:43:00Z">
        <w:r w:rsidR="001E7599">
          <w:t>R</w:t>
        </w:r>
      </w:ins>
      <w:ins w:id="5164" w:author="bmooney" w:date="2011-06-14T14:13:00Z">
        <w:r>
          <w:t xml:space="preserve">equirements for the mapping from SARP requisition data into PDF fields. </w:t>
        </w:r>
      </w:ins>
    </w:p>
    <w:p w14:paraId="16E4AAEC" w14:textId="3AE5BFD6" w:rsidR="00684432" w:rsidRDefault="002B00D9">
      <w:pPr>
        <w:pStyle w:val="Body3"/>
      </w:pPr>
      <w:del w:id="5165" w:author="bmooney" w:date="2011-06-14T14:14:00Z">
        <w:r w:rsidRPr="00FB06D0" w:rsidDel="00EC2424">
          <w:delText>The Requisition PDF process maps the following information onto the PDF form:</w:delText>
        </w:r>
      </w:del>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5166" w:author="bmooney" w:date="2011-04-11T08:37:00Z">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531"/>
        <w:gridCol w:w="1936"/>
        <w:gridCol w:w="1853"/>
        <w:gridCol w:w="1987"/>
        <w:gridCol w:w="2160"/>
        <w:gridCol w:w="1001"/>
        <w:tblGridChange w:id="5167">
          <w:tblGrid>
            <w:gridCol w:w="533"/>
            <w:gridCol w:w="2085"/>
            <w:gridCol w:w="1851"/>
            <w:gridCol w:w="1508"/>
            <w:gridCol w:w="2468"/>
            <w:gridCol w:w="1023"/>
          </w:tblGrid>
        </w:tblGridChange>
      </w:tblGrid>
      <w:tr w:rsidR="00FD1C0D" w:rsidRPr="00931F9D" w:rsidDel="00EC2424" w14:paraId="16E4AAF2" w14:textId="062E0460" w:rsidTr="00FD1C0D">
        <w:trPr>
          <w:cantSplit/>
          <w:tblHeader/>
          <w:del w:id="5168" w:author="bmooney" w:date="2011-06-14T14:14:00Z"/>
          <w:trPrChange w:id="5169" w:author="bmooney" w:date="2011-04-11T08:37:00Z">
            <w:trPr>
              <w:cantSplit/>
              <w:tblHeader/>
            </w:trPr>
          </w:trPrChange>
        </w:trPr>
        <w:tc>
          <w:tcPr>
            <w:tcW w:w="531" w:type="dxa"/>
            <w:tcPrChange w:id="5170" w:author="bmooney" w:date="2011-04-11T08:37:00Z">
              <w:tcPr>
                <w:tcW w:w="0" w:type="auto"/>
              </w:tcPr>
            </w:tcPrChange>
          </w:tcPr>
          <w:p w14:paraId="16E4AAED" w14:textId="59157BBA" w:rsidR="00FD1C0D" w:rsidRPr="00931F9D" w:rsidDel="00EC2424" w:rsidRDefault="00FD1C0D" w:rsidP="00931F9D">
            <w:pPr>
              <w:spacing w:after="120"/>
              <w:rPr>
                <w:del w:id="5171" w:author="bmooney" w:date="2011-06-14T14:14:00Z"/>
                <w:sz w:val="20"/>
              </w:rPr>
            </w:pPr>
            <w:del w:id="5172" w:author="bmooney" w:date="2011-06-14T14:14:00Z">
              <w:r w:rsidRPr="00931F9D" w:rsidDel="00EC2424">
                <w:rPr>
                  <w:sz w:val="20"/>
                </w:rPr>
                <w:delText>FR-#</w:delText>
              </w:r>
            </w:del>
          </w:p>
        </w:tc>
        <w:tc>
          <w:tcPr>
            <w:tcW w:w="1936" w:type="dxa"/>
            <w:tcPrChange w:id="5173" w:author="bmooney" w:date="2011-04-11T08:37:00Z">
              <w:tcPr>
                <w:tcW w:w="0" w:type="auto"/>
              </w:tcPr>
            </w:tcPrChange>
          </w:tcPr>
          <w:p w14:paraId="16E4AAEE" w14:textId="17D94C82" w:rsidR="00FD1C0D" w:rsidRPr="00931F9D" w:rsidDel="00EC2424" w:rsidRDefault="00FD1C0D" w:rsidP="00931F9D">
            <w:pPr>
              <w:spacing w:after="120"/>
              <w:rPr>
                <w:del w:id="5174" w:author="bmooney" w:date="2011-06-14T14:14:00Z"/>
                <w:sz w:val="20"/>
              </w:rPr>
            </w:pPr>
            <w:del w:id="5175" w:author="bmooney" w:date="2011-06-14T14:14:00Z">
              <w:r w:rsidRPr="00931F9D" w:rsidDel="00EC2424">
                <w:rPr>
                  <w:sz w:val="20"/>
                </w:rPr>
                <w:delText>Field name (Stacey’s spreadsheet)</w:delText>
              </w:r>
            </w:del>
          </w:p>
        </w:tc>
        <w:tc>
          <w:tcPr>
            <w:tcW w:w="1853" w:type="dxa"/>
            <w:tcPrChange w:id="5176" w:author="bmooney" w:date="2011-04-11T08:37:00Z">
              <w:tcPr>
                <w:tcW w:w="0" w:type="auto"/>
              </w:tcPr>
            </w:tcPrChange>
          </w:tcPr>
          <w:p w14:paraId="16E4AAEF" w14:textId="1F405DFE" w:rsidR="00FD1C0D" w:rsidRPr="00931F9D" w:rsidDel="00EC2424" w:rsidRDefault="00FD1C0D" w:rsidP="00931F9D">
            <w:pPr>
              <w:spacing w:after="120"/>
              <w:rPr>
                <w:del w:id="5177" w:author="bmooney" w:date="2011-06-14T14:14:00Z"/>
                <w:sz w:val="20"/>
              </w:rPr>
            </w:pPr>
            <w:del w:id="5178" w:author="bmooney" w:date="2011-06-14T14:14:00Z">
              <w:r w:rsidRPr="00931F9D" w:rsidDel="00EC2424">
                <w:rPr>
                  <w:sz w:val="20"/>
                </w:rPr>
                <w:delText>Form section, v1</w:delText>
              </w:r>
            </w:del>
            <w:del w:id="5179" w:author="bmooney" w:date="2011-04-11T08:35:00Z">
              <w:r w:rsidRPr="00931F9D" w:rsidDel="00FD1C0D">
                <w:rPr>
                  <w:sz w:val="20"/>
                </w:rPr>
                <w:delText>1</w:delText>
              </w:r>
            </w:del>
          </w:p>
        </w:tc>
        <w:tc>
          <w:tcPr>
            <w:tcW w:w="1987" w:type="dxa"/>
            <w:tcPrChange w:id="5180" w:author="bmooney" w:date="2011-04-11T08:37:00Z">
              <w:tcPr>
                <w:tcW w:w="0" w:type="auto"/>
              </w:tcPr>
            </w:tcPrChange>
          </w:tcPr>
          <w:p w14:paraId="16E4AAF0" w14:textId="30B1C77C" w:rsidR="00FD1C0D" w:rsidRPr="00931F9D" w:rsidDel="00EC2424" w:rsidRDefault="00FD1C0D" w:rsidP="00931F9D">
            <w:pPr>
              <w:spacing w:after="120"/>
              <w:rPr>
                <w:del w:id="5181" w:author="bmooney" w:date="2011-06-14T14:14:00Z"/>
                <w:sz w:val="20"/>
              </w:rPr>
            </w:pPr>
            <w:del w:id="5182" w:author="bmooney" w:date="2011-06-14T14:14:00Z">
              <w:r w:rsidRPr="00931F9D" w:rsidDel="00EC2424">
                <w:rPr>
                  <w:sz w:val="20"/>
                </w:rPr>
                <w:delText>Field, v1</w:delText>
              </w:r>
            </w:del>
            <w:del w:id="5183" w:author="bmooney" w:date="2011-04-11T08:35:00Z">
              <w:r w:rsidRPr="00931F9D" w:rsidDel="00FD1C0D">
                <w:rPr>
                  <w:sz w:val="20"/>
                </w:rPr>
                <w:delText>1</w:delText>
              </w:r>
            </w:del>
          </w:p>
        </w:tc>
        <w:tc>
          <w:tcPr>
            <w:tcW w:w="2160" w:type="dxa"/>
            <w:tcPrChange w:id="5184" w:author="bmooney" w:date="2011-04-11T08:37:00Z">
              <w:tcPr>
                <w:tcW w:w="0" w:type="auto"/>
              </w:tcPr>
            </w:tcPrChange>
          </w:tcPr>
          <w:p w14:paraId="16E4AAF1" w14:textId="2F3EA7E8" w:rsidR="00FD1C0D" w:rsidRPr="00931F9D" w:rsidDel="00EC2424" w:rsidRDefault="00FD1C0D" w:rsidP="00931F9D">
            <w:pPr>
              <w:spacing w:after="120"/>
              <w:rPr>
                <w:del w:id="5185" w:author="bmooney" w:date="2011-06-14T14:14:00Z"/>
                <w:sz w:val="20"/>
              </w:rPr>
            </w:pPr>
            <w:del w:id="5186" w:author="bmooney" w:date="2011-06-14T14:14:00Z">
              <w:r w:rsidRPr="00931F9D" w:rsidDel="00EC2424">
                <w:rPr>
                  <w:sz w:val="20"/>
                </w:rPr>
                <w:delText>Source</w:delText>
              </w:r>
            </w:del>
          </w:p>
        </w:tc>
        <w:tc>
          <w:tcPr>
            <w:tcW w:w="1001" w:type="dxa"/>
            <w:tcPrChange w:id="5187" w:author="bmooney" w:date="2011-04-11T08:37:00Z">
              <w:tcPr>
                <w:tcW w:w="0" w:type="auto"/>
              </w:tcPr>
            </w:tcPrChange>
          </w:tcPr>
          <w:p w14:paraId="5325EF27" w14:textId="7AAAD158" w:rsidR="00FD1C0D" w:rsidRPr="00931F9D" w:rsidDel="00EC2424" w:rsidRDefault="00FD1C0D" w:rsidP="00931F9D">
            <w:pPr>
              <w:spacing w:after="120"/>
              <w:rPr>
                <w:del w:id="5188" w:author="bmooney" w:date="2011-06-14T14:14:00Z"/>
                <w:sz w:val="20"/>
              </w:rPr>
            </w:pPr>
          </w:p>
        </w:tc>
      </w:tr>
      <w:tr w:rsidR="00FD1C0D" w:rsidRPr="00931F9D" w:rsidDel="00EC2424" w14:paraId="16E4AAF8" w14:textId="70D87A10" w:rsidTr="00FD1C0D">
        <w:trPr>
          <w:cantSplit/>
          <w:tblHeader/>
          <w:del w:id="5189" w:author="bmooney" w:date="2011-06-14T14:14:00Z"/>
          <w:trPrChange w:id="5190" w:author="bmooney" w:date="2011-04-11T08:37:00Z">
            <w:trPr>
              <w:cantSplit/>
              <w:tblHeader/>
            </w:trPr>
          </w:trPrChange>
        </w:trPr>
        <w:tc>
          <w:tcPr>
            <w:tcW w:w="531" w:type="dxa"/>
            <w:tcPrChange w:id="5191" w:author="bmooney" w:date="2011-04-11T08:37:00Z">
              <w:tcPr>
                <w:tcW w:w="0" w:type="auto"/>
              </w:tcPr>
            </w:tcPrChange>
          </w:tcPr>
          <w:p w14:paraId="16E4AAF3" w14:textId="2E6A7D77" w:rsidR="00FD1C0D" w:rsidRPr="00931F9D" w:rsidDel="00EC2424" w:rsidRDefault="00FD1C0D" w:rsidP="006F622A">
            <w:pPr>
              <w:spacing w:after="120"/>
              <w:rPr>
                <w:del w:id="5192" w:author="bmooney" w:date="2011-06-14T14:14:00Z"/>
                <w:sz w:val="20"/>
              </w:rPr>
            </w:pPr>
            <w:del w:id="5193" w:author="bmooney" w:date="2011-06-14T14:14:00Z">
              <w:r w:rsidRPr="00931F9D" w:rsidDel="00EC2424">
                <w:rPr>
                  <w:sz w:val="20"/>
                </w:rPr>
                <w:delText>910</w:delText>
              </w:r>
            </w:del>
          </w:p>
        </w:tc>
        <w:tc>
          <w:tcPr>
            <w:tcW w:w="1936" w:type="dxa"/>
            <w:tcPrChange w:id="5194" w:author="bmooney" w:date="2011-04-11T08:37:00Z">
              <w:tcPr>
                <w:tcW w:w="0" w:type="auto"/>
              </w:tcPr>
            </w:tcPrChange>
          </w:tcPr>
          <w:p w14:paraId="16E4AAF4" w14:textId="465C069C" w:rsidR="00FD1C0D" w:rsidRPr="00931F9D" w:rsidDel="00EC2424" w:rsidRDefault="00FD1C0D" w:rsidP="00931F9D">
            <w:pPr>
              <w:spacing w:after="120"/>
              <w:rPr>
                <w:del w:id="5195" w:author="bmooney" w:date="2011-06-14T14:14:00Z"/>
                <w:sz w:val="20"/>
              </w:rPr>
            </w:pPr>
          </w:p>
        </w:tc>
        <w:tc>
          <w:tcPr>
            <w:tcW w:w="1853" w:type="dxa"/>
            <w:tcPrChange w:id="5196" w:author="bmooney" w:date="2011-04-11T08:37:00Z">
              <w:tcPr>
                <w:tcW w:w="0" w:type="auto"/>
              </w:tcPr>
            </w:tcPrChange>
          </w:tcPr>
          <w:p w14:paraId="16E4AAF5" w14:textId="5728C4B5" w:rsidR="00FD1C0D" w:rsidRPr="00931F9D" w:rsidDel="00EC2424" w:rsidRDefault="00FD1C0D" w:rsidP="00652541">
            <w:pPr>
              <w:spacing w:after="120"/>
              <w:rPr>
                <w:del w:id="5197" w:author="bmooney" w:date="2011-06-14T14:14:00Z"/>
                <w:sz w:val="20"/>
              </w:rPr>
            </w:pPr>
            <w:del w:id="5198" w:author="bmooney" w:date="2011-06-14T14:14:00Z">
              <w:r w:rsidRPr="00931F9D" w:rsidDel="00EC2424">
                <w:rPr>
                  <w:sz w:val="20"/>
                </w:rPr>
                <w:delText xml:space="preserve">Above </w:delText>
              </w:r>
            </w:del>
            <w:del w:id="5199" w:author="bmooney" w:date="2011-04-11T08:36:00Z">
              <w:r w:rsidRPr="00931F9D" w:rsidDel="00FD1C0D">
                <w:rPr>
                  <w:sz w:val="20"/>
                </w:rPr>
                <w:delText>Assay / Submission Type</w:delText>
              </w:r>
            </w:del>
          </w:p>
        </w:tc>
        <w:tc>
          <w:tcPr>
            <w:tcW w:w="1987" w:type="dxa"/>
            <w:tcPrChange w:id="5200" w:author="bmooney" w:date="2011-04-11T08:37:00Z">
              <w:tcPr>
                <w:tcW w:w="0" w:type="auto"/>
              </w:tcPr>
            </w:tcPrChange>
          </w:tcPr>
          <w:p w14:paraId="16E4AAF6" w14:textId="520F2E6B" w:rsidR="00FD1C0D" w:rsidRPr="00931F9D" w:rsidDel="00EC2424" w:rsidRDefault="00FD1C0D" w:rsidP="00931F9D">
            <w:pPr>
              <w:spacing w:after="120"/>
              <w:rPr>
                <w:del w:id="5201" w:author="bmooney" w:date="2011-06-14T14:14:00Z"/>
                <w:sz w:val="20"/>
              </w:rPr>
            </w:pPr>
            <w:del w:id="5202" w:author="bmooney" w:date="2011-06-14T14:14:00Z">
              <w:r w:rsidRPr="00931F9D" w:rsidDel="00EC2424">
                <w:rPr>
                  <w:sz w:val="20"/>
                </w:rPr>
                <w:delText>Study Name / Code</w:delText>
              </w:r>
            </w:del>
          </w:p>
        </w:tc>
        <w:tc>
          <w:tcPr>
            <w:tcW w:w="2160" w:type="dxa"/>
            <w:tcPrChange w:id="5203" w:author="bmooney" w:date="2011-04-11T08:37:00Z">
              <w:tcPr>
                <w:tcW w:w="0" w:type="auto"/>
              </w:tcPr>
            </w:tcPrChange>
          </w:tcPr>
          <w:p w14:paraId="16E4AAF7" w14:textId="63184E3B" w:rsidR="00FD1C0D" w:rsidRPr="00931F9D" w:rsidDel="00EC2424" w:rsidRDefault="00FD1C0D" w:rsidP="00931F9D">
            <w:pPr>
              <w:spacing w:after="120"/>
              <w:rPr>
                <w:del w:id="5204" w:author="bmooney" w:date="2011-06-14T14:14:00Z"/>
                <w:sz w:val="20"/>
              </w:rPr>
            </w:pPr>
            <w:del w:id="5205" w:author="bmooney" w:date="2011-06-14T14:14:00Z">
              <w:r w:rsidRPr="00931F9D" w:rsidDel="00EC2424">
                <w:rPr>
                  <w:sz w:val="20"/>
                </w:rPr>
                <w:delText xml:space="preserve">There is a field on the form but this should not be populated per </w:delText>
              </w:r>
              <w:r w:rsidDel="00EC2424">
                <w:rPr>
                  <w:sz w:val="20"/>
                </w:rPr>
                <w:delText>Customer Service</w:delText>
              </w:r>
              <w:r w:rsidRPr="00931F9D" w:rsidDel="00EC2424">
                <w:rPr>
                  <w:sz w:val="20"/>
                </w:rPr>
                <w:delText>.</w:delText>
              </w:r>
            </w:del>
          </w:p>
        </w:tc>
        <w:tc>
          <w:tcPr>
            <w:tcW w:w="1001" w:type="dxa"/>
            <w:tcPrChange w:id="5206" w:author="bmooney" w:date="2011-04-11T08:37:00Z">
              <w:tcPr>
                <w:tcW w:w="0" w:type="auto"/>
              </w:tcPr>
            </w:tcPrChange>
          </w:tcPr>
          <w:p w14:paraId="56706201" w14:textId="1F7BF0FA" w:rsidR="00FD1C0D" w:rsidRPr="00931F9D" w:rsidDel="00EC2424" w:rsidRDefault="00FD1C0D" w:rsidP="00931F9D">
            <w:pPr>
              <w:spacing w:after="120"/>
              <w:rPr>
                <w:del w:id="5207" w:author="bmooney" w:date="2011-06-14T14:14:00Z"/>
                <w:sz w:val="20"/>
              </w:rPr>
            </w:pPr>
          </w:p>
        </w:tc>
      </w:tr>
      <w:tr w:rsidR="00FD1C0D" w:rsidRPr="00931F9D" w:rsidDel="00EC2424" w14:paraId="16E4AAFE" w14:textId="379F72DC" w:rsidTr="00FD1C0D">
        <w:trPr>
          <w:cantSplit/>
          <w:tblHeader/>
          <w:del w:id="5208" w:author="bmooney" w:date="2011-06-14T14:14:00Z"/>
          <w:trPrChange w:id="5209" w:author="bmooney" w:date="2011-04-11T08:37:00Z">
            <w:trPr>
              <w:cantSplit/>
              <w:tblHeader/>
            </w:trPr>
          </w:trPrChange>
        </w:trPr>
        <w:tc>
          <w:tcPr>
            <w:tcW w:w="531" w:type="dxa"/>
            <w:tcPrChange w:id="5210" w:author="bmooney" w:date="2011-04-11T08:37:00Z">
              <w:tcPr>
                <w:tcW w:w="0" w:type="auto"/>
              </w:tcPr>
            </w:tcPrChange>
          </w:tcPr>
          <w:p w14:paraId="16E4AAF9" w14:textId="3BCFB073" w:rsidR="00FD1C0D" w:rsidRPr="00931F9D" w:rsidDel="00EC2424" w:rsidRDefault="00FD1C0D" w:rsidP="006F622A">
            <w:pPr>
              <w:spacing w:after="120"/>
              <w:rPr>
                <w:del w:id="5211" w:author="bmooney" w:date="2011-06-14T14:14:00Z"/>
                <w:sz w:val="20"/>
              </w:rPr>
            </w:pPr>
            <w:del w:id="5212" w:author="bmooney" w:date="2011-06-14T14:14:00Z">
              <w:r w:rsidRPr="00931F9D" w:rsidDel="00EC2424">
                <w:rPr>
                  <w:sz w:val="20"/>
                </w:rPr>
                <w:delText>911</w:delText>
              </w:r>
            </w:del>
          </w:p>
        </w:tc>
        <w:tc>
          <w:tcPr>
            <w:tcW w:w="1936" w:type="dxa"/>
            <w:tcPrChange w:id="5213" w:author="bmooney" w:date="2011-04-11T08:37:00Z">
              <w:tcPr>
                <w:tcW w:w="0" w:type="auto"/>
              </w:tcPr>
            </w:tcPrChange>
          </w:tcPr>
          <w:p w14:paraId="16E4AAFA" w14:textId="03FB3510" w:rsidR="00FD1C0D" w:rsidRPr="00931F9D" w:rsidDel="00EC2424" w:rsidRDefault="00FD1C0D" w:rsidP="00931F9D">
            <w:pPr>
              <w:spacing w:after="120"/>
              <w:rPr>
                <w:del w:id="5214" w:author="bmooney" w:date="2011-06-14T14:14:00Z"/>
                <w:sz w:val="20"/>
              </w:rPr>
            </w:pPr>
            <w:del w:id="5215" w:author="bmooney" w:date="2011-06-14T14:14:00Z">
              <w:r w:rsidRPr="00931F9D" w:rsidDel="00EC2424">
                <w:rPr>
                  <w:sz w:val="20"/>
                </w:rPr>
                <w:delText>Requisition. RequisitionNumber and Requisition. RequisitionBarcode</w:delText>
              </w:r>
            </w:del>
          </w:p>
        </w:tc>
        <w:tc>
          <w:tcPr>
            <w:tcW w:w="1853" w:type="dxa"/>
            <w:tcPrChange w:id="5216" w:author="bmooney" w:date="2011-04-11T08:37:00Z">
              <w:tcPr>
                <w:tcW w:w="0" w:type="auto"/>
              </w:tcPr>
            </w:tcPrChange>
          </w:tcPr>
          <w:p w14:paraId="16E4AAFB" w14:textId="4E2BDB28" w:rsidR="00FD1C0D" w:rsidRPr="00931F9D" w:rsidDel="00EC2424" w:rsidRDefault="00FD1C0D" w:rsidP="00931F9D">
            <w:pPr>
              <w:spacing w:after="120"/>
              <w:rPr>
                <w:del w:id="5217" w:author="bmooney" w:date="2011-06-14T14:14:00Z"/>
                <w:sz w:val="20"/>
              </w:rPr>
            </w:pPr>
            <w:del w:id="5218" w:author="bmooney" w:date="2011-06-14T14:14:00Z">
              <w:r w:rsidRPr="00931F9D" w:rsidDel="00EC2424">
                <w:rPr>
                  <w:sz w:val="20"/>
                </w:rPr>
                <w:delText xml:space="preserve">Above </w:delText>
              </w:r>
            </w:del>
            <w:del w:id="5219" w:author="bmooney" w:date="2011-04-11T08:36:00Z">
              <w:r w:rsidRPr="00931F9D" w:rsidDel="00FD1C0D">
                <w:rPr>
                  <w:sz w:val="20"/>
                </w:rPr>
                <w:delText>Assay / Submission Type</w:delText>
              </w:r>
            </w:del>
          </w:p>
        </w:tc>
        <w:tc>
          <w:tcPr>
            <w:tcW w:w="1987" w:type="dxa"/>
            <w:tcPrChange w:id="5220" w:author="bmooney" w:date="2011-04-11T08:37:00Z">
              <w:tcPr>
                <w:tcW w:w="0" w:type="auto"/>
              </w:tcPr>
            </w:tcPrChange>
          </w:tcPr>
          <w:p w14:paraId="16E4AAFC" w14:textId="0383710A" w:rsidR="00FD1C0D" w:rsidRPr="00931F9D" w:rsidDel="00EC2424" w:rsidRDefault="00FD1C0D" w:rsidP="00931F9D">
            <w:pPr>
              <w:spacing w:after="120"/>
              <w:rPr>
                <w:del w:id="5221" w:author="bmooney" w:date="2011-06-14T14:14:00Z"/>
                <w:sz w:val="20"/>
              </w:rPr>
            </w:pPr>
            <w:del w:id="5222" w:author="bmooney" w:date="2011-06-14T14:14:00Z">
              <w:r w:rsidRPr="00931F9D" w:rsidDel="00EC2424">
                <w:rPr>
                  <w:sz w:val="20"/>
                </w:rPr>
                <w:delText>Requisition barcode (not labeled)</w:delText>
              </w:r>
            </w:del>
          </w:p>
        </w:tc>
        <w:tc>
          <w:tcPr>
            <w:tcW w:w="2160" w:type="dxa"/>
            <w:tcPrChange w:id="5223" w:author="bmooney" w:date="2011-04-11T08:37:00Z">
              <w:tcPr>
                <w:tcW w:w="0" w:type="auto"/>
              </w:tcPr>
            </w:tcPrChange>
          </w:tcPr>
          <w:p w14:paraId="16E4AAFD" w14:textId="64944880" w:rsidR="00FD1C0D" w:rsidRPr="00931F9D" w:rsidDel="00EC2424" w:rsidRDefault="00FD1C0D" w:rsidP="00931F9D">
            <w:pPr>
              <w:spacing w:after="120"/>
              <w:rPr>
                <w:del w:id="5224" w:author="bmooney" w:date="2011-06-14T14:14:00Z"/>
                <w:sz w:val="20"/>
              </w:rPr>
            </w:pPr>
            <w:del w:id="5225" w:author="bmooney" w:date="2011-06-14T14:14:00Z">
              <w:r w:rsidRPr="00931F9D" w:rsidDel="00EC2424">
                <w:rPr>
                  <w:sz w:val="20"/>
                </w:rPr>
                <w:delText>tblRequisition. RequisitionBarcode</w:delText>
              </w:r>
            </w:del>
          </w:p>
        </w:tc>
        <w:tc>
          <w:tcPr>
            <w:tcW w:w="1001" w:type="dxa"/>
            <w:tcPrChange w:id="5226" w:author="bmooney" w:date="2011-04-11T08:37:00Z">
              <w:tcPr>
                <w:tcW w:w="0" w:type="auto"/>
              </w:tcPr>
            </w:tcPrChange>
          </w:tcPr>
          <w:p w14:paraId="53083BAE" w14:textId="6141E29C" w:rsidR="00FD1C0D" w:rsidRPr="00931F9D" w:rsidDel="00EC2424" w:rsidRDefault="00FD1C0D" w:rsidP="00931F9D">
            <w:pPr>
              <w:spacing w:after="120"/>
              <w:rPr>
                <w:del w:id="5227" w:author="bmooney" w:date="2011-06-14T14:14:00Z"/>
                <w:sz w:val="20"/>
              </w:rPr>
            </w:pPr>
          </w:p>
        </w:tc>
      </w:tr>
      <w:tr w:rsidR="00FD1C0D" w:rsidRPr="00931F9D" w:rsidDel="00EC2424" w14:paraId="16E4AB04" w14:textId="471C78C7" w:rsidTr="00FD1C0D">
        <w:trPr>
          <w:cantSplit/>
          <w:tblHeader/>
          <w:del w:id="5228" w:author="bmooney" w:date="2011-06-14T14:14:00Z"/>
          <w:trPrChange w:id="5229" w:author="bmooney" w:date="2011-04-11T08:37:00Z">
            <w:trPr>
              <w:cantSplit/>
              <w:tblHeader/>
            </w:trPr>
          </w:trPrChange>
        </w:trPr>
        <w:tc>
          <w:tcPr>
            <w:tcW w:w="531" w:type="dxa"/>
            <w:tcPrChange w:id="5230" w:author="bmooney" w:date="2011-04-11T08:37:00Z">
              <w:tcPr>
                <w:tcW w:w="0" w:type="auto"/>
              </w:tcPr>
            </w:tcPrChange>
          </w:tcPr>
          <w:p w14:paraId="16E4AAFF" w14:textId="7B0622E2" w:rsidR="00FD1C0D" w:rsidRPr="00931F9D" w:rsidDel="00EC2424" w:rsidRDefault="00FD1C0D" w:rsidP="006F622A">
            <w:pPr>
              <w:spacing w:after="120"/>
              <w:rPr>
                <w:del w:id="5231" w:author="bmooney" w:date="2011-06-14T14:14:00Z"/>
                <w:sz w:val="20"/>
              </w:rPr>
            </w:pPr>
            <w:del w:id="5232" w:author="bmooney" w:date="2011-06-14T14:14:00Z">
              <w:r w:rsidRPr="00931F9D" w:rsidDel="00EC2424">
                <w:rPr>
                  <w:sz w:val="20"/>
                </w:rPr>
                <w:delText>912</w:delText>
              </w:r>
            </w:del>
          </w:p>
        </w:tc>
        <w:tc>
          <w:tcPr>
            <w:tcW w:w="1936" w:type="dxa"/>
            <w:tcPrChange w:id="5233" w:author="bmooney" w:date="2011-04-11T08:37:00Z">
              <w:tcPr>
                <w:tcW w:w="0" w:type="auto"/>
              </w:tcPr>
            </w:tcPrChange>
          </w:tcPr>
          <w:p w14:paraId="16E4AB00" w14:textId="35752473" w:rsidR="00FD1C0D" w:rsidRPr="00931F9D" w:rsidDel="00EC2424" w:rsidRDefault="00FD1C0D" w:rsidP="00931F9D">
            <w:pPr>
              <w:spacing w:after="120"/>
              <w:rPr>
                <w:del w:id="5234" w:author="bmooney" w:date="2011-06-14T14:14:00Z"/>
                <w:sz w:val="20"/>
              </w:rPr>
            </w:pPr>
            <w:del w:id="5235" w:author="bmooney" w:date="2011-06-14T14:14:00Z">
              <w:r w:rsidRPr="00931F9D" w:rsidDel="00EC2424">
                <w:rPr>
                  <w:sz w:val="20"/>
                </w:rPr>
                <w:delText>Requisition. TestType</w:delText>
              </w:r>
            </w:del>
          </w:p>
        </w:tc>
        <w:tc>
          <w:tcPr>
            <w:tcW w:w="1853" w:type="dxa"/>
            <w:tcPrChange w:id="5236" w:author="bmooney" w:date="2011-04-11T08:37:00Z">
              <w:tcPr>
                <w:tcW w:w="0" w:type="auto"/>
              </w:tcPr>
            </w:tcPrChange>
          </w:tcPr>
          <w:p w14:paraId="16E4AB01" w14:textId="1BBF3F65" w:rsidR="00FD1C0D" w:rsidRPr="00931F9D" w:rsidDel="00EC2424" w:rsidRDefault="00FD1C0D" w:rsidP="00931F9D">
            <w:pPr>
              <w:spacing w:after="120"/>
              <w:rPr>
                <w:del w:id="5237" w:author="bmooney" w:date="2011-06-14T14:14:00Z"/>
                <w:sz w:val="20"/>
              </w:rPr>
            </w:pPr>
            <w:del w:id="5238" w:author="bmooney" w:date="2011-06-14T14:14:00Z">
              <w:r w:rsidRPr="00931F9D" w:rsidDel="00EC2424">
                <w:rPr>
                  <w:sz w:val="20"/>
                </w:rPr>
                <w:delText xml:space="preserve">I. </w:delText>
              </w:r>
            </w:del>
            <w:del w:id="5239" w:author="bmooney" w:date="2011-04-11T08:36:00Z">
              <w:r w:rsidRPr="00931F9D" w:rsidDel="00FD1C0D">
                <w:rPr>
                  <w:sz w:val="20"/>
                </w:rPr>
                <w:delText>Assay / Submission Type</w:delText>
              </w:r>
            </w:del>
          </w:p>
        </w:tc>
        <w:tc>
          <w:tcPr>
            <w:tcW w:w="1987" w:type="dxa"/>
            <w:tcPrChange w:id="5240" w:author="bmooney" w:date="2011-04-11T08:37:00Z">
              <w:tcPr>
                <w:tcW w:w="0" w:type="auto"/>
              </w:tcPr>
            </w:tcPrChange>
          </w:tcPr>
          <w:p w14:paraId="16E4AB02" w14:textId="11631B03" w:rsidR="00FD1C0D" w:rsidRPr="00931F9D" w:rsidDel="00EC2424" w:rsidRDefault="00FD1C0D" w:rsidP="00931F9D">
            <w:pPr>
              <w:spacing w:after="120"/>
              <w:rPr>
                <w:del w:id="5241" w:author="bmooney" w:date="2011-06-14T14:14:00Z"/>
                <w:sz w:val="20"/>
              </w:rPr>
            </w:pPr>
            <w:del w:id="5242" w:author="bmooney" w:date="2011-06-14T14:14:00Z">
              <w:r w:rsidRPr="00931F9D" w:rsidDel="00EC2424">
                <w:rPr>
                  <w:sz w:val="20"/>
                </w:rPr>
                <w:delText>Breast checkbox</w:delText>
              </w:r>
            </w:del>
          </w:p>
        </w:tc>
        <w:tc>
          <w:tcPr>
            <w:tcW w:w="2160" w:type="dxa"/>
            <w:tcPrChange w:id="5243" w:author="bmooney" w:date="2011-04-11T08:37:00Z">
              <w:tcPr>
                <w:tcW w:w="0" w:type="auto"/>
              </w:tcPr>
            </w:tcPrChange>
          </w:tcPr>
          <w:p w14:paraId="16E4AB03" w14:textId="220FFEEF" w:rsidR="00FD1C0D" w:rsidRPr="00931F9D" w:rsidDel="00EC2424" w:rsidRDefault="00FD1C0D" w:rsidP="00931F9D">
            <w:pPr>
              <w:spacing w:after="120"/>
              <w:rPr>
                <w:del w:id="5244" w:author="bmooney" w:date="2011-06-14T14:14:00Z"/>
                <w:sz w:val="20"/>
              </w:rPr>
            </w:pPr>
            <w:del w:id="5245" w:author="bmooney" w:date="2011-06-14T14:14:00Z">
              <w:r w:rsidRPr="00931F9D" w:rsidDel="00EC2424">
                <w:rPr>
                  <w:sz w:val="20"/>
                </w:rPr>
                <w:delText>Checked if tblRequisition. TestTypeID = Breast (OncotypeRC)</w:delText>
              </w:r>
            </w:del>
          </w:p>
        </w:tc>
        <w:tc>
          <w:tcPr>
            <w:tcW w:w="1001" w:type="dxa"/>
            <w:tcPrChange w:id="5246" w:author="bmooney" w:date="2011-04-11T08:37:00Z">
              <w:tcPr>
                <w:tcW w:w="0" w:type="auto"/>
              </w:tcPr>
            </w:tcPrChange>
          </w:tcPr>
          <w:p w14:paraId="0B269C39" w14:textId="41391D0E" w:rsidR="00FD1C0D" w:rsidRPr="00931F9D" w:rsidDel="00EC2424" w:rsidRDefault="00FD1C0D" w:rsidP="00931F9D">
            <w:pPr>
              <w:spacing w:after="120"/>
              <w:rPr>
                <w:del w:id="5247" w:author="bmooney" w:date="2011-06-14T14:14:00Z"/>
                <w:sz w:val="20"/>
              </w:rPr>
            </w:pPr>
          </w:p>
        </w:tc>
      </w:tr>
      <w:tr w:rsidR="00FD1C0D" w:rsidRPr="00931F9D" w:rsidDel="00EC2424" w14:paraId="16E4AB0A" w14:textId="223F7BCA" w:rsidTr="00FD1C0D">
        <w:trPr>
          <w:cantSplit/>
          <w:tblHeader/>
          <w:del w:id="5248" w:author="bmooney" w:date="2011-06-14T14:14:00Z"/>
          <w:trPrChange w:id="5249" w:author="bmooney" w:date="2011-04-11T08:37:00Z">
            <w:trPr>
              <w:cantSplit/>
              <w:tblHeader/>
            </w:trPr>
          </w:trPrChange>
        </w:trPr>
        <w:tc>
          <w:tcPr>
            <w:tcW w:w="531" w:type="dxa"/>
            <w:tcPrChange w:id="5250" w:author="bmooney" w:date="2011-04-11T08:37:00Z">
              <w:tcPr>
                <w:tcW w:w="0" w:type="auto"/>
              </w:tcPr>
            </w:tcPrChange>
          </w:tcPr>
          <w:p w14:paraId="16E4AB05" w14:textId="2A524A34" w:rsidR="00FD1C0D" w:rsidRPr="00931F9D" w:rsidDel="00EC2424" w:rsidRDefault="00FD1C0D" w:rsidP="006F622A">
            <w:pPr>
              <w:spacing w:after="120"/>
              <w:rPr>
                <w:del w:id="5251" w:author="bmooney" w:date="2011-06-14T14:14:00Z"/>
                <w:sz w:val="20"/>
              </w:rPr>
            </w:pPr>
            <w:del w:id="5252" w:author="bmooney" w:date="2011-06-14T14:14:00Z">
              <w:r w:rsidRPr="00931F9D" w:rsidDel="00EC2424">
                <w:rPr>
                  <w:sz w:val="20"/>
                </w:rPr>
                <w:delText>913</w:delText>
              </w:r>
            </w:del>
          </w:p>
        </w:tc>
        <w:tc>
          <w:tcPr>
            <w:tcW w:w="1936" w:type="dxa"/>
            <w:tcPrChange w:id="5253" w:author="bmooney" w:date="2011-04-11T08:37:00Z">
              <w:tcPr>
                <w:tcW w:w="0" w:type="auto"/>
              </w:tcPr>
            </w:tcPrChange>
          </w:tcPr>
          <w:p w14:paraId="16E4AB06" w14:textId="31F5738D" w:rsidR="00FD1C0D" w:rsidRPr="00931F9D" w:rsidDel="00EC2424" w:rsidRDefault="00FD1C0D" w:rsidP="00931F9D">
            <w:pPr>
              <w:spacing w:after="120"/>
              <w:rPr>
                <w:del w:id="5254" w:author="bmooney" w:date="2011-06-14T14:14:00Z"/>
                <w:sz w:val="20"/>
              </w:rPr>
            </w:pPr>
            <w:del w:id="5255" w:author="bmooney" w:date="2011-06-14T14:14:00Z">
              <w:r w:rsidRPr="00931F9D" w:rsidDel="00EC2424">
                <w:rPr>
                  <w:sz w:val="20"/>
                </w:rPr>
                <w:delText>Requisition. TestType</w:delText>
              </w:r>
            </w:del>
          </w:p>
        </w:tc>
        <w:tc>
          <w:tcPr>
            <w:tcW w:w="1853" w:type="dxa"/>
            <w:tcPrChange w:id="5256" w:author="bmooney" w:date="2011-04-11T08:37:00Z">
              <w:tcPr>
                <w:tcW w:w="0" w:type="auto"/>
              </w:tcPr>
            </w:tcPrChange>
          </w:tcPr>
          <w:p w14:paraId="16E4AB07" w14:textId="250BC159" w:rsidR="00FD1C0D" w:rsidRPr="00931F9D" w:rsidDel="00EC2424" w:rsidRDefault="00FD1C0D" w:rsidP="00931F9D">
            <w:pPr>
              <w:spacing w:after="120"/>
              <w:rPr>
                <w:del w:id="5257" w:author="bmooney" w:date="2011-06-14T14:14:00Z"/>
                <w:sz w:val="20"/>
              </w:rPr>
            </w:pPr>
            <w:del w:id="5258" w:author="bmooney" w:date="2011-06-14T14:14:00Z">
              <w:r w:rsidRPr="00931F9D" w:rsidDel="00EC2424">
                <w:rPr>
                  <w:sz w:val="20"/>
                </w:rPr>
                <w:delText xml:space="preserve">I. </w:delText>
              </w:r>
            </w:del>
            <w:del w:id="5259" w:author="bmooney" w:date="2011-04-11T08:36:00Z">
              <w:r w:rsidRPr="00931F9D" w:rsidDel="00FD1C0D">
                <w:rPr>
                  <w:sz w:val="20"/>
                </w:rPr>
                <w:delText>Assay / Submission Type</w:delText>
              </w:r>
            </w:del>
          </w:p>
        </w:tc>
        <w:tc>
          <w:tcPr>
            <w:tcW w:w="1987" w:type="dxa"/>
            <w:tcPrChange w:id="5260" w:author="bmooney" w:date="2011-04-11T08:37:00Z">
              <w:tcPr>
                <w:tcW w:w="0" w:type="auto"/>
              </w:tcPr>
            </w:tcPrChange>
          </w:tcPr>
          <w:p w14:paraId="16E4AB08" w14:textId="4F052BE7" w:rsidR="00FD1C0D" w:rsidRPr="00931F9D" w:rsidDel="00EC2424" w:rsidRDefault="00FD1C0D" w:rsidP="00931F9D">
            <w:pPr>
              <w:spacing w:after="120"/>
              <w:rPr>
                <w:del w:id="5261" w:author="bmooney" w:date="2011-06-14T14:14:00Z"/>
                <w:sz w:val="20"/>
              </w:rPr>
            </w:pPr>
            <w:del w:id="5262" w:author="bmooney" w:date="2011-06-14T14:14:00Z">
              <w:r w:rsidRPr="00931F9D" w:rsidDel="00EC2424">
                <w:rPr>
                  <w:sz w:val="20"/>
                </w:rPr>
                <w:delText>Colon check box</w:delText>
              </w:r>
            </w:del>
          </w:p>
        </w:tc>
        <w:tc>
          <w:tcPr>
            <w:tcW w:w="2160" w:type="dxa"/>
            <w:tcPrChange w:id="5263" w:author="bmooney" w:date="2011-04-11T08:37:00Z">
              <w:tcPr>
                <w:tcW w:w="0" w:type="auto"/>
              </w:tcPr>
            </w:tcPrChange>
          </w:tcPr>
          <w:p w14:paraId="16E4AB09" w14:textId="14721C14" w:rsidR="00FD1C0D" w:rsidRPr="00931F9D" w:rsidDel="00EC2424" w:rsidRDefault="00FD1C0D" w:rsidP="00931F9D">
            <w:pPr>
              <w:spacing w:after="120"/>
              <w:rPr>
                <w:del w:id="5264" w:author="bmooney" w:date="2011-06-14T14:14:00Z"/>
                <w:sz w:val="20"/>
              </w:rPr>
            </w:pPr>
            <w:del w:id="5265" w:author="bmooney" w:date="2011-06-14T14:14:00Z">
              <w:r w:rsidRPr="00931F9D" w:rsidDel="00EC2424">
                <w:rPr>
                  <w:sz w:val="20"/>
                </w:rPr>
                <w:delText>Checked if tblRequisition. TestTypeID = Colon</w:delText>
              </w:r>
            </w:del>
          </w:p>
        </w:tc>
        <w:tc>
          <w:tcPr>
            <w:tcW w:w="1001" w:type="dxa"/>
            <w:tcPrChange w:id="5266" w:author="bmooney" w:date="2011-04-11T08:37:00Z">
              <w:tcPr>
                <w:tcW w:w="0" w:type="auto"/>
              </w:tcPr>
            </w:tcPrChange>
          </w:tcPr>
          <w:p w14:paraId="40D4CF3A" w14:textId="787B036E" w:rsidR="00FD1C0D" w:rsidRPr="00931F9D" w:rsidDel="00EC2424" w:rsidRDefault="00FD1C0D" w:rsidP="00931F9D">
            <w:pPr>
              <w:spacing w:after="120"/>
              <w:rPr>
                <w:del w:id="5267" w:author="bmooney" w:date="2011-06-14T14:14:00Z"/>
                <w:sz w:val="20"/>
              </w:rPr>
            </w:pPr>
          </w:p>
        </w:tc>
      </w:tr>
      <w:tr w:rsidR="00FD1C0D" w:rsidRPr="00931F9D" w:rsidDel="00EC2424" w14:paraId="16E4AB10" w14:textId="39C5B450" w:rsidTr="00FD1C0D">
        <w:trPr>
          <w:cantSplit/>
          <w:tblHeader/>
          <w:del w:id="5268" w:author="bmooney" w:date="2011-06-14T14:14:00Z"/>
          <w:trPrChange w:id="5269" w:author="bmooney" w:date="2011-04-11T08:37:00Z">
            <w:trPr>
              <w:cantSplit/>
              <w:tblHeader/>
            </w:trPr>
          </w:trPrChange>
        </w:trPr>
        <w:tc>
          <w:tcPr>
            <w:tcW w:w="531" w:type="dxa"/>
            <w:tcPrChange w:id="5270" w:author="bmooney" w:date="2011-04-11T08:37:00Z">
              <w:tcPr>
                <w:tcW w:w="0" w:type="auto"/>
              </w:tcPr>
            </w:tcPrChange>
          </w:tcPr>
          <w:p w14:paraId="16E4AB0B" w14:textId="787CAC5A" w:rsidR="00FD1C0D" w:rsidRPr="00931F9D" w:rsidDel="00EC2424" w:rsidRDefault="00FD1C0D" w:rsidP="006F622A">
            <w:pPr>
              <w:spacing w:after="120"/>
              <w:rPr>
                <w:del w:id="5271" w:author="bmooney" w:date="2011-06-14T14:14:00Z"/>
                <w:sz w:val="20"/>
              </w:rPr>
            </w:pPr>
            <w:del w:id="5272" w:author="bmooney" w:date="2011-06-14T14:14:00Z">
              <w:r w:rsidRPr="00931F9D" w:rsidDel="00EC2424">
                <w:rPr>
                  <w:sz w:val="20"/>
                </w:rPr>
                <w:delText>914</w:delText>
              </w:r>
            </w:del>
          </w:p>
        </w:tc>
        <w:tc>
          <w:tcPr>
            <w:tcW w:w="1936" w:type="dxa"/>
            <w:tcPrChange w:id="5273" w:author="bmooney" w:date="2011-04-11T08:37:00Z">
              <w:tcPr>
                <w:tcW w:w="0" w:type="auto"/>
              </w:tcPr>
            </w:tcPrChange>
          </w:tcPr>
          <w:p w14:paraId="16E4AB0C" w14:textId="61ECECD5" w:rsidR="00FD1C0D" w:rsidRPr="00931F9D" w:rsidDel="00EC2424" w:rsidRDefault="00FD1C0D" w:rsidP="00931F9D">
            <w:pPr>
              <w:spacing w:after="120"/>
              <w:rPr>
                <w:del w:id="5274" w:author="bmooney" w:date="2011-06-14T14:14:00Z"/>
                <w:sz w:val="20"/>
              </w:rPr>
            </w:pPr>
            <w:del w:id="5275" w:author="bmooney" w:date="2011-06-14T14:14:00Z">
              <w:r w:rsidRPr="00931F9D" w:rsidDel="00EC2424">
                <w:rPr>
                  <w:sz w:val="20"/>
                </w:rPr>
                <w:delText>Requisition. SubmissionType</w:delText>
              </w:r>
            </w:del>
          </w:p>
        </w:tc>
        <w:tc>
          <w:tcPr>
            <w:tcW w:w="1853" w:type="dxa"/>
            <w:tcPrChange w:id="5276" w:author="bmooney" w:date="2011-04-11T08:37:00Z">
              <w:tcPr>
                <w:tcW w:w="0" w:type="auto"/>
              </w:tcPr>
            </w:tcPrChange>
          </w:tcPr>
          <w:p w14:paraId="16E4AB0D" w14:textId="5F889A10" w:rsidR="00FD1C0D" w:rsidRPr="00931F9D" w:rsidDel="00EC2424" w:rsidRDefault="00FD1C0D" w:rsidP="00931F9D">
            <w:pPr>
              <w:spacing w:after="120"/>
              <w:rPr>
                <w:del w:id="5277" w:author="bmooney" w:date="2011-06-14T14:14:00Z"/>
                <w:sz w:val="20"/>
              </w:rPr>
            </w:pPr>
            <w:del w:id="5278" w:author="bmooney" w:date="2011-06-14T14:14:00Z">
              <w:r w:rsidRPr="00931F9D" w:rsidDel="00EC2424">
                <w:rPr>
                  <w:sz w:val="20"/>
                </w:rPr>
                <w:delText xml:space="preserve">I. </w:delText>
              </w:r>
            </w:del>
            <w:del w:id="5279" w:author="bmooney" w:date="2011-04-11T08:37:00Z">
              <w:r w:rsidRPr="00931F9D" w:rsidDel="00FD1C0D">
                <w:rPr>
                  <w:sz w:val="20"/>
                </w:rPr>
                <w:delText>Assay / Submission Type</w:delText>
              </w:r>
            </w:del>
          </w:p>
        </w:tc>
        <w:tc>
          <w:tcPr>
            <w:tcW w:w="1987" w:type="dxa"/>
            <w:tcPrChange w:id="5280" w:author="bmooney" w:date="2011-04-11T08:37:00Z">
              <w:tcPr>
                <w:tcW w:w="0" w:type="auto"/>
              </w:tcPr>
            </w:tcPrChange>
          </w:tcPr>
          <w:p w14:paraId="16E4AB0E" w14:textId="168B3600" w:rsidR="00FD1C0D" w:rsidRPr="00931F9D" w:rsidDel="00EC2424" w:rsidRDefault="00FD1C0D" w:rsidP="00931F9D">
            <w:pPr>
              <w:spacing w:after="120"/>
              <w:rPr>
                <w:del w:id="5281" w:author="bmooney" w:date="2011-06-14T14:14:00Z"/>
                <w:sz w:val="20"/>
              </w:rPr>
            </w:pPr>
            <w:del w:id="5282" w:author="bmooney" w:date="2011-06-14T14:14:00Z">
              <w:r w:rsidRPr="00931F9D" w:rsidDel="00EC2424">
                <w:rPr>
                  <w:sz w:val="20"/>
                </w:rPr>
                <w:delText>First submission check box</w:delText>
              </w:r>
            </w:del>
          </w:p>
        </w:tc>
        <w:tc>
          <w:tcPr>
            <w:tcW w:w="2160" w:type="dxa"/>
            <w:tcPrChange w:id="5283" w:author="bmooney" w:date="2011-04-11T08:37:00Z">
              <w:tcPr>
                <w:tcW w:w="0" w:type="auto"/>
              </w:tcPr>
            </w:tcPrChange>
          </w:tcPr>
          <w:p w14:paraId="16E4AB0F" w14:textId="75A35DD6" w:rsidR="00FD1C0D" w:rsidRPr="00931F9D" w:rsidDel="00EC2424" w:rsidRDefault="00FD1C0D" w:rsidP="00931F9D">
            <w:pPr>
              <w:spacing w:after="120"/>
              <w:rPr>
                <w:del w:id="5284" w:author="bmooney" w:date="2011-06-14T14:14:00Z"/>
                <w:sz w:val="20"/>
              </w:rPr>
            </w:pPr>
            <w:del w:id="5285" w:author="bmooney" w:date="2011-06-14T14:14:00Z">
              <w:r w:rsidRPr="00931F9D" w:rsidDel="00EC2424">
                <w:rPr>
                  <w:sz w:val="20"/>
                </w:rPr>
                <w:delText>Checked if if tblRequisition. SubmissionType = First</w:delText>
              </w:r>
            </w:del>
          </w:p>
        </w:tc>
        <w:tc>
          <w:tcPr>
            <w:tcW w:w="1001" w:type="dxa"/>
            <w:tcPrChange w:id="5286" w:author="bmooney" w:date="2011-04-11T08:37:00Z">
              <w:tcPr>
                <w:tcW w:w="0" w:type="auto"/>
              </w:tcPr>
            </w:tcPrChange>
          </w:tcPr>
          <w:p w14:paraId="19F81EDA" w14:textId="059ED7B3" w:rsidR="00FD1C0D" w:rsidRPr="00931F9D" w:rsidDel="00EC2424" w:rsidRDefault="00FD1C0D" w:rsidP="00931F9D">
            <w:pPr>
              <w:spacing w:after="120"/>
              <w:rPr>
                <w:del w:id="5287" w:author="bmooney" w:date="2011-06-14T14:14:00Z"/>
                <w:sz w:val="20"/>
              </w:rPr>
            </w:pPr>
          </w:p>
        </w:tc>
      </w:tr>
      <w:tr w:rsidR="00FD1C0D" w:rsidRPr="00931F9D" w:rsidDel="00EC2424" w14:paraId="16E4AB16" w14:textId="68DF28A1" w:rsidTr="00FD1C0D">
        <w:trPr>
          <w:cantSplit/>
          <w:tblHeader/>
          <w:del w:id="5288" w:author="bmooney" w:date="2011-06-14T14:14:00Z"/>
          <w:trPrChange w:id="5289" w:author="bmooney" w:date="2011-04-11T08:37:00Z">
            <w:trPr>
              <w:cantSplit/>
              <w:tblHeader/>
            </w:trPr>
          </w:trPrChange>
        </w:trPr>
        <w:tc>
          <w:tcPr>
            <w:tcW w:w="531" w:type="dxa"/>
            <w:tcPrChange w:id="5290" w:author="bmooney" w:date="2011-04-11T08:37:00Z">
              <w:tcPr>
                <w:tcW w:w="0" w:type="auto"/>
              </w:tcPr>
            </w:tcPrChange>
          </w:tcPr>
          <w:p w14:paraId="16E4AB11" w14:textId="70A32312" w:rsidR="00FD1C0D" w:rsidRPr="00931F9D" w:rsidDel="00EC2424" w:rsidRDefault="00FD1C0D" w:rsidP="006F622A">
            <w:pPr>
              <w:spacing w:after="120"/>
              <w:rPr>
                <w:del w:id="5291" w:author="bmooney" w:date="2011-06-14T14:14:00Z"/>
                <w:sz w:val="20"/>
              </w:rPr>
            </w:pPr>
            <w:del w:id="5292" w:author="bmooney" w:date="2011-06-14T14:14:00Z">
              <w:r w:rsidRPr="00931F9D" w:rsidDel="00EC2424">
                <w:rPr>
                  <w:sz w:val="20"/>
                </w:rPr>
                <w:delText>915</w:delText>
              </w:r>
            </w:del>
          </w:p>
        </w:tc>
        <w:tc>
          <w:tcPr>
            <w:tcW w:w="1936" w:type="dxa"/>
            <w:tcPrChange w:id="5293" w:author="bmooney" w:date="2011-04-11T08:37:00Z">
              <w:tcPr>
                <w:tcW w:w="0" w:type="auto"/>
              </w:tcPr>
            </w:tcPrChange>
          </w:tcPr>
          <w:p w14:paraId="16E4AB12" w14:textId="3D856AB7" w:rsidR="00FD1C0D" w:rsidRPr="00931F9D" w:rsidDel="00EC2424" w:rsidRDefault="00FD1C0D" w:rsidP="00931F9D">
            <w:pPr>
              <w:spacing w:after="120"/>
              <w:rPr>
                <w:del w:id="5294" w:author="bmooney" w:date="2011-06-14T14:14:00Z"/>
                <w:sz w:val="20"/>
              </w:rPr>
            </w:pPr>
            <w:del w:id="5295" w:author="bmooney" w:date="2011-06-14T14:14:00Z">
              <w:r w:rsidRPr="00931F9D" w:rsidDel="00EC2424">
                <w:rPr>
                  <w:sz w:val="20"/>
                </w:rPr>
                <w:delText>Requisition. SubmissionType</w:delText>
              </w:r>
            </w:del>
          </w:p>
        </w:tc>
        <w:tc>
          <w:tcPr>
            <w:tcW w:w="1853" w:type="dxa"/>
            <w:tcPrChange w:id="5296" w:author="bmooney" w:date="2011-04-11T08:37:00Z">
              <w:tcPr>
                <w:tcW w:w="0" w:type="auto"/>
              </w:tcPr>
            </w:tcPrChange>
          </w:tcPr>
          <w:p w14:paraId="16E4AB13" w14:textId="7EDECEF2" w:rsidR="00FD1C0D" w:rsidRPr="00931F9D" w:rsidDel="00EC2424" w:rsidRDefault="00FD1C0D" w:rsidP="00931F9D">
            <w:pPr>
              <w:spacing w:after="120"/>
              <w:rPr>
                <w:del w:id="5297" w:author="bmooney" w:date="2011-06-14T14:14:00Z"/>
                <w:sz w:val="20"/>
              </w:rPr>
            </w:pPr>
            <w:del w:id="5298" w:author="bmooney" w:date="2011-06-14T14:14:00Z">
              <w:r w:rsidRPr="00931F9D" w:rsidDel="00EC2424">
                <w:rPr>
                  <w:sz w:val="20"/>
                </w:rPr>
                <w:delText xml:space="preserve">I. </w:delText>
              </w:r>
            </w:del>
            <w:del w:id="5299" w:author="bmooney" w:date="2011-04-11T08:37:00Z">
              <w:r w:rsidRPr="00931F9D" w:rsidDel="00FD1C0D">
                <w:rPr>
                  <w:sz w:val="20"/>
                </w:rPr>
                <w:delText>Assay / Submission Type</w:delText>
              </w:r>
            </w:del>
          </w:p>
        </w:tc>
        <w:tc>
          <w:tcPr>
            <w:tcW w:w="1987" w:type="dxa"/>
            <w:tcPrChange w:id="5300" w:author="bmooney" w:date="2011-04-11T08:37:00Z">
              <w:tcPr>
                <w:tcW w:w="0" w:type="auto"/>
              </w:tcPr>
            </w:tcPrChange>
          </w:tcPr>
          <w:p w14:paraId="16E4AB14" w14:textId="44B6049D" w:rsidR="00FD1C0D" w:rsidRPr="00931F9D" w:rsidDel="00EC2424" w:rsidRDefault="00FD1C0D" w:rsidP="00931F9D">
            <w:pPr>
              <w:spacing w:after="120"/>
              <w:rPr>
                <w:del w:id="5301" w:author="bmooney" w:date="2011-06-14T14:14:00Z"/>
                <w:sz w:val="20"/>
              </w:rPr>
            </w:pPr>
            <w:del w:id="5302" w:author="bmooney" w:date="2011-06-14T14:14:00Z">
              <w:r w:rsidRPr="00931F9D" w:rsidDel="00EC2424">
                <w:rPr>
                  <w:sz w:val="20"/>
                </w:rPr>
                <w:delText>Resubmission check box</w:delText>
              </w:r>
            </w:del>
          </w:p>
        </w:tc>
        <w:tc>
          <w:tcPr>
            <w:tcW w:w="2160" w:type="dxa"/>
            <w:tcPrChange w:id="5303" w:author="bmooney" w:date="2011-04-11T08:37:00Z">
              <w:tcPr>
                <w:tcW w:w="0" w:type="auto"/>
              </w:tcPr>
            </w:tcPrChange>
          </w:tcPr>
          <w:p w14:paraId="16E4AB15" w14:textId="2B887DCF" w:rsidR="00FD1C0D" w:rsidRPr="00931F9D" w:rsidDel="00EC2424" w:rsidRDefault="00FD1C0D" w:rsidP="00931F9D">
            <w:pPr>
              <w:spacing w:after="120"/>
              <w:rPr>
                <w:del w:id="5304" w:author="bmooney" w:date="2011-06-14T14:14:00Z"/>
                <w:sz w:val="20"/>
              </w:rPr>
            </w:pPr>
            <w:del w:id="5305" w:author="bmooney" w:date="2011-06-14T14:14:00Z">
              <w:r w:rsidRPr="00931F9D" w:rsidDel="00EC2424">
                <w:rPr>
                  <w:sz w:val="20"/>
                </w:rPr>
                <w:delText>Checked if if tblRequisition. SubmissionType = Resubmission</w:delText>
              </w:r>
            </w:del>
          </w:p>
        </w:tc>
        <w:tc>
          <w:tcPr>
            <w:tcW w:w="1001" w:type="dxa"/>
            <w:tcPrChange w:id="5306" w:author="bmooney" w:date="2011-04-11T08:37:00Z">
              <w:tcPr>
                <w:tcW w:w="0" w:type="auto"/>
              </w:tcPr>
            </w:tcPrChange>
          </w:tcPr>
          <w:p w14:paraId="2E17A34A" w14:textId="31F0404A" w:rsidR="00FD1C0D" w:rsidRPr="00931F9D" w:rsidDel="00EC2424" w:rsidRDefault="00FD1C0D" w:rsidP="00931F9D">
            <w:pPr>
              <w:spacing w:after="120"/>
              <w:rPr>
                <w:del w:id="5307" w:author="bmooney" w:date="2011-06-14T14:14:00Z"/>
                <w:sz w:val="20"/>
              </w:rPr>
            </w:pPr>
          </w:p>
        </w:tc>
      </w:tr>
      <w:tr w:rsidR="00FD1C0D" w:rsidRPr="00931F9D" w:rsidDel="00EC2424" w14:paraId="16E4AB1C" w14:textId="5E9C550D" w:rsidTr="00FD1C0D">
        <w:trPr>
          <w:cantSplit/>
          <w:tblHeader/>
          <w:del w:id="5308" w:author="bmooney" w:date="2011-06-14T14:14:00Z"/>
          <w:trPrChange w:id="5309" w:author="bmooney" w:date="2011-04-11T08:37:00Z">
            <w:trPr>
              <w:cantSplit/>
              <w:tblHeader/>
            </w:trPr>
          </w:trPrChange>
        </w:trPr>
        <w:tc>
          <w:tcPr>
            <w:tcW w:w="531" w:type="dxa"/>
            <w:tcPrChange w:id="5310" w:author="bmooney" w:date="2011-04-11T08:37:00Z">
              <w:tcPr>
                <w:tcW w:w="0" w:type="auto"/>
              </w:tcPr>
            </w:tcPrChange>
          </w:tcPr>
          <w:p w14:paraId="16E4AB17" w14:textId="542688D8" w:rsidR="00FD1C0D" w:rsidRPr="00931F9D" w:rsidDel="00EC2424" w:rsidRDefault="00FD1C0D" w:rsidP="006F622A">
            <w:pPr>
              <w:spacing w:after="120"/>
              <w:rPr>
                <w:del w:id="5311" w:author="bmooney" w:date="2011-06-14T14:14:00Z"/>
                <w:sz w:val="20"/>
              </w:rPr>
            </w:pPr>
            <w:del w:id="5312" w:author="bmooney" w:date="2011-06-14T14:14:00Z">
              <w:r w:rsidRPr="00931F9D" w:rsidDel="00EC2424">
                <w:rPr>
                  <w:sz w:val="20"/>
                </w:rPr>
                <w:delText>916</w:delText>
              </w:r>
            </w:del>
          </w:p>
        </w:tc>
        <w:tc>
          <w:tcPr>
            <w:tcW w:w="1936" w:type="dxa"/>
            <w:tcPrChange w:id="5313" w:author="bmooney" w:date="2011-04-11T08:37:00Z">
              <w:tcPr>
                <w:tcW w:w="0" w:type="auto"/>
              </w:tcPr>
            </w:tcPrChange>
          </w:tcPr>
          <w:p w14:paraId="16E4AB18" w14:textId="655CB6EF" w:rsidR="00FD1C0D" w:rsidRPr="00931F9D" w:rsidDel="00EC2424" w:rsidRDefault="00FD1C0D" w:rsidP="00931F9D">
            <w:pPr>
              <w:spacing w:after="120"/>
              <w:rPr>
                <w:del w:id="5314" w:author="bmooney" w:date="2011-06-14T14:14:00Z"/>
                <w:sz w:val="20"/>
              </w:rPr>
            </w:pPr>
            <w:del w:id="5315" w:author="bmooney" w:date="2011-06-14T14:14:00Z">
              <w:r w:rsidRPr="00931F9D" w:rsidDel="00EC2424">
                <w:rPr>
                  <w:sz w:val="20"/>
                </w:rPr>
                <w:delText>Requisition. AssociatedBarcode</w:delText>
              </w:r>
            </w:del>
          </w:p>
        </w:tc>
        <w:tc>
          <w:tcPr>
            <w:tcW w:w="1853" w:type="dxa"/>
            <w:tcPrChange w:id="5316" w:author="bmooney" w:date="2011-04-11T08:37:00Z">
              <w:tcPr>
                <w:tcW w:w="0" w:type="auto"/>
              </w:tcPr>
            </w:tcPrChange>
          </w:tcPr>
          <w:p w14:paraId="16E4AB19" w14:textId="675DB260" w:rsidR="00FD1C0D" w:rsidRPr="00931F9D" w:rsidDel="00EC2424" w:rsidRDefault="00FD1C0D" w:rsidP="00931F9D">
            <w:pPr>
              <w:spacing w:after="120"/>
              <w:rPr>
                <w:del w:id="5317" w:author="bmooney" w:date="2011-06-14T14:14:00Z"/>
                <w:sz w:val="20"/>
              </w:rPr>
            </w:pPr>
            <w:del w:id="5318" w:author="bmooney" w:date="2011-06-14T14:14:00Z">
              <w:r w:rsidRPr="00931F9D" w:rsidDel="00EC2424">
                <w:rPr>
                  <w:sz w:val="20"/>
                </w:rPr>
                <w:delText xml:space="preserve">I. </w:delText>
              </w:r>
            </w:del>
            <w:del w:id="5319" w:author="bmooney" w:date="2011-04-11T08:37:00Z">
              <w:r w:rsidRPr="00931F9D" w:rsidDel="00FD1C0D">
                <w:rPr>
                  <w:sz w:val="20"/>
                </w:rPr>
                <w:delText>Assay/Submission Type</w:delText>
              </w:r>
            </w:del>
          </w:p>
        </w:tc>
        <w:tc>
          <w:tcPr>
            <w:tcW w:w="1987" w:type="dxa"/>
            <w:tcPrChange w:id="5320" w:author="bmooney" w:date="2011-04-11T08:37:00Z">
              <w:tcPr>
                <w:tcW w:w="0" w:type="auto"/>
              </w:tcPr>
            </w:tcPrChange>
          </w:tcPr>
          <w:p w14:paraId="16E4AB1A" w14:textId="109109A2" w:rsidR="00FD1C0D" w:rsidRPr="00931F9D" w:rsidDel="00EC2424" w:rsidRDefault="00FD1C0D" w:rsidP="00931F9D">
            <w:pPr>
              <w:spacing w:after="120"/>
              <w:rPr>
                <w:del w:id="5321" w:author="bmooney" w:date="2011-06-14T14:14:00Z"/>
                <w:sz w:val="20"/>
              </w:rPr>
            </w:pPr>
            <w:del w:id="5322" w:author="bmooney" w:date="2011-06-14T14:14:00Z">
              <w:r w:rsidRPr="00931F9D" w:rsidDel="00EC2424">
                <w:rPr>
                  <w:sz w:val="20"/>
                </w:rPr>
                <w:delText>Associated Requisition</w:delText>
              </w:r>
            </w:del>
          </w:p>
        </w:tc>
        <w:tc>
          <w:tcPr>
            <w:tcW w:w="2160" w:type="dxa"/>
            <w:tcPrChange w:id="5323" w:author="bmooney" w:date="2011-04-11T08:37:00Z">
              <w:tcPr>
                <w:tcW w:w="0" w:type="auto"/>
              </w:tcPr>
            </w:tcPrChange>
          </w:tcPr>
          <w:p w14:paraId="16E4AB1B" w14:textId="272B4FE3" w:rsidR="00FD1C0D" w:rsidRPr="00931F9D" w:rsidDel="00EC2424" w:rsidRDefault="00FD1C0D" w:rsidP="00931F9D">
            <w:pPr>
              <w:spacing w:after="120"/>
              <w:rPr>
                <w:del w:id="5324" w:author="bmooney" w:date="2011-06-14T14:14:00Z"/>
                <w:sz w:val="20"/>
              </w:rPr>
            </w:pPr>
            <w:del w:id="5325" w:author="bmooney" w:date="2011-06-14T14:14:00Z">
              <w:r w:rsidRPr="00931F9D" w:rsidDel="00EC2424">
                <w:rPr>
                  <w:sz w:val="20"/>
                </w:rPr>
                <w:delText>tblRequisition. AssociatedBarcode</w:delText>
              </w:r>
            </w:del>
          </w:p>
        </w:tc>
        <w:tc>
          <w:tcPr>
            <w:tcW w:w="1001" w:type="dxa"/>
            <w:tcPrChange w:id="5326" w:author="bmooney" w:date="2011-04-11T08:37:00Z">
              <w:tcPr>
                <w:tcW w:w="0" w:type="auto"/>
              </w:tcPr>
            </w:tcPrChange>
          </w:tcPr>
          <w:p w14:paraId="419FF309" w14:textId="1AFFB3AB" w:rsidR="00FD1C0D" w:rsidRPr="00931F9D" w:rsidDel="00EC2424" w:rsidRDefault="00FD1C0D" w:rsidP="00931F9D">
            <w:pPr>
              <w:spacing w:after="120"/>
              <w:rPr>
                <w:del w:id="5327" w:author="bmooney" w:date="2011-06-14T14:14:00Z"/>
                <w:sz w:val="20"/>
              </w:rPr>
            </w:pPr>
          </w:p>
        </w:tc>
      </w:tr>
      <w:tr w:rsidR="00C12798" w:rsidRPr="00931F9D" w:rsidDel="00EC2424" w14:paraId="16E4AB22" w14:textId="5F65FF00" w:rsidTr="00FD1C0D">
        <w:trPr>
          <w:cantSplit/>
          <w:tblHeader/>
          <w:del w:id="5328" w:author="bmooney" w:date="2011-06-14T14:14:00Z"/>
          <w:trPrChange w:id="5329" w:author="bmooney" w:date="2011-04-11T08:37:00Z">
            <w:trPr>
              <w:cantSplit/>
              <w:tblHeader/>
            </w:trPr>
          </w:trPrChange>
        </w:trPr>
        <w:tc>
          <w:tcPr>
            <w:tcW w:w="531" w:type="dxa"/>
            <w:tcPrChange w:id="5330" w:author="bmooney" w:date="2011-04-11T08:37:00Z">
              <w:tcPr>
                <w:tcW w:w="0" w:type="auto"/>
              </w:tcPr>
            </w:tcPrChange>
          </w:tcPr>
          <w:p w14:paraId="16E4AB1D" w14:textId="0E5E2B01" w:rsidR="00C12798" w:rsidRPr="00931F9D" w:rsidDel="00EC2424" w:rsidRDefault="00C12798" w:rsidP="006F622A">
            <w:pPr>
              <w:spacing w:after="120"/>
              <w:rPr>
                <w:del w:id="5331" w:author="bmooney" w:date="2011-06-14T14:14:00Z"/>
                <w:sz w:val="20"/>
              </w:rPr>
            </w:pPr>
            <w:del w:id="5332" w:author="bmooney" w:date="2011-06-14T14:14:00Z">
              <w:r w:rsidRPr="00931F9D" w:rsidDel="00EC2424">
                <w:rPr>
                  <w:sz w:val="20"/>
                </w:rPr>
                <w:delText>917</w:delText>
              </w:r>
            </w:del>
          </w:p>
        </w:tc>
        <w:tc>
          <w:tcPr>
            <w:tcW w:w="1936" w:type="dxa"/>
            <w:tcPrChange w:id="5333" w:author="bmooney" w:date="2011-04-11T08:37:00Z">
              <w:tcPr>
                <w:tcW w:w="0" w:type="auto"/>
              </w:tcPr>
            </w:tcPrChange>
          </w:tcPr>
          <w:p w14:paraId="16E4AB1E" w14:textId="4DA47B89" w:rsidR="00C12798" w:rsidRPr="00931F9D" w:rsidDel="00EC2424" w:rsidRDefault="00C12798" w:rsidP="00931F9D">
            <w:pPr>
              <w:spacing w:after="120"/>
              <w:rPr>
                <w:del w:id="5334" w:author="bmooney" w:date="2011-06-14T14:14:00Z"/>
                <w:sz w:val="20"/>
              </w:rPr>
            </w:pPr>
            <w:del w:id="5335" w:author="bmooney" w:date="2011-06-14T14:14:00Z">
              <w:r w:rsidRPr="00931F9D" w:rsidDel="00EC2424">
                <w:rPr>
                  <w:sz w:val="20"/>
                </w:rPr>
                <w:delText>Ordering. Account. Name</w:delText>
              </w:r>
            </w:del>
          </w:p>
        </w:tc>
        <w:tc>
          <w:tcPr>
            <w:tcW w:w="1853" w:type="dxa"/>
            <w:tcPrChange w:id="5336" w:author="bmooney" w:date="2011-04-11T08:37:00Z">
              <w:tcPr>
                <w:tcW w:w="0" w:type="auto"/>
              </w:tcPr>
            </w:tcPrChange>
          </w:tcPr>
          <w:p w14:paraId="16E4AB1F" w14:textId="4D37C082" w:rsidR="00C12798" w:rsidRPr="00931F9D" w:rsidDel="00EC2424" w:rsidRDefault="00C12798" w:rsidP="00652541">
            <w:pPr>
              <w:spacing w:after="120"/>
              <w:rPr>
                <w:del w:id="5337" w:author="bmooney" w:date="2011-06-14T14:14:00Z"/>
                <w:sz w:val="20"/>
              </w:rPr>
            </w:pPr>
            <w:del w:id="5338" w:author="bmooney" w:date="2011-06-14T14:14:00Z">
              <w:r w:rsidRPr="00931F9D" w:rsidDel="00EC2424">
                <w:rPr>
                  <w:sz w:val="20"/>
                </w:rPr>
                <w:delText xml:space="preserve">II. </w:delText>
              </w:r>
            </w:del>
            <w:del w:id="5339" w:author="bmooney" w:date="2011-04-11T09:10:00Z">
              <w:r w:rsidRPr="00931F9D" w:rsidDel="00652541">
                <w:rPr>
                  <w:sz w:val="20"/>
                </w:rPr>
                <w:delText xml:space="preserve">Ordering </w:delText>
              </w:r>
            </w:del>
            <w:del w:id="5340" w:author="bmooney" w:date="2011-06-14T14:14:00Z">
              <w:r w:rsidRPr="00931F9D" w:rsidDel="00EC2424">
                <w:rPr>
                  <w:sz w:val="20"/>
                </w:rPr>
                <w:delText>Physician Information</w:delText>
              </w:r>
            </w:del>
          </w:p>
        </w:tc>
        <w:tc>
          <w:tcPr>
            <w:tcW w:w="1987" w:type="dxa"/>
            <w:tcPrChange w:id="5341" w:author="bmooney" w:date="2011-04-11T08:37:00Z">
              <w:tcPr>
                <w:tcW w:w="0" w:type="auto"/>
              </w:tcPr>
            </w:tcPrChange>
          </w:tcPr>
          <w:p w14:paraId="16E4AB20" w14:textId="50B32B2A" w:rsidR="00C12798" w:rsidRPr="00931F9D" w:rsidDel="00EC2424" w:rsidRDefault="00C12798" w:rsidP="00931F9D">
            <w:pPr>
              <w:spacing w:after="120"/>
              <w:rPr>
                <w:del w:id="5342" w:author="bmooney" w:date="2011-06-14T14:14:00Z"/>
                <w:sz w:val="20"/>
              </w:rPr>
            </w:pPr>
            <w:del w:id="5343" w:author="bmooney" w:date="2011-06-14T14:14:00Z">
              <w:r w:rsidRPr="00931F9D" w:rsidDel="00EC2424">
                <w:rPr>
                  <w:sz w:val="20"/>
                </w:rPr>
                <w:delText>Practice</w:delText>
              </w:r>
            </w:del>
          </w:p>
        </w:tc>
        <w:tc>
          <w:tcPr>
            <w:tcW w:w="2160" w:type="dxa"/>
            <w:tcPrChange w:id="5344" w:author="bmooney" w:date="2011-04-11T08:37:00Z">
              <w:tcPr>
                <w:tcW w:w="0" w:type="auto"/>
              </w:tcPr>
            </w:tcPrChange>
          </w:tcPr>
          <w:p w14:paraId="16E4AB21" w14:textId="02339625" w:rsidR="00C12798" w:rsidRPr="00931F9D" w:rsidDel="00EC2424" w:rsidRDefault="00C12798" w:rsidP="00931F9D">
            <w:pPr>
              <w:spacing w:after="120"/>
              <w:rPr>
                <w:del w:id="5345" w:author="bmooney" w:date="2011-06-14T14:14:00Z"/>
                <w:sz w:val="20"/>
              </w:rPr>
            </w:pPr>
            <w:del w:id="5346" w:author="bmooney" w:date="2011-06-14T14:14:00Z">
              <w:r w:rsidRPr="00931F9D" w:rsidDel="00EC2424">
                <w:rPr>
                  <w:sz w:val="20"/>
                </w:rPr>
                <w:delText xml:space="preserve">tblRequisitionEntity .EntityName for the tblRequisitionEntity entry for entity type Account or Payer and requisition role type Treating. </w:delText>
              </w:r>
            </w:del>
          </w:p>
        </w:tc>
        <w:tc>
          <w:tcPr>
            <w:tcW w:w="1001" w:type="dxa"/>
            <w:tcPrChange w:id="5347" w:author="bmooney" w:date="2011-04-11T08:37:00Z">
              <w:tcPr>
                <w:tcW w:w="0" w:type="auto"/>
              </w:tcPr>
            </w:tcPrChange>
          </w:tcPr>
          <w:p w14:paraId="72A06EAC" w14:textId="1013B727" w:rsidR="00C12798" w:rsidRPr="00931F9D" w:rsidDel="00EC2424" w:rsidRDefault="00C12798" w:rsidP="00931F9D">
            <w:pPr>
              <w:spacing w:after="120"/>
              <w:rPr>
                <w:del w:id="5348" w:author="bmooney" w:date="2011-06-14T14:14:00Z"/>
                <w:sz w:val="20"/>
              </w:rPr>
            </w:pPr>
          </w:p>
        </w:tc>
      </w:tr>
      <w:tr w:rsidR="00C12798" w:rsidRPr="00931F9D" w:rsidDel="00EC2424" w14:paraId="16E4AB28" w14:textId="1AB55E0C" w:rsidTr="00FD1C0D">
        <w:trPr>
          <w:cantSplit/>
          <w:tblHeader/>
          <w:del w:id="5349" w:author="bmooney" w:date="2011-06-14T14:14:00Z"/>
          <w:trPrChange w:id="5350" w:author="bmooney" w:date="2011-04-11T08:37:00Z">
            <w:trPr>
              <w:cantSplit/>
              <w:tblHeader/>
            </w:trPr>
          </w:trPrChange>
        </w:trPr>
        <w:tc>
          <w:tcPr>
            <w:tcW w:w="531" w:type="dxa"/>
            <w:tcPrChange w:id="5351" w:author="bmooney" w:date="2011-04-11T08:37:00Z">
              <w:tcPr>
                <w:tcW w:w="0" w:type="auto"/>
              </w:tcPr>
            </w:tcPrChange>
          </w:tcPr>
          <w:p w14:paraId="16E4AB23" w14:textId="66F49DCE" w:rsidR="00C12798" w:rsidRPr="00931F9D" w:rsidDel="00EC2424" w:rsidRDefault="00C12798" w:rsidP="006F622A">
            <w:pPr>
              <w:spacing w:after="120"/>
              <w:rPr>
                <w:del w:id="5352" w:author="bmooney" w:date="2011-06-14T14:14:00Z"/>
                <w:sz w:val="20"/>
              </w:rPr>
            </w:pPr>
            <w:del w:id="5353" w:author="bmooney" w:date="2011-06-14T14:14:00Z">
              <w:r w:rsidRPr="00931F9D" w:rsidDel="00EC2424">
                <w:rPr>
                  <w:sz w:val="20"/>
                </w:rPr>
                <w:delText>918</w:delText>
              </w:r>
            </w:del>
          </w:p>
        </w:tc>
        <w:tc>
          <w:tcPr>
            <w:tcW w:w="1936" w:type="dxa"/>
            <w:tcPrChange w:id="5354" w:author="bmooney" w:date="2011-04-11T08:37:00Z">
              <w:tcPr>
                <w:tcW w:w="0" w:type="auto"/>
              </w:tcPr>
            </w:tcPrChange>
          </w:tcPr>
          <w:p w14:paraId="16E4AB24" w14:textId="5156DCE0" w:rsidR="00C12798" w:rsidRPr="00931F9D" w:rsidDel="00EC2424" w:rsidRDefault="00C12798" w:rsidP="00931F9D">
            <w:pPr>
              <w:spacing w:after="120"/>
              <w:rPr>
                <w:del w:id="5355" w:author="bmooney" w:date="2011-06-14T14:14:00Z"/>
                <w:sz w:val="20"/>
              </w:rPr>
            </w:pPr>
            <w:del w:id="5356" w:author="bmooney" w:date="2011-06-14T14:14:00Z">
              <w:r w:rsidRPr="00931F9D" w:rsidDel="00EC2424">
                <w:rPr>
                  <w:sz w:val="20"/>
                </w:rPr>
                <w:delText>Ordering. Account. AccountNumber and Ordering. Account. AccountBarcode</w:delText>
              </w:r>
            </w:del>
          </w:p>
        </w:tc>
        <w:tc>
          <w:tcPr>
            <w:tcW w:w="1853" w:type="dxa"/>
            <w:tcPrChange w:id="5357" w:author="bmooney" w:date="2011-04-11T08:37:00Z">
              <w:tcPr>
                <w:tcW w:w="0" w:type="auto"/>
              </w:tcPr>
            </w:tcPrChange>
          </w:tcPr>
          <w:p w14:paraId="16E4AB25" w14:textId="1A466AF6" w:rsidR="00C12798" w:rsidRPr="00931F9D" w:rsidDel="00EC2424" w:rsidRDefault="00C12798" w:rsidP="00931F9D">
            <w:pPr>
              <w:spacing w:after="120"/>
              <w:rPr>
                <w:del w:id="5358" w:author="bmooney" w:date="2011-06-14T14:14:00Z"/>
                <w:sz w:val="20"/>
              </w:rPr>
            </w:pPr>
            <w:del w:id="5359" w:author="bmooney" w:date="2011-04-11T09:10:00Z">
              <w:r w:rsidRPr="00931F9D" w:rsidDel="00652541">
                <w:rPr>
                  <w:sz w:val="20"/>
                </w:rPr>
                <w:delText>II. Ordering Physician Information</w:delText>
              </w:r>
            </w:del>
          </w:p>
        </w:tc>
        <w:tc>
          <w:tcPr>
            <w:tcW w:w="1987" w:type="dxa"/>
            <w:tcPrChange w:id="5360" w:author="bmooney" w:date="2011-04-11T08:37:00Z">
              <w:tcPr>
                <w:tcW w:w="0" w:type="auto"/>
              </w:tcPr>
            </w:tcPrChange>
          </w:tcPr>
          <w:p w14:paraId="16E4AB26" w14:textId="1A820D13" w:rsidR="00C12798" w:rsidRPr="00931F9D" w:rsidDel="00EC2424" w:rsidRDefault="00C12798" w:rsidP="00931F9D">
            <w:pPr>
              <w:spacing w:after="120"/>
              <w:rPr>
                <w:del w:id="5361" w:author="bmooney" w:date="2011-06-14T14:14:00Z"/>
                <w:sz w:val="20"/>
              </w:rPr>
            </w:pPr>
            <w:del w:id="5362" w:author="bmooney" w:date="2011-06-14T14:14:00Z">
              <w:r w:rsidRPr="00931F9D" w:rsidDel="00EC2424">
                <w:rPr>
                  <w:sz w:val="20"/>
                </w:rPr>
                <w:delText>Practice barcode (not labeled separately on form)</w:delText>
              </w:r>
            </w:del>
          </w:p>
        </w:tc>
        <w:tc>
          <w:tcPr>
            <w:tcW w:w="2160" w:type="dxa"/>
            <w:tcPrChange w:id="5363" w:author="bmooney" w:date="2011-04-11T08:37:00Z">
              <w:tcPr>
                <w:tcW w:w="0" w:type="auto"/>
              </w:tcPr>
            </w:tcPrChange>
          </w:tcPr>
          <w:p w14:paraId="16E4AB27" w14:textId="22B9D1A2" w:rsidR="00C12798" w:rsidRPr="00931F9D" w:rsidDel="00EC2424" w:rsidRDefault="00C12798" w:rsidP="00931F9D">
            <w:pPr>
              <w:spacing w:after="120"/>
              <w:rPr>
                <w:del w:id="5364" w:author="bmooney" w:date="2011-06-14T14:14:00Z"/>
                <w:sz w:val="20"/>
              </w:rPr>
            </w:pPr>
            <w:del w:id="5365" w:author="bmooney" w:date="2011-06-14T14:14:00Z">
              <w:r w:rsidRPr="00931F9D" w:rsidDel="00EC2424">
                <w:rPr>
                  <w:sz w:val="20"/>
                </w:rPr>
                <w:delText>tblRequisitionEntity. EntityReferenceID for the tblRequisitionEntity entry for entity type Account or Payer and requisition role type Treating.</w:delText>
              </w:r>
            </w:del>
          </w:p>
        </w:tc>
        <w:tc>
          <w:tcPr>
            <w:tcW w:w="1001" w:type="dxa"/>
            <w:tcPrChange w:id="5366" w:author="bmooney" w:date="2011-04-11T08:37:00Z">
              <w:tcPr>
                <w:tcW w:w="0" w:type="auto"/>
              </w:tcPr>
            </w:tcPrChange>
          </w:tcPr>
          <w:p w14:paraId="3A94574B" w14:textId="56D09372" w:rsidR="00C12798" w:rsidRPr="00931F9D" w:rsidDel="00EC2424" w:rsidRDefault="00C12798" w:rsidP="00931F9D">
            <w:pPr>
              <w:spacing w:after="120"/>
              <w:rPr>
                <w:del w:id="5367" w:author="bmooney" w:date="2011-06-14T14:14:00Z"/>
                <w:sz w:val="20"/>
              </w:rPr>
            </w:pPr>
          </w:p>
        </w:tc>
      </w:tr>
    </w:tbl>
    <w:p w14:paraId="16E4AB29" w14:textId="19F0022F" w:rsidR="00D63F3B" w:rsidDel="00E54959" w:rsidRDefault="00D63F3B">
      <w:pPr>
        <w:rPr>
          <w:del w:id="5368" w:author="bmooney" w:date="2011-06-14T14:16:00Z"/>
        </w:rPr>
      </w:pPr>
      <w:del w:id="5369" w:author="bmooney" w:date="2011-06-14T14:15:00Z">
        <w:r w:rsidDel="00E54959">
          <w:br w:type="page"/>
        </w:r>
      </w:del>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5370" w:author="bmooney" w:date="2011-04-11T13:18:00Z">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602"/>
        <w:gridCol w:w="2563"/>
        <w:gridCol w:w="1408"/>
        <w:gridCol w:w="1095"/>
        <w:gridCol w:w="2765"/>
        <w:gridCol w:w="1107"/>
        <w:tblGridChange w:id="5371">
          <w:tblGrid>
            <w:gridCol w:w="597"/>
            <w:gridCol w:w="5"/>
            <w:gridCol w:w="1"/>
            <w:gridCol w:w="2537"/>
            <w:gridCol w:w="7"/>
            <w:gridCol w:w="1"/>
            <w:gridCol w:w="1389"/>
            <w:gridCol w:w="7"/>
            <w:gridCol w:w="1"/>
            <w:gridCol w:w="1079"/>
            <w:gridCol w:w="7"/>
            <w:gridCol w:w="1"/>
            <w:gridCol w:w="2736"/>
            <w:gridCol w:w="1098"/>
          </w:tblGrid>
        </w:tblGridChange>
      </w:tblGrid>
      <w:tr w:rsidR="007A326C" w:rsidRPr="00931F9D" w:rsidDel="00EC2424" w14:paraId="16E4AB2F" w14:textId="023B4887" w:rsidTr="005036CF">
        <w:trPr>
          <w:cantSplit/>
          <w:tblHeader/>
          <w:del w:id="5372" w:author="bmooney" w:date="2011-06-14T14:14:00Z"/>
          <w:trPrChange w:id="5373" w:author="bmooney" w:date="2011-04-11T13:18:00Z">
            <w:trPr>
              <w:wAfter w:w="74" w:type="dxa"/>
              <w:cantSplit/>
              <w:tblHeader/>
            </w:trPr>
          </w:trPrChange>
        </w:trPr>
        <w:tc>
          <w:tcPr>
            <w:tcW w:w="597" w:type="dxa"/>
            <w:tcPrChange w:id="5374" w:author="bmooney" w:date="2011-04-11T13:18:00Z">
              <w:tcPr>
                <w:tcW w:w="603" w:type="dxa"/>
                <w:gridSpan w:val="2"/>
              </w:tcPr>
            </w:tcPrChange>
          </w:tcPr>
          <w:p w14:paraId="16E4AB2A" w14:textId="1AFD478A" w:rsidR="00652541" w:rsidRPr="00931F9D" w:rsidDel="00EC2424" w:rsidRDefault="00652541" w:rsidP="002D2B21">
            <w:pPr>
              <w:spacing w:after="120"/>
              <w:rPr>
                <w:del w:id="5375" w:author="bmooney" w:date="2011-06-14T14:14:00Z"/>
                <w:sz w:val="20"/>
              </w:rPr>
            </w:pPr>
            <w:del w:id="5376" w:author="bmooney" w:date="2011-06-14T14:14:00Z">
              <w:r w:rsidRPr="00931F9D" w:rsidDel="00EC2424">
                <w:rPr>
                  <w:sz w:val="20"/>
                </w:rPr>
                <w:delText>FR-#</w:delText>
              </w:r>
            </w:del>
          </w:p>
        </w:tc>
        <w:tc>
          <w:tcPr>
            <w:tcW w:w="2543" w:type="dxa"/>
            <w:tcPrChange w:id="5377" w:author="bmooney" w:date="2011-04-11T13:18:00Z">
              <w:tcPr>
                <w:tcW w:w="2545" w:type="dxa"/>
                <w:gridSpan w:val="3"/>
              </w:tcPr>
            </w:tcPrChange>
          </w:tcPr>
          <w:p w14:paraId="16E4AB2B" w14:textId="01AE47F6" w:rsidR="00652541" w:rsidRPr="00931F9D" w:rsidDel="00EC2424" w:rsidRDefault="00652541" w:rsidP="002D2B21">
            <w:pPr>
              <w:spacing w:after="120"/>
              <w:rPr>
                <w:del w:id="5378" w:author="bmooney" w:date="2011-06-14T14:14:00Z"/>
                <w:sz w:val="20"/>
              </w:rPr>
            </w:pPr>
            <w:del w:id="5379" w:author="bmooney" w:date="2011-06-14T14:14:00Z">
              <w:r w:rsidRPr="00931F9D" w:rsidDel="00EC2424">
                <w:rPr>
                  <w:sz w:val="20"/>
                </w:rPr>
                <w:delText>Field name (Stacey’s spreadsheet)</w:delText>
              </w:r>
            </w:del>
          </w:p>
        </w:tc>
        <w:tc>
          <w:tcPr>
            <w:tcW w:w="1397" w:type="dxa"/>
            <w:tcPrChange w:id="5380" w:author="bmooney" w:date="2011-04-11T13:18:00Z">
              <w:tcPr>
                <w:tcW w:w="1397" w:type="dxa"/>
                <w:gridSpan w:val="3"/>
              </w:tcPr>
            </w:tcPrChange>
          </w:tcPr>
          <w:p w14:paraId="16E4AB2C" w14:textId="39D06BA9" w:rsidR="00652541" w:rsidRPr="00931F9D" w:rsidDel="00EC2424" w:rsidRDefault="00652541" w:rsidP="002D2B21">
            <w:pPr>
              <w:spacing w:after="120"/>
              <w:rPr>
                <w:del w:id="5381" w:author="bmooney" w:date="2011-06-14T14:14:00Z"/>
                <w:sz w:val="20"/>
              </w:rPr>
            </w:pPr>
            <w:del w:id="5382" w:author="bmooney" w:date="2011-06-14T14:14:00Z">
              <w:r w:rsidRPr="00931F9D" w:rsidDel="00EC2424">
                <w:rPr>
                  <w:sz w:val="20"/>
                </w:rPr>
                <w:delText>Form section, v1</w:delText>
              </w:r>
            </w:del>
            <w:del w:id="5383" w:author="bmooney" w:date="2011-04-11T09:11:00Z">
              <w:r w:rsidRPr="00931F9D" w:rsidDel="00652541">
                <w:rPr>
                  <w:sz w:val="20"/>
                </w:rPr>
                <w:delText>1</w:delText>
              </w:r>
            </w:del>
          </w:p>
        </w:tc>
        <w:tc>
          <w:tcPr>
            <w:tcW w:w="1087" w:type="dxa"/>
            <w:tcPrChange w:id="5384" w:author="bmooney" w:date="2011-04-11T13:18:00Z">
              <w:tcPr>
                <w:tcW w:w="1087" w:type="dxa"/>
                <w:gridSpan w:val="3"/>
              </w:tcPr>
            </w:tcPrChange>
          </w:tcPr>
          <w:p w14:paraId="16E4AB2D" w14:textId="483A4A1B" w:rsidR="00652541" w:rsidRPr="00931F9D" w:rsidDel="00EC2424" w:rsidRDefault="00652541" w:rsidP="002D2B21">
            <w:pPr>
              <w:spacing w:after="120"/>
              <w:rPr>
                <w:del w:id="5385" w:author="bmooney" w:date="2011-06-14T14:14:00Z"/>
                <w:sz w:val="20"/>
              </w:rPr>
            </w:pPr>
            <w:del w:id="5386" w:author="bmooney" w:date="2011-06-14T14:14:00Z">
              <w:r w:rsidRPr="00931F9D" w:rsidDel="00EC2424">
                <w:rPr>
                  <w:sz w:val="20"/>
                </w:rPr>
                <w:delText>Field, v1</w:delText>
              </w:r>
            </w:del>
            <w:del w:id="5387" w:author="bmooney" w:date="2011-04-11T09:11:00Z">
              <w:r w:rsidRPr="00931F9D" w:rsidDel="00652541">
                <w:rPr>
                  <w:sz w:val="20"/>
                </w:rPr>
                <w:delText>1</w:delText>
              </w:r>
            </w:del>
          </w:p>
        </w:tc>
        <w:tc>
          <w:tcPr>
            <w:tcW w:w="2744" w:type="dxa"/>
            <w:tcPrChange w:id="5388" w:author="bmooney" w:date="2011-04-11T13:18:00Z">
              <w:tcPr>
                <w:tcW w:w="2736" w:type="dxa"/>
                <w:gridSpan w:val="2"/>
              </w:tcPr>
            </w:tcPrChange>
          </w:tcPr>
          <w:p w14:paraId="16E4AB2E" w14:textId="7F39CD6A" w:rsidR="00652541" w:rsidRPr="00931F9D" w:rsidDel="00EC2424" w:rsidRDefault="00652541" w:rsidP="002D2B21">
            <w:pPr>
              <w:spacing w:after="120"/>
              <w:rPr>
                <w:del w:id="5389" w:author="bmooney" w:date="2011-06-14T14:14:00Z"/>
                <w:sz w:val="20"/>
              </w:rPr>
            </w:pPr>
            <w:del w:id="5390" w:author="bmooney" w:date="2011-06-14T14:14:00Z">
              <w:r w:rsidRPr="00931F9D" w:rsidDel="00EC2424">
                <w:rPr>
                  <w:sz w:val="20"/>
                </w:rPr>
                <w:delText>Source</w:delText>
              </w:r>
            </w:del>
          </w:p>
        </w:tc>
        <w:tc>
          <w:tcPr>
            <w:tcW w:w="1098" w:type="dxa"/>
            <w:tcPrChange w:id="5391" w:author="bmooney" w:date="2011-04-11T13:18:00Z">
              <w:tcPr>
                <w:tcW w:w="1098" w:type="dxa"/>
              </w:tcPr>
            </w:tcPrChange>
          </w:tcPr>
          <w:p w14:paraId="106896B2" w14:textId="4A10D153" w:rsidR="00652541" w:rsidRPr="00931F9D" w:rsidDel="00EC2424" w:rsidRDefault="00652541" w:rsidP="002D2B21">
            <w:pPr>
              <w:spacing w:after="120"/>
              <w:rPr>
                <w:del w:id="5392" w:author="bmooney" w:date="2011-06-14T14:14:00Z"/>
                <w:sz w:val="20"/>
              </w:rPr>
            </w:pPr>
          </w:p>
        </w:tc>
      </w:tr>
      <w:tr w:rsidR="007A326C" w:rsidRPr="00931F9D" w:rsidDel="00EC2424" w14:paraId="16E4AB35" w14:textId="7BF217BC" w:rsidTr="005036CF">
        <w:trPr>
          <w:cantSplit/>
          <w:tblHeader/>
          <w:del w:id="5393" w:author="bmooney" w:date="2011-06-14T14:14:00Z"/>
          <w:trPrChange w:id="5394" w:author="bmooney" w:date="2011-04-11T13:18:00Z">
            <w:trPr>
              <w:wAfter w:w="74" w:type="dxa"/>
              <w:cantSplit/>
              <w:tblHeader/>
            </w:trPr>
          </w:trPrChange>
        </w:trPr>
        <w:tc>
          <w:tcPr>
            <w:tcW w:w="597" w:type="dxa"/>
            <w:tcPrChange w:id="5395" w:author="bmooney" w:date="2011-04-11T13:18:00Z">
              <w:tcPr>
                <w:tcW w:w="603" w:type="dxa"/>
                <w:gridSpan w:val="2"/>
              </w:tcPr>
            </w:tcPrChange>
          </w:tcPr>
          <w:p w14:paraId="16E4AB30" w14:textId="375A21AF" w:rsidR="00652541" w:rsidRPr="00931F9D" w:rsidDel="00EC2424" w:rsidRDefault="00652541" w:rsidP="006F622A">
            <w:pPr>
              <w:spacing w:after="120"/>
              <w:rPr>
                <w:del w:id="5396" w:author="bmooney" w:date="2011-06-14T14:14:00Z"/>
                <w:sz w:val="20"/>
              </w:rPr>
            </w:pPr>
            <w:del w:id="5397" w:author="bmooney" w:date="2011-06-14T14:14:00Z">
              <w:r w:rsidRPr="00931F9D" w:rsidDel="00EC2424">
                <w:rPr>
                  <w:sz w:val="20"/>
                </w:rPr>
                <w:delText>919</w:delText>
              </w:r>
            </w:del>
          </w:p>
        </w:tc>
        <w:tc>
          <w:tcPr>
            <w:tcW w:w="2543" w:type="dxa"/>
            <w:tcPrChange w:id="5398" w:author="bmooney" w:date="2011-04-11T13:18:00Z">
              <w:tcPr>
                <w:tcW w:w="2545" w:type="dxa"/>
                <w:gridSpan w:val="3"/>
              </w:tcPr>
            </w:tcPrChange>
          </w:tcPr>
          <w:p w14:paraId="16E4AB31" w14:textId="17CB0AB9" w:rsidR="00652541" w:rsidRPr="00931F9D" w:rsidDel="00EC2424" w:rsidRDefault="00652541" w:rsidP="00931F9D">
            <w:pPr>
              <w:spacing w:after="120"/>
              <w:rPr>
                <w:del w:id="5399" w:author="bmooney" w:date="2011-06-14T14:14:00Z"/>
                <w:sz w:val="20"/>
              </w:rPr>
            </w:pPr>
            <w:del w:id="5400" w:author="bmooney" w:date="2011-06-14T14:14:00Z">
              <w:r w:rsidRPr="00931F9D" w:rsidDel="00EC2424">
                <w:rPr>
                  <w:sz w:val="20"/>
                </w:rPr>
                <w:delText>Ordering .Physician. Name</w:delText>
              </w:r>
            </w:del>
          </w:p>
        </w:tc>
        <w:tc>
          <w:tcPr>
            <w:tcW w:w="1397" w:type="dxa"/>
            <w:tcPrChange w:id="5401" w:author="bmooney" w:date="2011-04-11T13:18:00Z">
              <w:tcPr>
                <w:tcW w:w="1397" w:type="dxa"/>
                <w:gridSpan w:val="3"/>
              </w:tcPr>
            </w:tcPrChange>
          </w:tcPr>
          <w:p w14:paraId="16E4AB32" w14:textId="6FBB9971" w:rsidR="00652541" w:rsidRPr="00931F9D" w:rsidDel="00EC2424" w:rsidRDefault="00652541" w:rsidP="00931F9D">
            <w:pPr>
              <w:spacing w:after="120"/>
              <w:rPr>
                <w:del w:id="5402" w:author="bmooney" w:date="2011-06-14T14:14:00Z"/>
                <w:sz w:val="20"/>
              </w:rPr>
            </w:pPr>
            <w:del w:id="5403" w:author="bmooney" w:date="2011-04-11T09:11:00Z">
              <w:r w:rsidRPr="00931F9D" w:rsidDel="00652541">
                <w:rPr>
                  <w:sz w:val="20"/>
                </w:rPr>
                <w:delText>II. Ordering Physician Information</w:delText>
              </w:r>
            </w:del>
          </w:p>
        </w:tc>
        <w:tc>
          <w:tcPr>
            <w:tcW w:w="1087" w:type="dxa"/>
            <w:tcPrChange w:id="5404" w:author="bmooney" w:date="2011-04-11T13:18:00Z">
              <w:tcPr>
                <w:tcW w:w="1087" w:type="dxa"/>
                <w:gridSpan w:val="3"/>
              </w:tcPr>
            </w:tcPrChange>
          </w:tcPr>
          <w:p w14:paraId="16E4AB33" w14:textId="0AFA6888" w:rsidR="00652541" w:rsidRPr="00931F9D" w:rsidDel="00EC2424" w:rsidRDefault="00652541" w:rsidP="00931F9D">
            <w:pPr>
              <w:spacing w:after="120"/>
              <w:rPr>
                <w:del w:id="5405" w:author="bmooney" w:date="2011-06-14T14:14:00Z"/>
                <w:sz w:val="20"/>
              </w:rPr>
            </w:pPr>
            <w:del w:id="5406" w:author="bmooney" w:date="2011-06-14T14:14:00Z">
              <w:r w:rsidRPr="00931F9D" w:rsidDel="00EC2424">
                <w:rPr>
                  <w:sz w:val="20"/>
                </w:rPr>
                <w:delText>Ordering Physician Name</w:delText>
              </w:r>
            </w:del>
          </w:p>
        </w:tc>
        <w:tc>
          <w:tcPr>
            <w:tcW w:w="2744" w:type="dxa"/>
            <w:tcPrChange w:id="5407" w:author="bmooney" w:date="2011-04-11T13:18:00Z">
              <w:tcPr>
                <w:tcW w:w="2736" w:type="dxa"/>
                <w:gridSpan w:val="2"/>
              </w:tcPr>
            </w:tcPrChange>
          </w:tcPr>
          <w:p w14:paraId="16E4AB34" w14:textId="4388F336" w:rsidR="00652541" w:rsidRPr="00931F9D" w:rsidDel="00EC2424" w:rsidRDefault="00652541" w:rsidP="00931F9D">
            <w:pPr>
              <w:spacing w:after="120"/>
              <w:rPr>
                <w:del w:id="5408" w:author="bmooney" w:date="2011-06-14T14:14:00Z"/>
                <w:sz w:val="20"/>
              </w:rPr>
            </w:pPr>
            <w:del w:id="5409" w:author="bmooney" w:date="2011-06-14T14:14:00Z">
              <w:r w:rsidRPr="00931F9D" w:rsidDel="00EC2424">
                <w:rPr>
                  <w:sz w:val="20"/>
                </w:rPr>
                <w:delText>tblRequisitionEntity. EntityName for the tblRequisitionEntity entry for entity type Contact and requisition role type Treating.</w:delText>
              </w:r>
            </w:del>
          </w:p>
        </w:tc>
        <w:tc>
          <w:tcPr>
            <w:tcW w:w="1098" w:type="dxa"/>
            <w:tcPrChange w:id="5410" w:author="bmooney" w:date="2011-04-11T13:18:00Z">
              <w:tcPr>
                <w:tcW w:w="1098" w:type="dxa"/>
              </w:tcPr>
            </w:tcPrChange>
          </w:tcPr>
          <w:p w14:paraId="554D87CC" w14:textId="77E7353B" w:rsidR="00652541" w:rsidRPr="00931F9D" w:rsidDel="00EC2424" w:rsidRDefault="00652541" w:rsidP="00931F9D">
            <w:pPr>
              <w:spacing w:after="120"/>
              <w:rPr>
                <w:del w:id="5411" w:author="bmooney" w:date="2011-06-14T14:14:00Z"/>
                <w:sz w:val="20"/>
              </w:rPr>
            </w:pPr>
          </w:p>
        </w:tc>
      </w:tr>
      <w:tr w:rsidR="007A326C" w:rsidRPr="00931F9D" w:rsidDel="00EC2424" w14:paraId="16E4AB3B" w14:textId="697A9A46" w:rsidTr="005036CF">
        <w:trPr>
          <w:cantSplit/>
          <w:tblHeader/>
          <w:del w:id="5412" w:author="bmooney" w:date="2011-06-14T14:14:00Z"/>
          <w:trPrChange w:id="5413" w:author="bmooney" w:date="2011-04-11T13:18:00Z">
            <w:trPr>
              <w:wAfter w:w="74" w:type="dxa"/>
              <w:cantSplit/>
              <w:tblHeader/>
            </w:trPr>
          </w:trPrChange>
        </w:trPr>
        <w:tc>
          <w:tcPr>
            <w:tcW w:w="597" w:type="dxa"/>
            <w:tcPrChange w:id="5414" w:author="bmooney" w:date="2011-04-11T13:18:00Z">
              <w:tcPr>
                <w:tcW w:w="603" w:type="dxa"/>
                <w:gridSpan w:val="2"/>
              </w:tcPr>
            </w:tcPrChange>
          </w:tcPr>
          <w:p w14:paraId="16E4AB36" w14:textId="486D251D" w:rsidR="00652541" w:rsidRPr="00931F9D" w:rsidDel="00EC2424" w:rsidRDefault="00652541" w:rsidP="006F622A">
            <w:pPr>
              <w:spacing w:after="120"/>
              <w:rPr>
                <w:del w:id="5415" w:author="bmooney" w:date="2011-06-14T14:14:00Z"/>
                <w:sz w:val="20"/>
              </w:rPr>
            </w:pPr>
            <w:del w:id="5416" w:author="bmooney" w:date="2011-06-14T14:14:00Z">
              <w:r w:rsidRPr="00931F9D" w:rsidDel="00EC2424">
                <w:rPr>
                  <w:sz w:val="20"/>
                </w:rPr>
                <w:delText>920</w:delText>
              </w:r>
            </w:del>
          </w:p>
        </w:tc>
        <w:tc>
          <w:tcPr>
            <w:tcW w:w="2543" w:type="dxa"/>
            <w:tcPrChange w:id="5417" w:author="bmooney" w:date="2011-04-11T13:18:00Z">
              <w:tcPr>
                <w:tcW w:w="2545" w:type="dxa"/>
                <w:gridSpan w:val="3"/>
              </w:tcPr>
            </w:tcPrChange>
          </w:tcPr>
          <w:p w14:paraId="16E4AB37" w14:textId="1E35961D" w:rsidR="00652541" w:rsidRPr="00931F9D" w:rsidDel="00EC2424" w:rsidRDefault="00652541" w:rsidP="00931F9D">
            <w:pPr>
              <w:spacing w:after="120"/>
              <w:rPr>
                <w:del w:id="5418" w:author="bmooney" w:date="2011-06-14T14:14:00Z"/>
                <w:sz w:val="20"/>
              </w:rPr>
            </w:pPr>
          </w:p>
        </w:tc>
        <w:tc>
          <w:tcPr>
            <w:tcW w:w="1397" w:type="dxa"/>
            <w:tcPrChange w:id="5419" w:author="bmooney" w:date="2011-04-11T13:18:00Z">
              <w:tcPr>
                <w:tcW w:w="1397" w:type="dxa"/>
                <w:gridSpan w:val="3"/>
              </w:tcPr>
            </w:tcPrChange>
          </w:tcPr>
          <w:p w14:paraId="16E4AB38" w14:textId="65A567C2" w:rsidR="00652541" w:rsidRPr="00931F9D" w:rsidDel="00EC2424" w:rsidRDefault="00652541" w:rsidP="00931F9D">
            <w:pPr>
              <w:spacing w:after="120"/>
              <w:rPr>
                <w:del w:id="5420" w:author="bmooney" w:date="2011-06-14T14:14:00Z"/>
                <w:sz w:val="20"/>
              </w:rPr>
            </w:pPr>
            <w:del w:id="5421" w:author="bmooney" w:date="2011-04-11T09:11:00Z">
              <w:r w:rsidRPr="00931F9D" w:rsidDel="00652541">
                <w:rPr>
                  <w:sz w:val="20"/>
                </w:rPr>
                <w:delText>II. Ordering Physician Information</w:delText>
              </w:r>
            </w:del>
          </w:p>
        </w:tc>
        <w:tc>
          <w:tcPr>
            <w:tcW w:w="1087" w:type="dxa"/>
            <w:tcPrChange w:id="5422" w:author="bmooney" w:date="2011-04-11T13:18:00Z">
              <w:tcPr>
                <w:tcW w:w="1087" w:type="dxa"/>
                <w:gridSpan w:val="3"/>
              </w:tcPr>
            </w:tcPrChange>
          </w:tcPr>
          <w:p w14:paraId="16E4AB39" w14:textId="158A7271" w:rsidR="00652541" w:rsidRPr="00931F9D" w:rsidDel="00EC2424" w:rsidRDefault="00652541" w:rsidP="00931F9D">
            <w:pPr>
              <w:spacing w:after="120"/>
              <w:rPr>
                <w:del w:id="5423" w:author="bmooney" w:date="2011-06-14T14:14:00Z"/>
                <w:sz w:val="20"/>
              </w:rPr>
            </w:pPr>
            <w:del w:id="5424" w:author="bmooney" w:date="2011-06-14T14:14:00Z">
              <w:r w:rsidRPr="00931F9D" w:rsidDel="00EC2424">
                <w:rPr>
                  <w:sz w:val="20"/>
                </w:rPr>
                <w:delText>Contact Name</w:delText>
              </w:r>
            </w:del>
          </w:p>
        </w:tc>
        <w:tc>
          <w:tcPr>
            <w:tcW w:w="2744" w:type="dxa"/>
            <w:tcPrChange w:id="5425" w:author="bmooney" w:date="2011-04-11T13:18:00Z">
              <w:tcPr>
                <w:tcW w:w="2736" w:type="dxa"/>
                <w:gridSpan w:val="2"/>
              </w:tcPr>
            </w:tcPrChange>
          </w:tcPr>
          <w:p w14:paraId="16E4AB3A" w14:textId="0BEAA4E5" w:rsidR="00652541" w:rsidRPr="00931F9D" w:rsidDel="00EC2424" w:rsidRDefault="00652541" w:rsidP="00931F9D">
            <w:pPr>
              <w:spacing w:after="120"/>
              <w:rPr>
                <w:del w:id="5426" w:author="bmooney" w:date="2011-06-14T14:14:00Z"/>
                <w:sz w:val="20"/>
              </w:rPr>
            </w:pPr>
          </w:p>
        </w:tc>
        <w:tc>
          <w:tcPr>
            <w:tcW w:w="1098" w:type="dxa"/>
            <w:tcPrChange w:id="5427" w:author="bmooney" w:date="2011-04-11T13:18:00Z">
              <w:tcPr>
                <w:tcW w:w="1098" w:type="dxa"/>
              </w:tcPr>
            </w:tcPrChange>
          </w:tcPr>
          <w:p w14:paraId="5EC17326" w14:textId="43C4A1A9" w:rsidR="00652541" w:rsidDel="00EC2424" w:rsidRDefault="00652541" w:rsidP="00931F9D">
            <w:pPr>
              <w:spacing w:after="120"/>
              <w:rPr>
                <w:del w:id="5428" w:author="bmooney" w:date="2011-06-14T14:14:00Z"/>
                <w:sz w:val="20"/>
              </w:rPr>
            </w:pPr>
          </w:p>
        </w:tc>
      </w:tr>
      <w:tr w:rsidR="007A326C" w:rsidRPr="00931F9D" w:rsidDel="00EC2424" w14:paraId="16E4AB41" w14:textId="01A7344C" w:rsidTr="005036CF">
        <w:trPr>
          <w:cantSplit/>
          <w:tblHeader/>
          <w:del w:id="5429" w:author="bmooney" w:date="2011-06-14T14:14:00Z"/>
          <w:trPrChange w:id="5430" w:author="bmooney" w:date="2011-04-11T13:18:00Z">
            <w:trPr>
              <w:wAfter w:w="74" w:type="dxa"/>
              <w:cantSplit/>
              <w:tblHeader/>
            </w:trPr>
          </w:trPrChange>
        </w:trPr>
        <w:tc>
          <w:tcPr>
            <w:tcW w:w="597" w:type="dxa"/>
            <w:tcPrChange w:id="5431" w:author="bmooney" w:date="2011-04-11T13:18:00Z">
              <w:tcPr>
                <w:tcW w:w="603" w:type="dxa"/>
                <w:gridSpan w:val="2"/>
              </w:tcPr>
            </w:tcPrChange>
          </w:tcPr>
          <w:p w14:paraId="16E4AB3C" w14:textId="1F7D4D04" w:rsidR="00652541" w:rsidRPr="00931F9D" w:rsidDel="00EC2424" w:rsidRDefault="00652541" w:rsidP="006F622A">
            <w:pPr>
              <w:spacing w:after="120"/>
              <w:rPr>
                <w:del w:id="5432" w:author="bmooney" w:date="2011-06-14T14:14:00Z"/>
                <w:sz w:val="20"/>
              </w:rPr>
            </w:pPr>
            <w:del w:id="5433" w:author="bmooney" w:date="2011-06-14T14:14:00Z">
              <w:r w:rsidRPr="00931F9D" w:rsidDel="00EC2424">
                <w:rPr>
                  <w:sz w:val="20"/>
                </w:rPr>
                <w:delText>921</w:delText>
              </w:r>
            </w:del>
          </w:p>
        </w:tc>
        <w:tc>
          <w:tcPr>
            <w:tcW w:w="2543" w:type="dxa"/>
            <w:tcPrChange w:id="5434" w:author="bmooney" w:date="2011-04-11T13:18:00Z">
              <w:tcPr>
                <w:tcW w:w="2545" w:type="dxa"/>
                <w:gridSpan w:val="3"/>
              </w:tcPr>
            </w:tcPrChange>
          </w:tcPr>
          <w:p w14:paraId="16E4AB3D" w14:textId="25006746" w:rsidR="00652541" w:rsidRPr="00931F9D" w:rsidDel="00EC2424" w:rsidRDefault="00652541" w:rsidP="00931F9D">
            <w:pPr>
              <w:spacing w:after="120"/>
              <w:rPr>
                <w:del w:id="5435" w:author="bmooney" w:date="2011-06-14T14:14:00Z"/>
                <w:sz w:val="20"/>
              </w:rPr>
            </w:pPr>
            <w:del w:id="5436" w:author="bmooney" w:date="2011-06-14T14:14:00Z">
              <w:r w:rsidRPr="00931F9D" w:rsidDel="00EC2424">
                <w:rPr>
                  <w:sz w:val="20"/>
                </w:rPr>
                <w:delText>Ordering. Physician. Address. Phone</w:delText>
              </w:r>
            </w:del>
          </w:p>
        </w:tc>
        <w:tc>
          <w:tcPr>
            <w:tcW w:w="1397" w:type="dxa"/>
            <w:tcPrChange w:id="5437" w:author="bmooney" w:date="2011-04-11T13:18:00Z">
              <w:tcPr>
                <w:tcW w:w="1397" w:type="dxa"/>
                <w:gridSpan w:val="3"/>
              </w:tcPr>
            </w:tcPrChange>
          </w:tcPr>
          <w:p w14:paraId="16E4AB3E" w14:textId="7C068734" w:rsidR="00652541" w:rsidRPr="00931F9D" w:rsidDel="00EC2424" w:rsidRDefault="00652541" w:rsidP="00931F9D">
            <w:pPr>
              <w:spacing w:after="120"/>
              <w:rPr>
                <w:del w:id="5438" w:author="bmooney" w:date="2011-06-14T14:14:00Z"/>
                <w:sz w:val="20"/>
              </w:rPr>
            </w:pPr>
            <w:del w:id="5439" w:author="bmooney" w:date="2011-04-11T09:12:00Z">
              <w:r w:rsidRPr="00931F9D" w:rsidDel="00652541">
                <w:rPr>
                  <w:sz w:val="20"/>
                </w:rPr>
                <w:delText>II. Ordering Physician Information</w:delText>
              </w:r>
            </w:del>
          </w:p>
        </w:tc>
        <w:tc>
          <w:tcPr>
            <w:tcW w:w="1087" w:type="dxa"/>
            <w:tcPrChange w:id="5440" w:author="bmooney" w:date="2011-04-11T13:18:00Z">
              <w:tcPr>
                <w:tcW w:w="1087" w:type="dxa"/>
                <w:gridSpan w:val="3"/>
              </w:tcPr>
            </w:tcPrChange>
          </w:tcPr>
          <w:p w14:paraId="16E4AB3F" w14:textId="7163414B" w:rsidR="00652541" w:rsidRPr="00931F9D" w:rsidDel="00EC2424" w:rsidRDefault="00652541" w:rsidP="00931F9D">
            <w:pPr>
              <w:spacing w:after="120"/>
              <w:rPr>
                <w:del w:id="5441" w:author="bmooney" w:date="2011-06-14T14:14:00Z"/>
                <w:sz w:val="20"/>
              </w:rPr>
            </w:pPr>
            <w:del w:id="5442" w:author="bmooney" w:date="2011-06-14T14:14:00Z">
              <w:r w:rsidRPr="00931F9D" w:rsidDel="00EC2424">
                <w:rPr>
                  <w:sz w:val="20"/>
                </w:rPr>
                <w:delText>Phone</w:delText>
              </w:r>
            </w:del>
          </w:p>
        </w:tc>
        <w:tc>
          <w:tcPr>
            <w:tcW w:w="2744" w:type="dxa"/>
            <w:tcPrChange w:id="5443" w:author="bmooney" w:date="2011-04-11T13:18:00Z">
              <w:tcPr>
                <w:tcW w:w="2736" w:type="dxa"/>
                <w:gridSpan w:val="2"/>
              </w:tcPr>
            </w:tcPrChange>
          </w:tcPr>
          <w:p w14:paraId="16E4AB40" w14:textId="1E53728F" w:rsidR="00652541" w:rsidRPr="00931F9D" w:rsidDel="00EC2424" w:rsidRDefault="00652541" w:rsidP="00931F9D">
            <w:pPr>
              <w:spacing w:after="120"/>
              <w:rPr>
                <w:del w:id="5444" w:author="bmooney" w:date="2011-06-14T14:14:00Z"/>
                <w:sz w:val="20"/>
              </w:rPr>
            </w:pPr>
            <w:del w:id="5445" w:author="bmooney" w:date="2011-06-14T14:14:00Z">
              <w:r w:rsidRPr="00931F9D" w:rsidDel="00EC2424">
                <w:rPr>
                  <w:sz w:val="20"/>
                </w:rPr>
                <w:delText>tblRequisitionAddress. AddressPhone for the tblRequisitionAddress entry for the address type Report To and the requisition Role Type treating</w:delText>
              </w:r>
            </w:del>
          </w:p>
        </w:tc>
        <w:tc>
          <w:tcPr>
            <w:tcW w:w="1098" w:type="dxa"/>
            <w:tcPrChange w:id="5446" w:author="bmooney" w:date="2011-04-11T13:18:00Z">
              <w:tcPr>
                <w:tcW w:w="1098" w:type="dxa"/>
              </w:tcPr>
            </w:tcPrChange>
          </w:tcPr>
          <w:p w14:paraId="3AAF632D" w14:textId="025E95D8" w:rsidR="00652541" w:rsidRPr="00931F9D" w:rsidDel="00EC2424" w:rsidRDefault="00652541" w:rsidP="00931F9D">
            <w:pPr>
              <w:spacing w:after="120"/>
              <w:rPr>
                <w:del w:id="5447" w:author="bmooney" w:date="2011-06-14T14:14:00Z"/>
                <w:sz w:val="20"/>
              </w:rPr>
            </w:pPr>
          </w:p>
        </w:tc>
      </w:tr>
      <w:tr w:rsidR="007A326C" w:rsidRPr="00931F9D" w:rsidDel="00EC2424" w14:paraId="16E4AB47" w14:textId="39174830" w:rsidTr="005036CF">
        <w:trPr>
          <w:cantSplit/>
          <w:tblHeader/>
          <w:del w:id="5448" w:author="bmooney" w:date="2011-06-14T14:14:00Z"/>
          <w:trPrChange w:id="5449" w:author="bmooney" w:date="2011-04-11T13:18:00Z">
            <w:trPr>
              <w:wAfter w:w="74" w:type="dxa"/>
              <w:cantSplit/>
              <w:tblHeader/>
            </w:trPr>
          </w:trPrChange>
        </w:trPr>
        <w:tc>
          <w:tcPr>
            <w:tcW w:w="597" w:type="dxa"/>
            <w:tcPrChange w:id="5450" w:author="bmooney" w:date="2011-04-11T13:18:00Z">
              <w:tcPr>
                <w:tcW w:w="603" w:type="dxa"/>
                <w:gridSpan w:val="2"/>
              </w:tcPr>
            </w:tcPrChange>
          </w:tcPr>
          <w:p w14:paraId="16E4AB42" w14:textId="068DFD44" w:rsidR="00652541" w:rsidRPr="00931F9D" w:rsidDel="00EC2424" w:rsidRDefault="00652541" w:rsidP="006F622A">
            <w:pPr>
              <w:spacing w:after="120"/>
              <w:rPr>
                <w:del w:id="5451" w:author="bmooney" w:date="2011-06-14T14:14:00Z"/>
                <w:sz w:val="20"/>
              </w:rPr>
            </w:pPr>
            <w:del w:id="5452" w:author="bmooney" w:date="2011-06-14T14:14:00Z">
              <w:r w:rsidRPr="00931F9D" w:rsidDel="00EC2424">
                <w:rPr>
                  <w:sz w:val="20"/>
                </w:rPr>
                <w:delText>922</w:delText>
              </w:r>
            </w:del>
          </w:p>
        </w:tc>
        <w:tc>
          <w:tcPr>
            <w:tcW w:w="2543" w:type="dxa"/>
            <w:tcPrChange w:id="5453" w:author="bmooney" w:date="2011-04-11T13:18:00Z">
              <w:tcPr>
                <w:tcW w:w="2545" w:type="dxa"/>
                <w:gridSpan w:val="3"/>
              </w:tcPr>
            </w:tcPrChange>
          </w:tcPr>
          <w:p w14:paraId="16E4AB43" w14:textId="1039BFEA" w:rsidR="00652541" w:rsidRPr="00931F9D" w:rsidDel="00EC2424" w:rsidRDefault="00652541" w:rsidP="00931F9D">
            <w:pPr>
              <w:spacing w:after="120"/>
              <w:rPr>
                <w:del w:id="5454" w:author="bmooney" w:date="2011-06-14T14:14:00Z"/>
                <w:sz w:val="20"/>
              </w:rPr>
            </w:pPr>
            <w:del w:id="5455" w:author="bmooney" w:date="2011-06-14T14:14:00Z">
              <w:r w:rsidRPr="00931F9D" w:rsidDel="00EC2424">
                <w:rPr>
                  <w:sz w:val="20"/>
                </w:rPr>
                <w:delText>Ordering. Physician. Address. Fax</w:delText>
              </w:r>
            </w:del>
          </w:p>
        </w:tc>
        <w:tc>
          <w:tcPr>
            <w:tcW w:w="1397" w:type="dxa"/>
            <w:tcPrChange w:id="5456" w:author="bmooney" w:date="2011-04-11T13:18:00Z">
              <w:tcPr>
                <w:tcW w:w="1397" w:type="dxa"/>
                <w:gridSpan w:val="3"/>
              </w:tcPr>
            </w:tcPrChange>
          </w:tcPr>
          <w:p w14:paraId="16E4AB44" w14:textId="16260B50" w:rsidR="00652541" w:rsidRPr="00931F9D" w:rsidDel="00EC2424" w:rsidRDefault="00652541" w:rsidP="00931F9D">
            <w:pPr>
              <w:spacing w:after="120"/>
              <w:rPr>
                <w:del w:id="5457" w:author="bmooney" w:date="2011-06-14T14:14:00Z"/>
                <w:sz w:val="20"/>
              </w:rPr>
            </w:pPr>
            <w:del w:id="5458" w:author="bmooney" w:date="2011-04-11T09:12:00Z">
              <w:r w:rsidRPr="00931F9D" w:rsidDel="00652541">
                <w:rPr>
                  <w:sz w:val="20"/>
                </w:rPr>
                <w:delText>II. Ordering Physician Information</w:delText>
              </w:r>
            </w:del>
          </w:p>
        </w:tc>
        <w:tc>
          <w:tcPr>
            <w:tcW w:w="1087" w:type="dxa"/>
            <w:tcPrChange w:id="5459" w:author="bmooney" w:date="2011-04-11T13:18:00Z">
              <w:tcPr>
                <w:tcW w:w="1087" w:type="dxa"/>
                <w:gridSpan w:val="3"/>
              </w:tcPr>
            </w:tcPrChange>
          </w:tcPr>
          <w:p w14:paraId="16E4AB45" w14:textId="4C8CCC63" w:rsidR="00652541" w:rsidRPr="00931F9D" w:rsidDel="00EC2424" w:rsidRDefault="00652541" w:rsidP="00931F9D">
            <w:pPr>
              <w:spacing w:after="120"/>
              <w:rPr>
                <w:del w:id="5460" w:author="bmooney" w:date="2011-06-14T14:14:00Z"/>
                <w:sz w:val="20"/>
              </w:rPr>
            </w:pPr>
            <w:del w:id="5461" w:author="bmooney" w:date="2011-06-14T14:14:00Z">
              <w:r w:rsidRPr="00931F9D" w:rsidDel="00EC2424">
                <w:rPr>
                  <w:sz w:val="20"/>
                </w:rPr>
                <w:delText>Fax</w:delText>
              </w:r>
            </w:del>
          </w:p>
        </w:tc>
        <w:tc>
          <w:tcPr>
            <w:tcW w:w="2744" w:type="dxa"/>
            <w:tcPrChange w:id="5462" w:author="bmooney" w:date="2011-04-11T13:18:00Z">
              <w:tcPr>
                <w:tcW w:w="2736" w:type="dxa"/>
                <w:gridSpan w:val="2"/>
              </w:tcPr>
            </w:tcPrChange>
          </w:tcPr>
          <w:p w14:paraId="16E4AB46" w14:textId="57F4096D" w:rsidR="00652541" w:rsidRPr="00931F9D" w:rsidDel="00EC2424" w:rsidRDefault="00652541" w:rsidP="00931F9D">
            <w:pPr>
              <w:spacing w:after="120"/>
              <w:rPr>
                <w:del w:id="5463" w:author="bmooney" w:date="2011-06-14T14:14:00Z"/>
                <w:sz w:val="20"/>
              </w:rPr>
            </w:pPr>
            <w:del w:id="5464" w:author="bmooney" w:date="2011-06-14T14:14:00Z">
              <w:r w:rsidRPr="00931F9D" w:rsidDel="00EC2424">
                <w:rPr>
                  <w:sz w:val="20"/>
                </w:rPr>
                <w:delText>tblRequisitionAddress. AddressFax for the tblRequisitionAddress entry for the address type Report To and the requisition Role Type treating</w:delText>
              </w:r>
            </w:del>
          </w:p>
        </w:tc>
        <w:tc>
          <w:tcPr>
            <w:tcW w:w="1098" w:type="dxa"/>
            <w:tcPrChange w:id="5465" w:author="bmooney" w:date="2011-04-11T13:18:00Z">
              <w:tcPr>
                <w:tcW w:w="1098" w:type="dxa"/>
              </w:tcPr>
            </w:tcPrChange>
          </w:tcPr>
          <w:p w14:paraId="4717EFE7" w14:textId="481A6EBE" w:rsidR="00652541" w:rsidRPr="00931F9D" w:rsidDel="00EC2424" w:rsidRDefault="00652541" w:rsidP="00931F9D">
            <w:pPr>
              <w:spacing w:after="120"/>
              <w:rPr>
                <w:del w:id="5466" w:author="bmooney" w:date="2011-06-14T14:14:00Z"/>
                <w:sz w:val="20"/>
              </w:rPr>
            </w:pPr>
          </w:p>
        </w:tc>
      </w:tr>
      <w:tr w:rsidR="007A326C" w:rsidRPr="00931F9D" w:rsidDel="00EC2424" w14:paraId="16E4AB4D" w14:textId="7992D66F" w:rsidTr="005036CF">
        <w:trPr>
          <w:cantSplit/>
          <w:tblHeader/>
          <w:del w:id="5467" w:author="bmooney" w:date="2011-06-14T14:14:00Z"/>
          <w:trPrChange w:id="5468" w:author="bmooney" w:date="2011-04-11T13:18:00Z">
            <w:trPr>
              <w:wAfter w:w="74" w:type="dxa"/>
              <w:cantSplit/>
              <w:tblHeader/>
            </w:trPr>
          </w:trPrChange>
        </w:trPr>
        <w:tc>
          <w:tcPr>
            <w:tcW w:w="597" w:type="dxa"/>
            <w:tcPrChange w:id="5469" w:author="bmooney" w:date="2011-04-11T13:18:00Z">
              <w:tcPr>
                <w:tcW w:w="603" w:type="dxa"/>
                <w:gridSpan w:val="2"/>
              </w:tcPr>
            </w:tcPrChange>
          </w:tcPr>
          <w:p w14:paraId="16E4AB48" w14:textId="4D39391F" w:rsidR="00652541" w:rsidRPr="00931F9D" w:rsidDel="00EC2424" w:rsidRDefault="00652541" w:rsidP="006F622A">
            <w:pPr>
              <w:spacing w:after="120"/>
              <w:rPr>
                <w:del w:id="5470" w:author="bmooney" w:date="2011-06-14T14:14:00Z"/>
                <w:sz w:val="20"/>
              </w:rPr>
            </w:pPr>
            <w:del w:id="5471" w:author="bmooney" w:date="2011-06-14T14:14:00Z">
              <w:r w:rsidRPr="00931F9D" w:rsidDel="00EC2424">
                <w:rPr>
                  <w:sz w:val="20"/>
                </w:rPr>
                <w:delText>923</w:delText>
              </w:r>
            </w:del>
          </w:p>
        </w:tc>
        <w:tc>
          <w:tcPr>
            <w:tcW w:w="2543" w:type="dxa"/>
            <w:tcPrChange w:id="5472" w:author="bmooney" w:date="2011-04-11T13:18:00Z">
              <w:tcPr>
                <w:tcW w:w="2545" w:type="dxa"/>
                <w:gridSpan w:val="3"/>
              </w:tcPr>
            </w:tcPrChange>
          </w:tcPr>
          <w:p w14:paraId="16E4AB49" w14:textId="27513261" w:rsidR="00652541" w:rsidRPr="00931F9D" w:rsidDel="00EC2424" w:rsidRDefault="00652541" w:rsidP="00931F9D">
            <w:pPr>
              <w:spacing w:after="120"/>
              <w:rPr>
                <w:del w:id="5473" w:author="bmooney" w:date="2011-06-14T14:14:00Z"/>
                <w:sz w:val="20"/>
              </w:rPr>
            </w:pPr>
            <w:del w:id="5474" w:author="bmooney" w:date="2011-06-14T14:14:00Z">
              <w:r w:rsidRPr="00931F9D" w:rsidDel="00EC2424">
                <w:rPr>
                  <w:sz w:val="20"/>
                </w:rPr>
                <w:delText>Additional. Physician. Name</w:delText>
              </w:r>
            </w:del>
          </w:p>
        </w:tc>
        <w:tc>
          <w:tcPr>
            <w:tcW w:w="1397" w:type="dxa"/>
            <w:tcPrChange w:id="5475" w:author="bmooney" w:date="2011-04-11T13:18:00Z">
              <w:tcPr>
                <w:tcW w:w="1397" w:type="dxa"/>
                <w:gridSpan w:val="3"/>
              </w:tcPr>
            </w:tcPrChange>
          </w:tcPr>
          <w:p w14:paraId="16E4AB4A" w14:textId="4D62F470" w:rsidR="00652541" w:rsidRPr="00931F9D" w:rsidDel="00EC2424" w:rsidRDefault="00652541" w:rsidP="00931F9D">
            <w:pPr>
              <w:spacing w:after="120"/>
              <w:rPr>
                <w:del w:id="5476" w:author="bmooney" w:date="2011-06-14T14:14:00Z"/>
                <w:sz w:val="20"/>
              </w:rPr>
            </w:pPr>
            <w:del w:id="5477" w:author="bmooney" w:date="2011-04-11T09:15:00Z">
              <w:r w:rsidRPr="00931F9D" w:rsidDel="00652541">
                <w:rPr>
                  <w:sz w:val="20"/>
                </w:rPr>
                <w:delText>III. Additional Physician</w:delText>
              </w:r>
            </w:del>
          </w:p>
        </w:tc>
        <w:tc>
          <w:tcPr>
            <w:tcW w:w="1087" w:type="dxa"/>
            <w:tcPrChange w:id="5478" w:author="bmooney" w:date="2011-04-11T13:18:00Z">
              <w:tcPr>
                <w:tcW w:w="1087" w:type="dxa"/>
                <w:gridSpan w:val="3"/>
              </w:tcPr>
            </w:tcPrChange>
          </w:tcPr>
          <w:p w14:paraId="16E4AB4B" w14:textId="6848463A" w:rsidR="00652541" w:rsidRPr="00931F9D" w:rsidDel="00EC2424" w:rsidRDefault="00652541" w:rsidP="00931F9D">
            <w:pPr>
              <w:spacing w:after="120"/>
              <w:rPr>
                <w:del w:id="5479" w:author="bmooney" w:date="2011-06-14T14:14:00Z"/>
                <w:sz w:val="20"/>
              </w:rPr>
            </w:pPr>
            <w:del w:id="5480" w:author="bmooney" w:date="2011-06-14T14:14:00Z">
              <w:r w:rsidRPr="00931F9D" w:rsidDel="00EC2424">
                <w:rPr>
                  <w:sz w:val="20"/>
                </w:rPr>
                <w:delText>Additional Physician / Recipient Name</w:delText>
              </w:r>
            </w:del>
          </w:p>
        </w:tc>
        <w:tc>
          <w:tcPr>
            <w:tcW w:w="2744" w:type="dxa"/>
            <w:tcPrChange w:id="5481" w:author="bmooney" w:date="2011-04-11T13:18:00Z">
              <w:tcPr>
                <w:tcW w:w="2736" w:type="dxa"/>
                <w:gridSpan w:val="2"/>
              </w:tcPr>
            </w:tcPrChange>
          </w:tcPr>
          <w:p w14:paraId="16E4AB4C" w14:textId="1B44F04F" w:rsidR="00652541" w:rsidRPr="00931F9D" w:rsidDel="00EC2424" w:rsidRDefault="00652541" w:rsidP="00931F9D">
            <w:pPr>
              <w:spacing w:after="120"/>
              <w:rPr>
                <w:del w:id="5482" w:author="bmooney" w:date="2011-06-14T14:14:00Z"/>
                <w:sz w:val="20"/>
              </w:rPr>
            </w:pPr>
            <w:del w:id="5483" w:author="bmooney" w:date="2011-06-14T14:14:00Z">
              <w:r w:rsidRPr="00931F9D" w:rsidDel="00EC2424">
                <w:rPr>
                  <w:sz w:val="20"/>
                </w:rPr>
                <w:delText>tblRequisitionEntity. EntityName for the tblRequisitionEntity entry for entity type Contact and requisition role type Additional Recipient.</w:delText>
              </w:r>
            </w:del>
          </w:p>
        </w:tc>
        <w:tc>
          <w:tcPr>
            <w:tcW w:w="1098" w:type="dxa"/>
            <w:tcPrChange w:id="5484" w:author="bmooney" w:date="2011-04-11T13:18:00Z">
              <w:tcPr>
                <w:tcW w:w="1098" w:type="dxa"/>
              </w:tcPr>
            </w:tcPrChange>
          </w:tcPr>
          <w:p w14:paraId="545E5103" w14:textId="3EC3D36D" w:rsidR="00652541" w:rsidRPr="00931F9D" w:rsidDel="00EC2424" w:rsidRDefault="00652541" w:rsidP="00931F9D">
            <w:pPr>
              <w:spacing w:after="120"/>
              <w:rPr>
                <w:del w:id="5485" w:author="bmooney" w:date="2011-06-14T14:14:00Z"/>
                <w:sz w:val="20"/>
              </w:rPr>
            </w:pPr>
          </w:p>
        </w:tc>
      </w:tr>
      <w:tr w:rsidR="007A326C" w:rsidRPr="00931F9D" w:rsidDel="00EC2424" w14:paraId="16E4AB53" w14:textId="0D951B4A" w:rsidTr="005036CF">
        <w:trPr>
          <w:cantSplit/>
          <w:tblHeader/>
          <w:del w:id="5486" w:author="bmooney" w:date="2011-06-14T14:14:00Z"/>
          <w:trPrChange w:id="5487" w:author="bmooney" w:date="2011-04-11T13:18:00Z">
            <w:trPr>
              <w:wAfter w:w="74" w:type="dxa"/>
              <w:cantSplit/>
              <w:tblHeader/>
            </w:trPr>
          </w:trPrChange>
        </w:trPr>
        <w:tc>
          <w:tcPr>
            <w:tcW w:w="597" w:type="dxa"/>
            <w:tcPrChange w:id="5488" w:author="bmooney" w:date="2011-04-11T13:18:00Z">
              <w:tcPr>
                <w:tcW w:w="603" w:type="dxa"/>
                <w:gridSpan w:val="2"/>
              </w:tcPr>
            </w:tcPrChange>
          </w:tcPr>
          <w:p w14:paraId="16E4AB4E" w14:textId="1139585D" w:rsidR="00652541" w:rsidRPr="00931F9D" w:rsidDel="00EC2424" w:rsidRDefault="00652541" w:rsidP="006F622A">
            <w:pPr>
              <w:spacing w:after="120"/>
              <w:rPr>
                <w:del w:id="5489" w:author="bmooney" w:date="2011-06-14T14:14:00Z"/>
                <w:sz w:val="20"/>
              </w:rPr>
            </w:pPr>
            <w:del w:id="5490" w:author="bmooney" w:date="2011-06-14T14:14:00Z">
              <w:r w:rsidRPr="00931F9D" w:rsidDel="00EC2424">
                <w:rPr>
                  <w:sz w:val="20"/>
                </w:rPr>
                <w:delText>924</w:delText>
              </w:r>
            </w:del>
          </w:p>
        </w:tc>
        <w:tc>
          <w:tcPr>
            <w:tcW w:w="2543" w:type="dxa"/>
            <w:tcPrChange w:id="5491" w:author="bmooney" w:date="2011-04-11T13:18:00Z">
              <w:tcPr>
                <w:tcW w:w="2545" w:type="dxa"/>
                <w:gridSpan w:val="3"/>
              </w:tcPr>
            </w:tcPrChange>
          </w:tcPr>
          <w:p w14:paraId="16E4AB4F" w14:textId="5FFF9ACF" w:rsidR="00652541" w:rsidRPr="00931F9D" w:rsidDel="00EC2424" w:rsidRDefault="00652541" w:rsidP="00931F9D">
            <w:pPr>
              <w:spacing w:after="120"/>
              <w:rPr>
                <w:del w:id="5492" w:author="bmooney" w:date="2011-06-14T14:14:00Z"/>
                <w:sz w:val="20"/>
              </w:rPr>
            </w:pPr>
            <w:del w:id="5493" w:author="bmooney" w:date="2011-06-14T14:14:00Z">
              <w:r w:rsidRPr="00931F9D" w:rsidDel="00EC2424">
                <w:rPr>
                  <w:sz w:val="20"/>
                </w:rPr>
                <w:delText>Additional. Physician. Address. Line1</w:delText>
              </w:r>
            </w:del>
          </w:p>
        </w:tc>
        <w:tc>
          <w:tcPr>
            <w:tcW w:w="1397" w:type="dxa"/>
            <w:tcPrChange w:id="5494" w:author="bmooney" w:date="2011-04-11T13:18:00Z">
              <w:tcPr>
                <w:tcW w:w="1397" w:type="dxa"/>
                <w:gridSpan w:val="3"/>
              </w:tcPr>
            </w:tcPrChange>
          </w:tcPr>
          <w:p w14:paraId="16E4AB50" w14:textId="0197D922" w:rsidR="00652541" w:rsidRPr="00931F9D" w:rsidDel="00EC2424" w:rsidRDefault="00652541" w:rsidP="00931F9D">
            <w:pPr>
              <w:spacing w:after="120"/>
              <w:rPr>
                <w:del w:id="5495" w:author="bmooney" w:date="2011-06-14T14:14:00Z"/>
                <w:sz w:val="20"/>
              </w:rPr>
            </w:pPr>
            <w:del w:id="5496" w:author="bmooney" w:date="2011-04-11T09:15:00Z">
              <w:r w:rsidRPr="00931F9D" w:rsidDel="00652541">
                <w:rPr>
                  <w:sz w:val="20"/>
                </w:rPr>
                <w:delText>III. Additional Physician</w:delText>
              </w:r>
            </w:del>
          </w:p>
        </w:tc>
        <w:tc>
          <w:tcPr>
            <w:tcW w:w="1087" w:type="dxa"/>
            <w:tcPrChange w:id="5497" w:author="bmooney" w:date="2011-04-11T13:18:00Z">
              <w:tcPr>
                <w:tcW w:w="1087" w:type="dxa"/>
                <w:gridSpan w:val="3"/>
              </w:tcPr>
            </w:tcPrChange>
          </w:tcPr>
          <w:p w14:paraId="16E4AB51" w14:textId="39719E6E" w:rsidR="00652541" w:rsidRPr="00931F9D" w:rsidDel="00EC2424" w:rsidRDefault="00652541" w:rsidP="00931F9D">
            <w:pPr>
              <w:spacing w:after="120"/>
              <w:rPr>
                <w:del w:id="5498" w:author="bmooney" w:date="2011-06-14T14:14:00Z"/>
                <w:sz w:val="20"/>
              </w:rPr>
            </w:pPr>
            <w:del w:id="5499" w:author="bmooney" w:date="2011-06-14T14:14:00Z">
              <w:r w:rsidRPr="00931F9D" w:rsidDel="00EC2424">
                <w:rPr>
                  <w:sz w:val="20"/>
                </w:rPr>
                <w:delText>Address</w:delText>
              </w:r>
            </w:del>
          </w:p>
        </w:tc>
        <w:tc>
          <w:tcPr>
            <w:tcW w:w="2744" w:type="dxa"/>
            <w:tcPrChange w:id="5500" w:author="bmooney" w:date="2011-04-11T13:18:00Z">
              <w:tcPr>
                <w:tcW w:w="2736" w:type="dxa"/>
                <w:gridSpan w:val="2"/>
              </w:tcPr>
            </w:tcPrChange>
          </w:tcPr>
          <w:p w14:paraId="16E4AB52" w14:textId="2D27264B" w:rsidR="00652541" w:rsidRPr="00931F9D" w:rsidDel="00EC2424" w:rsidRDefault="00652541" w:rsidP="00931F9D">
            <w:pPr>
              <w:spacing w:after="120"/>
              <w:rPr>
                <w:del w:id="5501" w:author="bmooney" w:date="2011-06-14T14:14:00Z"/>
                <w:sz w:val="20"/>
              </w:rPr>
            </w:pPr>
            <w:del w:id="5502" w:author="bmooney" w:date="2011-06-14T14:14:00Z">
              <w:r w:rsidRPr="00931F9D" w:rsidDel="00EC2424">
                <w:rPr>
                  <w:sz w:val="20"/>
                </w:rPr>
                <w:delText>tblRequisitionAddress. AddressLine1 for the tblRequisitionAddress entry for the address type Report To and the requisition Role Type Additional Recipient</w:delText>
              </w:r>
            </w:del>
          </w:p>
        </w:tc>
        <w:tc>
          <w:tcPr>
            <w:tcW w:w="1098" w:type="dxa"/>
            <w:tcPrChange w:id="5503" w:author="bmooney" w:date="2011-04-11T13:18:00Z">
              <w:tcPr>
                <w:tcW w:w="1098" w:type="dxa"/>
              </w:tcPr>
            </w:tcPrChange>
          </w:tcPr>
          <w:p w14:paraId="373EB019" w14:textId="3648453E" w:rsidR="00652541" w:rsidRPr="00931F9D" w:rsidDel="00EC2424" w:rsidRDefault="00652541" w:rsidP="00931F9D">
            <w:pPr>
              <w:spacing w:after="120"/>
              <w:rPr>
                <w:del w:id="5504" w:author="bmooney" w:date="2011-06-14T14:14:00Z"/>
                <w:sz w:val="20"/>
              </w:rPr>
            </w:pPr>
          </w:p>
        </w:tc>
      </w:tr>
      <w:tr w:rsidR="007A326C" w:rsidRPr="00931F9D" w:rsidDel="00EC2424" w14:paraId="16E4AB59" w14:textId="48E1C939" w:rsidTr="005036CF">
        <w:trPr>
          <w:cantSplit/>
          <w:tblHeader/>
          <w:del w:id="5505" w:author="bmooney" w:date="2011-06-14T14:14:00Z"/>
          <w:trPrChange w:id="5506" w:author="bmooney" w:date="2011-04-11T13:18:00Z">
            <w:trPr>
              <w:wAfter w:w="74" w:type="dxa"/>
              <w:cantSplit/>
              <w:tblHeader/>
            </w:trPr>
          </w:trPrChange>
        </w:trPr>
        <w:tc>
          <w:tcPr>
            <w:tcW w:w="597" w:type="dxa"/>
            <w:tcPrChange w:id="5507" w:author="bmooney" w:date="2011-04-11T13:18:00Z">
              <w:tcPr>
                <w:tcW w:w="603" w:type="dxa"/>
                <w:gridSpan w:val="2"/>
              </w:tcPr>
            </w:tcPrChange>
          </w:tcPr>
          <w:p w14:paraId="16E4AB54" w14:textId="2C44AF77" w:rsidR="00652541" w:rsidRPr="00931F9D" w:rsidDel="00EC2424" w:rsidRDefault="00652541" w:rsidP="006F622A">
            <w:pPr>
              <w:spacing w:after="120"/>
              <w:rPr>
                <w:del w:id="5508" w:author="bmooney" w:date="2011-06-14T14:14:00Z"/>
                <w:sz w:val="20"/>
              </w:rPr>
            </w:pPr>
            <w:del w:id="5509" w:author="bmooney" w:date="2011-06-14T14:14:00Z">
              <w:r w:rsidRPr="00931F9D" w:rsidDel="00EC2424">
                <w:rPr>
                  <w:sz w:val="20"/>
                </w:rPr>
                <w:delText>925</w:delText>
              </w:r>
            </w:del>
          </w:p>
        </w:tc>
        <w:tc>
          <w:tcPr>
            <w:tcW w:w="2543" w:type="dxa"/>
            <w:tcPrChange w:id="5510" w:author="bmooney" w:date="2011-04-11T13:18:00Z">
              <w:tcPr>
                <w:tcW w:w="2545" w:type="dxa"/>
                <w:gridSpan w:val="3"/>
              </w:tcPr>
            </w:tcPrChange>
          </w:tcPr>
          <w:p w14:paraId="16E4AB55" w14:textId="620C29F1" w:rsidR="00652541" w:rsidRPr="00931F9D" w:rsidDel="00EC2424" w:rsidRDefault="00652541" w:rsidP="00931F9D">
            <w:pPr>
              <w:spacing w:after="120"/>
              <w:rPr>
                <w:del w:id="5511" w:author="bmooney" w:date="2011-06-14T14:14:00Z"/>
                <w:sz w:val="20"/>
              </w:rPr>
            </w:pPr>
            <w:del w:id="5512" w:author="bmooney" w:date="2011-06-14T14:14:00Z">
              <w:r w:rsidRPr="00931F9D" w:rsidDel="00EC2424">
                <w:rPr>
                  <w:sz w:val="20"/>
                </w:rPr>
                <w:delText>Additional. Physician. Address. City</w:delText>
              </w:r>
            </w:del>
          </w:p>
        </w:tc>
        <w:tc>
          <w:tcPr>
            <w:tcW w:w="1397" w:type="dxa"/>
            <w:tcPrChange w:id="5513" w:author="bmooney" w:date="2011-04-11T13:18:00Z">
              <w:tcPr>
                <w:tcW w:w="1397" w:type="dxa"/>
                <w:gridSpan w:val="3"/>
              </w:tcPr>
            </w:tcPrChange>
          </w:tcPr>
          <w:p w14:paraId="16E4AB56" w14:textId="3FDC9894" w:rsidR="00652541" w:rsidRPr="00931F9D" w:rsidDel="00EC2424" w:rsidRDefault="00652541" w:rsidP="00931F9D">
            <w:pPr>
              <w:spacing w:after="120"/>
              <w:rPr>
                <w:del w:id="5514" w:author="bmooney" w:date="2011-06-14T14:14:00Z"/>
                <w:sz w:val="20"/>
              </w:rPr>
            </w:pPr>
            <w:del w:id="5515" w:author="bmooney" w:date="2011-04-11T09:15:00Z">
              <w:r w:rsidRPr="00931F9D" w:rsidDel="00652541">
                <w:rPr>
                  <w:sz w:val="20"/>
                </w:rPr>
                <w:delText>III. Additional Physician</w:delText>
              </w:r>
            </w:del>
          </w:p>
        </w:tc>
        <w:tc>
          <w:tcPr>
            <w:tcW w:w="1087" w:type="dxa"/>
            <w:tcPrChange w:id="5516" w:author="bmooney" w:date="2011-04-11T13:18:00Z">
              <w:tcPr>
                <w:tcW w:w="1087" w:type="dxa"/>
                <w:gridSpan w:val="3"/>
              </w:tcPr>
            </w:tcPrChange>
          </w:tcPr>
          <w:p w14:paraId="16E4AB57" w14:textId="0CD62FE0" w:rsidR="00652541" w:rsidRPr="00931F9D" w:rsidDel="00EC2424" w:rsidRDefault="00652541" w:rsidP="00931F9D">
            <w:pPr>
              <w:spacing w:after="120"/>
              <w:rPr>
                <w:del w:id="5517" w:author="bmooney" w:date="2011-06-14T14:14:00Z"/>
                <w:sz w:val="20"/>
              </w:rPr>
            </w:pPr>
            <w:del w:id="5518" w:author="bmooney" w:date="2011-06-14T14:14:00Z">
              <w:r w:rsidRPr="00931F9D" w:rsidDel="00EC2424">
                <w:rPr>
                  <w:sz w:val="20"/>
                </w:rPr>
                <w:delText>City</w:delText>
              </w:r>
            </w:del>
          </w:p>
        </w:tc>
        <w:tc>
          <w:tcPr>
            <w:tcW w:w="2744" w:type="dxa"/>
            <w:tcPrChange w:id="5519" w:author="bmooney" w:date="2011-04-11T13:18:00Z">
              <w:tcPr>
                <w:tcW w:w="2736" w:type="dxa"/>
                <w:gridSpan w:val="2"/>
              </w:tcPr>
            </w:tcPrChange>
          </w:tcPr>
          <w:p w14:paraId="16E4AB58" w14:textId="1CE40F89" w:rsidR="00652541" w:rsidRPr="00931F9D" w:rsidDel="00EC2424" w:rsidRDefault="00652541" w:rsidP="00931F9D">
            <w:pPr>
              <w:spacing w:after="120"/>
              <w:rPr>
                <w:del w:id="5520" w:author="bmooney" w:date="2011-06-14T14:14:00Z"/>
                <w:sz w:val="20"/>
              </w:rPr>
            </w:pPr>
            <w:del w:id="5521" w:author="bmooney" w:date="2011-06-14T14:14:00Z">
              <w:r w:rsidRPr="00931F9D" w:rsidDel="00EC2424">
                <w:rPr>
                  <w:sz w:val="20"/>
                </w:rPr>
                <w:delText>tblRequisitionAddress. AddressCity for the tblRequisitionAddress entry for the address type Report To and the requisition Role Type Additional Recipient</w:delText>
              </w:r>
            </w:del>
          </w:p>
        </w:tc>
        <w:tc>
          <w:tcPr>
            <w:tcW w:w="1098" w:type="dxa"/>
            <w:tcPrChange w:id="5522" w:author="bmooney" w:date="2011-04-11T13:18:00Z">
              <w:tcPr>
                <w:tcW w:w="1098" w:type="dxa"/>
              </w:tcPr>
            </w:tcPrChange>
          </w:tcPr>
          <w:p w14:paraId="5FAD4EDE" w14:textId="27C4EDC1" w:rsidR="00652541" w:rsidRPr="00931F9D" w:rsidDel="00EC2424" w:rsidRDefault="00652541" w:rsidP="00931F9D">
            <w:pPr>
              <w:spacing w:after="120"/>
              <w:rPr>
                <w:del w:id="5523" w:author="bmooney" w:date="2011-06-14T14:14:00Z"/>
                <w:sz w:val="20"/>
              </w:rPr>
            </w:pPr>
          </w:p>
        </w:tc>
      </w:tr>
      <w:tr w:rsidR="007A326C" w:rsidRPr="00931F9D" w:rsidDel="00EC2424" w14:paraId="16E4AB5F" w14:textId="1C5EBB31" w:rsidTr="005036CF">
        <w:trPr>
          <w:cantSplit/>
          <w:tblHeader/>
          <w:del w:id="5524" w:author="bmooney" w:date="2011-06-14T14:14:00Z"/>
          <w:trPrChange w:id="5525" w:author="bmooney" w:date="2011-04-11T13:18:00Z">
            <w:trPr>
              <w:wAfter w:w="74" w:type="dxa"/>
              <w:cantSplit/>
              <w:tblHeader/>
            </w:trPr>
          </w:trPrChange>
        </w:trPr>
        <w:tc>
          <w:tcPr>
            <w:tcW w:w="597" w:type="dxa"/>
            <w:tcPrChange w:id="5526" w:author="bmooney" w:date="2011-04-11T13:18:00Z">
              <w:tcPr>
                <w:tcW w:w="603" w:type="dxa"/>
                <w:gridSpan w:val="2"/>
              </w:tcPr>
            </w:tcPrChange>
          </w:tcPr>
          <w:p w14:paraId="16E4AB5A" w14:textId="18F16DD2" w:rsidR="00652541" w:rsidRPr="00931F9D" w:rsidDel="00EC2424" w:rsidRDefault="00652541" w:rsidP="006F622A">
            <w:pPr>
              <w:spacing w:after="120"/>
              <w:rPr>
                <w:del w:id="5527" w:author="bmooney" w:date="2011-06-14T14:14:00Z"/>
                <w:sz w:val="20"/>
              </w:rPr>
            </w:pPr>
            <w:del w:id="5528" w:author="bmooney" w:date="2011-06-14T14:14:00Z">
              <w:r w:rsidRPr="00931F9D" w:rsidDel="00EC2424">
                <w:rPr>
                  <w:sz w:val="20"/>
                </w:rPr>
                <w:delText>926</w:delText>
              </w:r>
            </w:del>
          </w:p>
        </w:tc>
        <w:tc>
          <w:tcPr>
            <w:tcW w:w="2543" w:type="dxa"/>
            <w:tcPrChange w:id="5529" w:author="bmooney" w:date="2011-04-11T13:18:00Z">
              <w:tcPr>
                <w:tcW w:w="2545" w:type="dxa"/>
                <w:gridSpan w:val="3"/>
              </w:tcPr>
            </w:tcPrChange>
          </w:tcPr>
          <w:p w14:paraId="16E4AB5B" w14:textId="010ECA2A" w:rsidR="00652541" w:rsidRPr="00931F9D" w:rsidDel="00EC2424" w:rsidRDefault="00652541" w:rsidP="00931F9D">
            <w:pPr>
              <w:spacing w:after="120"/>
              <w:rPr>
                <w:del w:id="5530" w:author="bmooney" w:date="2011-06-14T14:14:00Z"/>
                <w:sz w:val="20"/>
              </w:rPr>
            </w:pPr>
            <w:del w:id="5531" w:author="bmooney" w:date="2011-06-14T14:14:00Z">
              <w:r w:rsidRPr="00931F9D" w:rsidDel="00EC2424">
                <w:rPr>
                  <w:sz w:val="20"/>
                </w:rPr>
                <w:delText>Additional. Physician. Address. StateOrProvince</w:delText>
              </w:r>
            </w:del>
          </w:p>
        </w:tc>
        <w:tc>
          <w:tcPr>
            <w:tcW w:w="1397" w:type="dxa"/>
            <w:tcPrChange w:id="5532" w:author="bmooney" w:date="2011-04-11T13:18:00Z">
              <w:tcPr>
                <w:tcW w:w="1397" w:type="dxa"/>
                <w:gridSpan w:val="3"/>
              </w:tcPr>
            </w:tcPrChange>
          </w:tcPr>
          <w:p w14:paraId="16E4AB5C" w14:textId="2F6E5B91" w:rsidR="00652541" w:rsidRPr="00931F9D" w:rsidDel="00EC2424" w:rsidRDefault="00652541" w:rsidP="00931F9D">
            <w:pPr>
              <w:spacing w:after="120"/>
              <w:rPr>
                <w:del w:id="5533" w:author="bmooney" w:date="2011-06-14T14:14:00Z"/>
                <w:sz w:val="20"/>
              </w:rPr>
            </w:pPr>
            <w:del w:id="5534" w:author="bmooney" w:date="2011-06-14T14:14:00Z">
              <w:r w:rsidRPr="00931F9D" w:rsidDel="00EC2424">
                <w:rPr>
                  <w:sz w:val="20"/>
                </w:rPr>
                <w:delText>III. Additional Physician</w:delText>
              </w:r>
            </w:del>
          </w:p>
        </w:tc>
        <w:tc>
          <w:tcPr>
            <w:tcW w:w="1087" w:type="dxa"/>
            <w:tcPrChange w:id="5535" w:author="bmooney" w:date="2011-04-11T13:18:00Z">
              <w:tcPr>
                <w:tcW w:w="1087" w:type="dxa"/>
                <w:gridSpan w:val="3"/>
              </w:tcPr>
            </w:tcPrChange>
          </w:tcPr>
          <w:p w14:paraId="16E4AB5D" w14:textId="37BB86E5" w:rsidR="00652541" w:rsidRPr="00931F9D" w:rsidDel="00EC2424" w:rsidRDefault="00652541" w:rsidP="00931F9D">
            <w:pPr>
              <w:spacing w:after="120"/>
              <w:rPr>
                <w:del w:id="5536" w:author="bmooney" w:date="2011-06-14T14:14:00Z"/>
                <w:sz w:val="20"/>
              </w:rPr>
            </w:pPr>
            <w:del w:id="5537" w:author="bmooney" w:date="2011-06-14T14:14:00Z">
              <w:r w:rsidRPr="00931F9D" w:rsidDel="00EC2424">
                <w:rPr>
                  <w:sz w:val="20"/>
                </w:rPr>
                <w:delText>State</w:delText>
              </w:r>
            </w:del>
          </w:p>
        </w:tc>
        <w:tc>
          <w:tcPr>
            <w:tcW w:w="2744" w:type="dxa"/>
            <w:tcPrChange w:id="5538" w:author="bmooney" w:date="2011-04-11T13:18:00Z">
              <w:tcPr>
                <w:tcW w:w="2736" w:type="dxa"/>
                <w:gridSpan w:val="2"/>
              </w:tcPr>
            </w:tcPrChange>
          </w:tcPr>
          <w:p w14:paraId="16E4AB5E" w14:textId="28039D78" w:rsidR="00652541" w:rsidRPr="00931F9D" w:rsidDel="00EC2424" w:rsidRDefault="00652541" w:rsidP="00931F9D">
            <w:pPr>
              <w:spacing w:after="120"/>
              <w:rPr>
                <w:del w:id="5539" w:author="bmooney" w:date="2011-06-14T14:14:00Z"/>
                <w:sz w:val="20"/>
              </w:rPr>
            </w:pPr>
            <w:del w:id="5540" w:author="bmooney" w:date="2011-06-14T14:14:00Z">
              <w:r w:rsidRPr="00931F9D" w:rsidDel="00EC2424">
                <w:rPr>
                  <w:sz w:val="20"/>
                </w:rPr>
                <w:delText>tblRequisitionAddress. AddressStateOrProvince for the tblRequisitionAddress entry for the address type Report To and the requisition Role Type Additional Recipient</w:delText>
              </w:r>
            </w:del>
          </w:p>
        </w:tc>
        <w:tc>
          <w:tcPr>
            <w:tcW w:w="1098" w:type="dxa"/>
            <w:tcPrChange w:id="5541" w:author="bmooney" w:date="2011-04-11T13:18:00Z">
              <w:tcPr>
                <w:tcW w:w="1098" w:type="dxa"/>
              </w:tcPr>
            </w:tcPrChange>
          </w:tcPr>
          <w:p w14:paraId="1C26F598" w14:textId="3F32D694" w:rsidR="00652541" w:rsidRPr="00931F9D" w:rsidDel="00EC2424" w:rsidRDefault="00652541" w:rsidP="00931F9D">
            <w:pPr>
              <w:spacing w:after="120"/>
              <w:rPr>
                <w:del w:id="5542" w:author="bmooney" w:date="2011-06-14T14:14:00Z"/>
                <w:sz w:val="20"/>
              </w:rPr>
            </w:pPr>
          </w:p>
        </w:tc>
      </w:tr>
      <w:tr w:rsidR="007A326C" w:rsidRPr="00931F9D" w:rsidDel="00EC2424" w14:paraId="16E4AB65" w14:textId="0A49D348" w:rsidTr="005036CF">
        <w:trPr>
          <w:cantSplit/>
          <w:tblHeader/>
          <w:del w:id="5543" w:author="bmooney" w:date="2011-06-14T14:14:00Z"/>
          <w:trPrChange w:id="5544" w:author="bmooney" w:date="2011-04-11T13:18:00Z">
            <w:trPr>
              <w:wAfter w:w="74" w:type="dxa"/>
              <w:cantSplit/>
              <w:tblHeader/>
            </w:trPr>
          </w:trPrChange>
        </w:trPr>
        <w:tc>
          <w:tcPr>
            <w:tcW w:w="597" w:type="dxa"/>
            <w:tcPrChange w:id="5545" w:author="bmooney" w:date="2011-04-11T13:18:00Z">
              <w:tcPr>
                <w:tcW w:w="603" w:type="dxa"/>
                <w:gridSpan w:val="2"/>
              </w:tcPr>
            </w:tcPrChange>
          </w:tcPr>
          <w:p w14:paraId="16E4AB60" w14:textId="79400EF4" w:rsidR="00652541" w:rsidRPr="00931F9D" w:rsidDel="00EC2424" w:rsidRDefault="00652541" w:rsidP="006F622A">
            <w:pPr>
              <w:spacing w:after="120"/>
              <w:rPr>
                <w:del w:id="5546" w:author="bmooney" w:date="2011-06-14T14:14:00Z"/>
                <w:sz w:val="20"/>
              </w:rPr>
            </w:pPr>
            <w:del w:id="5547" w:author="bmooney" w:date="2011-06-14T14:14:00Z">
              <w:r w:rsidRPr="00931F9D" w:rsidDel="00EC2424">
                <w:rPr>
                  <w:sz w:val="20"/>
                </w:rPr>
                <w:delText>927</w:delText>
              </w:r>
            </w:del>
          </w:p>
        </w:tc>
        <w:tc>
          <w:tcPr>
            <w:tcW w:w="2543" w:type="dxa"/>
            <w:tcPrChange w:id="5548" w:author="bmooney" w:date="2011-04-11T13:18:00Z">
              <w:tcPr>
                <w:tcW w:w="2545" w:type="dxa"/>
                <w:gridSpan w:val="3"/>
              </w:tcPr>
            </w:tcPrChange>
          </w:tcPr>
          <w:p w14:paraId="16E4AB61" w14:textId="298AA3C6" w:rsidR="00652541" w:rsidRPr="00931F9D" w:rsidDel="00EC2424" w:rsidRDefault="00652541" w:rsidP="00931F9D">
            <w:pPr>
              <w:spacing w:after="120"/>
              <w:rPr>
                <w:del w:id="5549" w:author="bmooney" w:date="2011-06-14T14:14:00Z"/>
                <w:sz w:val="20"/>
              </w:rPr>
            </w:pPr>
            <w:del w:id="5550" w:author="bmooney" w:date="2011-06-14T14:14:00Z">
              <w:r w:rsidRPr="00931F9D" w:rsidDel="00EC2424">
                <w:rPr>
                  <w:sz w:val="20"/>
                </w:rPr>
                <w:delText>Additional. Physician. Address. PostalCode</w:delText>
              </w:r>
            </w:del>
          </w:p>
        </w:tc>
        <w:tc>
          <w:tcPr>
            <w:tcW w:w="1397" w:type="dxa"/>
            <w:tcPrChange w:id="5551" w:author="bmooney" w:date="2011-04-11T13:18:00Z">
              <w:tcPr>
                <w:tcW w:w="1397" w:type="dxa"/>
                <w:gridSpan w:val="3"/>
              </w:tcPr>
            </w:tcPrChange>
          </w:tcPr>
          <w:p w14:paraId="16E4AB62" w14:textId="46B9A371" w:rsidR="00652541" w:rsidRPr="00931F9D" w:rsidDel="00EC2424" w:rsidRDefault="00652541" w:rsidP="00931F9D">
            <w:pPr>
              <w:spacing w:after="120"/>
              <w:rPr>
                <w:del w:id="5552" w:author="bmooney" w:date="2011-06-14T14:14:00Z"/>
                <w:sz w:val="20"/>
              </w:rPr>
            </w:pPr>
            <w:del w:id="5553" w:author="bmooney" w:date="2011-06-14T14:14:00Z">
              <w:r w:rsidRPr="00931F9D" w:rsidDel="00EC2424">
                <w:rPr>
                  <w:sz w:val="20"/>
                </w:rPr>
                <w:delText>III. Additional Physician</w:delText>
              </w:r>
            </w:del>
          </w:p>
        </w:tc>
        <w:tc>
          <w:tcPr>
            <w:tcW w:w="1087" w:type="dxa"/>
            <w:tcPrChange w:id="5554" w:author="bmooney" w:date="2011-04-11T13:18:00Z">
              <w:tcPr>
                <w:tcW w:w="1087" w:type="dxa"/>
                <w:gridSpan w:val="3"/>
              </w:tcPr>
            </w:tcPrChange>
          </w:tcPr>
          <w:p w14:paraId="16E4AB63" w14:textId="5AC00EF3" w:rsidR="00652541" w:rsidRPr="00931F9D" w:rsidDel="00EC2424" w:rsidRDefault="00652541" w:rsidP="00931F9D">
            <w:pPr>
              <w:spacing w:after="120"/>
              <w:rPr>
                <w:del w:id="5555" w:author="bmooney" w:date="2011-06-14T14:14:00Z"/>
                <w:sz w:val="20"/>
              </w:rPr>
            </w:pPr>
            <w:del w:id="5556" w:author="bmooney" w:date="2011-06-14T14:14:00Z">
              <w:r w:rsidRPr="00931F9D" w:rsidDel="00EC2424">
                <w:rPr>
                  <w:sz w:val="20"/>
                </w:rPr>
                <w:delText>Zip</w:delText>
              </w:r>
            </w:del>
          </w:p>
        </w:tc>
        <w:tc>
          <w:tcPr>
            <w:tcW w:w="2744" w:type="dxa"/>
            <w:tcPrChange w:id="5557" w:author="bmooney" w:date="2011-04-11T13:18:00Z">
              <w:tcPr>
                <w:tcW w:w="2736" w:type="dxa"/>
                <w:gridSpan w:val="2"/>
              </w:tcPr>
            </w:tcPrChange>
          </w:tcPr>
          <w:p w14:paraId="16E4AB64" w14:textId="4AE4EEEA" w:rsidR="00652541" w:rsidRPr="00931F9D" w:rsidDel="00EC2424" w:rsidRDefault="00652541" w:rsidP="00931F9D">
            <w:pPr>
              <w:spacing w:after="120"/>
              <w:rPr>
                <w:del w:id="5558" w:author="bmooney" w:date="2011-06-14T14:14:00Z"/>
                <w:sz w:val="20"/>
              </w:rPr>
            </w:pPr>
            <w:del w:id="5559" w:author="bmooney" w:date="2011-06-14T14:14:00Z">
              <w:r w:rsidRPr="00931F9D" w:rsidDel="00EC2424">
                <w:rPr>
                  <w:sz w:val="20"/>
                </w:rPr>
                <w:delText>tblRequisitionAddress. AddressPostalCode for the tblRequisitionAddress entry for the address type Report To and the requisition Role Type Additional Recipient</w:delText>
              </w:r>
            </w:del>
          </w:p>
        </w:tc>
        <w:tc>
          <w:tcPr>
            <w:tcW w:w="1098" w:type="dxa"/>
            <w:tcPrChange w:id="5560" w:author="bmooney" w:date="2011-04-11T13:18:00Z">
              <w:tcPr>
                <w:tcW w:w="1098" w:type="dxa"/>
              </w:tcPr>
            </w:tcPrChange>
          </w:tcPr>
          <w:p w14:paraId="66EB4750" w14:textId="79D20D01" w:rsidR="00652541" w:rsidRPr="00931F9D" w:rsidDel="00EC2424" w:rsidRDefault="00652541" w:rsidP="00931F9D">
            <w:pPr>
              <w:spacing w:after="120"/>
              <w:rPr>
                <w:del w:id="5561" w:author="bmooney" w:date="2011-06-14T14:14:00Z"/>
                <w:sz w:val="20"/>
              </w:rPr>
            </w:pPr>
          </w:p>
        </w:tc>
      </w:tr>
      <w:tr w:rsidR="007A326C" w:rsidRPr="00931F9D" w:rsidDel="00EC2424" w14:paraId="16E4AB6B" w14:textId="09DDC138" w:rsidTr="005036CF">
        <w:trPr>
          <w:cantSplit/>
          <w:tblHeader/>
          <w:del w:id="5562" w:author="bmooney" w:date="2011-06-14T14:14:00Z"/>
          <w:trPrChange w:id="5563" w:author="bmooney" w:date="2011-04-11T13:18:00Z">
            <w:trPr>
              <w:wAfter w:w="74" w:type="dxa"/>
              <w:cantSplit/>
              <w:tblHeader/>
            </w:trPr>
          </w:trPrChange>
        </w:trPr>
        <w:tc>
          <w:tcPr>
            <w:tcW w:w="597" w:type="dxa"/>
            <w:tcPrChange w:id="5564" w:author="bmooney" w:date="2011-04-11T13:18:00Z">
              <w:tcPr>
                <w:tcW w:w="603" w:type="dxa"/>
                <w:gridSpan w:val="2"/>
              </w:tcPr>
            </w:tcPrChange>
          </w:tcPr>
          <w:p w14:paraId="16E4AB66" w14:textId="4D3B24A2" w:rsidR="00652541" w:rsidRPr="00931F9D" w:rsidDel="00EC2424" w:rsidRDefault="00652541" w:rsidP="006F622A">
            <w:pPr>
              <w:spacing w:after="120"/>
              <w:rPr>
                <w:del w:id="5565" w:author="bmooney" w:date="2011-06-14T14:14:00Z"/>
                <w:sz w:val="20"/>
              </w:rPr>
            </w:pPr>
            <w:del w:id="5566" w:author="bmooney" w:date="2011-06-14T14:14:00Z">
              <w:r w:rsidRPr="00931F9D" w:rsidDel="00EC2424">
                <w:rPr>
                  <w:sz w:val="20"/>
                </w:rPr>
                <w:delText>928</w:delText>
              </w:r>
            </w:del>
          </w:p>
        </w:tc>
        <w:tc>
          <w:tcPr>
            <w:tcW w:w="2543" w:type="dxa"/>
            <w:tcPrChange w:id="5567" w:author="bmooney" w:date="2011-04-11T13:18:00Z">
              <w:tcPr>
                <w:tcW w:w="2545" w:type="dxa"/>
                <w:gridSpan w:val="3"/>
              </w:tcPr>
            </w:tcPrChange>
          </w:tcPr>
          <w:p w14:paraId="16E4AB67" w14:textId="70F92C85" w:rsidR="00652541" w:rsidRPr="00931F9D" w:rsidDel="00EC2424" w:rsidRDefault="00652541" w:rsidP="00931F9D">
            <w:pPr>
              <w:spacing w:after="120"/>
              <w:rPr>
                <w:del w:id="5568" w:author="bmooney" w:date="2011-06-14T14:14:00Z"/>
                <w:sz w:val="20"/>
              </w:rPr>
            </w:pPr>
            <w:del w:id="5569" w:author="bmooney" w:date="2011-06-14T14:14:00Z">
              <w:r w:rsidRPr="00931F9D" w:rsidDel="00EC2424">
                <w:rPr>
                  <w:sz w:val="20"/>
                </w:rPr>
                <w:delText>Additional. Physician. Address. Country</w:delText>
              </w:r>
            </w:del>
          </w:p>
        </w:tc>
        <w:tc>
          <w:tcPr>
            <w:tcW w:w="1397" w:type="dxa"/>
            <w:tcPrChange w:id="5570" w:author="bmooney" w:date="2011-04-11T13:18:00Z">
              <w:tcPr>
                <w:tcW w:w="1397" w:type="dxa"/>
                <w:gridSpan w:val="3"/>
              </w:tcPr>
            </w:tcPrChange>
          </w:tcPr>
          <w:p w14:paraId="16E4AB68" w14:textId="222DEA12" w:rsidR="00652541" w:rsidRPr="00931F9D" w:rsidDel="00EC2424" w:rsidRDefault="00652541" w:rsidP="00931F9D">
            <w:pPr>
              <w:spacing w:after="120"/>
              <w:rPr>
                <w:del w:id="5571" w:author="bmooney" w:date="2011-06-14T14:14:00Z"/>
                <w:sz w:val="20"/>
              </w:rPr>
            </w:pPr>
            <w:del w:id="5572" w:author="bmooney" w:date="2011-06-14T14:14:00Z">
              <w:r w:rsidRPr="00931F9D" w:rsidDel="00EC2424">
                <w:rPr>
                  <w:sz w:val="20"/>
                </w:rPr>
                <w:delText>III. Additional Physician</w:delText>
              </w:r>
            </w:del>
          </w:p>
        </w:tc>
        <w:tc>
          <w:tcPr>
            <w:tcW w:w="1087" w:type="dxa"/>
            <w:tcPrChange w:id="5573" w:author="bmooney" w:date="2011-04-11T13:18:00Z">
              <w:tcPr>
                <w:tcW w:w="1087" w:type="dxa"/>
                <w:gridSpan w:val="3"/>
              </w:tcPr>
            </w:tcPrChange>
          </w:tcPr>
          <w:p w14:paraId="16E4AB69" w14:textId="567982D7" w:rsidR="00652541" w:rsidRPr="00931F9D" w:rsidDel="00EC2424" w:rsidRDefault="00652541" w:rsidP="00931F9D">
            <w:pPr>
              <w:spacing w:after="120"/>
              <w:rPr>
                <w:del w:id="5574" w:author="bmooney" w:date="2011-06-14T14:14:00Z"/>
                <w:sz w:val="20"/>
              </w:rPr>
            </w:pPr>
            <w:del w:id="5575" w:author="bmooney" w:date="2011-06-14T14:14:00Z">
              <w:r w:rsidRPr="00931F9D" w:rsidDel="00EC2424">
                <w:rPr>
                  <w:sz w:val="20"/>
                </w:rPr>
                <w:delText>Country</w:delText>
              </w:r>
            </w:del>
          </w:p>
        </w:tc>
        <w:tc>
          <w:tcPr>
            <w:tcW w:w="2744" w:type="dxa"/>
            <w:tcPrChange w:id="5576" w:author="bmooney" w:date="2011-04-11T13:18:00Z">
              <w:tcPr>
                <w:tcW w:w="2736" w:type="dxa"/>
                <w:gridSpan w:val="2"/>
              </w:tcPr>
            </w:tcPrChange>
          </w:tcPr>
          <w:p w14:paraId="16E4AB6A" w14:textId="426640DF" w:rsidR="00652541" w:rsidRPr="00931F9D" w:rsidDel="00EC2424" w:rsidRDefault="00652541" w:rsidP="00931F9D">
            <w:pPr>
              <w:spacing w:after="120"/>
              <w:rPr>
                <w:del w:id="5577" w:author="bmooney" w:date="2011-06-14T14:14:00Z"/>
                <w:sz w:val="20"/>
              </w:rPr>
            </w:pPr>
            <w:del w:id="5578" w:author="bmooney" w:date="2011-06-14T14:14:00Z">
              <w:r w:rsidRPr="00931F9D" w:rsidDel="00EC2424">
                <w:rPr>
                  <w:sz w:val="20"/>
                </w:rPr>
                <w:delText>tblRequisitionAddress. AddressCountry for the tblRequisitionAddress entry for the address type Report To and the requisition Role Type Additional Recipient</w:delText>
              </w:r>
            </w:del>
          </w:p>
        </w:tc>
        <w:tc>
          <w:tcPr>
            <w:tcW w:w="1098" w:type="dxa"/>
            <w:tcPrChange w:id="5579" w:author="bmooney" w:date="2011-04-11T13:18:00Z">
              <w:tcPr>
                <w:tcW w:w="1098" w:type="dxa"/>
              </w:tcPr>
            </w:tcPrChange>
          </w:tcPr>
          <w:p w14:paraId="2074D1B1" w14:textId="39B90411" w:rsidR="00652541" w:rsidRPr="00931F9D" w:rsidDel="00EC2424" w:rsidRDefault="00652541" w:rsidP="00931F9D">
            <w:pPr>
              <w:spacing w:after="120"/>
              <w:rPr>
                <w:del w:id="5580" w:author="bmooney" w:date="2011-06-14T14:14:00Z"/>
                <w:sz w:val="20"/>
              </w:rPr>
            </w:pPr>
          </w:p>
        </w:tc>
      </w:tr>
      <w:tr w:rsidR="007A326C" w:rsidRPr="00931F9D" w:rsidDel="00EC2424" w14:paraId="16E4AB71" w14:textId="3825CD30" w:rsidTr="005036CF">
        <w:trPr>
          <w:cantSplit/>
          <w:tblHeader/>
          <w:del w:id="5581" w:author="bmooney" w:date="2011-06-14T14:14:00Z"/>
          <w:trPrChange w:id="5582" w:author="bmooney" w:date="2011-04-11T13:18:00Z">
            <w:trPr>
              <w:wAfter w:w="74" w:type="dxa"/>
              <w:cantSplit/>
              <w:tblHeader/>
            </w:trPr>
          </w:trPrChange>
        </w:trPr>
        <w:tc>
          <w:tcPr>
            <w:tcW w:w="597" w:type="dxa"/>
            <w:tcPrChange w:id="5583" w:author="bmooney" w:date="2011-04-11T13:18:00Z">
              <w:tcPr>
                <w:tcW w:w="603" w:type="dxa"/>
                <w:gridSpan w:val="2"/>
              </w:tcPr>
            </w:tcPrChange>
          </w:tcPr>
          <w:p w14:paraId="16E4AB6C" w14:textId="1B4A27EF" w:rsidR="00652541" w:rsidRPr="00931F9D" w:rsidDel="00EC2424" w:rsidRDefault="00652541" w:rsidP="00ED6047">
            <w:pPr>
              <w:spacing w:after="120"/>
              <w:rPr>
                <w:del w:id="5584" w:author="bmooney" w:date="2011-06-14T14:14:00Z"/>
                <w:sz w:val="20"/>
              </w:rPr>
            </w:pPr>
            <w:del w:id="5585" w:author="bmooney" w:date="2011-06-14T14:14:00Z">
              <w:r w:rsidRPr="00931F9D" w:rsidDel="00EC2424">
                <w:rPr>
                  <w:sz w:val="20"/>
                </w:rPr>
                <w:delText>FR-#</w:delText>
              </w:r>
            </w:del>
          </w:p>
        </w:tc>
        <w:tc>
          <w:tcPr>
            <w:tcW w:w="2543" w:type="dxa"/>
            <w:tcPrChange w:id="5586" w:author="bmooney" w:date="2011-04-11T13:18:00Z">
              <w:tcPr>
                <w:tcW w:w="2545" w:type="dxa"/>
                <w:gridSpan w:val="3"/>
              </w:tcPr>
            </w:tcPrChange>
          </w:tcPr>
          <w:p w14:paraId="16E4AB6D" w14:textId="06EAC435" w:rsidR="00652541" w:rsidRPr="00931F9D" w:rsidDel="00EC2424" w:rsidRDefault="00652541" w:rsidP="00ED6047">
            <w:pPr>
              <w:spacing w:after="120"/>
              <w:rPr>
                <w:del w:id="5587" w:author="bmooney" w:date="2011-06-14T14:14:00Z"/>
                <w:sz w:val="20"/>
              </w:rPr>
            </w:pPr>
            <w:del w:id="5588" w:author="bmooney" w:date="2011-06-14T14:14:00Z">
              <w:r w:rsidRPr="00931F9D" w:rsidDel="00EC2424">
                <w:rPr>
                  <w:sz w:val="20"/>
                </w:rPr>
                <w:delText>Field name (Stacey’s spreadsheet)</w:delText>
              </w:r>
            </w:del>
          </w:p>
        </w:tc>
        <w:tc>
          <w:tcPr>
            <w:tcW w:w="1397" w:type="dxa"/>
            <w:tcPrChange w:id="5589" w:author="bmooney" w:date="2011-04-11T13:18:00Z">
              <w:tcPr>
                <w:tcW w:w="1397" w:type="dxa"/>
                <w:gridSpan w:val="3"/>
              </w:tcPr>
            </w:tcPrChange>
          </w:tcPr>
          <w:p w14:paraId="16E4AB6E" w14:textId="7775EA8F" w:rsidR="00652541" w:rsidRPr="00931F9D" w:rsidDel="00EC2424" w:rsidRDefault="00652541" w:rsidP="00ED6047">
            <w:pPr>
              <w:spacing w:after="120"/>
              <w:rPr>
                <w:del w:id="5590" w:author="bmooney" w:date="2011-06-14T14:14:00Z"/>
                <w:sz w:val="20"/>
              </w:rPr>
            </w:pPr>
            <w:del w:id="5591" w:author="bmooney" w:date="2011-06-14T14:14:00Z">
              <w:r w:rsidRPr="00931F9D" w:rsidDel="00EC2424">
                <w:rPr>
                  <w:sz w:val="20"/>
                </w:rPr>
                <w:delText>Form section, v11</w:delText>
              </w:r>
            </w:del>
          </w:p>
        </w:tc>
        <w:tc>
          <w:tcPr>
            <w:tcW w:w="1087" w:type="dxa"/>
            <w:tcPrChange w:id="5592" w:author="bmooney" w:date="2011-04-11T13:18:00Z">
              <w:tcPr>
                <w:tcW w:w="1087" w:type="dxa"/>
                <w:gridSpan w:val="3"/>
              </w:tcPr>
            </w:tcPrChange>
          </w:tcPr>
          <w:p w14:paraId="16E4AB6F" w14:textId="01B470D4" w:rsidR="00652541" w:rsidRPr="00931F9D" w:rsidDel="00EC2424" w:rsidRDefault="00652541" w:rsidP="00ED6047">
            <w:pPr>
              <w:spacing w:after="120"/>
              <w:rPr>
                <w:del w:id="5593" w:author="bmooney" w:date="2011-06-14T14:14:00Z"/>
                <w:sz w:val="20"/>
              </w:rPr>
            </w:pPr>
            <w:del w:id="5594" w:author="bmooney" w:date="2011-06-14T14:14:00Z">
              <w:r w:rsidRPr="00931F9D" w:rsidDel="00EC2424">
                <w:rPr>
                  <w:sz w:val="20"/>
                </w:rPr>
                <w:delText>Field, v11</w:delText>
              </w:r>
            </w:del>
          </w:p>
        </w:tc>
        <w:tc>
          <w:tcPr>
            <w:tcW w:w="2744" w:type="dxa"/>
            <w:tcPrChange w:id="5595" w:author="bmooney" w:date="2011-04-11T13:18:00Z">
              <w:tcPr>
                <w:tcW w:w="2736" w:type="dxa"/>
                <w:gridSpan w:val="2"/>
              </w:tcPr>
            </w:tcPrChange>
          </w:tcPr>
          <w:p w14:paraId="16E4AB70" w14:textId="025938AE" w:rsidR="00652541" w:rsidRPr="00931F9D" w:rsidDel="00EC2424" w:rsidRDefault="00652541" w:rsidP="00ED6047">
            <w:pPr>
              <w:spacing w:after="120"/>
              <w:rPr>
                <w:del w:id="5596" w:author="bmooney" w:date="2011-06-14T14:14:00Z"/>
                <w:sz w:val="20"/>
              </w:rPr>
            </w:pPr>
            <w:del w:id="5597" w:author="bmooney" w:date="2011-06-14T14:14:00Z">
              <w:r w:rsidRPr="00931F9D" w:rsidDel="00EC2424">
                <w:rPr>
                  <w:sz w:val="20"/>
                </w:rPr>
                <w:delText>Source</w:delText>
              </w:r>
            </w:del>
          </w:p>
        </w:tc>
        <w:tc>
          <w:tcPr>
            <w:tcW w:w="1098" w:type="dxa"/>
            <w:tcPrChange w:id="5598" w:author="bmooney" w:date="2011-04-11T13:18:00Z">
              <w:tcPr>
                <w:tcW w:w="1098" w:type="dxa"/>
              </w:tcPr>
            </w:tcPrChange>
          </w:tcPr>
          <w:p w14:paraId="779FC707" w14:textId="33E01F84" w:rsidR="00652541" w:rsidRPr="00931F9D" w:rsidDel="00EC2424" w:rsidRDefault="00652541" w:rsidP="00ED6047">
            <w:pPr>
              <w:spacing w:after="120"/>
              <w:rPr>
                <w:del w:id="5599" w:author="bmooney" w:date="2011-06-14T14:14:00Z"/>
                <w:sz w:val="20"/>
              </w:rPr>
            </w:pPr>
          </w:p>
        </w:tc>
      </w:tr>
      <w:tr w:rsidR="007A326C" w:rsidRPr="00931F9D" w:rsidDel="00EC2424" w14:paraId="16E4AB77" w14:textId="70862606" w:rsidTr="005036CF">
        <w:trPr>
          <w:cantSplit/>
          <w:tblHeader/>
          <w:del w:id="5600" w:author="bmooney" w:date="2011-06-14T14:14:00Z"/>
          <w:trPrChange w:id="5601" w:author="bmooney" w:date="2011-04-11T13:18:00Z">
            <w:trPr>
              <w:wAfter w:w="74" w:type="dxa"/>
              <w:cantSplit/>
              <w:tblHeader/>
            </w:trPr>
          </w:trPrChange>
        </w:trPr>
        <w:tc>
          <w:tcPr>
            <w:tcW w:w="597" w:type="dxa"/>
            <w:tcPrChange w:id="5602" w:author="bmooney" w:date="2011-04-11T13:18:00Z">
              <w:tcPr>
                <w:tcW w:w="603" w:type="dxa"/>
                <w:gridSpan w:val="2"/>
              </w:tcPr>
            </w:tcPrChange>
          </w:tcPr>
          <w:p w14:paraId="16E4AB72" w14:textId="1D3D6C27" w:rsidR="00652541" w:rsidRPr="00931F9D" w:rsidDel="00EC2424" w:rsidRDefault="00652541" w:rsidP="006F622A">
            <w:pPr>
              <w:spacing w:after="120"/>
              <w:rPr>
                <w:del w:id="5603" w:author="bmooney" w:date="2011-06-14T14:14:00Z"/>
                <w:sz w:val="20"/>
              </w:rPr>
            </w:pPr>
            <w:del w:id="5604" w:author="bmooney" w:date="2011-06-14T14:14:00Z">
              <w:r w:rsidRPr="00931F9D" w:rsidDel="00EC2424">
                <w:rPr>
                  <w:sz w:val="20"/>
                </w:rPr>
                <w:delText>929</w:delText>
              </w:r>
            </w:del>
          </w:p>
        </w:tc>
        <w:tc>
          <w:tcPr>
            <w:tcW w:w="2543" w:type="dxa"/>
            <w:tcPrChange w:id="5605" w:author="bmooney" w:date="2011-04-11T13:18:00Z">
              <w:tcPr>
                <w:tcW w:w="2545" w:type="dxa"/>
                <w:gridSpan w:val="3"/>
              </w:tcPr>
            </w:tcPrChange>
          </w:tcPr>
          <w:p w14:paraId="16E4AB73" w14:textId="586AD31B" w:rsidR="00652541" w:rsidRPr="00931F9D" w:rsidDel="00EC2424" w:rsidRDefault="00652541" w:rsidP="00931F9D">
            <w:pPr>
              <w:spacing w:after="120"/>
              <w:rPr>
                <w:del w:id="5606" w:author="bmooney" w:date="2011-06-14T14:14:00Z"/>
                <w:sz w:val="20"/>
              </w:rPr>
            </w:pPr>
            <w:del w:id="5607" w:author="bmooney" w:date="2011-06-14T14:14:00Z">
              <w:r w:rsidRPr="00931F9D" w:rsidDel="00EC2424">
                <w:rPr>
                  <w:sz w:val="20"/>
                </w:rPr>
                <w:delText>Additional. Physician. Address. Phone</w:delText>
              </w:r>
            </w:del>
          </w:p>
        </w:tc>
        <w:tc>
          <w:tcPr>
            <w:tcW w:w="1397" w:type="dxa"/>
            <w:tcPrChange w:id="5608" w:author="bmooney" w:date="2011-04-11T13:18:00Z">
              <w:tcPr>
                <w:tcW w:w="1397" w:type="dxa"/>
                <w:gridSpan w:val="3"/>
              </w:tcPr>
            </w:tcPrChange>
          </w:tcPr>
          <w:p w14:paraId="16E4AB74" w14:textId="7B1566DC" w:rsidR="00652541" w:rsidRPr="00931F9D" w:rsidDel="00EC2424" w:rsidRDefault="00652541" w:rsidP="00931F9D">
            <w:pPr>
              <w:spacing w:after="120"/>
              <w:rPr>
                <w:del w:id="5609" w:author="bmooney" w:date="2011-06-14T14:14:00Z"/>
                <w:sz w:val="20"/>
              </w:rPr>
            </w:pPr>
            <w:del w:id="5610" w:author="bmooney" w:date="2011-04-11T09:18:00Z">
              <w:r w:rsidRPr="00931F9D" w:rsidDel="00652541">
                <w:rPr>
                  <w:sz w:val="20"/>
                </w:rPr>
                <w:delText>III. Additional Physician</w:delText>
              </w:r>
            </w:del>
          </w:p>
        </w:tc>
        <w:tc>
          <w:tcPr>
            <w:tcW w:w="1087" w:type="dxa"/>
            <w:tcPrChange w:id="5611" w:author="bmooney" w:date="2011-04-11T13:18:00Z">
              <w:tcPr>
                <w:tcW w:w="1087" w:type="dxa"/>
                <w:gridSpan w:val="3"/>
              </w:tcPr>
            </w:tcPrChange>
          </w:tcPr>
          <w:p w14:paraId="16E4AB75" w14:textId="54966F11" w:rsidR="00652541" w:rsidRPr="00931F9D" w:rsidDel="00EC2424" w:rsidRDefault="00652541" w:rsidP="00931F9D">
            <w:pPr>
              <w:spacing w:after="120"/>
              <w:rPr>
                <w:del w:id="5612" w:author="bmooney" w:date="2011-06-14T14:14:00Z"/>
                <w:sz w:val="20"/>
              </w:rPr>
            </w:pPr>
            <w:del w:id="5613" w:author="bmooney" w:date="2011-06-14T14:14:00Z">
              <w:r w:rsidRPr="00931F9D" w:rsidDel="00EC2424">
                <w:rPr>
                  <w:sz w:val="20"/>
                </w:rPr>
                <w:delText>Phone</w:delText>
              </w:r>
            </w:del>
          </w:p>
        </w:tc>
        <w:tc>
          <w:tcPr>
            <w:tcW w:w="2744" w:type="dxa"/>
            <w:tcPrChange w:id="5614" w:author="bmooney" w:date="2011-04-11T13:18:00Z">
              <w:tcPr>
                <w:tcW w:w="2736" w:type="dxa"/>
                <w:gridSpan w:val="2"/>
              </w:tcPr>
            </w:tcPrChange>
          </w:tcPr>
          <w:p w14:paraId="16E4AB76" w14:textId="2A2FB220" w:rsidR="00652541" w:rsidRPr="00931F9D" w:rsidDel="00EC2424" w:rsidRDefault="00652541" w:rsidP="00931F9D">
            <w:pPr>
              <w:spacing w:after="120"/>
              <w:rPr>
                <w:del w:id="5615" w:author="bmooney" w:date="2011-06-14T14:14:00Z"/>
                <w:sz w:val="20"/>
              </w:rPr>
            </w:pPr>
            <w:del w:id="5616" w:author="bmooney" w:date="2011-06-14T14:14:00Z">
              <w:r w:rsidRPr="00931F9D" w:rsidDel="00EC2424">
                <w:rPr>
                  <w:sz w:val="20"/>
                </w:rPr>
                <w:delText>tblRequisitionAddress. AddressPhone for the tblRequisitionAddress entry for the address type Report To and the requisition Role Type Additional Recipient</w:delText>
              </w:r>
            </w:del>
          </w:p>
        </w:tc>
        <w:tc>
          <w:tcPr>
            <w:tcW w:w="1098" w:type="dxa"/>
            <w:tcPrChange w:id="5617" w:author="bmooney" w:date="2011-04-11T13:18:00Z">
              <w:tcPr>
                <w:tcW w:w="1098" w:type="dxa"/>
              </w:tcPr>
            </w:tcPrChange>
          </w:tcPr>
          <w:p w14:paraId="5C8778E1" w14:textId="2D92B713" w:rsidR="00652541" w:rsidRPr="00931F9D" w:rsidDel="00EC2424" w:rsidRDefault="00652541" w:rsidP="00931F9D">
            <w:pPr>
              <w:spacing w:after="120"/>
              <w:rPr>
                <w:del w:id="5618" w:author="bmooney" w:date="2011-06-14T14:14:00Z"/>
                <w:sz w:val="20"/>
              </w:rPr>
            </w:pPr>
          </w:p>
        </w:tc>
      </w:tr>
      <w:tr w:rsidR="007A326C" w:rsidRPr="00931F9D" w:rsidDel="00EC2424" w14:paraId="16E4AB7D" w14:textId="7CF2EF04" w:rsidTr="005036CF">
        <w:trPr>
          <w:cantSplit/>
          <w:tblHeader/>
          <w:del w:id="5619" w:author="bmooney" w:date="2011-06-14T14:14:00Z"/>
          <w:trPrChange w:id="5620" w:author="bmooney" w:date="2011-04-11T13:18:00Z">
            <w:trPr>
              <w:wAfter w:w="74" w:type="dxa"/>
              <w:cantSplit/>
              <w:tblHeader/>
            </w:trPr>
          </w:trPrChange>
        </w:trPr>
        <w:tc>
          <w:tcPr>
            <w:tcW w:w="597" w:type="dxa"/>
            <w:tcPrChange w:id="5621" w:author="bmooney" w:date="2011-04-11T13:18:00Z">
              <w:tcPr>
                <w:tcW w:w="603" w:type="dxa"/>
                <w:gridSpan w:val="2"/>
              </w:tcPr>
            </w:tcPrChange>
          </w:tcPr>
          <w:p w14:paraId="16E4AB78" w14:textId="656DA804" w:rsidR="00652541" w:rsidRPr="00931F9D" w:rsidDel="00EC2424" w:rsidRDefault="00652541" w:rsidP="006F622A">
            <w:pPr>
              <w:spacing w:after="120"/>
              <w:rPr>
                <w:del w:id="5622" w:author="bmooney" w:date="2011-06-14T14:14:00Z"/>
                <w:sz w:val="20"/>
              </w:rPr>
            </w:pPr>
            <w:del w:id="5623" w:author="bmooney" w:date="2011-06-14T14:14:00Z">
              <w:r w:rsidRPr="00931F9D" w:rsidDel="00EC2424">
                <w:rPr>
                  <w:sz w:val="20"/>
                </w:rPr>
                <w:delText>930</w:delText>
              </w:r>
            </w:del>
          </w:p>
        </w:tc>
        <w:tc>
          <w:tcPr>
            <w:tcW w:w="2543" w:type="dxa"/>
            <w:tcPrChange w:id="5624" w:author="bmooney" w:date="2011-04-11T13:18:00Z">
              <w:tcPr>
                <w:tcW w:w="2545" w:type="dxa"/>
                <w:gridSpan w:val="3"/>
              </w:tcPr>
            </w:tcPrChange>
          </w:tcPr>
          <w:p w14:paraId="16E4AB79" w14:textId="3AD39A9D" w:rsidR="00652541" w:rsidRPr="00931F9D" w:rsidDel="00EC2424" w:rsidRDefault="00652541" w:rsidP="00931F9D">
            <w:pPr>
              <w:spacing w:after="120"/>
              <w:rPr>
                <w:del w:id="5625" w:author="bmooney" w:date="2011-06-14T14:14:00Z"/>
                <w:sz w:val="20"/>
              </w:rPr>
            </w:pPr>
            <w:del w:id="5626" w:author="bmooney" w:date="2011-06-14T14:14:00Z">
              <w:r w:rsidRPr="00931F9D" w:rsidDel="00EC2424">
                <w:rPr>
                  <w:sz w:val="20"/>
                </w:rPr>
                <w:delText>Additional. Physician. Address. Fax</w:delText>
              </w:r>
            </w:del>
          </w:p>
        </w:tc>
        <w:tc>
          <w:tcPr>
            <w:tcW w:w="1397" w:type="dxa"/>
            <w:tcPrChange w:id="5627" w:author="bmooney" w:date="2011-04-11T13:18:00Z">
              <w:tcPr>
                <w:tcW w:w="1397" w:type="dxa"/>
                <w:gridSpan w:val="3"/>
              </w:tcPr>
            </w:tcPrChange>
          </w:tcPr>
          <w:p w14:paraId="16E4AB7A" w14:textId="2716CC2C" w:rsidR="00652541" w:rsidRPr="00931F9D" w:rsidDel="00EC2424" w:rsidRDefault="00652541" w:rsidP="00931F9D">
            <w:pPr>
              <w:spacing w:after="120"/>
              <w:rPr>
                <w:del w:id="5628" w:author="bmooney" w:date="2011-06-14T14:14:00Z"/>
                <w:sz w:val="20"/>
              </w:rPr>
            </w:pPr>
            <w:del w:id="5629" w:author="bmooney" w:date="2011-04-11T09:18:00Z">
              <w:r w:rsidRPr="00931F9D" w:rsidDel="00652541">
                <w:rPr>
                  <w:sz w:val="20"/>
                </w:rPr>
                <w:delText>III. Additional Physician</w:delText>
              </w:r>
            </w:del>
          </w:p>
        </w:tc>
        <w:tc>
          <w:tcPr>
            <w:tcW w:w="1087" w:type="dxa"/>
            <w:tcPrChange w:id="5630" w:author="bmooney" w:date="2011-04-11T13:18:00Z">
              <w:tcPr>
                <w:tcW w:w="1087" w:type="dxa"/>
                <w:gridSpan w:val="3"/>
              </w:tcPr>
            </w:tcPrChange>
          </w:tcPr>
          <w:p w14:paraId="16E4AB7B" w14:textId="30A36C55" w:rsidR="00652541" w:rsidRPr="00931F9D" w:rsidDel="00EC2424" w:rsidRDefault="00652541" w:rsidP="00931F9D">
            <w:pPr>
              <w:spacing w:after="120"/>
              <w:rPr>
                <w:del w:id="5631" w:author="bmooney" w:date="2011-06-14T14:14:00Z"/>
                <w:sz w:val="20"/>
              </w:rPr>
            </w:pPr>
            <w:del w:id="5632" w:author="bmooney" w:date="2011-06-14T14:14:00Z">
              <w:r w:rsidRPr="00931F9D" w:rsidDel="00EC2424">
                <w:rPr>
                  <w:sz w:val="20"/>
                </w:rPr>
                <w:delText>Fax</w:delText>
              </w:r>
            </w:del>
          </w:p>
        </w:tc>
        <w:tc>
          <w:tcPr>
            <w:tcW w:w="2744" w:type="dxa"/>
            <w:tcPrChange w:id="5633" w:author="bmooney" w:date="2011-04-11T13:18:00Z">
              <w:tcPr>
                <w:tcW w:w="2736" w:type="dxa"/>
                <w:gridSpan w:val="2"/>
              </w:tcPr>
            </w:tcPrChange>
          </w:tcPr>
          <w:p w14:paraId="16E4AB7C" w14:textId="087FC323" w:rsidR="00652541" w:rsidRPr="00931F9D" w:rsidDel="00EC2424" w:rsidRDefault="00652541" w:rsidP="00931F9D">
            <w:pPr>
              <w:spacing w:after="120"/>
              <w:rPr>
                <w:del w:id="5634" w:author="bmooney" w:date="2011-06-14T14:14:00Z"/>
                <w:sz w:val="20"/>
              </w:rPr>
            </w:pPr>
            <w:del w:id="5635" w:author="bmooney" w:date="2011-06-14T14:14:00Z">
              <w:r w:rsidRPr="00931F9D" w:rsidDel="00EC2424">
                <w:rPr>
                  <w:sz w:val="20"/>
                </w:rPr>
                <w:delText>tblRequisitionAddress. AddressFax for the tblRequisitionAddress entry for the address type Report To and the requisition Role Type Additional Recipient</w:delText>
              </w:r>
            </w:del>
          </w:p>
        </w:tc>
        <w:tc>
          <w:tcPr>
            <w:tcW w:w="1098" w:type="dxa"/>
            <w:tcPrChange w:id="5636" w:author="bmooney" w:date="2011-04-11T13:18:00Z">
              <w:tcPr>
                <w:tcW w:w="1098" w:type="dxa"/>
              </w:tcPr>
            </w:tcPrChange>
          </w:tcPr>
          <w:p w14:paraId="187A2E11" w14:textId="16D4CE16" w:rsidR="00652541" w:rsidRPr="00931F9D" w:rsidDel="00EC2424" w:rsidRDefault="00652541" w:rsidP="00931F9D">
            <w:pPr>
              <w:spacing w:after="120"/>
              <w:rPr>
                <w:del w:id="5637" w:author="bmooney" w:date="2011-06-14T14:14:00Z"/>
                <w:sz w:val="20"/>
              </w:rPr>
            </w:pPr>
          </w:p>
        </w:tc>
      </w:tr>
      <w:tr w:rsidR="007A326C" w:rsidRPr="00931F9D" w:rsidDel="00EC2424" w14:paraId="16E4AB83" w14:textId="28E3586D" w:rsidTr="005036CF">
        <w:trPr>
          <w:cantSplit/>
          <w:tblHeader/>
          <w:del w:id="5638" w:author="bmooney" w:date="2011-06-14T14:14:00Z"/>
          <w:trPrChange w:id="5639" w:author="bmooney" w:date="2011-04-11T13:18:00Z">
            <w:trPr>
              <w:wAfter w:w="74" w:type="dxa"/>
              <w:cantSplit/>
              <w:tblHeader/>
            </w:trPr>
          </w:trPrChange>
        </w:trPr>
        <w:tc>
          <w:tcPr>
            <w:tcW w:w="597" w:type="dxa"/>
            <w:tcPrChange w:id="5640" w:author="bmooney" w:date="2011-04-11T13:18:00Z">
              <w:tcPr>
                <w:tcW w:w="603" w:type="dxa"/>
                <w:gridSpan w:val="2"/>
              </w:tcPr>
            </w:tcPrChange>
          </w:tcPr>
          <w:p w14:paraId="16E4AB7E" w14:textId="062D3C56" w:rsidR="00652541" w:rsidRPr="00931F9D" w:rsidDel="00EC2424" w:rsidRDefault="00652541" w:rsidP="006F622A">
            <w:pPr>
              <w:spacing w:after="120"/>
              <w:rPr>
                <w:del w:id="5641" w:author="bmooney" w:date="2011-06-14T14:14:00Z"/>
                <w:sz w:val="20"/>
              </w:rPr>
            </w:pPr>
            <w:del w:id="5642" w:author="bmooney" w:date="2011-06-14T14:14:00Z">
              <w:r w:rsidRPr="00931F9D" w:rsidDel="00EC2424">
                <w:rPr>
                  <w:sz w:val="20"/>
                </w:rPr>
                <w:delText>931</w:delText>
              </w:r>
            </w:del>
          </w:p>
        </w:tc>
        <w:tc>
          <w:tcPr>
            <w:tcW w:w="2543" w:type="dxa"/>
            <w:tcPrChange w:id="5643" w:author="bmooney" w:date="2011-04-11T13:18:00Z">
              <w:tcPr>
                <w:tcW w:w="2545" w:type="dxa"/>
                <w:gridSpan w:val="3"/>
              </w:tcPr>
            </w:tcPrChange>
          </w:tcPr>
          <w:p w14:paraId="16E4AB7F" w14:textId="4498E6B8" w:rsidR="00652541" w:rsidRPr="00931F9D" w:rsidDel="00EC2424" w:rsidRDefault="00652541" w:rsidP="00931F9D">
            <w:pPr>
              <w:spacing w:after="120"/>
              <w:rPr>
                <w:del w:id="5644" w:author="bmooney" w:date="2011-06-14T14:14:00Z"/>
                <w:sz w:val="20"/>
              </w:rPr>
            </w:pPr>
            <w:del w:id="5645" w:author="bmooney" w:date="2011-06-14T14:14:00Z">
              <w:r w:rsidRPr="00931F9D" w:rsidDel="00EC2424">
                <w:rPr>
                  <w:sz w:val="20"/>
                </w:rPr>
                <w:delText>Patient.LastName and Patient.FirstName and Patient.MiddleName</w:delText>
              </w:r>
            </w:del>
          </w:p>
        </w:tc>
        <w:tc>
          <w:tcPr>
            <w:tcW w:w="1397" w:type="dxa"/>
            <w:tcPrChange w:id="5646" w:author="bmooney" w:date="2011-04-11T13:18:00Z">
              <w:tcPr>
                <w:tcW w:w="1397" w:type="dxa"/>
                <w:gridSpan w:val="3"/>
              </w:tcPr>
            </w:tcPrChange>
          </w:tcPr>
          <w:p w14:paraId="16E4AB80" w14:textId="38D8033A" w:rsidR="00652541" w:rsidRPr="00931F9D" w:rsidDel="00EC2424" w:rsidRDefault="00652541" w:rsidP="00931F9D">
            <w:pPr>
              <w:spacing w:after="120"/>
              <w:rPr>
                <w:del w:id="5647" w:author="bmooney" w:date="2011-06-14T14:14:00Z"/>
                <w:sz w:val="20"/>
              </w:rPr>
            </w:pPr>
            <w:del w:id="5648" w:author="bmooney" w:date="2011-06-14T14:14:00Z">
              <w:r w:rsidRPr="00931F9D" w:rsidDel="00EC2424">
                <w:rPr>
                  <w:sz w:val="20"/>
                </w:rPr>
                <w:delText>IV. Patient Information</w:delText>
              </w:r>
            </w:del>
          </w:p>
        </w:tc>
        <w:tc>
          <w:tcPr>
            <w:tcW w:w="1087" w:type="dxa"/>
            <w:tcPrChange w:id="5649" w:author="bmooney" w:date="2011-04-11T13:18:00Z">
              <w:tcPr>
                <w:tcW w:w="1087" w:type="dxa"/>
                <w:gridSpan w:val="3"/>
              </w:tcPr>
            </w:tcPrChange>
          </w:tcPr>
          <w:p w14:paraId="16E4AB81" w14:textId="52008E81" w:rsidR="00652541" w:rsidRPr="00931F9D" w:rsidDel="00EC2424" w:rsidRDefault="00652541" w:rsidP="00931F9D">
            <w:pPr>
              <w:spacing w:after="120"/>
              <w:rPr>
                <w:del w:id="5650" w:author="bmooney" w:date="2011-06-14T14:14:00Z"/>
                <w:sz w:val="20"/>
              </w:rPr>
            </w:pPr>
            <w:del w:id="5651" w:author="bmooney" w:date="2011-06-14T14:14:00Z">
              <w:r w:rsidRPr="00931F9D" w:rsidDel="00EC2424">
                <w:rPr>
                  <w:sz w:val="20"/>
                </w:rPr>
                <w:delText>Patient Name</w:delText>
              </w:r>
            </w:del>
          </w:p>
        </w:tc>
        <w:tc>
          <w:tcPr>
            <w:tcW w:w="2744" w:type="dxa"/>
            <w:tcPrChange w:id="5652" w:author="bmooney" w:date="2011-04-11T13:18:00Z">
              <w:tcPr>
                <w:tcW w:w="2736" w:type="dxa"/>
                <w:gridSpan w:val="2"/>
              </w:tcPr>
            </w:tcPrChange>
          </w:tcPr>
          <w:p w14:paraId="16E4AB82" w14:textId="7A67BACF" w:rsidR="00652541" w:rsidRPr="00931F9D" w:rsidDel="00EC2424" w:rsidRDefault="00652541" w:rsidP="00931F9D">
            <w:pPr>
              <w:spacing w:after="120"/>
              <w:rPr>
                <w:del w:id="5653" w:author="bmooney" w:date="2011-06-14T14:14:00Z"/>
                <w:sz w:val="20"/>
              </w:rPr>
            </w:pPr>
            <w:del w:id="5654" w:author="bmooney" w:date="2011-06-14T14:14:00Z">
              <w:r w:rsidRPr="00931F9D" w:rsidDel="00EC2424">
                <w:rPr>
                  <w:sz w:val="20"/>
                </w:rPr>
                <w:delText>tblPatient.LastName, FirstName MiddleName</w:delText>
              </w:r>
            </w:del>
          </w:p>
        </w:tc>
        <w:tc>
          <w:tcPr>
            <w:tcW w:w="1098" w:type="dxa"/>
            <w:tcPrChange w:id="5655" w:author="bmooney" w:date="2011-04-11T13:18:00Z">
              <w:tcPr>
                <w:tcW w:w="1098" w:type="dxa"/>
              </w:tcPr>
            </w:tcPrChange>
          </w:tcPr>
          <w:p w14:paraId="7340DE91" w14:textId="778448A2" w:rsidR="00652541" w:rsidRPr="00931F9D" w:rsidDel="00EC2424" w:rsidRDefault="00652541" w:rsidP="00931F9D">
            <w:pPr>
              <w:spacing w:after="120"/>
              <w:rPr>
                <w:del w:id="5656" w:author="bmooney" w:date="2011-06-14T14:14:00Z"/>
                <w:sz w:val="20"/>
              </w:rPr>
            </w:pPr>
          </w:p>
        </w:tc>
      </w:tr>
      <w:tr w:rsidR="007A326C" w:rsidRPr="00931F9D" w:rsidDel="00EC2424" w14:paraId="16E4AB89" w14:textId="54646C19" w:rsidTr="005036CF">
        <w:trPr>
          <w:cantSplit/>
          <w:tblHeader/>
          <w:del w:id="5657" w:author="bmooney" w:date="2011-06-14T14:14:00Z"/>
          <w:trPrChange w:id="5658" w:author="bmooney" w:date="2011-04-11T13:18:00Z">
            <w:trPr>
              <w:wAfter w:w="74" w:type="dxa"/>
              <w:cantSplit/>
              <w:tblHeader/>
            </w:trPr>
          </w:trPrChange>
        </w:trPr>
        <w:tc>
          <w:tcPr>
            <w:tcW w:w="597" w:type="dxa"/>
            <w:tcPrChange w:id="5659" w:author="bmooney" w:date="2011-04-11T13:18:00Z">
              <w:tcPr>
                <w:tcW w:w="603" w:type="dxa"/>
                <w:gridSpan w:val="2"/>
              </w:tcPr>
            </w:tcPrChange>
          </w:tcPr>
          <w:p w14:paraId="16E4AB84" w14:textId="34C424E4" w:rsidR="00652541" w:rsidRPr="00931F9D" w:rsidDel="00EC2424" w:rsidRDefault="00652541" w:rsidP="006F622A">
            <w:pPr>
              <w:spacing w:after="120"/>
              <w:rPr>
                <w:del w:id="5660" w:author="bmooney" w:date="2011-06-14T14:14:00Z"/>
                <w:sz w:val="20"/>
              </w:rPr>
            </w:pPr>
            <w:del w:id="5661" w:author="bmooney" w:date="2011-06-14T14:14:00Z">
              <w:r w:rsidRPr="00931F9D" w:rsidDel="00EC2424">
                <w:rPr>
                  <w:sz w:val="20"/>
                </w:rPr>
                <w:delText>932</w:delText>
              </w:r>
            </w:del>
          </w:p>
        </w:tc>
        <w:tc>
          <w:tcPr>
            <w:tcW w:w="2543" w:type="dxa"/>
            <w:tcPrChange w:id="5662" w:author="bmooney" w:date="2011-04-11T13:18:00Z">
              <w:tcPr>
                <w:tcW w:w="2545" w:type="dxa"/>
                <w:gridSpan w:val="3"/>
              </w:tcPr>
            </w:tcPrChange>
          </w:tcPr>
          <w:p w14:paraId="16E4AB85" w14:textId="63C809C1" w:rsidR="00652541" w:rsidRPr="00931F9D" w:rsidDel="00EC2424" w:rsidRDefault="00652541" w:rsidP="00931F9D">
            <w:pPr>
              <w:spacing w:after="120"/>
              <w:rPr>
                <w:del w:id="5663" w:author="bmooney" w:date="2011-06-14T14:14:00Z"/>
                <w:sz w:val="20"/>
              </w:rPr>
            </w:pPr>
            <w:del w:id="5664" w:author="bmooney" w:date="2011-06-14T14:14:00Z">
              <w:r w:rsidRPr="00931F9D" w:rsidDel="00EC2424">
                <w:rPr>
                  <w:sz w:val="20"/>
                </w:rPr>
                <w:delText>Patient.DOB</w:delText>
              </w:r>
            </w:del>
          </w:p>
        </w:tc>
        <w:tc>
          <w:tcPr>
            <w:tcW w:w="1397" w:type="dxa"/>
            <w:tcPrChange w:id="5665" w:author="bmooney" w:date="2011-04-11T13:18:00Z">
              <w:tcPr>
                <w:tcW w:w="1397" w:type="dxa"/>
                <w:gridSpan w:val="3"/>
              </w:tcPr>
            </w:tcPrChange>
          </w:tcPr>
          <w:p w14:paraId="16E4AB86" w14:textId="0C2B2388" w:rsidR="00652541" w:rsidRPr="00931F9D" w:rsidDel="00EC2424" w:rsidRDefault="00652541" w:rsidP="00931F9D">
            <w:pPr>
              <w:spacing w:after="120"/>
              <w:rPr>
                <w:del w:id="5666" w:author="bmooney" w:date="2011-06-14T14:14:00Z"/>
                <w:sz w:val="20"/>
              </w:rPr>
            </w:pPr>
            <w:del w:id="5667" w:author="bmooney" w:date="2011-06-14T14:14:00Z">
              <w:r w:rsidRPr="00931F9D" w:rsidDel="00EC2424">
                <w:rPr>
                  <w:sz w:val="20"/>
                </w:rPr>
                <w:delText>IV. Patient Information</w:delText>
              </w:r>
            </w:del>
          </w:p>
        </w:tc>
        <w:tc>
          <w:tcPr>
            <w:tcW w:w="1087" w:type="dxa"/>
            <w:tcPrChange w:id="5668" w:author="bmooney" w:date="2011-04-11T13:18:00Z">
              <w:tcPr>
                <w:tcW w:w="1087" w:type="dxa"/>
                <w:gridSpan w:val="3"/>
              </w:tcPr>
            </w:tcPrChange>
          </w:tcPr>
          <w:p w14:paraId="16E4AB87" w14:textId="6DFED9E4" w:rsidR="00652541" w:rsidRPr="00931F9D" w:rsidDel="00EC2424" w:rsidRDefault="00652541" w:rsidP="00931F9D">
            <w:pPr>
              <w:spacing w:after="120"/>
              <w:rPr>
                <w:del w:id="5669" w:author="bmooney" w:date="2011-06-14T14:14:00Z"/>
                <w:sz w:val="20"/>
              </w:rPr>
            </w:pPr>
            <w:del w:id="5670" w:author="bmooney" w:date="2011-06-14T14:14:00Z">
              <w:r w:rsidRPr="00931F9D" w:rsidDel="00EC2424">
                <w:rPr>
                  <w:sz w:val="20"/>
                </w:rPr>
                <w:delText>DOB</w:delText>
              </w:r>
            </w:del>
          </w:p>
        </w:tc>
        <w:tc>
          <w:tcPr>
            <w:tcW w:w="2744" w:type="dxa"/>
            <w:tcPrChange w:id="5671" w:author="bmooney" w:date="2011-04-11T13:18:00Z">
              <w:tcPr>
                <w:tcW w:w="2736" w:type="dxa"/>
                <w:gridSpan w:val="2"/>
              </w:tcPr>
            </w:tcPrChange>
          </w:tcPr>
          <w:p w14:paraId="16E4AB88" w14:textId="64F9F696" w:rsidR="00652541" w:rsidRPr="00931F9D" w:rsidDel="00EC2424" w:rsidRDefault="00652541" w:rsidP="00931F9D">
            <w:pPr>
              <w:spacing w:after="120"/>
              <w:rPr>
                <w:del w:id="5672" w:author="bmooney" w:date="2011-06-14T14:14:00Z"/>
                <w:sz w:val="20"/>
              </w:rPr>
            </w:pPr>
            <w:del w:id="5673" w:author="bmooney" w:date="2011-06-14T14:14:00Z">
              <w:r w:rsidRPr="00931F9D" w:rsidDel="00EC2424">
                <w:rPr>
                  <w:sz w:val="20"/>
                </w:rPr>
                <w:delText>tblPatient.DOB</w:delText>
              </w:r>
            </w:del>
          </w:p>
        </w:tc>
        <w:tc>
          <w:tcPr>
            <w:tcW w:w="1098" w:type="dxa"/>
            <w:tcPrChange w:id="5674" w:author="bmooney" w:date="2011-04-11T13:18:00Z">
              <w:tcPr>
                <w:tcW w:w="1098" w:type="dxa"/>
              </w:tcPr>
            </w:tcPrChange>
          </w:tcPr>
          <w:p w14:paraId="20CF59D6" w14:textId="17773CCE" w:rsidR="00652541" w:rsidRPr="00931F9D" w:rsidDel="00EC2424" w:rsidRDefault="00652541" w:rsidP="00931F9D">
            <w:pPr>
              <w:spacing w:after="120"/>
              <w:rPr>
                <w:del w:id="5675" w:author="bmooney" w:date="2011-06-14T14:14:00Z"/>
                <w:sz w:val="20"/>
              </w:rPr>
            </w:pPr>
          </w:p>
        </w:tc>
      </w:tr>
      <w:tr w:rsidR="007A326C" w:rsidRPr="00931F9D" w:rsidDel="00EC2424" w14:paraId="16E4AB8F" w14:textId="5A8AD936" w:rsidTr="005036CF">
        <w:trPr>
          <w:cantSplit/>
          <w:tblHeader/>
          <w:del w:id="5676" w:author="bmooney" w:date="2011-06-14T14:14:00Z"/>
          <w:trPrChange w:id="5677" w:author="bmooney" w:date="2011-04-11T13:18:00Z">
            <w:trPr>
              <w:wAfter w:w="74" w:type="dxa"/>
              <w:cantSplit/>
              <w:tblHeader/>
            </w:trPr>
          </w:trPrChange>
        </w:trPr>
        <w:tc>
          <w:tcPr>
            <w:tcW w:w="597" w:type="dxa"/>
            <w:tcPrChange w:id="5678" w:author="bmooney" w:date="2011-04-11T13:18:00Z">
              <w:tcPr>
                <w:tcW w:w="603" w:type="dxa"/>
                <w:gridSpan w:val="2"/>
              </w:tcPr>
            </w:tcPrChange>
          </w:tcPr>
          <w:p w14:paraId="16E4AB8A" w14:textId="2B93DCF1" w:rsidR="00652541" w:rsidRPr="00931F9D" w:rsidDel="00EC2424" w:rsidRDefault="00652541" w:rsidP="006F622A">
            <w:pPr>
              <w:spacing w:after="120"/>
              <w:rPr>
                <w:del w:id="5679" w:author="bmooney" w:date="2011-06-14T14:14:00Z"/>
                <w:sz w:val="20"/>
              </w:rPr>
            </w:pPr>
            <w:del w:id="5680" w:author="bmooney" w:date="2011-06-14T14:14:00Z">
              <w:r w:rsidRPr="00931F9D" w:rsidDel="00EC2424">
                <w:rPr>
                  <w:sz w:val="20"/>
                </w:rPr>
                <w:delText>933</w:delText>
              </w:r>
            </w:del>
          </w:p>
        </w:tc>
        <w:tc>
          <w:tcPr>
            <w:tcW w:w="2543" w:type="dxa"/>
            <w:tcPrChange w:id="5681" w:author="bmooney" w:date="2011-04-11T13:18:00Z">
              <w:tcPr>
                <w:tcW w:w="2545" w:type="dxa"/>
                <w:gridSpan w:val="3"/>
              </w:tcPr>
            </w:tcPrChange>
          </w:tcPr>
          <w:p w14:paraId="16E4AB8B" w14:textId="628FC591" w:rsidR="00652541" w:rsidRPr="00931F9D" w:rsidDel="00EC2424" w:rsidRDefault="00652541" w:rsidP="00931F9D">
            <w:pPr>
              <w:spacing w:after="120"/>
              <w:rPr>
                <w:del w:id="5682" w:author="bmooney" w:date="2011-06-14T14:14:00Z"/>
                <w:sz w:val="20"/>
              </w:rPr>
            </w:pPr>
            <w:del w:id="5683" w:author="bmooney" w:date="2011-06-14T14:14:00Z">
              <w:r w:rsidRPr="00931F9D" w:rsidDel="00EC2424">
                <w:rPr>
                  <w:sz w:val="20"/>
                </w:rPr>
                <w:delText>Patient.Gender</w:delText>
              </w:r>
            </w:del>
          </w:p>
        </w:tc>
        <w:tc>
          <w:tcPr>
            <w:tcW w:w="1397" w:type="dxa"/>
            <w:tcPrChange w:id="5684" w:author="bmooney" w:date="2011-04-11T13:18:00Z">
              <w:tcPr>
                <w:tcW w:w="1397" w:type="dxa"/>
                <w:gridSpan w:val="3"/>
              </w:tcPr>
            </w:tcPrChange>
          </w:tcPr>
          <w:p w14:paraId="16E4AB8C" w14:textId="409B3879" w:rsidR="00652541" w:rsidRPr="00931F9D" w:rsidDel="00EC2424" w:rsidRDefault="00652541" w:rsidP="00931F9D">
            <w:pPr>
              <w:spacing w:after="120"/>
              <w:rPr>
                <w:del w:id="5685" w:author="bmooney" w:date="2011-06-14T14:14:00Z"/>
                <w:sz w:val="20"/>
              </w:rPr>
            </w:pPr>
            <w:del w:id="5686" w:author="bmooney" w:date="2011-06-14T14:14:00Z">
              <w:r w:rsidRPr="00931F9D" w:rsidDel="00EC2424">
                <w:rPr>
                  <w:sz w:val="20"/>
                </w:rPr>
                <w:delText>IV. Patient Information</w:delText>
              </w:r>
            </w:del>
          </w:p>
        </w:tc>
        <w:tc>
          <w:tcPr>
            <w:tcW w:w="1087" w:type="dxa"/>
            <w:tcPrChange w:id="5687" w:author="bmooney" w:date="2011-04-11T13:18:00Z">
              <w:tcPr>
                <w:tcW w:w="1087" w:type="dxa"/>
                <w:gridSpan w:val="3"/>
              </w:tcPr>
            </w:tcPrChange>
          </w:tcPr>
          <w:p w14:paraId="16E4AB8D" w14:textId="1DD249E8" w:rsidR="00652541" w:rsidRPr="00931F9D" w:rsidDel="00EC2424" w:rsidRDefault="00652541" w:rsidP="00931F9D">
            <w:pPr>
              <w:spacing w:after="120"/>
              <w:rPr>
                <w:del w:id="5688" w:author="bmooney" w:date="2011-06-14T14:14:00Z"/>
                <w:sz w:val="20"/>
              </w:rPr>
            </w:pPr>
            <w:del w:id="5689" w:author="bmooney" w:date="2011-06-14T14:14:00Z">
              <w:r w:rsidRPr="00931F9D" w:rsidDel="00EC2424">
                <w:rPr>
                  <w:sz w:val="20"/>
                </w:rPr>
                <w:delText>Female checkbox</w:delText>
              </w:r>
            </w:del>
          </w:p>
        </w:tc>
        <w:tc>
          <w:tcPr>
            <w:tcW w:w="2744" w:type="dxa"/>
            <w:tcPrChange w:id="5690" w:author="bmooney" w:date="2011-04-11T13:18:00Z">
              <w:tcPr>
                <w:tcW w:w="2736" w:type="dxa"/>
                <w:gridSpan w:val="2"/>
              </w:tcPr>
            </w:tcPrChange>
          </w:tcPr>
          <w:p w14:paraId="16E4AB8E" w14:textId="2CBB5A7B" w:rsidR="00652541" w:rsidRPr="00931F9D" w:rsidDel="00EC2424" w:rsidRDefault="00652541" w:rsidP="00931F9D">
            <w:pPr>
              <w:spacing w:after="120"/>
              <w:rPr>
                <w:del w:id="5691" w:author="bmooney" w:date="2011-06-14T14:14:00Z"/>
                <w:sz w:val="20"/>
              </w:rPr>
            </w:pPr>
            <w:del w:id="5692" w:author="bmooney" w:date="2011-06-14T14:14:00Z">
              <w:r w:rsidRPr="00931F9D" w:rsidDel="00EC2424">
                <w:rPr>
                  <w:sz w:val="20"/>
                </w:rPr>
                <w:delText>Checked if tblPatient. Gender = Female</w:delText>
              </w:r>
            </w:del>
          </w:p>
        </w:tc>
        <w:tc>
          <w:tcPr>
            <w:tcW w:w="1098" w:type="dxa"/>
            <w:tcPrChange w:id="5693" w:author="bmooney" w:date="2011-04-11T13:18:00Z">
              <w:tcPr>
                <w:tcW w:w="1098" w:type="dxa"/>
              </w:tcPr>
            </w:tcPrChange>
          </w:tcPr>
          <w:p w14:paraId="61B91E3E" w14:textId="2D52BF8A" w:rsidR="00652541" w:rsidRPr="00931F9D" w:rsidDel="00EC2424" w:rsidRDefault="00652541" w:rsidP="00931F9D">
            <w:pPr>
              <w:spacing w:after="120"/>
              <w:rPr>
                <w:del w:id="5694" w:author="bmooney" w:date="2011-06-14T14:14:00Z"/>
                <w:sz w:val="20"/>
              </w:rPr>
            </w:pPr>
          </w:p>
        </w:tc>
      </w:tr>
      <w:tr w:rsidR="007A326C" w:rsidRPr="00931F9D" w:rsidDel="00EC2424" w14:paraId="16E4AB95" w14:textId="60F4210C" w:rsidTr="005036CF">
        <w:trPr>
          <w:cantSplit/>
          <w:tblHeader/>
          <w:del w:id="5695" w:author="bmooney" w:date="2011-06-14T14:14:00Z"/>
          <w:trPrChange w:id="5696" w:author="bmooney" w:date="2011-04-11T13:18:00Z">
            <w:trPr>
              <w:wAfter w:w="74" w:type="dxa"/>
              <w:cantSplit/>
              <w:tblHeader/>
            </w:trPr>
          </w:trPrChange>
        </w:trPr>
        <w:tc>
          <w:tcPr>
            <w:tcW w:w="597" w:type="dxa"/>
            <w:tcPrChange w:id="5697" w:author="bmooney" w:date="2011-04-11T13:18:00Z">
              <w:tcPr>
                <w:tcW w:w="603" w:type="dxa"/>
                <w:gridSpan w:val="2"/>
              </w:tcPr>
            </w:tcPrChange>
          </w:tcPr>
          <w:p w14:paraId="16E4AB90" w14:textId="1BBBE2C8" w:rsidR="00652541" w:rsidRPr="00931F9D" w:rsidDel="00EC2424" w:rsidRDefault="00652541" w:rsidP="006F622A">
            <w:pPr>
              <w:spacing w:after="120"/>
              <w:rPr>
                <w:del w:id="5698" w:author="bmooney" w:date="2011-06-14T14:14:00Z"/>
                <w:sz w:val="20"/>
              </w:rPr>
            </w:pPr>
            <w:del w:id="5699" w:author="bmooney" w:date="2011-06-14T14:14:00Z">
              <w:r w:rsidRPr="00931F9D" w:rsidDel="00EC2424">
                <w:rPr>
                  <w:sz w:val="20"/>
                </w:rPr>
                <w:delText>934</w:delText>
              </w:r>
            </w:del>
          </w:p>
        </w:tc>
        <w:tc>
          <w:tcPr>
            <w:tcW w:w="2543" w:type="dxa"/>
            <w:tcPrChange w:id="5700" w:author="bmooney" w:date="2011-04-11T13:18:00Z">
              <w:tcPr>
                <w:tcW w:w="2545" w:type="dxa"/>
                <w:gridSpan w:val="3"/>
              </w:tcPr>
            </w:tcPrChange>
          </w:tcPr>
          <w:p w14:paraId="16E4AB91" w14:textId="11F7D74B" w:rsidR="00652541" w:rsidRPr="00931F9D" w:rsidDel="00EC2424" w:rsidRDefault="00652541" w:rsidP="00931F9D">
            <w:pPr>
              <w:spacing w:after="120"/>
              <w:rPr>
                <w:del w:id="5701" w:author="bmooney" w:date="2011-06-14T14:14:00Z"/>
                <w:sz w:val="20"/>
              </w:rPr>
            </w:pPr>
            <w:del w:id="5702" w:author="bmooney" w:date="2011-06-14T14:14:00Z">
              <w:r w:rsidRPr="00931F9D" w:rsidDel="00EC2424">
                <w:rPr>
                  <w:sz w:val="20"/>
                </w:rPr>
                <w:delText>Patient.Gender</w:delText>
              </w:r>
            </w:del>
          </w:p>
        </w:tc>
        <w:tc>
          <w:tcPr>
            <w:tcW w:w="1397" w:type="dxa"/>
            <w:tcPrChange w:id="5703" w:author="bmooney" w:date="2011-04-11T13:18:00Z">
              <w:tcPr>
                <w:tcW w:w="1397" w:type="dxa"/>
                <w:gridSpan w:val="3"/>
              </w:tcPr>
            </w:tcPrChange>
          </w:tcPr>
          <w:p w14:paraId="16E4AB92" w14:textId="6C0B1A68" w:rsidR="00652541" w:rsidRPr="00931F9D" w:rsidDel="00EC2424" w:rsidRDefault="00652541" w:rsidP="00931F9D">
            <w:pPr>
              <w:spacing w:after="120"/>
              <w:rPr>
                <w:del w:id="5704" w:author="bmooney" w:date="2011-06-14T14:14:00Z"/>
                <w:sz w:val="20"/>
              </w:rPr>
            </w:pPr>
            <w:del w:id="5705" w:author="bmooney" w:date="2011-06-14T14:14:00Z">
              <w:r w:rsidRPr="00931F9D" w:rsidDel="00EC2424">
                <w:rPr>
                  <w:sz w:val="20"/>
                </w:rPr>
                <w:delText>IV. Patient Information</w:delText>
              </w:r>
            </w:del>
          </w:p>
        </w:tc>
        <w:tc>
          <w:tcPr>
            <w:tcW w:w="1087" w:type="dxa"/>
            <w:tcPrChange w:id="5706" w:author="bmooney" w:date="2011-04-11T13:18:00Z">
              <w:tcPr>
                <w:tcW w:w="1087" w:type="dxa"/>
                <w:gridSpan w:val="3"/>
              </w:tcPr>
            </w:tcPrChange>
          </w:tcPr>
          <w:p w14:paraId="16E4AB93" w14:textId="0100F089" w:rsidR="00652541" w:rsidRPr="00931F9D" w:rsidDel="00EC2424" w:rsidRDefault="00652541" w:rsidP="00931F9D">
            <w:pPr>
              <w:spacing w:after="120"/>
              <w:rPr>
                <w:del w:id="5707" w:author="bmooney" w:date="2011-06-14T14:14:00Z"/>
                <w:sz w:val="20"/>
              </w:rPr>
            </w:pPr>
            <w:del w:id="5708" w:author="bmooney" w:date="2011-06-14T14:14:00Z">
              <w:r w:rsidRPr="00931F9D" w:rsidDel="00EC2424">
                <w:rPr>
                  <w:sz w:val="20"/>
                </w:rPr>
                <w:delText>Male checkbox</w:delText>
              </w:r>
            </w:del>
          </w:p>
        </w:tc>
        <w:tc>
          <w:tcPr>
            <w:tcW w:w="2744" w:type="dxa"/>
            <w:tcPrChange w:id="5709" w:author="bmooney" w:date="2011-04-11T13:18:00Z">
              <w:tcPr>
                <w:tcW w:w="2736" w:type="dxa"/>
                <w:gridSpan w:val="2"/>
              </w:tcPr>
            </w:tcPrChange>
          </w:tcPr>
          <w:p w14:paraId="16E4AB94" w14:textId="1C1868B3" w:rsidR="00652541" w:rsidRPr="00931F9D" w:rsidDel="00EC2424" w:rsidRDefault="00652541" w:rsidP="00931F9D">
            <w:pPr>
              <w:spacing w:after="120"/>
              <w:rPr>
                <w:del w:id="5710" w:author="bmooney" w:date="2011-06-14T14:14:00Z"/>
                <w:sz w:val="20"/>
              </w:rPr>
            </w:pPr>
            <w:del w:id="5711" w:author="bmooney" w:date="2011-06-14T14:14:00Z">
              <w:r w:rsidRPr="00931F9D" w:rsidDel="00EC2424">
                <w:rPr>
                  <w:sz w:val="20"/>
                </w:rPr>
                <w:delText>Checked if tblPatient. Gender = Male</w:delText>
              </w:r>
            </w:del>
          </w:p>
        </w:tc>
        <w:tc>
          <w:tcPr>
            <w:tcW w:w="1098" w:type="dxa"/>
            <w:tcPrChange w:id="5712" w:author="bmooney" w:date="2011-04-11T13:18:00Z">
              <w:tcPr>
                <w:tcW w:w="1098" w:type="dxa"/>
              </w:tcPr>
            </w:tcPrChange>
          </w:tcPr>
          <w:p w14:paraId="04A8B031" w14:textId="05D53F90" w:rsidR="00652541" w:rsidRPr="00931F9D" w:rsidDel="00EC2424" w:rsidRDefault="00652541" w:rsidP="00931F9D">
            <w:pPr>
              <w:spacing w:after="120"/>
              <w:rPr>
                <w:del w:id="5713" w:author="bmooney" w:date="2011-06-14T14:14:00Z"/>
                <w:sz w:val="20"/>
              </w:rPr>
            </w:pPr>
          </w:p>
        </w:tc>
      </w:tr>
      <w:tr w:rsidR="007A326C" w:rsidRPr="00931F9D" w:rsidDel="00EC2424" w14:paraId="16E4AB9B" w14:textId="62C16BBE" w:rsidTr="005036CF">
        <w:trPr>
          <w:cantSplit/>
          <w:tblHeader/>
          <w:del w:id="5714" w:author="bmooney" w:date="2011-06-14T14:14:00Z"/>
          <w:trPrChange w:id="5715" w:author="bmooney" w:date="2011-04-11T13:18:00Z">
            <w:trPr>
              <w:wAfter w:w="74" w:type="dxa"/>
              <w:cantSplit/>
              <w:tblHeader/>
            </w:trPr>
          </w:trPrChange>
        </w:trPr>
        <w:tc>
          <w:tcPr>
            <w:tcW w:w="597" w:type="dxa"/>
            <w:tcPrChange w:id="5716" w:author="bmooney" w:date="2011-04-11T13:18:00Z">
              <w:tcPr>
                <w:tcW w:w="603" w:type="dxa"/>
                <w:gridSpan w:val="2"/>
              </w:tcPr>
            </w:tcPrChange>
          </w:tcPr>
          <w:p w14:paraId="16E4AB96" w14:textId="10A4A9DF" w:rsidR="00652541" w:rsidRPr="00931F9D" w:rsidDel="00EC2424" w:rsidRDefault="00652541" w:rsidP="006F622A">
            <w:pPr>
              <w:spacing w:after="120"/>
              <w:rPr>
                <w:del w:id="5717" w:author="bmooney" w:date="2011-06-14T14:14:00Z"/>
                <w:sz w:val="20"/>
              </w:rPr>
            </w:pPr>
            <w:del w:id="5718" w:author="bmooney" w:date="2011-06-14T14:14:00Z">
              <w:r w:rsidRPr="00931F9D" w:rsidDel="00EC2424">
                <w:rPr>
                  <w:sz w:val="20"/>
                </w:rPr>
                <w:delText>935</w:delText>
              </w:r>
            </w:del>
          </w:p>
        </w:tc>
        <w:tc>
          <w:tcPr>
            <w:tcW w:w="2543" w:type="dxa"/>
            <w:tcPrChange w:id="5719" w:author="bmooney" w:date="2011-04-11T13:18:00Z">
              <w:tcPr>
                <w:tcW w:w="2545" w:type="dxa"/>
                <w:gridSpan w:val="3"/>
              </w:tcPr>
            </w:tcPrChange>
          </w:tcPr>
          <w:p w14:paraId="16E4AB97" w14:textId="181581B1" w:rsidR="00652541" w:rsidRPr="00931F9D" w:rsidDel="00EC2424" w:rsidRDefault="00652541" w:rsidP="00931F9D">
            <w:pPr>
              <w:spacing w:after="120"/>
              <w:rPr>
                <w:del w:id="5720" w:author="bmooney" w:date="2011-06-14T14:14:00Z"/>
                <w:sz w:val="20"/>
              </w:rPr>
            </w:pPr>
            <w:del w:id="5721" w:author="bmooney" w:date="2011-06-14T14:14:00Z">
              <w:r w:rsidRPr="00931F9D" w:rsidDel="00EC2424">
                <w:rPr>
                  <w:sz w:val="20"/>
                </w:rPr>
                <w:delText>Patient. MedicalRecordNumber</w:delText>
              </w:r>
            </w:del>
          </w:p>
        </w:tc>
        <w:tc>
          <w:tcPr>
            <w:tcW w:w="1397" w:type="dxa"/>
            <w:tcPrChange w:id="5722" w:author="bmooney" w:date="2011-04-11T13:18:00Z">
              <w:tcPr>
                <w:tcW w:w="1397" w:type="dxa"/>
                <w:gridSpan w:val="3"/>
              </w:tcPr>
            </w:tcPrChange>
          </w:tcPr>
          <w:p w14:paraId="16E4AB98" w14:textId="0C1D2730" w:rsidR="00652541" w:rsidRPr="00931F9D" w:rsidDel="00EC2424" w:rsidRDefault="00652541" w:rsidP="00931F9D">
            <w:pPr>
              <w:spacing w:after="120"/>
              <w:rPr>
                <w:del w:id="5723" w:author="bmooney" w:date="2011-06-14T14:14:00Z"/>
                <w:sz w:val="20"/>
              </w:rPr>
            </w:pPr>
            <w:del w:id="5724" w:author="bmooney" w:date="2011-06-14T14:14:00Z">
              <w:r w:rsidRPr="00931F9D" w:rsidDel="00EC2424">
                <w:rPr>
                  <w:sz w:val="20"/>
                </w:rPr>
                <w:delText>IV. Patient Information</w:delText>
              </w:r>
            </w:del>
          </w:p>
        </w:tc>
        <w:tc>
          <w:tcPr>
            <w:tcW w:w="1087" w:type="dxa"/>
            <w:tcPrChange w:id="5725" w:author="bmooney" w:date="2011-04-11T13:18:00Z">
              <w:tcPr>
                <w:tcW w:w="1087" w:type="dxa"/>
                <w:gridSpan w:val="3"/>
              </w:tcPr>
            </w:tcPrChange>
          </w:tcPr>
          <w:p w14:paraId="16E4AB99" w14:textId="557525A4" w:rsidR="00652541" w:rsidRPr="00931F9D" w:rsidDel="00EC2424" w:rsidRDefault="00652541" w:rsidP="00931F9D">
            <w:pPr>
              <w:spacing w:after="120"/>
              <w:rPr>
                <w:del w:id="5726" w:author="bmooney" w:date="2011-06-14T14:14:00Z"/>
                <w:sz w:val="20"/>
              </w:rPr>
            </w:pPr>
            <w:del w:id="5727" w:author="bmooney" w:date="2011-06-14T14:14:00Z">
              <w:r w:rsidRPr="00931F9D" w:rsidDel="00EC2424">
                <w:rPr>
                  <w:sz w:val="20"/>
                </w:rPr>
                <w:delText>Medical Record / Patient number</w:delText>
              </w:r>
            </w:del>
          </w:p>
        </w:tc>
        <w:tc>
          <w:tcPr>
            <w:tcW w:w="2744" w:type="dxa"/>
            <w:tcPrChange w:id="5728" w:author="bmooney" w:date="2011-04-11T13:18:00Z">
              <w:tcPr>
                <w:tcW w:w="2736" w:type="dxa"/>
                <w:gridSpan w:val="2"/>
              </w:tcPr>
            </w:tcPrChange>
          </w:tcPr>
          <w:p w14:paraId="16E4AB9A" w14:textId="0A31F02E" w:rsidR="00652541" w:rsidRPr="00931F9D" w:rsidDel="00EC2424" w:rsidRDefault="00652541" w:rsidP="00931F9D">
            <w:pPr>
              <w:spacing w:after="120"/>
              <w:rPr>
                <w:del w:id="5729" w:author="bmooney" w:date="2011-06-14T14:14:00Z"/>
                <w:sz w:val="20"/>
              </w:rPr>
            </w:pPr>
            <w:del w:id="5730" w:author="bmooney" w:date="2011-06-14T14:14:00Z">
              <w:r w:rsidRPr="00931F9D" w:rsidDel="00EC2424">
                <w:rPr>
                  <w:sz w:val="20"/>
                </w:rPr>
                <w:delText>tblPatient. MedicalRecordNumber</w:delText>
              </w:r>
            </w:del>
          </w:p>
        </w:tc>
        <w:tc>
          <w:tcPr>
            <w:tcW w:w="1098" w:type="dxa"/>
            <w:tcPrChange w:id="5731" w:author="bmooney" w:date="2011-04-11T13:18:00Z">
              <w:tcPr>
                <w:tcW w:w="1098" w:type="dxa"/>
              </w:tcPr>
            </w:tcPrChange>
          </w:tcPr>
          <w:p w14:paraId="6D49C5A0" w14:textId="483635F9" w:rsidR="00652541" w:rsidRPr="00931F9D" w:rsidDel="00EC2424" w:rsidRDefault="00652541" w:rsidP="00931F9D">
            <w:pPr>
              <w:spacing w:after="120"/>
              <w:rPr>
                <w:del w:id="5732" w:author="bmooney" w:date="2011-06-14T14:14:00Z"/>
                <w:sz w:val="20"/>
              </w:rPr>
            </w:pPr>
          </w:p>
        </w:tc>
      </w:tr>
      <w:tr w:rsidR="007A326C" w:rsidRPr="00931F9D" w:rsidDel="00EC2424" w14:paraId="16E4ABA1" w14:textId="1D507B02" w:rsidTr="005036CF">
        <w:trPr>
          <w:cantSplit/>
          <w:tblHeader/>
          <w:del w:id="5733" w:author="bmooney" w:date="2011-06-14T14:14:00Z"/>
          <w:trPrChange w:id="5734" w:author="bmooney" w:date="2011-04-11T13:18:00Z">
            <w:trPr>
              <w:wAfter w:w="74" w:type="dxa"/>
              <w:cantSplit/>
              <w:tblHeader/>
            </w:trPr>
          </w:trPrChange>
        </w:trPr>
        <w:tc>
          <w:tcPr>
            <w:tcW w:w="597" w:type="dxa"/>
            <w:tcPrChange w:id="5735" w:author="bmooney" w:date="2011-04-11T13:18:00Z">
              <w:tcPr>
                <w:tcW w:w="603" w:type="dxa"/>
                <w:gridSpan w:val="2"/>
              </w:tcPr>
            </w:tcPrChange>
          </w:tcPr>
          <w:p w14:paraId="16E4AB9C" w14:textId="314F5382" w:rsidR="00652541" w:rsidRPr="00931F9D" w:rsidDel="00EC2424" w:rsidRDefault="00652541" w:rsidP="006F622A">
            <w:pPr>
              <w:spacing w:after="120"/>
              <w:rPr>
                <w:del w:id="5736" w:author="bmooney" w:date="2011-06-14T14:14:00Z"/>
                <w:sz w:val="20"/>
              </w:rPr>
            </w:pPr>
            <w:del w:id="5737" w:author="bmooney" w:date="2011-06-14T14:14:00Z">
              <w:r w:rsidRPr="00931F9D" w:rsidDel="00EC2424">
                <w:rPr>
                  <w:sz w:val="20"/>
                </w:rPr>
                <w:delText>936</w:delText>
              </w:r>
            </w:del>
          </w:p>
        </w:tc>
        <w:tc>
          <w:tcPr>
            <w:tcW w:w="2543" w:type="dxa"/>
            <w:tcPrChange w:id="5738" w:author="bmooney" w:date="2011-04-11T13:18:00Z">
              <w:tcPr>
                <w:tcW w:w="2545" w:type="dxa"/>
                <w:gridSpan w:val="3"/>
              </w:tcPr>
            </w:tcPrChange>
          </w:tcPr>
          <w:p w14:paraId="16E4AB9D" w14:textId="7335954C" w:rsidR="00652541" w:rsidRPr="00931F9D" w:rsidDel="00EC2424" w:rsidRDefault="00652541" w:rsidP="00931F9D">
            <w:pPr>
              <w:spacing w:after="120"/>
              <w:rPr>
                <w:del w:id="5739" w:author="bmooney" w:date="2011-06-14T14:14:00Z"/>
                <w:sz w:val="20"/>
              </w:rPr>
            </w:pPr>
            <w:del w:id="5740" w:author="bmooney" w:date="2011-06-14T14:14:00Z">
              <w:r w:rsidRPr="00931F9D" w:rsidDel="00EC2424">
                <w:rPr>
                  <w:sz w:val="20"/>
                </w:rPr>
                <w:delText>Patient.SSN</w:delText>
              </w:r>
            </w:del>
          </w:p>
        </w:tc>
        <w:tc>
          <w:tcPr>
            <w:tcW w:w="1397" w:type="dxa"/>
            <w:tcPrChange w:id="5741" w:author="bmooney" w:date="2011-04-11T13:18:00Z">
              <w:tcPr>
                <w:tcW w:w="1397" w:type="dxa"/>
                <w:gridSpan w:val="3"/>
              </w:tcPr>
            </w:tcPrChange>
          </w:tcPr>
          <w:p w14:paraId="16E4AB9E" w14:textId="69AD87F5" w:rsidR="00652541" w:rsidRPr="00931F9D" w:rsidDel="00EC2424" w:rsidRDefault="00652541" w:rsidP="00931F9D">
            <w:pPr>
              <w:spacing w:after="120"/>
              <w:rPr>
                <w:del w:id="5742" w:author="bmooney" w:date="2011-06-14T14:14:00Z"/>
                <w:sz w:val="20"/>
              </w:rPr>
            </w:pPr>
            <w:del w:id="5743" w:author="bmooney" w:date="2011-06-14T14:14:00Z">
              <w:r w:rsidRPr="00931F9D" w:rsidDel="00EC2424">
                <w:rPr>
                  <w:sz w:val="20"/>
                </w:rPr>
                <w:delText>IV. Patient Information</w:delText>
              </w:r>
            </w:del>
          </w:p>
        </w:tc>
        <w:tc>
          <w:tcPr>
            <w:tcW w:w="1087" w:type="dxa"/>
            <w:tcPrChange w:id="5744" w:author="bmooney" w:date="2011-04-11T13:18:00Z">
              <w:tcPr>
                <w:tcW w:w="1087" w:type="dxa"/>
                <w:gridSpan w:val="3"/>
              </w:tcPr>
            </w:tcPrChange>
          </w:tcPr>
          <w:p w14:paraId="16E4AB9F" w14:textId="4145ABE1" w:rsidR="00652541" w:rsidRPr="00931F9D" w:rsidDel="00EC2424" w:rsidRDefault="00652541" w:rsidP="00931F9D">
            <w:pPr>
              <w:spacing w:after="120"/>
              <w:rPr>
                <w:del w:id="5745" w:author="bmooney" w:date="2011-06-14T14:14:00Z"/>
                <w:sz w:val="20"/>
              </w:rPr>
            </w:pPr>
            <w:del w:id="5746" w:author="bmooney" w:date="2011-06-14T14:14:00Z">
              <w:r w:rsidRPr="00931F9D" w:rsidDel="00EC2424">
                <w:rPr>
                  <w:sz w:val="20"/>
                </w:rPr>
                <w:delText>SSN</w:delText>
              </w:r>
            </w:del>
          </w:p>
        </w:tc>
        <w:tc>
          <w:tcPr>
            <w:tcW w:w="2744" w:type="dxa"/>
            <w:tcPrChange w:id="5747" w:author="bmooney" w:date="2011-04-11T13:18:00Z">
              <w:tcPr>
                <w:tcW w:w="2736" w:type="dxa"/>
                <w:gridSpan w:val="2"/>
              </w:tcPr>
            </w:tcPrChange>
          </w:tcPr>
          <w:p w14:paraId="16E4ABA0" w14:textId="28DFA377" w:rsidR="00652541" w:rsidRPr="00931F9D" w:rsidDel="00EC2424" w:rsidRDefault="00652541" w:rsidP="00931F9D">
            <w:pPr>
              <w:spacing w:after="120"/>
              <w:rPr>
                <w:del w:id="5748" w:author="bmooney" w:date="2011-06-14T14:14:00Z"/>
                <w:sz w:val="20"/>
              </w:rPr>
            </w:pPr>
            <w:del w:id="5749" w:author="bmooney" w:date="2011-06-14T14:14:00Z">
              <w:r w:rsidRPr="00931F9D" w:rsidDel="00EC2424">
                <w:rPr>
                  <w:sz w:val="20"/>
                </w:rPr>
                <w:delText>tblPatient.SSN</w:delText>
              </w:r>
            </w:del>
          </w:p>
        </w:tc>
        <w:tc>
          <w:tcPr>
            <w:tcW w:w="1098" w:type="dxa"/>
            <w:tcPrChange w:id="5750" w:author="bmooney" w:date="2011-04-11T13:18:00Z">
              <w:tcPr>
                <w:tcW w:w="1098" w:type="dxa"/>
              </w:tcPr>
            </w:tcPrChange>
          </w:tcPr>
          <w:p w14:paraId="34BECA2A" w14:textId="531D1236" w:rsidR="00652541" w:rsidRPr="00931F9D" w:rsidDel="00EC2424" w:rsidRDefault="00652541" w:rsidP="00931F9D">
            <w:pPr>
              <w:spacing w:after="120"/>
              <w:rPr>
                <w:del w:id="5751" w:author="bmooney" w:date="2011-06-14T14:14:00Z"/>
                <w:sz w:val="20"/>
              </w:rPr>
            </w:pPr>
          </w:p>
        </w:tc>
      </w:tr>
      <w:tr w:rsidR="007A326C" w:rsidRPr="00931F9D" w:rsidDel="00EC2424" w14:paraId="16E4ABA7" w14:textId="158029B3" w:rsidTr="005036CF">
        <w:trPr>
          <w:cantSplit/>
          <w:tblHeader/>
          <w:del w:id="5752" w:author="bmooney" w:date="2011-06-14T14:14:00Z"/>
          <w:trPrChange w:id="5753" w:author="bmooney" w:date="2011-04-11T13:18:00Z">
            <w:trPr>
              <w:wAfter w:w="74" w:type="dxa"/>
              <w:cantSplit/>
              <w:tblHeader/>
            </w:trPr>
          </w:trPrChange>
        </w:trPr>
        <w:tc>
          <w:tcPr>
            <w:tcW w:w="597" w:type="dxa"/>
            <w:tcPrChange w:id="5754" w:author="bmooney" w:date="2011-04-11T13:18:00Z">
              <w:tcPr>
                <w:tcW w:w="603" w:type="dxa"/>
                <w:gridSpan w:val="2"/>
              </w:tcPr>
            </w:tcPrChange>
          </w:tcPr>
          <w:p w14:paraId="16E4ABA2" w14:textId="338BC9F4" w:rsidR="00652541" w:rsidRPr="00931F9D" w:rsidDel="00EC2424" w:rsidRDefault="00652541" w:rsidP="006F622A">
            <w:pPr>
              <w:spacing w:after="120"/>
              <w:rPr>
                <w:del w:id="5755" w:author="bmooney" w:date="2011-06-14T14:14:00Z"/>
                <w:sz w:val="20"/>
              </w:rPr>
            </w:pPr>
            <w:del w:id="5756" w:author="bmooney" w:date="2011-06-14T14:14:00Z">
              <w:r w:rsidRPr="00931F9D" w:rsidDel="00EC2424">
                <w:rPr>
                  <w:sz w:val="20"/>
                </w:rPr>
                <w:delText>937</w:delText>
              </w:r>
            </w:del>
          </w:p>
        </w:tc>
        <w:tc>
          <w:tcPr>
            <w:tcW w:w="2543" w:type="dxa"/>
            <w:tcPrChange w:id="5757" w:author="bmooney" w:date="2011-04-11T13:18:00Z">
              <w:tcPr>
                <w:tcW w:w="2545" w:type="dxa"/>
                <w:gridSpan w:val="3"/>
              </w:tcPr>
            </w:tcPrChange>
          </w:tcPr>
          <w:p w14:paraId="16E4ABA3" w14:textId="14CF6165" w:rsidR="00652541" w:rsidRPr="00931F9D" w:rsidDel="00EC2424" w:rsidRDefault="00652541" w:rsidP="00931F9D">
            <w:pPr>
              <w:spacing w:after="120"/>
              <w:rPr>
                <w:del w:id="5758" w:author="bmooney" w:date="2011-06-14T14:14:00Z"/>
                <w:sz w:val="20"/>
              </w:rPr>
            </w:pPr>
            <w:del w:id="5759" w:author="bmooney" w:date="2011-06-14T14:14:00Z">
              <w:r w:rsidRPr="00931F9D" w:rsidDel="00EC2424">
                <w:rPr>
                  <w:sz w:val="20"/>
                </w:rPr>
                <w:delText>Patient.Address. Line1</w:delText>
              </w:r>
            </w:del>
          </w:p>
        </w:tc>
        <w:tc>
          <w:tcPr>
            <w:tcW w:w="1397" w:type="dxa"/>
            <w:tcPrChange w:id="5760" w:author="bmooney" w:date="2011-04-11T13:18:00Z">
              <w:tcPr>
                <w:tcW w:w="1397" w:type="dxa"/>
                <w:gridSpan w:val="3"/>
              </w:tcPr>
            </w:tcPrChange>
          </w:tcPr>
          <w:p w14:paraId="16E4ABA4" w14:textId="72D82BAA" w:rsidR="00652541" w:rsidRPr="00931F9D" w:rsidDel="00EC2424" w:rsidRDefault="00652541" w:rsidP="00931F9D">
            <w:pPr>
              <w:spacing w:after="120"/>
              <w:rPr>
                <w:del w:id="5761" w:author="bmooney" w:date="2011-06-14T14:14:00Z"/>
                <w:sz w:val="20"/>
              </w:rPr>
            </w:pPr>
            <w:del w:id="5762" w:author="bmooney" w:date="2011-06-14T14:14:00Z">
              <w:r w:rsidRPr="00931F9D" w:rsidDel="00EC2424">
                <w:rPr>
                  <w:sz w:val="20"/>
                </w:rPr>
                <w:delText>IV. Patient Information</w:delText>
              </w:r>
            </w:del>
          </w:p>
        </w:tc>
        <w:tc>
          <w:tcPr>
            <w:tcW w:w="1087" w:type="dxa"/>
            <w:tcPrChange w:id="5763" w:author="bmooney" w:date="2011-04-11T13:18:00Z">
              <w:tcPr>
                <w:tcW w:w="1087" w:type="dxa"/>
                <w:gridSpan w:val="3"/>
              </w:tcPr>
            </w:tcPrChange>
          </w:tcPr>
          <w:p w14:paraId="16E4ABA5" w14:textId="6A4D859D" w:rsidR="00652541" w:rsidRPr="00931F9D" w:rsidDel="00EC2424" w:rsidRDefault="00652541" w:rsidP="00931F9D">
            <w:pPr>
              <w:spacing w:after="120"/>
              <w:rPr>
                <w:del w:id="5764" w:author="bmooney" w:date="2011-06-14T14:14:00Z"/>
                <w:sz w:val="20"/>
              </w:rPr>
            </w:pPr>
            <w:del w:id="5765" w:author="bmooney" w:date="2011-06-14T14:14:00Z">
              <w:r w:rsidRPr="00931F9D" w:rsidDel="00EC2424">
                <w:rPr>
                  <w:sz w:val="20"/>
                </w:rPr>
                <w:delText xml:space="preserve">Address </w:delText>
              </w:r>
            </w:del>
            <w:del w:id="5766" w:author="bmooney" w:date="2011-04-11T09:44:00Z">
              <w:r w:rsidRPr="00931F9D" w:rsidDel="00661A7F">
                <w:rPr>
                  <w:sz w:val="20"/>
                </w:rPr>
                <w:delText>1</w:delText>
              </w:r>
            </w:del>
          </w:p>
        </w:tc>
        <w:tc>
          <w:tcPr>
            <w:tcW w:w="2744" w:type="dxa"/>
            <w:tcPrChange w:id="5767" w:author="bmooney" w:date="2011-04-11T13:18:00Z">
              <w:tcPr>
                <w:tcW w:w="2736" w:type="dxa"/>
                <w:gridSpan w:val="2"/>
              </w:tcPr>
            </w:tcPrChange>
          </w:tcPr>
          <w:p w14:paraId="16E4ABA6" w14:textId="3B0BC55B" w:rsidR="00652541" w:rsidRPr="00931F9D" w:rsidDel="00EC2424" w:rsidRDefault="00652541" w:rsidP="00931F9D">
            <w:pPr>
              <w:spacing w:after="120"/>
              <w:rPr>
                <w:del w:id="5768" w:author="bmooney" w:date="2011-06-14T14:14:00Z"/>
                <w:sz w:val="20"/>
              </w:rPr>
            </w:pPr>
            <w:del w:id="5769" w:author="bmooney" w:date="2011-06-14T14:14:00Z">
              <w:r w:rsidRPr="00931F9D" w:rsidDel="00EC2424">
                <w:rPr>
                  <w:sz w:val="20"/>
                </w:rPr>
                <w:delText>tblPatient.Address1</w:delText>
              </w:r>
            </w:del>
          </w:p>
        </w:tc>
        <w:tc>
          <w:tcPr>
            <w:tcW w:w="1098" w:type="dxa"/>
            <w:tcPrChange w:id="5770" w:author="bmooney" w:date="2011-04-11T13:18:00Z">
              <w:tcPr>
                <w:tcW w:w="1098" w:type="dxa"/>
              </w:tcPr>
            </w:tcPrChange>
          </w:tcPr>
          <w:p w14:paraId="40555F94" w14:textId="69F92152" w:rsidR="00652541" w:rsidRPr="00931F9D" w:rsidDel="00EC2424" w:rsidRDefault="00652541" w:rsidP="00931F9D">
            <w:pPr>
              <w:spacing w:after="120"/>
              <w:rPr>
                <w:del w:id="5771" w:author="bmooney" w:date="2011-06-14T14:14:00Z"/>
                <w:sz w:val="20"/>
              </w:rPr>
            </w:pPr>
          </w:p>
        </w:tc>
      </w:tr>
      <w:tr w:rsidR="007A326C" w:rsidRPr="00931F9D" w:rsidDel="00EC2424" w14:paraId="16E4ABAD" w14:textId="70A99695" w:rsidTr="005036CF">
        <w:trPr>
          <w:cantSplit/>
          <w:tblHeader/>
          <w:del w:id="5772" w:author="bmooney" w:date="2011-06-14T14:14:00Z"/>
          <w:trPrChange w:id="5773" w:author="bmooney" w:date="2011-04-11T13:18:00Z">
            <w:trPr>
              <w:wAfter w:w="74" w:type="dxa"/>
              <w:cantSplit/>
              <w:tblHeader/>
            </w:trPr>
          </w:trPrChange>
        </w:trPr>
        <w:tc>
          <w:tcPr>
            <w:tcW w:w="597" w:type="dxa"/>
            <w:tcPrChange w:id="5774" w:author="bmooney" w:date="2011-04-11T13:18:00Z">
              <w:tcPr>
                <w:tcW w:w="603" w:type="dxa"/>
                <w:gridSpan w:val="2"/>
              </w:tcPr>
            </w:tcPrChange>
          </w:tcPr>
          <w:p w14:paraId="16E4ABA8" w14:textId="70CC6282" w:rsidR="00652541" w:rsidRPr="00931F9D" w:rsidDel="00EC2424" w:rsidRDefault="00652541" w:rsidP="006F622A">
            <w:pPr>
              <w:spacing w:after="120"/>
              <w:rPr>
                <w:del w:id="5775" w:author="bmooney" w:date="2011-06-14T14:14:00Z"/>
                <w:sz w:val="20"/>
              </w:rPr>
            </w:pPr>
            <w:del w:id="5776" w:author="bmooney" w:date="2011-06-14T14:14:00Z">
              <w:r w:rsidRPr="00931F9D" w:rsidDel="00EC2424">
                <w:rPr>
                  <w:sz w:val="20"/>
                </w:rPr>
                <w:delText>938</w:delText>
              </w:r>
            </w:del>
          </w:p>
        </w:tc>
        <w:tc>
          <w:tcPr>
            <w:tcW w:w="2543" w:type="dxa"/>
            <w:tcPrChange w:id="5777" w:author="bmooney" w:date="2011-04-11T13:18:00Z">
              <w:tcPr>
                <w:tcW w:w="2545" w:type="dxa"/>
                <w:gridSpan w:val="3"/>
              </w:tcPr>
            </w:tcPrChange>
          </w:tcPr>
          <w:p w14:paraId="16E4ABA9" w14:textId="6BEC150D" w:rsidR="00652541" w:rsidRPr="00931F9D" w:rsidDel="00EC2424" w:rsidRDefault="00652541" w:rsidP="00931F9D">
            <w:pPr>
              <w:spacing w:after="120"/>
              <w:rPr>
                <w:del w:id="5778" w:author="bmooney" w:date="2011-06-14T14:14:00Z"/>
                <w:sz w:val="20"/>
              </w:rPr>
            </w:pPr>
            <w:del w:id="5779" w:author="bmooney" w:date="2011-06-14T14:14:00Z">
              <w:r w:rsidRPr="00931F9D" w:rsidDel="00EC2424">
                <w:rPr>
                  <w:sz w:val="20"/>
                </w:rPr>
                <w:delText>Patient.Address. Line2</w:delText>
              </w:r>
            </w:del>
          </w:p>
        </w:tc>
        <w:tc>
          <w:tcPr>
            <w:tcW w:w="1397" w:type="dxa"/>
            <w:tcPrChange w:id="5780" w:author="bmooney" w:date="2011-04-11T13:18:00Z">
              <w:tcPr>
                <w:tcW w:w="1397" w:type="dxa"/>
                <w:gridSpan w:val="3"/>
              </w:tcPr>
            </w:tcPrChange>
          </w:tcPr>
          <w:p w14:paraId="16E4ABAA" w14:textId="5AF08F47" w:rsidR="00652541" w:rsidRPr="00931F9D" w:rsidDel="00EC2424" w:rsidRDefault="00652541" w:rsidP="00931F9D">
            <w:pPr>
              <w:spacing w:after="120"/>
              <w:rPr>
                <w:del w:id="5781" w:author="bmooney" w:date="2011-06-14T14:14:00Z"/>
                <w:sz w:val="20"/>
              </w:rPr>
            </w:pPr>
            <w:del w:id="5782" w:author="bmooney" w:date="2011-06-14T14:14:00Z">
              <w:r w:rsidRPr="00931F9D" w:rsidDel="00EC2424">
                <w:rPr>
                  <w:sz w:val="20"/>
                </w:rPr>
                <w:delText>IV. Patient Information</w:delText>
              </w:r>
            </w:del>
          </w:p>
        </w:tc>
        <w:tc>
          <w:tcPr>
            <w:tcW w:w="1087" w:type="dxa"/>
            <w:tcPrChange w:id="5783" w:author="bmooney" w:date="2011-04-11T13:18:00Z">
              <w:tcPr>
                <w:tcW w:w="1087" w:type="dxa"/>
                <w:gridSpan w:val="3"/>
              </w:tcPr>
            </w:tcPrChange>
          </w:tcPr>
          <w:p w14:paraId="16E4ABAB" w14:textId="59B584DD" w:rsidR="00652541" w:rsidRPr="00931F9D" w:rsidDel="00EC2424" w:rsidRDefault="00652541" w:rsidP="00931F9D">
            <w:pPr>
              <w:spacing w:after="120"/>
              <w:rPr>
                <w:del w:id="5784" w:author="bmooney" w:date="2011-06-14T14:14:00Z"/>
                <w:sz w:val="20"/>
              </w:rPr>
            </w:pPr>
            <w:del w:id="5785" w:author="bmooney" w:date="2011-06-14T14:14:00Z">
              <w:r w:rsidRPr="00931F9D" w:rsidDel="00EC2424">
                <w:rPr>
                  <w:sz w:val="20"/>
                </w:rPr>
                <w:delText>Address 2</w:delText>
              </w:r>
            </w:del>
          </w:p>
        </w:tc>
        <w:tc>
          <w:tcPr>
            <w:tcW w:w="2744" w:type="dxa"/>
            <w:tcPrChange w:id="5786" w:author="bmooney" w:date="2011-04-11T13:18:00Z">
              <w:tcPr>
                <w:tcW w:w="2736" w:type="dxa"/>
                <w:gridSpan w:val="2"/>
              </w:tcPr>
            </w:tcPrChange>
          </w:tcPr>
          <w:p w14:paraId="16E4ABAC" w14:textId="23B6E59C" w:rsidR="00652541" w:rsidRPr="00931F9D" w:rsidDel="00EC2424" w:rsidRDefault="00652541" w:rsidP="00931F9D">
            <w:pPr>
              <w:spacing w:after="120"/>
              <w:rPr>
                <w:del w:id="5787" w:author="bmooney" w:date="2011-06-14T14:14:00Z"/>
                <w:sz w:val="20"/>
              </w:rPr>
            </w:pPr>
            <w:del w:id="5788" w:author="bmooney" w:date="2011-06-14T14:14:00Z">
              <w:r w:rsidRPr="00931F9D" w:rsidDel="00EC2424">
                <w:rPr>
                  <w:sz w:val="20"/>
                </w:rPr>
                <w:delText>tblPatient.Address2</w:delText>
              </w:r>
            </w:del>
          </w:p>
        </w:tc>
        <w:tc>
          <w:tcPr>
            <w:tcW w:w="1098" w:type="dxa"/>
            <w:tcPrChange w:id="5789" w:author="bmooney" w:date="2011-04-11T13:18:00Z">
              <w:tcPr>
                <w:tcW w:w="1098" w:type="dxa"/>
              </w:tcPr>
            </w:tcPrChange>
          </w:tcPr>
          <w:p w14:paraId="13999EED" w14:textId="3EB99583" w:rsidR="00652541" w:rsidRPr="00931F9D" w:rsidDel="00EC2424" w:rsidRDefault="00652541" w:rsidP="00931F9D">
            <w:pPr>
              <w:spacing w:after="120"/>
              <w:rPr>
                <w:del w:id="5790" w:author="bmooney" w:date="2011-06-14T14:14:00Z"/>
                <w:sz w:val="20"/>
              </w:rPr>
            </w:pPr>
          </w:p>
        </w:tc>
      </w:tr>
      <w:tr w:rsidR="007A326C" w:rsidRPr="00931F9D" w:rsidDel="00EC2424" w14:paraId="16E4ABB3" w14:textId="70592331" w:rsidTr="005036CF">
        <w:trPr>
          <w:cantSplit/>
          <w:tblHeader/>
          <w:del w:id="5791" w:author="bmooney" w:date="2011-06-14T14:14:00Z"/>
          <w:trPrChange w:id="5792" w:author="bmooney" w:date="2011-04-11T13:18:00Z">
            <w:trPr>
              <w:wAfter w:w="74" w:type="dxa"/>
              <w:cantSplit/>
              <w:tblHeader/>
            </w:trPr>
          </w:trPrChange>
        </w:trPr>
        <w:tc>
          <w:tcPr>
            <w:tcW w:w="597" w:type="dxa"/>
            <w:tcPrChange w:id="5793" w:author="bmooney" w:date="2011-04-11T13:18:00Z">
              <w:tcPr>
                <w:tcW w:w="603" w:type="dxa"/>
                <w:gridSpan w:val="2"/>
              </w:tcPr>
            </w:tcPrChange>
          </w:tcPr>
          <w:p w14:paraId="16E4ABAE" w14:textId="3502C3B9" w:rsidR="00652541" w:rsidRPr="00931F9D" w:rsidDel="00EC2424" w:rsidRDefault="00652541" w:rsidP="006F622A">
            <w:pPr>
              <w:spacing w:after="120"/>
              <w:rPr>
                <w:del w:id="5794" w:author="bmooney" w:date="2011-06-14T14:14:00Z"/>
                <w:sz w:val="20"/>
              </w:rPr>
            </w:pPr>
            <w:del w:id="5795" w:author="bmooney" w:date="2011-06-14T14:14:00Z">
              <w:r w:rsidRPr="00931F9D" w:rsidDel="00EC2424">
                <w:rPr>
                  <w:sz w:val="20"/>
                </w:rPr>
                <w:delText>939</w:delText>
              </w:r>
            </w:del>
          </w:p>
        </w:tc>
        <w:tc>
          <w:tcPr>
            <w:tcW w:w="2543" w:type="dxa"/>
            <w:tcPrChange w:id="5796" w:author="bmooney" w:date="2011-04-11T13:18:00Z">
              <w:tcPr>
                <w:tcW w:w="2545" w:type="dxa"/>
                <w:gridSpan w:val="3"/>
              </w:tcPr>
            </w:tcPrChange>
          </w:tcPr>
          <w:p w14:paraId="16E4ABAF" w14:textId="211CC9EF" w:rsidR="00652541" w:rsidRPr="00931F9D" w:rsidDel="00EC2424" w:rsidRDefault="00652541" w:rsidP="00931F9D">
            <w:pPr>
              <w:spacing w:after="120"/>
              <w:rPr>
                <w:del w:id="5797" w:author="bmooney" w:date="2011-06-14T14:14:00Z"/>
                <w:sz w:val="20"/>
              </w:rPr>
            </w:pPr>
            <w:del w:id="5798" w:author="bmooney" w:date="2011-06-14T14:14:00Z">
              <w:r w:rsidRPr="00931F9D" w:rsidDel="00EC2424">
                <w:rPr>
                  <w:sz w:val="20"/>
                </w:rPr>
                <w:delText>Patient.Address.City</w:delText>
              </w:r>
            </w:del>
          </w:p>
        </w:tc>
        <w:tc>
          <w:tcPr>
            <w:tcW w:w="1397" w:type="dxa"/>
            <w:tcPrChange w:id="5799" w:author="bmooney" w:date="2011-04-11T13:18:00Z">
              <w:tcPr>
                <w:tcW w:w="1397" w:type="dxa"/>
                <w:gridSpan w:val="3"/>
              </w:tcPr>
            </w:tcPrChange>
          </w:tcPr>
          <w:p w14:paraId="16E4ABB0" w14:textId="687BA7B8" w:rsidR="00652541" w:rsidRPr="00931F9D" w:rsidDel="00EC2424" w:rsidRDefault="00652541" w:rsidP="00931F9D">
            <w:pPr>
              <w:spacing w:after="120"/>
              <w:rPr>
                <w:del w:id="5800" w:author="bmooney" w:date="2011-06-14T14:14:00Z"/>
                <w:sz w:val="20"/>
              </w:rPr>
            </w:pPr>
            <w:del w:id="5801" w:author="bmooney" w:date="2011-06-14T14:14:00Z">
              <w:r w:rsidRPr="00931F9D" w:rsidDel="00EC2424">
                <w:rPr>
                  <w:sz w:val="20"/>
                </w:rPr>
                <w:delText>IV. Patient Information</w:delText>
              </w:r>
            </w:del>
          </w:p>
        </w:tc>
        <w:tc>
          <w:tcPr>
            <w:tcW w:w="1087" w:type="dxa"/>
            <w:tcPrChange w:id="5802" w:author="bmooney" w:date="2011-04-11T13:18:00Z">
              <w:tcPr>
                <w:tcW w:w="1087" w:type="dxa"/>
                <w:gridSpan w:val="3"/>
              </w:tcPr>
            </w:tcPrChange>
          </w:tcPr>
          <w:p w14:paraId="16E4ABB1" w14:textId="6ADE2C23" w:rsidR="00652541" w:rsidRPr="00931F9D" w:rsidDel="00EC2424" w:rsidRDefault="00652541" w:rsidP="00931F9D">
            <w:pPr>
              <w:spacing w:after="120"/>
              <w:rPr>
                <w:del w:id="5803" w:author="bmooney" w:date="2011-06-14T14:14:00Z"/>
                <w:sz w:val="20"/>
              </w:rPr>
            </w:pPr>
            <w:del w:id="5804" w:author="bmooney" w:date="2011-06-14T14:14:00Z">
              <w:r w:rsidRPr="00931F9D" w:rsidDel="00EC2424">
                <w:rPr>
                  <w:sz w:val="20"/>
                </w:rPr>
                <w:delText>City</w:delText>
              </w:r>
            </w:del>
          </w:p>
        </w:tc>
        <w:tc>
          <w:tcPr>
            <w:tcW w:w="2744" w:type="dxa"/>
            <w:tcPrChange w:id="5805" w:author="bmooney" w:date="2011-04-11T13:18:00Z">
              <w:tcPr>
                <w:tcW w:w="2736" w:type="dxa"/>
                <w:gridSpan w:val="2"/>
              </w:tcPr>
            </w:tcPrChange>
          </w:tcPr>
          <w:p w14:paraId="16E4ABB2" w14:textId="685022F0" w:rsidR="00652541" w:rsidRPr="00931F9D" w:rsidDel="00EC2424" w:rsidRDefault="00652541" w:rsidP="00931F9D">
            <w:pPr>
              <w:spacing w:after="120"/>
              <w:rPr>
                <w:del w:id="5806" w:author="bmooney" w:date="2011-06-14T14:14:00Z"/>
                <w:sz w:val="20"/>
              </w:rPr>
            </w:pPr>
            <w:del w:id="5807" w:author="bmooney" w:date="2011-06-14T14:14:00Z">
              <w:r w:rsidRPr="00931F9D" w:rsidDel="00EC2424">
                <w:rPr>
                  <w:sz w:val="20"/>
                </w:rPr>
                <w:delText>tblPatient.City</w:delText>
              </w:r>
            </w:del>
          </w:p>
        </w:tc>
        <w:tc>
          <w:tcPr>
            <w:tcW w:w="1098" w:type="dxa"/>
            <w:tcPrChange w:id="5808" w:author="bmooney" w:date="2011-04-11T13:18:00Z">
              <w:tcPr>
                <w:tcW w:w="1098" w:type="dxa"/>
              </w:tcPr>
            </w:tcPrChange>
          </w:tcPr>
          <w:p w14:paraId="536CFE10" w14:textId="2CA5D13F" w:rsidR="00652541" w:rsidRPr="00931F9D" w:rsidDel="00EC2424" w:rsidRDefault="00652541" w:rsidP="00931F9D">
            <w:pPr>
              <w:spacing w:after="120"/>
              <w:rPr>
                <w:del w:id="5809" w:author="bmooney" w:date="2011-06-14T14:14:00Z"/>
                <w:sz w:val="20"/>
              </w:rPr>
            </w:pPr>
          </w:p>
        </w:tc>
      </w:tr>
      <w:tr w:rsidR="007A326C" w:rsidRPr="00931F9D" w:rsidDel="00EC2424" w14:paraId="16E4ABB9" w14:textId="2F67E2CD" w:rsidTr="005036CF">
        <w:trPr>
          <w:cantSplit/>
          <w:tblHeader/>
          <w:del w:id="5810" w:author="bmooney" w:date="2011-06-14T14:14:00Z"/>
          <w:trPrChange w:id="5811" w:author="bmooney" w:date="2011-04-11T13:18:00Z">
            <w:trPr>
              <w:wAfter w:w="74" w:type="dxa"/>
              <w:cantSplit/>
              <w:tblHeader/>
            </w:trPr>
          </w:trPrChange>
        </w:trPr>
        <w:tc>
          <w:tcPr>
            <w:tcW w:w="597" w:type="dxa"/>
            <w:tcPrChange w:id="5812" w:author="bmooney" w:date="2011-04-11T13:18:00Z">
              <w:tcPr>
                <w:tcW w:w="603" w:type="dxa"/>
                <w:gridSpan w:val="2"/>
              </w:tcPr>
            </w:tcPrChange>
          </w:tcPr>
          <w:p w14:paraId="16E4ABB4" w14:textId="26A80FAE" w:rsidR="00652541" w:rsidRPr="00931F9D" w:rsidDel="00EC2424" w:rsidRDefault="00652541" w:rsidP="006F622A">
            <w:pPr>
              <w:spacing w:after="120"/>
              <w:rPr>
                <w:del w:id="5813" w:author="bmooney" w:date="2011-06-14T14:14:00Z"/>
                <w:sz w:val="20"/>
              </w:rPr>
            </w:pPr>
            <w:del w:id="5814" w:author="bmooney" w:date="2011-06-14T14:14:00Z">
              <w:r w:rsidRPr="00931F9D" w:rsidDel="00EC2424">
                <w:rPr>
                  <w:sz w:val="20"/>
                </w:rPr>
                <w:delText>940</w:delText>
              </w:r>
            </w:del>
          </w:p>
        </w:tc>
        <w:tc>
          <w:tcPr>
            <w:tcW w:w="2543" w:type="dxa"/>
            <w:tcPrChange w:id="5815" w:author="bmooney" w:date="2011-04-11T13:18:00Z">
              <w:tcPr>
                <w:tcW w:w="2545" w:type="dxa"/>
                <w:gridSpan w:val="3"/>
              </w:tcPr>
            </w:tcPrChange>
          </w:tcPr>
          <w:p w14:paraId="16E4ABB5" w14:textId="186E49E0" w:rsidR="00652541" w:rsidRPr="00931F9D" w:rsidDel="00EC2424" w:rsidRDefault="00652541" w:rsidP="00931F9D">
            <w:pPr>
              <w:spacing w:after="120"/>
              <w:rPr>
                <w:del w:id="5816" w:author="bmooney" w:date="2011-06-14T14:14:00Z"/>
                <w:sz w:val="20"/>
              </w:rPr>
            </w:pPr>
            <w:del w:id="5817" w:author="bmooney" w:date="2011-06-14T14:14:00Z">
              <w:r w:rsidRPr="00931F9D" w:rsidDel="00EC2424">
                <w:rPr>
                  <w:sz w:val="20"/>
                </w:rPr>
                <w:delText>Patient.Address. StateOrProvince</w:delText>
              </w:r>
            </w:del>
          </w:p>
        </w:tc>
        <w:tc>
          <w:tcPr>
            <w:tcW w:w="1397" w:type="dxa"/>
            <w:tcPrChange w:id="5818" w:author="bmooney" w:date="2011-04-11T13:18:00Z">
              <w:tcPr>
                <w:tcW w:w="1397" w:type="dxa"/>
                <w:gridSpan w:val="3"/>
              </w:tcPr>
            </w:tcPrChange>
          </w:tcPr>
          <w:p w14:paraId="16E4ABB6" w14:textId="5A14CAAC" w:rsidR="00652541" w:rsidRPr="00931F9D" w:rsidDel="00EC2424" w:rsidRDefault="00652541" w:rsidP="00931F9D">
            <w:pPr>
              <w:spacing w:after="120"/>
              <w:rPr>
                <w:del w:id="5819" w:author="bmooney" w:date="2011-06-14T14:14:00Z"/>
                <w:sz w:val="20"/>
              </w:rPr>
            </w:pPr>
            <w:del w:id="5820" w:author="bmooney" w:date="2011-06-14T14:14:00Z">
              <w:r w:rsidRPr="00931F9D" w:rsidDel="00EC2424">
                <w:rPr>
                  <w:sz w:val="20"/>
                </w:rPr>
                <w:delText>IV. Patient Information</w:delText>
              </w:r>
            </w:del>
          </w:p>
        </w:tc>
        <w:tc>
          <w:tcPr>
            <w:tcW w:w="1087" w:type="dxa"/>
            <w:tcPrChange w:id="5821" w:author="bmooney" w:date="2011-04-11T13:18:00Z">
              <w:tcPr>
                <w:tcW w:w="1087" w:type="dxa"/>
                <w:gridSpan w:val="3"/>
              </w:tcPr>
            </w:tcPrChange>
          </w:tcPr>
          <w:p w14:paraId="16E4ABB7" w14:textId="6AB02071" w:rsidR="00652541" w:rsidRPr="00931F9D" w:rsidDel="00EC2424" w:rsidRDefault="00652541" w:rsidP="00931F9D">
            <w:pPr>
              <w:spacing w:after="120"/>
              <w:rPr>
                <w:del w:id="5822" w:author="bmooney" w:date="2011-06-14T14:14:00Z"/>
                <w:sz w:val="20"/>
              </w:rPr>
            </w:pPr>
            <w:del w:id="5823" w:author="bmooney" w:date="2011-06-14T14:14:00Z">
              <w:r w:rsidRPr="00931F9D" w:rsidDel="00EC2424">
                <w:rPr>
                  <w:sz w:val="20"/>
                </w:rPr>
                <w:delText>State</w:delText>
              </w:r>
            </w:del>
          </w:p>
        </w:tc>
        <w:tc>
          <w:tcPr>
            <w:tcW w:w="2744" w:type="dxa"/>
            <w:tcPrChange w:id="5824" w:author="bmooney" w:date="2011-04-11T13:18:00Z">
              <w:tcPr>
                <w:tcW w:w="2736" w:type="dxa"/>
                <w:gridSpan w:val="2"/>
              </w:tcPr>
            </w:tcPrChange>
          </w:tcPr>
          <w:p w14:paraId="16E4ABB8" w14:textId="01D987D7" w:rsidR="00652541" w:rsidRPr="00931F9D" w:rsidDel="00EC2424" w:rsidRDefault="00652541" w:rsidP="00931F9D">
            <w:pPr>
              <w:spacing w:after="120"/>
              <w:rPr>
                <w:del w:id="5825" w:author="bmooney" w:date="2011-06-14T14:14:00Z"/>
                <w:sz w:val="20"/>
              </w:rPr>
            </w:pPr>
            <w:del w:id="5826" w:author="bmooney" w:date="2011-06-14T14:14:00Z">
              <w:r w:rsidRPr="00931F9D" w:rsidDel="00EC2424">
                <w:rPr>
                  <w:sz w:val="20"/>
                </w:rPr>
                <w:delText>tblPatient.State</w:delText>
              </w:r>
            </w:del>
          </w:p>
        </w:tc>
        <w:tc>
          <w:tcPr>
            <w:tcW w:w="1098" w:type="dxa"/>
            <w:tcPrChange w:id="5827" w:author="bmooney" w:date="2011-04-11T13:18:00Z">
              <w:tcPr>
                <w:tcW w:w="1098" w:type="dxa"/>
              </w:tcPr>
            </w:tcPrChange>
          </w:tcPr>
          <w:p w14:paraId="30EBDDC2" w14:textId="69AD10BC" w:rsidR="00652541" w:rsidRPr="00931F9D" w:rsidDel="00EC2424" w:rsidRDefault="00652541" w:rsidP="00931F9D">
            <w:pPr>
              <w:spacing w:after="120"/>
              <w:rPr>
                <w:del w:id="5828" w:author="bmooney" w:date="2011-06-14T14:14:00Z"/>
                <w:sz w:val="20"/>
              </w:rPr>
            </w:pPr>
          </w:p>
        </w:tc>
      </w:tr>
      <w:tr w:rsidR="007A326C" w:rsidRPr="00931F9D" w:rsidDel="00EC2424" w14:paraId="16E4ABBF" w14:textId="262583A4" w:rsidTr="005036CF">
        <w:trPr>
          <w:cantSplit/>
          <w:tblHeader/>
          <w:del w:id="5829" w:author="bmooney" w:date="2011-06-14T14:14:00Z"/>
          <w:trPrChange w:id="5830" w:author="bmooney" w:date="2011-04-11T13:18:00Z">
            <w:trPr>
              <w:wAfter w:w="74" w:type="dxa"/>
              <w:cantSplit/>
              <w:tblHeader/>
            </w:trPr>
          </w:trPrChange>
        </w:trPr>
        <w:tc>
          <w:tcPr>
            <w:tcW w:w="597" w:type="dxa"/>
            <w:tcPrChange w:id="5831" w:author="bmooney" w:date="2011-04-11T13:18:00Z">
              <w:tcPr>
                <w:tcW w:w="603" w:type="dxa"/>
                <w:gridSpan w:val="2"/>
              </w:tcPr>
            </w:tcPrChange>
          </w:tcPr>
          <w:p w14:paraId="16E4ABBA" w14:textId="3F749888" w:rsidR="00652541" w:rsidRPr="00931F9D" w:rsidDel="00EC2424" w:rsidRDefault="00652541" w:rsidP="006F622A">
            <w:pPr>
              <w:spacing w:after="120"/>
              <w:rPr>
                <w:del w:id="5832" w:author="bmooney" w:date="2011-06-14T14:14:00Z"/>
                <w:sz w:val="20"/>
              </w:rPr>
            </w:pPr>
            <w:del w:id="5833" w:author="bmooney" w:date="2011-06-14T14:14:00Z">
              <w:r w:rsidRPr="00931F9D" w:rsidDel="00EC2424">
                <w:rPr>
                  <w:sz w:val="20"/>
                </w:rPr>
                <w:delText>941</w:delText>
              </w:r>
            </w:del>
          </w:p>
        </w:tc>
        <w:tc>
          <w:tcPr>
            <w:tcW w:w="2543" w:type="dxa"/>
            <w:tcPrChange w:id="5834" w:author="bmooney" w:date="2011-04-11T13:18:00Z">
              <w:tcPr>
                <w:tcW w:w="2545" w:type="dxa"/>
                <w:gridSpan w:val="3"/>
              </w:tcPr>
            </w:tcPrChange>
          </w:tcPr>
          <w:p w14:paraId="16E4ABBB" w14:textId="770C6CE0" w:rsidR="00652541" w:rsidRPr="00931F9D" w:rsidDel="00EC2424" w:rsidRDefault="00652541" w:rsidP="00931F9D">
            <w:pPr>
              <w:spacing w:after="120"/>
              <w:rPr>
                <w:del w:id="5835" w:author="bmooney" w:date="2011-06-14T14:14:00Z"/>
                <w:sz w:val="20"/>
              </w:rPr>
            </w:pPr>
            <w:del w:id="5836" w:author="bmooney" w:date="2011-06-14T14:14:00Z">
              <w:r w:rsidRPr="00931F9D" w:rsidDel="00EC2424">
                <w:rPr>
                  <w:sz w:val="20"/>
                </w:rPr>
                <w:delText>Patient.Address. PostalCode</w:delText>
              </w:r>
            </w:del>
          </w:p>
        </w:tc>
        <w:tc>
          <w:tcPr>
            <w:tcW w:w="1397" w:type="dxa"/>
            <w:tcPrChange w:id="5837" w:author="bmooney" w:date="2011-04-11T13:18:00Z">
              <w:tcPr>
                <w:tcW w:w="1397" w:type="dxa"/>
                <w:gridSpan w:val="3"/>
              </w:tcPr>
            </w:tcPrChange>
          </w:tcPr>
          <w:p w14:paraId="16E4ABBC" w14:textId="32B9B48D" w:rsidR="00652541" w:rsidRPr="00931F9D" w:rsidDel="00EC2424" w:rsidRDefault="00652541" w:rsidP="00931F9D">
            <w:pPr>
              <w:spacing w:after="120"/>
              <w:rPr>
                <w:del w:id="5838" w:author="bmooney" w:date="2011-06-14T14:14:00Z"/>
                <w:sz w:val="20"/>
              </w:rPr>
            </w:pPr>
            <w:del w:id="5839" w:author="bmooney" w:date="2011-06-14T14:14:00Z">
              <w:r w:rsidRPr="00931F9D" w:rsidDel="00EC2424">
                <w:rPr>
                  <w:sz w:val="20"/>
                </w:rPr>
                <w:delText>IV. Patient Information</w:delText>
              </w:r>
            </w:del>
          </w:p>
        </w:tc>
        <w:tc>
          <w:tcPr>
            <w:tcW w:w="1087" w:type="dxa"/>
            <w:tcPrChange w:id="5840" w:author="bmooney" w:date="2011-04-11T13:18:00Z">
              <w:tcPr>
                <w:tcW w:w="1087" w:type="dxa"/>
                <w:gridSpan w:val="3"/>
              </w:tcPr>
            </w:tcPrChange>
          </w:tcPr>
          <w:p w14:paraId="16E4ABBD" w14:textId="195063B6" w:rsidR="00652541" w:rsidRPr="00931F9D" w:rsidDel="00EC2424" w:rsidRDefault="00652541" w:rsidP="00931F9D">
            <w:pPr>
              <w:spacing w:after="120"/>
              <w:rPr>
                <w:del w:id="5841" w:author="bmooney" w:date="2011-06-14T14:14:00Z"/>
                <w:sz w:val="20"/>
              </w:rPr>
            </w:pPr>
            <w:del w:id="5842" w:author="bmooney" w:date="2011-06-14T14:14:00Z">
              <w:r w:rsidRPr="00931F9D" w:rsidDel="00EC2424">
                <w:rPr>
                  <w:sz w:val="20"/>
                </w:rPr>
                <w:delText>Zip</w:delText>
              </w:r>
            </w:del>
          </w:p>
        </w:tc>
        <w:tc>
          <w:tcPr>
            <w:tcW w:w="2744" w:type="dxa"/>
            <w:tcPrChange w:id="5843" w:author="bmooney" w:date="2011-04-11T13:18:00Z">
              <w:tcPr>
                <w:tcW w:w="2736" w:type="dxa"/>
                <w:gridSpan w:val="2"/>
              </w:tcPr>
            </w:tcPrChange>
          </w:tcPr>
          <w:p w14:paraId="16E4ABBE" w14:textId="3C0DF277" w:rsidR="00652541" w:rsidRPr="00931F9D" w:rsidDel="00EC2424" w:rsidRDefault="00652541" w:rsidP="00931F9D">
            <w:pPr>
              <w:spacing w:after="120"/>
              <w:rPr>
                <w:del w:id="5844" w:author="bmooney" w:date="2011-06-14T14:14:00Z"/>
                <w:sz w:val="20"/>
              </w:rPr>
            </w:pPr>
            <w:del w:id="5845" w:author="bmooney" w:date="2011-06-14T14:14:00Z">
              <w:r w:rsidRPr="00931F9D" w:rsidDel="00EC2424">
                <w:rPr>
                  <w:sz w:val="20"/>
                </w:rPr>
                <w:delText>tblPatient.PostalCode</w:delText>
              </w:r>
            </w:del>
          </w:p>
        </w:tc>
        <w:tc>
          <w:tcPr>
            <w:tcW w:w="1098" w:type="dxa"/>
            <w:tcPrChange w:id="5846" w:author="bmooney" w:date="2011-04-11T13:18:00Z">
              <w:tcPr>
                <w:tcW w:w="1098" w:type="dxa"/>
              </w:tcPr>
            </w:tcPrChange>
          </w:tcPr>
          <w:p w14:paraId="1F7BE432" w14:textId="05AF037D" w:rsidR="00652541" w:rsidRPr="00931F9D" w:rsidDel="00EC2424" w:rsidRDefault="00652541" w:rsidP="00931F9D">
            <w:pPr>
              <w:spacing w:after="120"/>
              <w:rPr>
                <w:del w:id="5847" w:author="bmooney" w:date="2011-06-14T14:14:00Z"/>
                <w:sz w:val="20"/>
              </w:rPr>
            </w:pPr>
          </w:p>
        </w:tc>
      </w:tr>
      <w:tr w:rsidR="007A326C" w:rsidRPr="00931F9D" w:rsidDel="00EC2424" w14:paraId="16E4ABC5" w14:textId="0993D254" w:rsidTr="005036CF">
        <w:trPr>
          <w:cantSplit/>
          <w:tblHeader/>
          <w:del w:id="5848" w:author="bmooney" w:date="2011-06-14T14:14:00Z"/>
          <w:trPrChange w:id="5849" w:author="bmooney" w:date="2011-04-11T13:18:00Z">
            <w:trPr>
              <w:wAfter w:w="74" w:type="dxa"/>
              <w:cantSplit/>
              <w:tblHeader/>
            </w:trPr>
          </w:trPrChange>
        </w:trPr>
        <w:tc>
          <w:tcPr>
            <w:tcW w:w="597" w:type="dxa"/>
            <w:tcPrChange w:id="5850" w:author="bmooney" w:date="2011-04-11T13:18:00Z">
              <w:tcPr>
                <w:tcW w:w="603" w:type="dxa"/>
                <w:gridSpan w:val="2"/>
              </w:tcPr>
            </w:tcPrChange>
          </w:tcPr>
          <w:p w14:paraId="16E4ABC0" w14:textId="0837EB05" w:rsidR="00652541" w:rsidRPr="00931F9D" w:rsidDel="00EC2424" w:rsidRDefault="00652541" w:rsidP="006F622A">
            <w:pPr>
              <w:spacing w:after="120"/>
              <w:rPr>
                <w:del w:id="5851" w:author="bmooney" w:date="2011-06-14T14:14:00Z"/>
                <w:sz w:val="20"/>
              </w:rPr>
            </w:pPr>
            <w:del w:id="5852" w:author="bmooney" w:date="2011-06-14T14:14:00Z">
              <w:r w:rsidRPr="00931F9D" w:rsidDel="00EC2424">
                <w:rPr>
                  <w:sz w:val="20"/>
                </w:rPr>
                <w:delText>942</w:delText>
              </w:r>
            </w:del>
          </w:p>
        </w:tc>
        <w:tc>
          <w:tcPr>
            <w:tcW w:w="2543" w:type="dxa"/>
            <w:tcPrChange w:id="5853" w:author="bmooney" w:date="2011-04-11T13:18:00Z">
              <w:tcPr>
                <w:tcW w:w="2545" w:type="dxa"/>
                <w:gridSpan w:val="3"/>
              </w:tcPr>
            </w:tcPrChange>
          </w:tcPr>
          <w:p w14:paraId="16E4ABC1" w14:textId="00A9CAF4" w:rsidR="00652541" w:rsidRPr="00931F9D" w:rsidDel="00EC2424" w:rsidRDefault="00652541" w:rsidP="00931F9D">
            <w:pPr>
              <w:spacing w:after="120"/>
              <w:rPr>
                <w:del w:id="5854" w:author="bmooney" w:date="2011-06-14T14:14:00Z"/>
                <w:sz w:val="20"/>
              </w:rPr>
            </w:pPr>
            <w:del w:id="5855" w:author="bmooney" w:date="2011-06-14T14:14:00Z">
              <w:r w:rsidRPr="00931F9D" w:rsidDel="00EC2424">
                <w:rPr>
                  <w:sz w:val="20"/>
                </w:rPr>
                <w:delText>Patient.Address. Country</w:delText>
              </w:r>
            </w:del>
          </w:p>
        </w:tc>
        <w:tc>
          <w:tcPr>
            <w:tcW w:w="1397" w:type="dxa"/>
            <w:tcPrChange w:id="5856" w:author="bmooney" w:date="2011-04-11T13:18:00Z">
              <w:tcPr>
                <w:tcW w:w="1397" w:type="dxa"/>
                <w:gridSpan w:val="3"/>
              </w:tcPr>
            </w:tcPrChange>
          </w:tcPr>
          <w:p w14:paraId="16E4ABC2" w14:textId="0CDBB4F5" w:rsidR="00652541" w:rsidRPr="00931F9D" w:rsidDel="00EC2424" w:rsidRDefault="00652541" w:rsidP="00931F9D">
            <w:pPr>
              <w:spacing w:after="120"/>
              <w:rPr>
                <w:del w:id="5857" w:author="bmooney" w:date="2011-06-14T14:14:00Z"/>
                <w:sz w:val="20"/>
              </w:rPr>
            </w:pPr>
            <w:del w:id="5858" w:author="bmooney" w:date="2011-06-14T14:14:00Z">
              <w:r w:rsidRPr="00931F9D" w:rsidDel="00EC2424">
                <w:rPr>
                  <w:sz w:val="20"/>
                </w:rPr>
                <w:delText>IV. Patient Information</w:delText>
              </w:r>
            </w:del>
          </w:p>
        </w:tc>
        <w:tc>
          <w:tcPr>
            <w:tcW w:w="1087" w:type="dxa"/>
            <w:tcPrChange w:id="5859" w:author="bmooney" w:date="2011-04-11T13:18:00Z">
              <w:tcPr>
                <w:tcW w:w="1087" w:type="dxa"/>
                <w:gridSpan w:val="3"/>
              </w:tcPr>
            </w:tcPrChange>
          </w:tcPr>
          <w:p w14:paraId="16E4ABC3" w14:textId="63B9C4F7" w:rsidR="00652541" w:rsidRPr="00931F9D" w:rsidDel="00EC2424" w:rsidRDefault="00652541" w:rsidP="00931F9D">
            <w:pPr>
              <w:spacing w:after="120"/>
              <w:rPr>
                <w:del w:id="5860" w:author="bmooney" w:date="2011-06-14T14:14:00Z"/>
                <w:sz w:val="20"/>
              </w:rPr>
            </w:pPr>
            <w:del w:id="5861" w:author="bmooney" w:date="2011-06-14T14:14:00Z">
              <w:r w:rsidRPr="00931F9D" w:rsidDel="00EC2424">
                <w:rPr>
                  <w:sz w:val="20"/>
                </w:rPr>
                <w:delText>Country</w:delText>
              </w:r>
            </w:del>
          </w:p>
        </w:tc>
        <w:tc>
          <w:tcPr>
            <w:tcW w:w="2744" w:type="dxa"/>
            <w:tcPrChange w:id="5862" w:author="bmooney" w:date="2011-04-11T13:18:00Z">
              <w:tcPr>
                <w:tcW w:w="2736" w:type="dxa"/>
                <w:gridSpan w:val="2"/>
              </w:tcPr>
            </w:tcPrChange>
          </w:tcPr>
          <w:p w14:paraId="16E4ABC4" w14:textId="68C61247" w:rsidR="00652541" w:rsidRPr="00931F9D" w:rsidDel="00EC2424" w:rsidRDefault="00652541" w:rsidP="00931F9D">
            <w:pPr>
              <w:spacing w:after="120"/>
              <w:rPr>
                <w:del w:id="5863" w:author="bmooney" w:date="2011-06-14T14:14:00Z"/>
                <w:sz w:val="20"/>
              </w:rPr>
            </w:pPr>
            <w:del w:id="5864" w:author="bmooney" w:date="2011-06-14T14:14:00Z">
              <w:r w:rsidRPr="00931F9D" w:rsidDel="00EC2424">
                <w:rPr>
                  <w:sz w:val="20"/>
                </w:rPr>
                <w:delText>tblPatient.Country</w:delText>
              </w:r>
            </w:del>
          </w:p>
        </w:tc>
        <w:tc>
          <w:tcPr>
            <w:tcW w:w="1098" w:type="dxa"/>
            <w:tcPrChange w:id="5865" w:author="bmooney" w:date="2011-04-11T13:18:00Z">
              <w:tcPr>
                <w:tcW w:w="1098" w:type="dxa"/>
              </w:tcPr>
            </w:tcPrChange>
          </w:tcPr>
          <w:p w14:paraId="405D6815" w14:textId="61DD8067" w:rsidR="00652541" w:rsidRPr="00931F9D" w:rsidDel="00EC2424" w:rsidRDefault="00652541" w:rsidP="00931F9D">
            <w:pPr>
              <w:spacing w:after="120"/>
              <w:rPr>
                <w:del w:id="5866" w:author="bmooney" w:date="2011-06-14T14:14:00Z"/>
                <w:sz w:val="20"/>
              </w:rPr>
            </w:pPr>
          </w:p>
        </w:tc>
      </w:tr>
      <w:tr w:rsidR="007A326C" w:rsidRPr="00931F9D" w:rsidDel="00EC2424" w14:paraId="16E4ABCB" w14:textId="07A8B591" w:rsidTr="005036CF">
        <w:trPr>
          <w:cantSplit/>
          <w:tblHeader/>
          <w:del w:id="5867" w:author="bmooney" w:date="2011-06-14T14:14:00Z"/>
          <w:trPrChange w:id="5868" w:author="bmooney" w:date="2011-04-11T13:18:00Z">
            <w:trPr>
              <w:wAfter w:w="74" w:type="dxa"/>
              <w:cantSplit/>
              <w:tblHeader/>
            </w:trPr>
          </w:trPrChange>
        </w:trPr>
        <w:tc>
          <w:tcPr>
            <w:tcW w:w="597" w:type="dxa"/>
            <w:tcPrChange w:id="5869" w:author="bmooney" w:date="2011-04-11T13:18:00Z">
              <w:tcPr>
                <w:tcW w:w="603" w:type="dxa"/>
                <w:gridSpan w:val="2"/>
              </w:tcPr>
            </w:tcPrChange>
          </w:tcPr>
          <w:p w14:paraId="16E4ABC6" w14:textId="06F88B01" w:rsidR="00652541" w:rsidRPr="00931F9D" w:rsidDel="00EC2424" w:rsidRDefault="00652541" w:rsidP="006F622A">
            <w:pPr>
              <w:spacing w:after="120"/>
              <w:rPr>
                <w:del w:id="5870" w:author="bmooney" w:date="2011-06-14T14:14:00Z"/>
                <w:sz w:val="20"/>
              </w:rPr>
            </w:pPr>
            <w:del w:id="5871" w:author="bmooney" w:date="2011-06-14T14:14:00Z">
              <w:r w:rsidRPr="00931F9D" w:rsidDel="00EC2424">
                <w:rPr>
                  <w:sz w:val="20"/>
                </w:rPr>
                <w:delText>943</w:delText>
              </w:r>
            </w:del>
          </w:p>
        </w:tc>
        <w:tc>
          <w:tcPr>
            <w:tcW w:w="2543" w:type="dxa"/>
            <w:tcPrChange w:id="5872" w:author="bmooney" w:date="2011-04-11T13:18:00Z">
              <w:tcPr>
                <w:tcW w:w="2545" w:type="dxa"/>
                <w:gridSpan w:val="3"/>
              </w:tcPr>
            </w:tcPrChange>
          </w:tcPr>
          <w:p w14:paraId="16E4ABC7" w14:textId="07F95878" w:rsidR="00652541" w:rsidRPr="00931F9D" w:rsidDel="00EC2424" w:rsidRDefault="00652541" w:rsidP="00931F9D">
            <w:pPr>
              <w:spacing w:after="120"/>
              <w:rPr>
                <w:del w:id="5873" w:author="bmooney" w:date="2011-06-14T14:14:00Z"/>
                <w:sz w:val="20"/>
              </w:rPr>
            </w:pPr>
            <w:del w:id="5874" w:author="bmooney" w:date="2011-06-14T14:14:00Z">
              <w:r w:rsidRPr="00931F9D" w:rsidDel="00EC2424">
                <w:rPr>
                  <w:sz w:val="20"/>
                </w:rPr>
                <w:delText>Patient.Address. Phone</w:delText>
              </w:r>
            </w:del>
          </w:p>
        </w:tc>
        <w:tc>
          <w:tcPr>
            <w:tcW w:w="1397" w:type="dxa"/>
            <w:tcPrChange w:id="5875" w:author="bmooney" w:date="2011-04-11T13:18:00Z">
              <w:tcPr>
                <w:tcW w:w="1397" w:type="dxa"/>
                <w:gridSpan w:val="3"/>
              </w:tcPr>
            </w:tcPrChange>
          </w:tcPr>
          <w:p w14:paraId="16E4ABC8" w14:textId="03C3A26E" w:rsidR="00652541" w:rsidRPr="00931F9D" w:rsidDel="00EC2424" w:rsidRDefault="00652541" w:rsidP="00931F9D">
            <w:pPr>
              <w:spacing w:after="120"/>
              <w:rPr>
                <w:del w:id="5876" w:author="bmooney" w:date="2011-06-14T14:14:00Z"/>
                <w:sz w:val="20"/>
              </w:rPr>
            </w:pPr>
            <w:del w:id="5877" w:author="bmooney" w:date="2011-06-14T14:14:00Z">
              <w:r w:rsidRPr="00931F9D" w:rsidDel="00EC2424">
                <w:rPr>
                  <w:sz w:val="20"/>
                </w:rPr>
                <w:delText>IV. Patient Information</w:delText>
              </w:r>
            </w:del>
          </w:p>
        </w:tc>
        <w:tc>
          <w:tcPr>
            <w:tcW w:w="1087" w:type="dxa"/>
            <w:tcPrChange w:id="5878" w:author="bmooney" w:date="2011-04-11T13:18:00Z">
              <w:tcPr>
                <w:tcW w:w="1087" w:type="dxa"/>
                <w:gridSpan w:val="3"/>
              </w:tcPr>
            </w:tcPrChange>
          </w:tcPr>
          <w:p w14:paraId="16E4ABC9" w14:textId="082B5ECA" w:rsidR="00652541" w:rsidRPr="00931F9D" w:rsidDel="00EC2424" w:rsidRDefault="00652541" w:rsidP="00931F9D">
            <w:pPr>
              <w:spacing w:after="120"/>
              <w:rPr>
                <w:del w:id="5879" w:author="bmooney" w:date="2011-06-14T14:14:00Z"/>
                <w:sz w:val="20"/>
              </w:rPr>
            </w:pPr>
            <w:del w:id="5880" w:author="bmooney" w:date="2011-04-11T09:44:00Z">
              <w:r w:rsidRPr="00931F9D" w:rsidDel="00661A7F">
                <w:rPr>
                  <w:sz w:val="20"/>
                </w:rPr>
                <w:delText xml:space="preserve">Home </w:delText>
              </w:r>
            </w:del>
            <w:del w:id="5881" w:author="bmooney" w:date="2011-06-14T14:14:00Z">
              <w:r w:rsidRPr="00931F9D" w:rsidDel="00EC2424">
                <w:rPr>
                  <w:sz w:val="20"/>
                </w:rPr>
                <w:delText>Phone</w:delText>
              </w:r>
            </w:del>
          </w:p>
        </w:tc>
        <w:tc>
          <w:tcPr>
            <w:tcW w:w="2744" w:type="dxa"/>
            <w:tcPrChange w:id="5882" w:author="bmooney" w:date="2011-04-11T13:18:00Z">
              <w:tcPr>
                <w:tcW w:w="2736" w:type="dxa"/>
                <w:gridSpan w:val="2"/>
              </w:tcPr>
            </w:tcPrChange>
          </w:tcPr>
          <w:p w14:paraId="16E4ABCA" w14:textId="02E02263" w:rsidR="00652541" w:rsidRPr="00931F9D" w:rsidDel="00EC2424" w:rsidRDefault="00652541" w:rsidP="00931F9D">
            <w:pPr>
              <w:spacing w:after="120"/>
              <w:rPr>
                <w:del w:id="5883" w:author="bmooney" w:date="2011-06-14T14:14:00Z"/>
                <w:sz w:val="20"/>
              </w:rPr>
            </w:pPr>
            <w:del w:id="5884" w:author="bmooney" w:date="2011-06-14T14:14:00Z">
              <w:r w:rsidRPr="00931F9D" w:rsidDel="00EC2424">
                <w:rPr>
                  <w:sz w:val="20"/>
                </w:rPr>
                <w:delText>tblPatient.Phone</w:delText>
              </w:r>
            </w:del>
          </w:p>
        </w:tc>
        <w:tc>
          <w:tcPr>
            <w:tcW w:w="1098" w:type="dxa"/>
            <w:tcPrChange w:id="5885" w:author="bmooney" w:date="2011-04-11T13:18:00Z">
              <w:tcPr>
                <w:tcW w:w="1098" w:type="dxa"/>
              </w:tcPr>
            </w:tcPrChange>
          </w:tcPr>
          <w:p w14:paraId="64D6300F" w14:textId="2318C0C9" w:rsidR="00652541" w:rsidRPr="00931F9D" w:rsidDel="00EC2424" w:rsidRDefault="00652541" w:rsidP="00931F9D">
            <w:pPr>
              <w:spacing w:after="120"/>
              <w:rPr>
                <w:del w:id="5886" w:author="bmooney" w:date="2011-06-14T14:14:00Z"/>
                <w:sz w:val="20"/>
              </w:rPr>
            </w:pPr>
          </w:p>
        </w:tc>
      </w:tr>
      <w:tr w:rsidR="007A326C" w:rsidRPr="00931F9D" w:rsidDel="00EC2424" w14:paraId="16E4ABD1" w14:textId="1C0B6A97" w:rsidTr="005036CF">
        <w:trPr>
          <w:cantSplit/>
          <w:tblHeader/>
          <w:del w:id="5887" w:author="bmooney" w:date="2011-06-14T14:14:00Z"/>
          <w:trPrChange w:id="5888" w:author="bmooney" w:date="2011-04-11T13:18:00Z">
            <w:trPr>
              <w:wAfter w:w="74" w:type="dxa"/>
              <w:cantSplit/>
              <w:tblHeader/>
            </w:trPr>
          </w:trPrChange>
        </w:trPr>
        <w:tc>
          <w:tcPr>
            <w:tcW w:w="597" w:type="dxa"/>
            <w:tcPrChange w:id="5889" w:author="bmooney" w:date="2011-04-11T13:18:00Z">
              <w:tcPr>
                <w:tcW w:w="603" w:type="dxa"/>
                <w:gridSpan w:val="2"/>
              </w:tcPr>
            </w:tcPrChange>
          </w:tcPr>
          <w:p w14:paraId="16E4ABCC" w14:textId="6E4A2748" w:rsidR="00652541" w:rsidRPr="00931F9D" w:rsidDel="00EC2424" w:rsidRDefault="00652541" w:rsidP="006F622A">
            <w:pPr>
              <w:spacing w:after="120"/>
              <w:rPr>
                <w:del w:id="5890" w:author="bmooney" w:date="2011-06-14T14:14:00Z"/>
                <w:sz w:val="20"/>
              </w:rPr>
            </w:pPr>
            <w:del w:id="5891" w:author="bmooney" w:date="2011-06-14T14:14:00Z">
              <w:r w:rsidRPr="00931F9D" w:rsidDel="00EC2424">
                <w:rPr>
                  <w:sz w:val="20"/>
                </w:rPr>
                <w:delText>944</w:delText>
              </w:r>
            </w:del>
          </w:p>
        </w:tc>
        <w:tc>
          <w:tcPr>
            <w:tcW w:w="2543" w:type="dxa"/>
            <w:tcPrChange w:id="5892" w:author="bmooney" w:date="2011-04-11T13:18:00Z">
              <w:tcPr>
                <w:tcW w:w="2545" w:type="dxa"/>
                <w:gridSpan w:val="3"/>
              </w:tcPr>
            </w:tcPrChange>
          </w:tcPr>
          <w:p w14:paraId="16E4ABCD" w14:textId="2DD1EA6C" w:rsidR="00652541" w:rsidRPr="00931F9D" w:rsidDel="00EC2424" w:rsidRDefault="00652541" w:rsidP="00931F9D">
            <w:pPr>
              <w:spacing w:after="120"/>
              <w:rPr>
                <w:del w:id="5893" w:author="bmooney" w:date="2011-06-14T14:14:00Z"/>
                <w:sz w:val="20"/>
              </w:rPr>
            </w:pPr>
            <w:del w:id="5894" w:author="bmooney" w:date="2011-06-14T14:14:00Z">
              <w:r w:rsidRPr="00931F9D" w:rsidDel="00EC2424">
                <w:rPr>
                  <w:sz w:val="20"/>
                </w:rPr>
                <w:delText>Patient.Address. Phone2</w:delText>
              </w:r>
            </w:del>
          </w:p>
        </w:tc>
        <w:tc>
          <w:tcPr>
            <w:tcW w:w="1397" w:type="dxa"/>
            <w:tcPrChange w:id="5895" w:author="bmooney" w:date="2011-04-11T13:18:00Z">
              <w:tcPr>
                <w:tcW w:w="1397" w:type="dxa"/>
                <w:gridSpan w:val="3"/>
              </w:tcPr>
            </w:tcPrChange>
          </w:tcPr>
          <w:p w14:paraId="16E4ABCE" w14:textId="691AEF0C" w:rsidR="00652541" w:rsidRPr="00931F9D" w:rsidDel="00EC2424" w:rsidRDefault="00652541" w:rsidP="00931F9D">
            <w:pPr>
              <w:spacing w:after="120"/>
              <w:rPr>
                <w:del w:id="5896" w:author="bmooney" w:date="2011-06-14T14:14:00Z"/>
                <w:sz w:val="20"/>
              </w:rPr>
            </w:pPr>
            <w:del w:id="5897" w:author="bmooney" w:date="2011-06-14T14:14:00Z">
              <w:r w:rsidRPr="00931F9D" w:rsidDel="00EC2424">
                <w:rPr>
                  <w:sz w:val="20"/>
                </w:rPr>
                <w:delText>IV. Patient Information</w:delText>
              </w:r>
            </w:del>
          </w:p>
        </w:tc>
        <w:tc>
          <w:tcPr>
            <w:tcW w:w="1087" w:type="dxa"/>
            <w:tcPrChange w:id="5898" w:author="bmooney" w:date="2011-04-11T13:18:00Z">
              <w:tcPr>
                <w:tcW w:w="1087" w:type="dxa"/>
                <w:gridSpan w:val="3"/>
              </w:tcPr>
            </w:tcPrChange>
          </w:tcPr>
          <w:p w14:paraId="16E4ABCF" w14:textId="495199F1" w:rsidR="00652541" w:rsidRPr="00931F9D" w:rsidDel="00EC2424" w:rsidRDefault="00652541" w:rsidP="00931F9D">
            <w:pPr>
              <w:spacing w:after="120"/>
              <w:rPr>
                <w:del w:id="5899" w:author="bmooney" w:date="2011-06-14T14:14:00Z"/>
                <w:sz w:val="20"/>
              </w:rPr>
            </w:pPr>
            <w:del w:id="5900" w:author="bmooney" w:date="2011-06-14T14:14:00Z">
              <w:r w:rsidRPr="00931F9D" w:rsidDel="00EC2424">
                <w:rPr>
                  <w:sz w:val="20"/>
                </w:rPr>
                <w:delText>Work Phone</w:delText>
              </w:r>
            </w:del>
          </w:p>
        </w:tc>
        <w:tc>
          <w:tcPr>
            <w:tcW w:w="2744" w:type="dxa"/>
            <w:tcPrChange w:id="5901" w:author="bmooney" w:date="2011-04-11T13:18:00Z">
              <w:tcPr>
                <w:tcW w:w="2736" w:type="dxa"/>
                <w:gridSpan w:val="2"/>
              </w:tcPr>
            </w:tcPrChange>
          </w:tcPr>
          <w:p w14:paraId="16E4ABD0" w14:textId="5A8B92AF" w:rsidR="00652541" w:rsidRPr="00931F9D" w:rsidDel="00EC2424" w:rsidRDefault="00652541" w:rsidP="00931F9D">
            <w:pPr>
              <w:spacing w:after="120"/>
              <w:rPr>
                <w:del w:id="5902" w:author="bmooney" w:date="2011-06-14T14:14:00Z"/>
                <w:sz w:val="20"/>
              </w:rPr>
            </w:pPr>
            <w:del w:id="5903" w:author="bmooney" w:date="2011-06-14T14:14:00Z">
              <w:r w:rsidRPr="00931F9D" w:rsidDel="00EC2424">
                <w:rPr>
                  <w:sz w:val="20"/>
                </w:rPr>
                <w:delText>tblPatient.Phone2</w:delText>
              </w:r>
            </w:del>
          </w:p>
        </w:tc>
        <w:tc>
          <w:tcPr>
            <w:tcW w:w="1098" w:type="dxa"/>
            <w:tcPrChange w:id="5904" w:author="bmooney" w:date="2011-04-11T13:18:00Z">
              <w:tcPr>
                <w:tcW w:w="1098" w:type="dxa"/>
              </w:tcPr>
            </w:tcPrChange>
          </w:tcPr>
          <w:p w14:paraId="4F3B3BA2" w14:textId="55C25A34" w:rsidR="00652541" w:rsidRPr="00931F9D" w:rsidDel="00EC2424" w:rsidRDefault="00652541" w:rsidP="00931F9D">
            <w:pPr>
              <w:spacing w:after="120"/>
              <w:rPr>
                <w:del w:id="5905" w:author="bmooney" w:date="2011-06-14T14:14:00Z"/>
                <w:sz w:val="20"/>
              </w:rPr>
            </w:pPr>
          </w:p>
        </w:tc>
      </w:tr>
      <w:tr w:rsidR="007A326C" w:rsidRPr="00931F9D" w:rsidDel="00EC2424" w14:paraId="16E4ABD7" w14:textId="2686F875" w:rsidTr="005036CF">
        <w:trPr>
          <w:cantSplit/>
          <w:tblHeader/>
          <w:del w:id="5906" w:author="bmooney" w:date="2011-06-14T14:14:00Z"/>
          <w:trPrChange w:id="5907" w:author="bmooney" w:date="2011-04-11T13:18:00Z">
            <w:trPr>
              <w:wAfter w:w="74" w:type="dxa"/>
              <w:cantSplit/>
              <w:tblHeader/>
            </w:trPr>
          </w:trPrChange>
        </w:trPr>
        <w:tc>
          <w:tcPr>
            <w:tcW w:w="597" w:type="dxa"/>
            <w:tcPrChange w:id="5908" w:author="bmooney" w:date="2011-04-11T13:18:00Z">
              <w:tcPr>
                <w:tcW w:w="603" w:type="dxa"/>
                <w:gridSpan w:val="2"/>
              </w:tcPr>
            </w:tcPrChange>
          </w:tcPr>
          <w:p w14:paraId="16E4ABD2" w14:textId="7D04D355" w:rsidR="00652541" w:rsidRPr="00931F9D" w:rsidDel="00EC2424" w:rsidRDefault="00652541" w:rsidP="00ED6047">
            <w:pPr>
              <w:spacing w:after="120"/>
              <w:rPr>
                <w:del w:id="5909" w:author="bmooney" w:date="2011-06-14T14:14:00Z"/>
                <w:sz w:val="20"/>
              </w:rPr>
            </w:pPr>
            <w:del w:id="5910" w:author="bmooney" w:date="2011-06-14T14:14:00Z">
              <w:r w:rsidRPr="00931F9D" w:rsidDel="00EC2424">
                <w:rPr>
                  <w:sz w:val="20"/>
                </w:rPr>
                <w:delText>FR-#</w:delText>
              </w:r>
            </w:del>
          </w:p>
        </w:tc>
        <w:tc>
          <w:tcPr>
            <w:tcW w:w="2543" w:type="dxa"/>
            <w:tcPrChange w:id="5911" w:author="bmooney" w:date="2011-04-11T13:18:00Z">
              <w:tcPr>
                <w:tcW w:w="2545" w:type="dxa"/>
                <w:gridSpan w:val="3"/>
              </w:tcPr>
            </w:tcPrChange>
          </w:tcPr>
          <w:p w14:paraId="16E4ABD3" w14:textId="68480AFC" w:rsidR="00652541" w:rsidRPr="00931F9D" w:rsidDel="00EC2424" w:rsidRDefault="00652541" w:rsidP="00ED6047">
            <w:pPr>
              <w:spacing w:after="120"/>
              <w:rPr>
                <w:del w:id="5912" w:author="bmooney" w:date="2011-06-14T14:14:00Z"/>
                <w:sz w:val="20"/>
              </w:rPr>
            </w:pPr>
            <w:del w:id="5913" w:author="bmooney" w:date="2011-06-14T14:14:00Z">
              <w:r w:rsidRPr="00931F9D" w:rsidDel="00EC2424">
                <w:rPr>
                  <w:sz w:val="20"/>
                </w:rPr>
                <w:delText>Field name (Stacey’s spreadsheet)</w:delText>
              </w:r>
            </w:del>
          </w:p>
        </w:tc>
        <w:tc>
          <w:tcPr>
            <w:tcW w:w="1397" w:type="dxa"/>
            <w:tcPrChange w:id="5914" w:author="bmooney" w:date="2011-04-11T13:18:00Z">
              <w:tcPr>
                <w:tcW w:w="1397" w:type="dxa"/>
                <w:gridSpan w:val="3"/>
              </w:tcPr>
            </w:tcPrChange>
          </w:tcPr>
          <w:p w14:paraId="16E4ABD4" w14:textId="2EDA4B27" w:rsidR="00652541" w:rsidRPr="00931F9D" w:rsidDel="00EC2424" w:rsidRDefault="00652541" w:rsidP="00ED6047">
            <w:pPr>
              <w:spacing w:after="120"/>
              <w:rPr>
                <w:del w:id="5915" w:author="bmooney" w:date="2011-06-14T14:14:00Z"/>
                <w:sz w:val="20"/>
              </w:rPr>
            </w:pPr>
            <w:del w:id="5916" w:author="bmooney" w:date="2011-06-14T14:14:00Z">
              <w:r w:rsidRPr="00931F9D" w:rsidDel="00EC2424">
                <w:rPr>
                  <w:sz w:val="20"/>
                </w:rPr>
                <w:delText>Form section, v11</w:delText>
              </w:r>
            </w:del>
          </w:p>
        </w:tc>
        <w:tc>
          <w:tcPr>
            <w:tcW w:w="1087" w:type="dxa"/>
            <w:tcPrChange w:id="5917" w:author="bmooney" w:date="2011-04-11T13:18:00Z">
              <w:tcPr>
                <w:tcW w:w="1087" w:type="dxa"/>
                <w:gridSpan w:val="3"/>
              </w:tcPr>
            </w:tcPrChange>
          </w:tcPr>
          <w:p w14:paraId="16E4ABD5" w14:textId="0781D656" w:rsidR="00652541" w:rsidRPr="00931F9D" w:rsidDel="00EC2424" w:rsidRDefault="00652541" w:rsidP="00ED6047">
            <w:pPr>
              <w:spacing w:after="120"/>
              <w:rPr>
                <w:del w:id="5918" w:author="bmooney" w:date="2011-06-14T14:14:00Z"/>
                <w:sz w:val="20"/>
              </w:rPr>
            </w:pPr>
            <w:del w:id="5919" w:author="bmooney" w:date="2011-06-14T14:14:00Z">
              <w:r w:rsidRPr="00931F9D" w:rsidDel="00EC2424">
                <w:rPr>
                  <w:sz w:val="20"/>
                </w:rPr>
                <w:delText>Field, v11</w:delText>
              </w:r>
            </w:del>
          </w:p>
        </w:tc>
        <w:tc>
          <w:tcPr>
            <w:tcW w:w="2744" w:type="dxa"/>
            <w:tcPrChange w:id="5920" w:author="bmooney" w:date="2011-04-11T13:18:00Z">
              <w:tcPr>
                <w:tcW w:w="2736" w:type="dxa"/>
                <w:gridSpan w:val="2"/>
              </w:tcPr>
            </w:tcPrChange>
          </w:tcPr>
          <w:p w14:paraId="16E4ABD6" w14:textId="1B085971" w:rsidR="00652541" w:rsidRPr="00931F9D" w:rsidDel="00EC2424" w:rsidRDefault="00652541" w:rsidP="00ED6047">
            <w:pPr>
              <w:spacing w:after="120"/>
              <w:rPr>
                <w:del w:id="5921" w:author="bmooney" w:date="2011-06-14T14:14:00Z"/>
                <w:sz w:val="20"/>
              </w:rPr>
            </w:pPr>
            <w:del w:id="5922" w:author="bmooney" w:date="2011-06-14T14:14:00Z">
              <w:r w:rsidRPr="00931F9D" w:rsidDel="00EC2424">
                <w:rPr>
                  <w:sz w:val="20"/>
                </w:rPr>
                <w:delText>Source</w:delText>
              </w:r>
            </w:del>
          </w:p>
        </w:tc>
        <w:tc>
          <w:tcPr>
            <w:tcW w:w="1098" w:type="dxa"/>
            <w:tcPrChange w:id="5923" w:author="bmooney" w:date="2011-04-11T13:18:00Z">
              <w:tcPr>
                <w:tcW w:w="1098" w:type="dxa"/>
              </w:tcPr>
            </w:tcPrChange>
          </w:tcPr>
          <w:p w14:paraId="7276A84F" w14:textId="2A5C005F" w:rsidR="00652541" w:rsidRPr="00931F9D" w:rsidDel="00EC2424" w:rsidRDefault="00652541" w:rsidP="00ED6047">
            <w:pPr>
              <w:spacing w:after="120"/>
              <w:rPr>
                <w:del w:id="5924" w:author="bmooney" w:date="2011-06-14T14:14:00Z"/>
                <w:sz w:val="20"/>
              </w:rPr>
            </w:pPr>
          </w:p>
        </w:tc>
      </w:tr>
      <w:tr w:rsidR="007A326C" w:rsidRPr="00931F9D" w:rsidDel="00EC2424" w14:paraId="16E4ABDD" w14:textId="634E8F79" w:rsidTr="005036CF">
        <w:trPr>
          <w:cantSplit/>
          <w:tblHeader/>
          <w:del w:id="5925" w:author="bmooney" w:date="2011-06-14T14:14:00Z"/>
          <w:trPrChange w:id="5926" w:author="bmooney" w:date="2011-04-11T13:18:00Z">
            <w:trPr>
              <w:wAfter w:w="74" w:type="dxa"/>
              <w:cantSplit/>
              <w:tblHeader/>
            </w:trPr>
          </w:trPrChange>
        </w:trPr>
        <w:tc>
          <w:tcPr>
            <w:tcW w:w="597" w:type="dxa"/>
            <w:tcPrChange w:id="5927" w:author="bmooney" w:date="2011-04-11T13:18:00Z">
              <w:tcPr>
                <w:tcW w:w="603" w:type="dxa"/>
                <w:gridSpan w:val="2"/>
              </w:tcPr>
            </w:tcPrChange>
          </w:tcPr>
          <w:p w14:paraId="16E4ABD8" w14:textId="22F65FF8" w:rsidR="00652541" w:rsidRPr="00931F9D" w:rsidDel="00EC2424" w:rsidRDefault="00652541" w:rsidP="006F622A">
            <w:pPr>
              <w:spacing w:after="120"/>
              <w:rPr>
                <w:del w:id="5928" w:author="bmooney" w:date="2011-06-14T14:14:00Z"/>
                <w:sz w:val="20"/>
              </w:rPr>
            </w:pPr>
            <w:del w:id="5929" w:author="bmooney" w:date="2011-06-14T14:14:00Z">
              <w:r w:rsidRPr="00931F9D" w:rsidDel="00EC2424">
                <w:rPr>
                  <w:sz w:val="20"/>
                </w:rPr>
                <w:delText>945</w:delText>
              </w:r>
            </w:del>
          </w:p>
        </w:tc>
        <w:tc>
          <w:tcPr>
            <w:tcW w:w="2543" w:type="dxa"/>
            <w:tcPrChange w:id="5930" w:author="bmooney" w:date="2011-04-11T13:18:00Z">
              <w:tcPr>
                <w:tcW w:w="2545" w:type="dxa"/>
                <w:gridSpan w:val="3"/>
              </w:tcPr>
            </w:tcPrChange>
          </w:tcPr>
          <w:p w14:paraId="16E4ABD9" w14:textId="60CC8129" w:rsidR="00652541" w:rsidRPr="00931F9D" w:rsidDel="00EC2424" w:rsidRDefault="00652541" w:rsidP="00931F9D">
            <w:pPr>
              <w:spacing w:after="120"/>
              <w:rPr>
                <w:del w:id="5931" w:author="bmooney" w:date="2011-06-14T14:14:00Z"/>
                <w:sz w:val="20"/>
              </w:rPr>
            </w:pPr>
          </w:p>
        </w:tc>
        <w:tc>
          <w:tcPr>
            <w:tcW w:w="1397" w:type="dxa"/>
            <w:tcPrChange w:id="5932" w:author="bmooney" w:date="2011-04-11T13:18:00Z">
              <w:tcPr>
                <w:tcW w:w="1397" w:type="dxa"/>
                <w:gridSpan w:val="3"/>
              </w:tcPr>
            </w:tcPrChange>
          </w:tcPr>
          <w:p w14:paraId="16E4ABDA" w14:textId="2083FA75" w:rsidR="00652541" w:rsidRPr="00931F9D" w:rsidDel="00EC2424" w:rsidRDefault="00652541" w:rsidP="00931F9D">
            <w:pPr>
              <w:spacing w:after="120"/>
              <w:rPr>
                <w:del w:id="5933" w:author="bmooney" w:date="2011-06-14T14:14:00Z"/>
                <w:sz w:val="20"/>
              </w:rPr>
            </w:pPr>
            <w:del w:id="5934" w:author="bmooney" w:date="2011-06-14T14:14:00Z">
              <w:r w:rsidRPr="00931F9D" w:rsidDel="00EC2424">
                <w:rPr>
                  <w:sz w:val="20"/>
                </w:rPr>
                <w:delText>IV. Patient Information</w:delText>
              </w:r>
            </w:del>
          </w:p>
        </w:tc>
        <w:tc>
          <w:tcPr>
            <w:tcW w:w="1087" w:type="dxa"/>
            <w:tcPrChange w:id="5935" w:author="bmooney" w:date="2011-04-11T13:18:00Z">
              <w:tcPr>
                <w:tcW w:w="1087" w:type="dxa"/>
                <w:gridSpan w:val="3"/>
              </w:tcPr>
            </w:tcPrChange>
          </w:tcPr>
          <w:p w14:paraId="16E4ABDB" w14:textId="709F76A7" w:rsidR="00652541" w:rsidRPr="00931F9D" w:rsidDel="00EC2424" w:rsidRDefault="00652541" w:rsidP="00931F9D">
            <w:pPr>
              <w:spacing w:after="120"/>
              <w:rPr>
                <w:del w:id="5936" w:author="bmooney" w:date="2011-06-14T14:14:00Z"/>
                <w:sz w:val="20"/>
              </w:rPr>
            </w:pPr>
            <w:del w:id="5937" w:author="bmooney" w:date="2011-04-11T09:45:00Z">
              <w:r w:rsidRPr="00931F9D" w:rsidDel="00661A7F">
                <w:rPr>
                  <w:sz w:val="20"/>
                </w:rPr>
                <w:delText xml:space="preserve">Cell </w:delText>
              </w:r>
            </w:del>
            <w:del w:id="5938" w:author="bmooney" w:date="2011-06-14T14:14:00Z">
              <w:r w:rsidRPr="00931F9D" w:rsidDel="00EC2424">
                <w:rPr>
                  <w:sz w:val="20"/>
                </w:rPr>
                <w:delText>Phone</w:delText>
              </w:r>
            </w:del>
          </w:p>
        </w:tc>
        <w:tc>
          <w:tcPr>
            <w:tcW w:w="2744" w:type="dxa"/>
            <w:tcPrChange w:id="5939" w:author="bmooney" w:date="2011-04-11T13:18:00Z">
              <w:tcPr>
                <w:tcW w:w="2736" w:type="dxa"/>
                <w:gridSpan w:val="2"/>
              </w:tcPr>
            </w:tcPrChange>
          </w:tcPr>
          <w:p w14:paraId="16E4ABDC" w14:textId="3097D969" w:rsidR="00652541" w:rsidRPr="00931F9D" w:rsidDel="00EC2424" w:rsidRDefault="00652541" w:rsidP="00931F9D">
            <w:pPr>
              <w:spacing w:after="120"/>
              <w:rPr>
                <w:del w:id="5940" w:author="bmooney" w:date="2011-06-14T14:14:00Z"/>
                <w:sz w:val="20"/>
              </w:rPr>
            </w:pPr>
            <w:del w:id="5941" w:author="bmooney" w:date="2011-06-14T14:14:00Z">
              <w:r w:rsidRPr="00931F9D" w:rsidDel="00EC2424">
                <w:rPr>
                  <w:sz w:val="20"/>
                </w:rPr>
                <w:delText>tblPatient.Phone3</w:delText>
              </w:r>
            </w:del>
          </w:p>
        </w:tc>
        <w:tc>
          <w:tcPr>
            <w:tcW w:w="1098" w:type="dxa"/>
            <w:tcPrChange w:id="5942" w:author="bmooney" w:date="2011-04-11T13:18:00Z">
              <w:tcPr>
                <w:tcW w:w="1098" w:type="dxa"/>
              </w:tcPr>
            </w:tcPrChange>
          </w:tcPr>
          <w:p w14:paraId="75504878" w14:textId="59CB321E" w:rsidR="00652541" w:rsidRPr="00931F9D" w:rsidDel="00EC2424" w:rsidRDefault="00652541" w:rsidP="00931F9D">
            <w:pPr>
              <w:spacing w:after="120"/>
              <w:rPr>
                <w:del w:id="5943" w:author="bmooney" w:date="2011-06-14T14:14:00Z"/>
                <w:sz w:val="20"/>
              </w:rPr>
            </w:pPr>
          </w:p>
        </w:tc>
      </w:tr>
      <w:tr w:rsidR="007A326C" w:rsidRPr="00931F9D" w:rsidDel="00EC2424" w14:paraId="21D4B220" w14:textId="5D4A85FF" w:rsidTr="005036CF">
        <w:trPr>
          <w:cantSplit/>
          <w:tblHeader/>
          <w:del w:id="5944" w:author="bmooney" w:date="2011-06-14T14:14:00Z"/>
          <w:trPrChange w:id="5945" w:author="bmooney" w:date="2011-04-11T13:18:00Z">
            <w:trPr>
              <w:wAfter w:w="74" w:type="dxa"/>
              <w:cantSplit/>
              <w:tblHeader/>
            </w:trPr>
          </w:trPrChange>
        </w:trPr>
        <w:tc>
          <w:tcPr>
            <w:tcW w:w="597" w:type="dxa"/>
            <w:tcPrChange w:id="5946" w:author="bmooney" w:date="2011-04-11T13:18:00Z">
              <w:tcPr>
                <w:tcW w:w="604" w:type="dxa"/>
                <w:gridSpan w:val="3"/>
              </w:tcPr>
            </w:tcPrChange>
          </w:tcPr>
          <w:p w14:paraId="16E4ABDE" w14:textId="3BC40DAF" w:rsidR="00652541" w:rsidRPr="00931F9D" w:rsidDel="00EC2424" w:rsidRDefault="00652541" w:rsidP="006F622A">
            <w:pPr>
              <w:spacing w:after="120"/>
              <w:rPr>
                <w:del w:id="5947" w:author="bmooney" w:date="2011-06-14T14:14:00Z"/>
                <w:sz w:val="20"/>
              </w:rPr>
            </w:pPr>
            <w:moveFromRangeStart w:id="5948" w:author="bmooney" w:date="2011-04-11T09:58:00Z" w:name="move290279250"/>
            <w:moveFrom w:id="5949" w:author="bmooney" w:date="2011-04-11T09:58:00Z">
              <w:del w:id="5950" w:author="bmooney" w:date="2011-06-14T14:14:00Z">
                <w:r w:rsidRPr="00931F9D" w:rsidDel="00EC2424">
                  <w:rPr>
                    <w:sz w:val="20"/>
                  </w:rPr>
                  <w:delText>946</w:delText>
                </w:r>
              </w:del>
            </w:moveFrom>
          </w:p>
        </w:tc>
        <w:tc>
          <w:tcPr>
            <w:tcW w:w="2543" w:type="dxa"/>
            <w:tcPrChange w:id="5951" w:author="bmooney" w:date="2011-04-11T13:18:00Z">
              <w:tcPr>
                <w:tcW w:w="2543" w:type="dxa"/>
                <w:gridSpan w:val="3"/>
              </w:tcPr>
            </w:tcPrChange>
          </w:tcPr>
          <w:p w14:paraId="16E4ABDF" w14:textId="1EF61ABB" w:rsidR="00652541" w:rsidRPr="00931F9D" w:rsidDel="00EC2424" w:rsidRDefault="00652541" w:rsidP="00931F9D">
            <w:pPr>
              <w:spacing w:after="120"/>
              <w:rPr>
                <w:del w:id="5952" w:author="bmooney" w:date="2011-06-14T14:14:00Z"/>
                <w:sz w:val="20"/>
              </w:rPr>
            </w:pPr>
            <w:moveFrom w:id="5953" w:author="bmooney" w:date="2011-04-11T09:58:00Z">
              <w:del w:id="5954" w:author="bmooney" w:date="2011-06-14T14:14:00Z">
                <w:r w:rsidRPr="00931F9D" w:rsidDel="00EC2424">
                  <w:rPr>
                    <w:sz w:val="20"/>
                  </w:rPr>
                  <w:delText>Billing. SubmittingDiagnosis</w:delText>
                </w:r>
              </w:del>
            </w:moveFrom>
          </w:p>
        </w:tc>
        <w:tc>
          <w:tcPr>
            <w:tcW w:w="1397" w:type="dxa"/>
            <w:tcPrChange w:id="5955" w:author="bmooney" w:date="2011-04-11T13:18:00Z">
              <w:tcPr>
                <w:tcW w:w="1397" w:type="dxa"/>
                <w:gridSpan w:val="3"/>
              </w:tcPr>
            </w:tcPrChange>
          </w:tcPr>
          <w:p w14:paraId="16E4ABE0" w14:textId="6CB2D6D4" w:rsidR="00652541" w:rsidRPr="00931F9D" w:rsidDel="00EC2424" w:rsidRDefault="00652541" w:rsidP="00931F9D">
            <w:pPr>
              <w:spacing w:after="120"/>
              <w:rPr>
                <w:del w:id="5956" w:author="bmooney" w:date="2011-06-14T14:14:00Z"/>
                <w:sz w:val="20"/>
              </w:rPr>
            </w:pPr>
            <w:moveFrom w:id="5957" w:author="bmooney" w:date="2011-04-11T09:58:00Z">
              <w:del w:id="5958" w:author="bmooney" w:date="2011-06-14T14:14:00Z">
                <w:r w:rsidRPr="00931F9D" w:rsidDel="00EC2424">
                  <w:rPr>
                    <w:sz w:val="20"/>
                  </w:rPr>
                  <w:delText>V. Billing Information</w:delText>
                </w:r>
              </w:del>
            </w:moveFrom>
          </w:p>
        </w:tc>
        <w:tc>
          <w:tcPr>
            <w:tcW w:w="1087" w:type="dxa"/>
            <w:tcPrChange w:id="5959" w:author="bmooney" w:date="2011-04-11T13:18:00Z">
              <w:tcPr>
                <w:tcW w:w="1087" w:type="dxa"/>
                <w:gridSpan w:val="3"/>
              </w:tcPr>
            </w:tcPrChange>
          </w:tcPr>
          <w:p w14:paraId="16E4ABE1" w14:textId="286C5F33" w:rsidR="00652541" w:rsidRPr="00931F9D" w:rsidDel="00EC2424" w:rsidRDefault="00652541" w:rsidP="00931F9D">
            <w:pPr>
              <w:spacing w:after="120"/>
              <w:rPr>
                <w:del w:id="5960" w:author="bmooney" w:date="2011-06-14T14:14:00Z"/>
                <w:sz w:val="20"/>
              </w:rPr>
            </w:pPr>
            <w:moveFrom w:id="5961" w:author="bmooney" w:date="2011-04-11T09:58:00Z">
              <w:del w:id="5962" w:author="bmooney" w:date="2011-06-14T14:14:00Z">
                <w:r w:rsidRPr="00931F9D" w:rsidDel="00EC2424">
                  <w:rPr>
                    <w:sz w:val="20"/>
                  </w:rPr>
                  <w:delText>Submitting Diagnosis</w:delText>
                </w:r>
              </w:del>
            </w:moveFrom>
          </w:p>
        </w:tc>
        <w:tc>
          <w:tcPr>
            <w:tcW w:w="2744" w:type="dxa"/>
            <w:tcPrChange w:id="5963" w:author="bmooney" w:date="2011-04-11T13:18:00Z">
              <w:tcPr>
                <w:tcW w:w="2737" w:type="dxa"/>
              </w:tcPr>
            </w:tcPrChange>
          </w:tcPr>
          <w:p w14:paraId="16E4ABE2" w14:textId="24497FF6" w:rsidR="00652541" w:rsidRPr="00931F9D" w:rsidDel="00EC2424" w:rsidRDefault="00652541" w:rsidP="00931F9D">
            <w:pPr>
              <w:spacing w:after="120"/>
              <w:rPr>
                <w:del w:id="5964" w:author="bmooney" w:date="2011-06-14T14:14:00Z"/>
                <w:sz w:val="20"/>
              </w:rPr>
            </w:pPr>
            <w:moveFrom w:id="5965" w:author="bmooney" w:date="2011-04-11T09:58:00Z">
              <w:del w:id="5966" w:author="bmooney" w:date="2011-06-14T14:14:00Z">
                <w:r w:rsidRPr="00931F9D" w:rsidDel="00EC2424">
                  <w:rPr>
                    <w:sz w:val="20"/>
                  </w:rPr>
                  <w:delText>tblSpecimen. SubmittingDiagnosis</w:delText>
                </w:r>
              </w:del>
            </w:moveFrom>
          </w:p>
        </w:tc>
        <w:tc>
          <w:tcPr>
            <w:tcW w:w="1098" w:type="dxa"/>
            <w:tcPrChange w:id="5967" w:author="bmooney" w:date="2011-04-11T13:18:00Z">
              <w:tcPr>
                <w:tcW w:w="1098" w:type="dxa"/>
              </w:tcPr>
            </w:tcPrChange>
          </w:tcPr>
          <w:p w14:paraId="29186CB0" w14:textId="32BED051" w:rsidR="00652541" w:rsidRPr="00931F9D" w:rsidDel="00EC2424" w:rsidRDefault="00652541" w:rsidP="00931F9D">
            <w:pPr>
              <w:spacing w:after="120"/>
              <w:rPr>
                <w:del w:id="5968" w:author="bmooney" w:date="2011-06-14T14:14:00Z"/>
                <w:sz w:val="20"/>
              </w:rPr>
            </w:pPr>
          </w:p>
        </w:tc>
      </w:tr>
      <w:moveFromRangeEnd w:id="5948"/>
      <w:tr w:rsidR="005036CF" w:rsidRPr="00931F9D" w:rsidDel="00EC2424" w14:paraId="4D4280EF" w14:textId="747F190A" w:rsidTr="005036CF">
        <w:trPr>
          <w:cantSplit/>
          <w:tblHeader/>
          <w:del w:id="5969" w:author="bmooney" w:date="2011-06-14T14:14:00Z"/>
          <w:trPrChange w:id="5970" w:author="bmooney" w:date="2011-04-11T13:18:00Z">
            <w:trPr>
              <w:wAfter w:w="74" w:type="dxa"/>
              <w:cantSplit/>
              <w:tblHeader/>
            </w:trPr>
          </w:trPrChange>
        </w:trPr>
        <w:tc>
          <w:tcPr>
            <w:tcW w:w="597" w:type="dxa"/>
            <w:tcPrChange w:id="5971" w:author="bmooney" w:date="2011-04-11T13:18:00Z">
              <w:tcPr>
                <w:tcW w:w="597" w:type="dxa"/>
              </w:tcPr>
            </w:tcPrChange>
          </w:tcPr>
          <w:p w14:paraId="130E1A29" w14:textId="559A6F6B" w:rsidR="006472A9" w:rsidRPr="00931F9D" w:rsidDel="00EC2424" w:rsidRDefault="006472A9" w:rsidP="00B617AB">
            <w:pPr>
              <w:spacing w:after="120"/>
              <w:rPr>
                <w:del w:id="5972" w:author="bmooney" w:date="2011-06-14T14:14:00Z"/>
                <w:sz w:val="20"/>
              </w:rPr>
            </w:pPr>
            <w:moveToRangeStart w:id="5973" w:author="bmooney" w:date="2011-04-11T09:58:00Z" w:name="move290279250"/>
            <w:moveTo w:id="5974" w:author="bmooney" w:date="2011-04-11T09:58:00Z">
              <w:del w:id="5975" w:author="bmooney" w:date="2011-06-14T14:14:00Z">
                <w:r w:rsidRPr="00931F9D" w:rsidDel="00EC2424">
                  <w:rPr>
                    <w:sz w:val="20"/>
                  </w:rPr>
                  <w:delText>946</w:delText>
                </w:r>
              </w:del>
            </w:moveTo>
          </w:p>
        </w:tc>
        <w:tc>
          <w:tcPr>
            <w:tcW w:w="2543" w:type="dxa"/>
            <w:tcPrChange w:id="5976" w:author="bmooney" w:date="2011-04-11T13:18:00Z">
              <w:tcPr>
                <w:tcW w:w="2544" w:type="dxa"/>
                <w:gridSpan w:val="3"/>
              </w:tcPr>
            </w:tcPrChange>
          </w:tcPr>
          <w:p w14:paraId="1F0E5A68" w14:textId="49215BE5" w:rsidR="006472A9" w:rsidRPr="00931F9D" w:rsidDel="00EC2424" w:rsidRDefault="006472A9" w:rsidP="00B617AB">
            <w:pPr>
              <w:spacing w:after="120"/>
              <w:rPr>
                <w:del w:id="5977" w:author="bmooney" w:date="2011-06-14T14:14:00Z"/>
                <w:sz w:val="20"/>
              </w:rPr>
            </w:pPr>
            <w:moveTo w:id="5978" w:author="bmooney" w:date="2011-04-11T09:58:00Z">
              <w:del w:id="5979" w:author="bmooney" w:date="2011-06-14T14:14:00Z">
                <w:r w:rsidRPr="00931F9D" w:rsidDel="00EC2424">
                  <w:rPr>
                    <w:sz w:val="20"/>
                  </w:rPr>
                  <w:delText>Billing. SubmittingDiagnosis</w:delText>
                </w:r>
              </w:del>
            </w:moveTo>
          </w:p>
        </w:tc>
        <w:tc>
          <w:tcPr>
            <w:tcW w:w="1397" w:type="dxa"/>
            <w:tcPrChange w:id="5980" w:author="bmooney" w:date="2011-04-11T13:18:00Z">
              <w:tcPr>
                <w:tcW w:w="1397" w:type="dxa"/>
                <w:gridSpan w:val="3"/>
              </w:tcPr>
            </w:tcPrChange>
          </w:tcPr>
          <w:p w14:paraId="04AF1483" w14:textId="2049316E" w:rsidR="006472A9" w:rsidRPr="00931F9D" w:rsidDel="00EC2424" w:rsidRDefault="006472A9" w:rsidP="00B617AB">
            <w:pPr>
              <w:spacing w:after="120"/>
              <w:rPr>
                <w:del w:id="5981" w:author="bmooney" w:date="2011-06-14T14:14:00Z"/>
                <w:sz w:val="20"/>
              </w:rPr>
            </w:pPr>
            <w:moveTo w:id="5982" w:author="bmooney" w:date="2011-04-11T09:58:00Z">
              <w:del w:id="5983" w:author="bmooney" w:date="2011-06-14T14:14:00Z">
                <w:r w:rsidRPr="00931F9D" w:rsidDel="00EC2424">
                  <w:rPr>
                    <w:sz w:val="20"/>
                  </w:rPr>
                  <w:delText>V. Billing Information</w:delText>
                </w:r>
              </w:del>
            </w:moveTo>
          </w:p>
        </w:tc>
        <w:tc>
          <w:tcPr>
            <w:tcW w:w="1087" w:type="dxa"/>
            <w:tcPrChange w:id="5984" w:author="bmooney" w:date="2011-04-11T13:18:00Z">
              <w:tcPr>
                <w:tcW w:w="1087" w:type="dxa"/>
                <w:gridSpan w:val="3"/>
              </w:tcPr>
            </w:tcPrChange>
          </w:tcPr>
          <w:p w14:paraId="4BB29911" w14:textId="3E612350" w:rsidR="006472A9" w:rsidRPr="00931F9D" w:rsidDel="00EC2424" w:rsidRDefault="006472A9" w:rsidP="00B617AB">
            <w:pPr>
              <w:spacing w:after="120"/>
              <w:rPr>
                <w:del w:id="5985" w:author="bmooney" w:date="2011-06-14T14:14:00Z"/>
                <w:sz w:val="20"/>
              </w:rPr>
            </w:pPr>
            <w:moveTo w:id="5986" w:author="bmooney" w:date="2011-04-11T09:58:00Z">
              <w:del w:id="5987" w:author="bmooney" w:date="2011-06-14T14:14:00Z">
                <w:r w:rsidRPr="00931F9D" w:rsidDel="00EC2424">
                  <w:rPr>
                    <w:sz w:val="20"/>
                  </w:rPr>
                  <w:delText>Submitting Diagnosis</w:delText>
                </w:r>
              </w:del>
            </w:moveTo>
          </w:p>
        </w:tc>
        <w:tc>
          <w:tcPr>
            <w:tcW w:w="2744" w:type="dxa"/>
            <w:tcPrChange w:id="5988" w:author="bmooney" w:date="2011-04-11T13:18:00Z">
              <w:tcPr>
                <w:tcW w:w="2743" w:type="dxa"/>
                <w:gridSpan w:val="3"/>
              </w:tcPr>
            </w:tcPrChange>
          </w:tcPr>
          <w:p w14:paraId="1DA6F2DA" w14:textId="705F90BC" w:rsidR="006472A9" w:rsidRPr="00931F9D" w:rsidDel="00EC2424" w:rsidRDefault="006472A9" w:rsidP="00B617AB">
            <w:pPr>
              <w:spacing w:after="120"/>
              <w:rPr>
                <w:del w:id="5989" w:author="bmooney" w:date="2011-06-14T14:14:00Z"/>
                <w:sz w:val="20"/>
              </w:rPr>
            </w:pPr>
            <w:moveTo w:id="5990" w:author="bmooney" w:date="2011-04-11T09:58:00Z">
              <w:del w:id="5991" w:author="bmooney" w:date="2011-06-14T14:14:00Z">
                <w:r w:rsidRPr="00931F9D" w:rsidDel="00EC2424">
                  <w:rPr>
                    <w:sz w:val="20"/>
                  </w:rPr>
                  <w:delText>tblSpecimen. SubmittingDiagnosis</w:delText>
                </w:r>
              </w:del>
            </w:moveTo>
          </w:p>
        </w:tc>
        <w:tc>
          <w:tcPr>
            <w:tcW w:w="1098" w:type="dxa"/>
            <w:tcPrChange w:id="5992" w:author="bmooney" w:date="2011-04-11T13:18:00Z">
              <w:tcPr>
                <w:tcW w:w="1098" w:type="dxa"/>
              </w:tcPr>
            </w:tcPrChange>
          </w:tcPr>
          <w:p w14:paraId="28BF4839" w14:textId="4C8DBC56" w:rsidR="006472A9" w:rsidRPr="00931F9D" w:rsidDel="00EC2424" w:rsidRDefault="006472A9" w:rsidP="00B617AB">
            <w:pPr>
              <w:spacing w:after="120"/>
              <w:rPr>
                <w:del w:id="5993" w:author="bmooney" w:date="2011-06-14T14:14:00Z"/>
                <w:sz w:val="20"/>
              </w:rPr>
            </w:pPr>
          </w:p>
        </w:tc>
      </w:tr>
      <w:moveToRangeEnd w:id="5973"/>
      <w:tr w:rsidR="007A326C" w:rsidRPr="00931F9D" w:rsidDel="00EC2424" w14:paraId="16E4ABE9" w14:textId="7F220A1D" w:rsidTr="005036CF">
        <w:trPr>
          <w:cantSplit/>
          <w:tblHeader/>
          <w:del w:id="5994" w:author="bmooney" w:date="2011-06-14T14:14:00Z"/>
          <w:trPrChange w:id="5995" w:author="bmooney" w:date="2011-04-11T13:18:00Z">
            <w:trPr>
              <w:wAfter w:w="74" w:type="dxa"/>
              <w:cantSplit/>
              <w:tblHeader/>
            </w:trPr>
          </w:trPrChange>
        </w:trPr>
        <w:tc>
          <w:tcPr>
            <w:tcW w:w="597" w:type="dxa"/>
            <w:tcPrChange w:id="5996" w:author="bmooney" w:date="2011-04-11T13:18:00Z">
              <w:tcPr>
                <w:tcW w:w="603" w:type="dxa"/>
                <w:gridSpan w:val="2"/>
              </w:tcPr>
            </w:tcPrChange>
          </w:tcPr>
          <w:p w14:paraId="16E4ABE4" w14:textId="4AF080C1" w:rsidR="00652541" w:rsidRPr="00931F9D" w:rsidDel="00EC2424" w:rsidRDefault="00652541" w:rsidP="006F622A">
            <w:pPr>
              <w:spacing w:after="120"/>
              <w:rPr>
                <w:del w:id="5997" w:author="bmooney" w:date="2011-06-14T14:14:00Z"/>
                <w:sz w:val="20"/>
              </w:rPr>
            </w:pPr>
            <w:del w:id="5998" w:author="bmooney" w:date="2011-06-14T14:14:00Z">
              <w:r w:rsidRPr="00931F9D" w:rsidDel="00EC2424">
                <w:rPr>
                  <w:sz w:val="20"/>
                </w:rPr>
                <w:delText>947</w:delText>
              </w:r>
            </w:del>
          </w:p>
        </w:tc>
        <w:tc>
          <w:tcPr>
            <w:tcW w:w="2543" w:type="dxa"/>
            <w:tcPrChange w:id="5999" w:author="bmooney" w:date="2011-04-11T13:18:00Z">
              <w:tcPr>
                <w:tcW w:w="2545" w:type="dxa"/>
                <w:gridSpan w:val="3"/>
              </w:tcPr>
            </w:tcPrChange>
          </w:tcPr>
          <w:p w14:paraId="16E4ABE5" w14:textId="07884A27" w:rsidR="00652541" w:rsidRPr="00931F9D" w:rsidDel="00EC2424" w:rsidRDefault="00652541" w:rsidP="00931F9D">
            <w:pPr>
              <w:spacing w:after="120"/>
              <w:rPr>
                <w:del w:id="6000" w:author="bmooney" w:date="2011-06-14T14:14:00Z"/>
                <w:sz w:val="20"/>
              </w:rPr>
            </w:pPr>
            <w:del w:id="6001" w:author="bmooney" w:date="2011-06-14T14:14:00Z">
              <w:r w:rsidRPr="00931F9D" w:rsidDel="00EC2424">
                <w:rPr>
                  <w:sz w:val="20"/>
                </w:rPr>
                <w:delText>Billing. DiagnosisCode</w:delText>
              </w:r>
            </w:del>
          </w:p>
        </w:tc>
        <w:tc>
          <w:tcPr>
            <w:tcW w:w="1397" w:type="dxa"/>
            <w:tcPrChange w:id="6002" w:author="bmooney" w:date="2011-04-11T13:18:00Z">
              <w:tcPr>
                <w:tcW w:w="1397" w:type="dxa"/>
                <w:gridSpan w:val="3"/>
              </w:tcPr>
            </w:tcPrChange>
          </w:tcPr>
          <w:p w14:paraId="16E4ABE6" w14:textId="6FEBC754" w:rsidR="00652541" w:rsidRPr="00931F9D" w:rsidDel="00EC2424" w:rsidRDefault="00652541" w:rsidP="00931F9D">
            <w:pPr>
              <w:spacing w:after="120"/>
              <w:rPr>
                <w:del w:id="6003" w:author="bmooney" w:date="2011-06-14T14:14:00Z"/>
                <w:sz w:val="20"/>
              </w:rPr>
            </w:pPr>
            <w:del w:id="6004" w:author="bmooney" w:date="2011-06-14T14:14:00Z">
              <w:r w:rsidRPr="00931F9D" w:rsidDel="00EC2424">
                <w:rPr>
                  <w:sz w:val="20"/>
                </w:rPr>
                <w:delText>V. Billing Information</w:delText>
              </w:r>
            </w:del>
          </w:p>
        </w:tc>
        <w:tc>
          <w:tcPr>
            <w:tcW w:w="1087" w:type="dxa"/>
            <w:tcPrChange w:id="6005" w:author="bmooney" w:date="2011-04-11T13:18:00Z">
              <w:tcPr>
                <w:tcW w:w="1087" w:type="dxa"/>
                <w:gridSpan w:val="3"/>
              </w:tcPr>
            </w:tcPrChange>
          </w:tcPr>
          <w:p w14:paraId="16E4ABE7" w14:textId="434AC4B9" w:rsidR="00652541" w:rsidRPr="00931F9D" w:rsidDel="00EC2424" w:rsidRDefault="00652541" w:rsidP="00931F9D">
            <w:pPr>
              <w:spacing w:after="120"/>
              <w:rPr>
                <w:del w:id="6006" w:author="bmooney" w:date="2011-06-14T14:14:00Z"/>
                <w:sz w:val="20"/>
              </w:rPr>
            </w:pPr>
            <w:del w:id="6007" w:author="bmooney" w:date="2011-06-14T14:14:00Z">
              <w:r w:rsidRPr="00931F9D" w:rsidDel="00EC2424">
                <w:rPr>
                  <w:sz w:val="20"/>
                </w:rPr>
                <w:delText>ICD-9 Code</w:delText>
              </w:r>
            </w:del>
          </w:p>
        </w:tc>
        <w:tc>
          <w:tcPr>
            <w:tcW w:w="2744" w:type="dxa"/>
            <w:tcPrChange w:id="6008" w:author="bmooney" w:date="2011-04-11T13:18:00Z">
              <w:tcPr>
                <w:tcW w:w="2736" w:type="dxa"/>
                <w:gridSpan w:val="2"/>
              </w:tcPr>
            </w:tcPrChange>
          </w:tcPr>
          <w:p w14:paraId="16E4ABE8" w14:textId="2669B391" w:rsidR="00652541" w:rsidRPr="00931F9D" w:rsidDel="00EC2424" w:rsidRDefault="00652541" w:rsidP="00931F9D">
            <w:pPr>
              <w:spacing w:after="120"/>
              <w:rPr>
                <w:del w:id="6009" w:author="bmooney" w:date="2011-06-14T14:14:00Z"/>
                <w:sz w:val="20"/>
              </w:rPr>
            </w:pPr>
            <w:del w:id="6010" w:author="bmooney" w:date="2011-06-14T14:14:00Z">
              <w:r w:rsidRPr="00931F9D" w:rsidDel="00EC2424">
                <w:rPr>
                  <w:sz w:val="20"/>
                </w:rPr>
                <w:delText>tblDiagnosis. Code This is linked to a requisition via tblSpecimen.DiagnosisID.</w:delText>
              </w:r>
            </w:del>
          </w:p>
        </w:tc>
        <w:tc>
          <w:tcPr>
            <w:tcW w:w="1098" w:type="dxa"/>
            <w:tcPrChange w:id="6011" w:author="bmooney" w:date="2011-04-11T13:18:00Z">
              <w:tcPr>
                <w:tcW w:w="1098" w:type="dxa"/>
              </w:tcPr>
            </w:tcPrChange>
          </w:tcPr>
          <w:p w14:paraId="26A474B0" w14:textId="554625B9" w:rsidR="00652541" w:rsidRPr="00931F9D" w:rsidDel="00EC2424" w:rsidRDefault="00652541" w:rsidP="00931F9D">
            <w:pPr>
              <w:spacing w:after="120"/>
              <w:rPr>
                <w:del w:id="6012" w:author="bmooney" w:date="2011-06-14T14:14:00Z"/>
                <w:sz w:val="20"/>
              </w:rPr>
            </w:pPr>
          </w:p>
        </w:tc>
      </w:tr>
      <w:tr w:rsidR="007A326C" w:rsidRPr="00931F9D" w:rsidDel="00EC2424" w14:paraId="16E4ABEF" w14:textId="462A670E" w:rsidTr="005036CF">
        <w:trPr>
          <w:cantSplit/>
          <w:tblHeader/>
          <w:del w:id="6013" w:author="bmooney" w:date="2011-06-14T14:14:00Z"/>
          <w:trPrChange w:id="6014" w:author="bmooney" w:date="2011-04-11T13:18:00Z">
            <w:trPr>
              <w:wAfter w:w="74" w:type="dxa"/>
              <w:cantSplit/>
              <w:tblHeader/>
            </w:trPr>
          </w:trPrChange>
        </w:trPr>
        <w:tc>
          <w:tcPr>
            <w:tcW w:w="597" w:type="dxa"/>
            <w:tcPrChange w:id="6015" w:author="bmooney" w:date="2011-04-11T13:18:00Z">
              <w:tcPr>
                <w:tcW w:w="603" w:type="dxa"/>
                <w:gridSpan w:val="2"/>
              </w:tcPr>
            </w:tcPrChange>
          </w:tcPr>
          <w:p w14:paraId="16E4ABEA" w14:textId="57EAE78E" w:rsidR="00652541" w:rsidRPr="00931F9D" w:rsidDel="00EC2424" w:rsidRDefault="00652541" w:rsidP="006F622A">
            <w:pPr>
              <w:spacing w:after="120"/>
              <w:rPr>
                <w:del w:id="6016" w:author="bmooney" w:date="2011-06-14T14:14:00Z"/>
                <w:sz w:val="20"/>
              </w:rPr>
            </w:pPr>
            <w:del w:id="6017" w:author="bmooney" w:date="2011-06-14T14:14:00Z">
              <w:r w:rsidRPr="00931F9D" w:rsidDel="00EC2424">
                <w:rPr>
                  <w:sz w:val="20"/>
                </w:rPr>
                <w:delText>995</w:delText>
              </w:r>
            </w:del>
          </w:p>
        </w:tc>
        <w:tc>
          <w:tcPr>
            <w:tcW w:w="2543" w:type="dxa"/>
            <w:tcPrChange w:id="6018" w:author="bmooney" w:date="2011-04-11T13:18:00Z">
              <w:tcPr>
                <w:tcW w:w="2545" w:type="dxa"/>
                <w:gridSpan w:val="3"/>
              </w:tcPr>
            </w:tcPrChange>
          </w:tcPr>
          <w:p w14:paraId="16E4ABEB" w14:textId="69C21783" w:rsidR="00652541" w:rsidRPr="00931F9D" w:rsidDel="00EC2424" w:rsidRDefault="00652541" w:rsidP="00D63F3B">
            <w:pPr>
              <w:spacing w:after="120"/>
              <w:rPr>
                <w:del w:id="6019" w:author="bmooney" w:date="2011-06-14T14:14:00Z"/>
                <w:sz w:val="20"/>
              </w:rPr>
            </w:pPr>
            <w:del w:id="6020" w:author="bmooney" w:date="2011-06-14T14:14:00Z">
              <w:r w:rsidRPr="00931F9D" w:rsidDel="00EC2424">
                <w:rPr>
                  <w:sz w:val="20"/>
                </w:rPr>
                <w:delText>Billing.BillingType.Private</w:delText>
              </w:r>
            </w:del>
          </w:p>
        </w:tc>
        <w:tc>
          <w:tcPr>
            <w:tcW w:w="1397" w:type="dxa"/>
            <w:tcPrChange w:id="6021" w:author="bmooney" w:date="2011-04-11T13:18:00Z">
              <w:tcPr>
                <w:tcW w:w="1397" w:type="dxa"/>
                <w:gridSpan w:val="3"/>
              </w:tcPr>
            </w:tcPrChange>
          </w:tcPr>
          <w:p w14:paraId="16E4ABEC" w14:textId="4964FF46" w:rsidR="00652541" w:rsidRPr="00931F9D" w:rsidDel="00EC2424" w:rsidRDefault="00652541" w:rsidP="00931F9D">
            <w:pPr>
              <w:spacing w:after="120"/>
              <w:rPr>
                <w:del w:id="6022" w:author="bmooney" w:date="2011-06-14T14:14:00Z"/>
                <w:sz w:val="20"/>
              </w:rPr>
            </w:pPr>
            <w:del w:id="6023" w:author="bmooney" w:date="2011-06-14T14:14:00Z">
              <w:r w:rsidRPr="00931F9D" w:rsidDel="00EC2424">
                <w:rPr>
                  <w:sz w:val="20"/>
                </w:rPr>
                <w:delText>V. Billing Information</w:delText>
              </w:r>
            </w:del>
          </w:p>
        </w:tc>
        <w:tc>
          <w:tcPr>
            <w:tcW w:w="1087" w:type="dxa"/>
            <w:tcPrChange w:id="6024" w:author="bmooney" w:date="2011-04-11T13:18:00Z">
              <w:tcPr>
                <w:tcW w:w="1087" w:type="dxa"/>
                <w:gridSpan w:val="3"/>
              </w:tcPr>
            </w:tcPrChange>
          </w:tcPr>
          <w:p w14:paraId="16E4ABED" w14:textId="5BDCD14C" w:rsidR="00652541" w:rsidRPr="00931F9D" w:rsidDel="00EC2424" w:rsidRDefault="00652541" w:rsidP="00931F9D">
            <w:pPr>
              <w:spacing w:after="120"/>
              <w:rPr>
                <w:del w:id="6025" w:author="bmooney" w:date="2011-06-14T14:14:00Z"/>
                <w:sz w:val="20"/>
              </w:rPr>
            </w:pPr>
            <w:del w:id="6026" w:author="bmooney" w:date="2011-06-14T14:14:00Z">
              <w:r w:rsidRPr="00931F9D" w:rsidDel="00EC2424">
                <w:rPr>
                  <w:sz w:val="20"/>
                </w:rPr>
                <w:delText>Private Insurance checkbox</w:delText>
              </w:r>
            </w:del>
          </w:p>
        </w:tc>
        <w:tc>
          <w:tcPr>
            <w:tcW w:w="2744" w:type="dxa"/>
            <w:tcPrChange w:id="6027" w:author="bmooney" w:date="2011-04-11T13:18:00Z">
              <w:tcPr>
                <w:tcW w:w="2736" w:type="dxa"/>
                <w:gridSpan w:val="2"/>
              </w:tcPr>
            </w:tcPrChange>
          </w:tcPr>
          <w:p w14:paraId="16E4ABEE" w14:textId="41563011" w:rsidR="00652541" w:rsidRPr="00931F9D" w:rsidDel="00EC2424" w:rsidRDefault="00652541" w:rsidP="00931F9D">
            <w:pPr>
              <w:spacing w:after="120"/>
              <w:rPr>
                <w:del w:id="6028" w:author="bmooney" w:date="2011-06-14T14:14:00Z"/>
                <w:sz w:val="20"/>
              </w:rPr>
            </w:pPr>
            <w:del w:id="6029" w:author="bmooney" w:date="2011-06-14T14:14:00Z">
              <w:r w:rsidRPr="00931F9D" w:rsidDel="00EC2424">
                <w:rPr>
                  <w:sz w:val="20"/>
                </w:rPr>
                <w:delText>Checked if tblRequisition. BillingType indicates Private Insurance (4)</w:delText>
              </w:r>
            </w:del>
          </w:p>
        </w:tc>
        <w:tc>
          <w:tcPr>
            <w:tcW w:w="1098" w:type="dxa"/>
            <w:tcPrChange w:id="6030" w:author="bmooney" w:date="2011-04-11T13:18:00Z">
              <w:tcPr>
                <w:tcW w:w="1098" w:type="dxa"/>
              </w:tcPr>
            </w:tcPrChange>
          </w:tcPr>
          <w:p w14:paraId="157E65AB" w14:textId="7940CDF7" w:rsidR="00652541" w:rsidRPr="00931F9D" w:rsidDel="00EC2424" w:rsidRDefault="00652541" w:rsidP="00931F9D">
            <w:pPr>
              <w:spacing w:after="120"/>
              <w:rPr>
                <w:del w:id="6031" w:author="bmooney" w:date="2011-06-14T14:14:00Z"/>
                <w:sz w:val="20"/>
              </w:rPr>
            </w:pPr>
          </w:p>
        </w:tc>
      </w:tr>
      <w:tr w:rsidR="007A326C" w:rsidRPr="00931F9D" w:rsidDel="00EC2424" w14:paraId="16E4ABF5" w14:textId="2884388F" w:rsidTr="005036CF">
        <w:trPr>
          <w:cantSplit/>
          <w:tblHeader/>
          <w:del w:id="6032" w:author="bmooney" w:date="2011-06-14T14:14:00Z"/>
          <w:trPrChange w:id="6033" w:author="bmooney" w:date="2011-04-11T13:18:00Z">
            <w:trPr>
              <w:wAfter w:w="74" w:type="dxa"/>
              <w:cantSplit/>
              <w:tblHeader/>
            </w:trPr>
          </w:trPrChange>
        </w:trPr>
        <w:tc>
          <w:tcPr>
            <w:tcW w:w="597" w:type="dxa"/>
            <w:tcPrChange w:id="6034" w:author="bmooney" w:date="2011-04-11T13:18:00Z">
              <w:tcPr>
                <w:tcW w:w="603" w:type="dxa"/>
                <w:gridSpan w:val="2"/>
              </w:tcPr>
            </w:tcPrChange>
          </w:tcPr>
          <w:p w14:paraId="16E4ABF0" w14:textId="63C05455" w:rsidR="00652541" w:rsidRPr="00931F9D" w:rsidDel="00EC2424" w:rsidRDefault="00652541" w:rsidP="006F622A">
            <w:pPr>
              <w:spacing w:after="120"/>
              <w:rPr>
                <w:del w:id="6035" w:author="bmooney" w:date="2011-06-14T14:14:00Z"/>
                <w:sz w:val="20"/>
              </w:rPr>
            </w:pPr>
            <w:del w:id="6036" w:author="bmooney" w:date="2011-06-14T14:14:00Z">
              <w:r w:rsidRPr="00931F9D" w:rsidDel="00EC2424">
                <w:rPr>
                  <w:sz w:val="20"/>
                </w:rPr>
                <w:delText>996</w:delText>
              </w:r>
            </w:del>
          </w:p>
        </w:tc>
        <w:tc>
          <w:tcPr>
            <w:tcW w:w="2543" w:type="dxa"/>
            <w:tcPrChange w:id="6037" w:author="bmooney" w:date="2011-04-11T13:18:00Z">
              <w:tcPr>
                <w:tcW w:w="2545" w:type="dxa"/>
                <w:gridSpan w:val="3"/>
              </w:tcPr>
            </w:tcPrChange>
          </w:tcPr>
          <w:p w14:paraId="16E4ABF1" w14:textId="64702F52" w:rsidR="00652541" w:rsidRPr="00931F9D" w:rsidDel="00EC2424" w:rsidRDefault="00652541" w:rsidP="00931F9D">
            <w:pPr>
              <w:spacing w:after="120"/>
              <w:rPr>
                <w:del w:id="6038" w:author="bmooney" w:date="2011-06-14T14:14:00Z"/>
                <w:sz w:val="20"/>
              </w:rPr>
            </w:pPr>
            <w:del w:id="6039" w:author="bmooney" w:date="2011-06-14T14:14:00Z">
              <w:r w:rsidRPr="00931F9D" w:rsidDel="00EC2424">
                <w:rPr>
                  <w:sz w:val="20"/>
                </w:rPr>
                <w:delText>Billing.BillingType.Medicare</w:delText>
              </w:r>
            </w:del>
          </w:p>
        </w:tc>
        <w:tc>
          <w:tcPr>
            <w:tcW w:w="1397" w:type="dxa"/>
            <w:tcPrChange w:id="6040" w:author="bmooney" w:date="2011-04-11T13:18:00Z">
              <w:tcPr>
                <w:tcW w:w="1397" w:type="dxa"/>
                <w:gridSpan w:val="3"/>
              </w:tcPr>
            </w:tcPrChange>
          </w:tcPr>
          <w:p w14:paraId="16E4ABF2" w14:textId="727F1F46" w:rsidR="00652541" w:rsidRPr="00931F9D" w:rsidDel="00EC2424" w:rsidRDefault="00652541" w:rsidP="00931F9D">
            <w:pPr>
              <w:spacing w:after="120"/>
              <w:rPr>
                <w:del w:id="6041" w:author="bmooney" w:date="2011-06-14T14:14:00Z"/>
                <w:sz w:val="20"/>
              </w:rPr>
            </w:pPr>
            <w:del w:id="6042" w:author="bmooney" w:date="2011-06-14T14:14:00Z">
              <w:r w:rsidRPr="00931F9D" w:rsidDel="00EC2424">
                <w:rPr>
                  <w:sz w:val="20"/>
                </w:rPr>
                <w:delText>V. Billing Information</w:delText>
              </w:r>
            </w:del>
          </w:p>
        </w:tc>
        <w:tc>
          <w:tcPr>
            <w:tcW w:w="1087" w:type="dxa"/>
            <w:tcPrChange w:id="6043" w:author="bmooney" w:date="2011-04-11T13:18:00Z">
              <w:tcPr>
                <w:tcW w:w="1087" w:type="dxa"/>
                <w:gridSpan w:val="3"/>
              </w:tcPr>
            </w:tcPrChange>
          </w:tcPr>
          <w:p w14:paraId="16E4ABF3" w14:textId="11DFA8F5" w:rsidR="00652541" w:rsidRPr="00931F9D" w:rsidDel="00EC2424" w:rsidRDefault="00652541" w:rsidP="00931F9D">
            <w:pPr>
              <w:spacing w:after="120"/>
              <w:rPr>
                <w:del w:id="6044" w:author="bmooney" w:date="2011-06-14T14:14:00Z"/>
                <w:sz w:val="20"/>
              </w:rPr>
            </w:pPr>
            <w:del w:id="6045" w:author="bmooney" w:date="2011-06-14T14:14:00Z">
              <w:r w:rsidRPr="00931F9D" w:rsidDel="00EC2424">
                <w:rPr>
                  <w:sz w:val="20"/>
                </w:rPr>
                <w:delText>Medicare checkbox</w:delText>
              </w:r>
            </w:del>
          </w:p>
        </w:tc>
        <w:tc>
          <w:tcPr>
            <w:tcW w:w="2744" w:type="dxa"/>
            <w:tcPrChange w:id="6046" w:author="bmooney" w:date="2011-04-11T13:18:00Z">
              <w:tcPr>
                <w:tcW w:w="2736" w:type="dxa"/>
                <w:gridSpan w:val="2"/>
              </w:tcPr>
            </w:tcPrChange>
          </w:tcPr>
          <w:p w14:paraId="16E4ABF4" w14:textId="4C618177" w:rsidR="00652541" w:rsidRPr="00931F9D" w:rsidDel="00EC2424" w:rsidRDefault="00652541" w:rsidP="00931F9D">
            <w:pPr>
              <w:spacing w:after="120"/>
              <w:rPr>
                <w:del w:id="6047" w:author="bmooney" w:date="2011-06-14T14:14:00Z"/>
                <w:sz w:val="20"/>
              </w:rPr>
            </w:pPr>
            <w:del w:id="6048" w:author="bmooney" w:date="2011-06-14T14:14:00Z">
              <w:r w:rsidRPr="00931F9D" w:rsidDel="00EC2424">
                <w:rPr>
                  <w:sz w:val="20"/>
                </w:rPr>
                <w:delText>Checked if tblRequisition. BillingType indicates Medicare (2)</w:delText>
              </w:r>
            </w:del>
          </w:p>
        </w:tc>
        <w:tc>
          <w:tcPr>
            <w:tcW w:w="1098" w:type="dxa"/>
            <w:tcPrChange w:id="6049" w:author="bmooney" w:date="2011-04-11T13:18:00Z">
              <w:tcPr>
                <w:tcW w:w="1098" w:type="dxa"/>
              </w:tcPr>
            </w:tcPrChange>
          </w:tcPr>
          <w:p w14:paraId="3718B1C2" w14:textId="37A3F895" w:rsidR="00652541" w:rsidRPr="00931F9D" w:rsidDel="00EC2424" w:rsidRDefault="00652541" w:rsidP="00931F9D">
            <w:pPr>
              <w:spacing w:after="120"/>
              <w:rPr>
                <w:del w:id="6050" w:author="bmooney" w:date="2011-06-14T14:14:00Z"/>
                <w:sz w:val="20"/>
              </w:rPr>
            </w:pPr>
          </w:p>
        </w:tc>
      </w:tr>
      <w:tr w:rsidR="007A326C" w:rsidRPr="00931F9D" w:rsidDel="00EC2424" w14:paraId="16E4ABFB" w14:textId="73A72974" w:rsidTr="005036CF">
        <w:trPr>
          <w:cantSplit/>
          <w:tblHeader/>
          <w:del w:id="6051" w:author="bmooney" w:date="2011-06-14T14:14:00Z"/>
          <w:trPrChange w:id="6052" w:author="bmooney" w:date="2011-04-11T13:18:00Z">
            <w:trPr>
              <w:wAfter w:w="74" w:type="dxa"/>
              <w:cantSplit/>
              <w:tblHeader/>
            </w:trPr>
          </w:trPrChange>
        </w:trPr>
        <w:tc>
          <w:tcPr>
            <w:tcW w:w="597" w:type="dxa"/>
            <w:tcPrChange w:id="6053" w:author="bmooney" w:date="2011-04-11T13:18:00Z">
              <w:tcPr>
                <w:tcW w:w="603" w:type="dxa"/>
                <w:gridSpan w:val="2"/>
              </w:tcPr>
            </w:tcPrChange>
          </w:tcPr>
          <w:p w14:paraId="16E4ABF6" w14:textId="737A83E9" w:rsidR="00652541" w:rsidRPr="00931F9D" w:rsidDel="00EC2424" w:rsidRDefault="00652541" w:rsidP="006F622A">
            <w:pPr>
              <w:spacing w:after="120"/>
              <w:rPr>
                <w:del w:id="6054" w:author="bmooney" w:date="2011-06-14T14:14:00Z"/>
                <w:sz w:val="20"/>
              </w:rPr>
            </w:pPr>
            <w:del w:id="6055" w:author="bmooney" w:date="2011-06-14T14:14:00Z">
              <w:r w:rsidRPr="00931F9D" w:rsidDel="00EC2424">
                <w:rPr>
                  <w:sz w:val="20"/>
                </w:rPr>
                <w:delText>997</w:delText>
              </w:r>
            </w:del>
          </w:p>
        </w:tc>
        <w:tc>
          <w:tcPr>
            <w:tcW w:w="2543" w:type="dxa"/>
            <w:tcPrChange w:id="6056" w:author="bmooney" w:date="2011-04-11T13:18:00Z">
              <w:tcPr>
                <w:tcW w:w="2545" w:type="dxa"/>
                <w:gridSpan w:val="3"/>
              </w:tcPr>
            </w:tcPrChange>
          </w:tcPr>
          <w:p w14:paraId="16E4ABF7" w14:textId="74784525" w:rsidR="00652541" w:rsidRPr="00931F9D" w:rsidDel="00EC2424" w:rsidRDefault="00652541" w:rsidP="00931F9D">
            <w:pPr>
              <w:spacing w:after="120"/>
              <w:rPr>
                <w:del w:id="6057" w:author="bmooney" w:date="2011-06-14T14:14:00Z"/>
                <w:sz w:val="20"/>
              </w:rPr>
            </w:pPr>
            <w:del w:id="6058" w:author="bmooney" w:date="2011-06-14T14:14:00Z">
              <w:r w:rsidRPr="00931F9D" w:rsidDel="00EC2424">
                <w:rPr>
                  <w:sz w:val="20"/>
                </w:rPr>
                <w:delText>Billing.BillingType.Medicaid</w:delText>
              </w:r>
            </w:del>
          </w:p>
        </w:tc>
        <w:tc>
          <w:tcPr>
            <w:tcW w:w="1397" w:type="dxa"/>
            <w:tcPrChange w:id="6059" w:author="bmooney" w:date="2011-04-11T13:18:00Z">
              <w:tcPr>
                <w:tcW w:w="1397" w:type="dxa"/>
                <w:gridSpan w:val="3"/>
              </w:tcPr>
            </w:tcPrChange>
          </w:tcPr>
          <w:p w14:paraId="16E4ABF8" w14:textId="6A421358" w:rsidR="00652541" w:rsidRPr="00931F9D" w:rsidDel="00EC2424" w:rsidRDefault="00652541" w:rsidP="00931F9D">
            <w:pPr>
              <w:spacing w:after="120"/>
              <w:rPr>
                <w:del w:id="6060" w:author="bmooney" w:date="2011-06-14T14:14:00Z"/>
                <w:sz w:val="20"/>
              </w:rPr>
            </w:pPr>
            <w:del w:id="6061" w:author="bmooney" w:date="2011-06-14T14:14:00Z">
              <w:r w:rsidRPr="00931F9D" w:rsidDel="00EC2424">
                <w:rPr>
                  <w:sz w:val="20"/>
                </w:rPr>
                <w:delText>V. Billing Information</w:delText>
              </w:r>
            </w:del>
          </w:p>
        </w:tc>
        <w:tc>
          <w:tcPr>
            <w:tcW w:w="1087" w:type="dxa"/>
            <w:tcPrChange w:id="6062" w:author="bmooney" w:date="2011-04-11T13:18:00Z">
              <w:tcPr>
                <w:tcW w:w="1087" w:type="dxa"/>
                <w:gridSpan w:val="3"/>
              </w:tcPr>
            </w:tcPrChange>
          </w:tcPr>
          <w:p w14:paraId="16E4ABF9" w14:textId="03ED01D2" w:rsidR="00652541" w:rsidRPr="00931F9D" w:rsidDel="00EC2424" w:rsidRDefault="00652541" w:rsidP="00931F9D">
            <w:pPr>
              <w:spacing w:after="120"/>
              <w:rPr>
                <w:del w:id="6063" w:author="bmooney" w:date="2011-06-14T14:14:00Z"/>
                <w:sz w:val="20"/>
              </w:rPr>
            </w:pPr>
            <w:del w:id="6064" w:author="bmooney" w:date="2011-06-14T14:14:00Z">
              <w:r w:rsidRPr="00931F9D" w:rsidDel="00EC2424">
                <w:rPr>
                  <w:sz w:val="20"/>
                </w:rPr>
                <w:delText>Medicaid checkbox</w:delText>
              </w:r>
            </w:del>
          </w:p>
        </w:tc>
        <w:tc>
          <w:tcPr>
            <w:tcW w:w="2744" w:type="dxa"/>
            <w:tcPrChange w:id="6065" w:author="bmooney" w:date="2011-04-11T13:18:00Z">
              <w:tcPr>
                <w:tcW w:w="2736" w:type="dxa"/>
                <w:gridSpan w:val="2"/>
              </w:tcPr>
            </w:tcPrChange>
          </w:tcPr>
          <w:p w14:paraId="16E4ABFA" w14:textId="366B8984" w:rsidR="00652541" w:rsidRPr="00931F9D" w:rsidDel="00EC2424" w:rsidRDefault="00652541" w:rsidP="00931F9D">
            <w:pPr>
              <w:spacing w:after="120"/>
              <w:rPr>
                <w:del w:id="6066" w:author="bmooney" w:date="2011-06-14T14:14:00Z"/>
                <w:sz w:val="20"/>
              </w:rPr>
            </w:pPr>
            <w:del w:id="6067" w:author="bmooney" w:date="2011-06-14T14:14:00Z">
              <w:r w:rsidRPr="00931F9D" w:rsidDel="00EC2424">
                <w:rPr>
                  <w:sz w:val="20"/>
                </w:rPr>
                <w:delText>Checked if tblRequisition. BillingType indicates Medicaid (3)</w:delText>
              </w:r>
            </w:del>
          </w:p>
        </w:tc>
        <w:tc>
          <w:tcPr>
            <w:tcW w:w="1098" w:type="dxa"/>
            <w:tcPrChange w:id="6068" w:author="bmooney" w:date="2011-04-11T13:18:00Z">
              <w:tcPr>
                <w:tcW w:w="1098" w:type="dxa"/>
              </w:tcPr>
            </w:tcPrChange>
          </w:tcPr>
          <w:p w14:paraId="3F5FFF1B" w14:textId="2137C5AC" w:rsidR="00652541" w:rsidRPr="00931F9D" w:rsidDel="00EC2424" w:rsidRDefault="00652541" w:rsidP="00931F9D">
            <w:pPr>
              <w:spacing w:after="120"/>
              <w:rPr>
                <w:del w:id="6069" w:author="bmooney" w:date="2011-06-14T14:14:00Z"/>
                <w:sz w:val="20"/>
              </w:rPr>
            </w:pPr>
          </w:p>
        </w:tc>
      </w:tr>
      <w:tr w:rsidR="007A326C" w:rsidRPr="00931F9D" w:rsidDel="00EC2424" w14:paraId="16E4AC01" w14:textId="6DAD5FF4" w:rsidTr="005036CF">
        <w:trPr>
          <w:cantSplit/>
          <w:tblHeader/>
          <w:del w:id="6070" w:author="bmooney" w:date="2011-06-14T14:14:00Z"/>
          <w:trPrChange w:id="6071" w:author="bmooney" w:date="2011-04-11T13:18:00Z">
            <w:trPr>
              <w:wAfter w:w="74" w:type="dxa"/>
              <w:cantSplit/>
              <w:tblHeader/>
            </w:trPr>
          </w:trPrChange>
        </w:trPr>
        <w:tc>
          <w:tcPr>
            <w:tcW w:w="597" w:type="dxa"/>
            <w:tcPrChange w:id="6072" w:author="bmooney" w:date="2011-04-11T13:18:00Z">
              <w:tcPr>
                <w:tcW w:w="603" w:type="dxa"/>
                <w:gridSpan w:val="2"/>
              </w:tcPr>
            </w:tcPrChange>
          </w:tcPr>
          <w:p w14:paraId="16E4ABFC" w14:textId="6EEE3C67" w:rsidR="00652541" w:rsidRPr="00931F9D" w:rsidDel="00EC2424" w:rsidRDefault="00652541" w:rsidP="006F622A">
            <w:pPr>
              <w:spacing w:after="120"/>
              <w:rPr>
                <w:del w:id="6073" w:author="bmooney" w:date="2011-06-14T14:14:00Z"/>
                <w:sz w:val="20"/>
              </w:rPr>
            </w:pPr>
            <w:del w:id="6074" w:author="bmooney" w:date="2011-06-14T14:14:00Z">
              <w:r w:rsidRPr="00931F9D" w:rsidDel="00EC2424">
                <w:rPr>
                  <w:sz w:val="20"/>
                </w:rPr>
                <w:delText>998</w:delText>
              </w:r>
            </w:del>
          </w:p>
        </w:tc>
        <w:tc>
          <w:tcPr>
            <w:tcW w:w="2543" w:type="dxa"/>
            <w:tcPrChange w:id="6075" w:author="bmooney" w:date="2011-04-11T13:18:00Z">
              <w:tcPr>
                <w:tcW w:w="2545" w:type="dxa"/>
                <w:gridSpan w:val="3"/>
              </w:tcPr>
            </w:tcPrChange>
          </w:tcPr>
          <w:p w14:paraId="16E4ABFD" w14:textId="44901F99" w:rsidR="00652541" w:rsidRPr="00931F9D" w:rsidDel="00EC2424" w:rsidRDefault="00652541" w:rsidP="005156DC">
            <w:pPr>
              <w:spacing w:after="120"/>
              <w:rPr>
                <w:del w:id="6076" w:author="bmooney" w:date="2011-06-14T14:14:00Z"/>
                <w:sz w:val="20"/>
              </w:rPr>
            </w:pPr>
            <w:del w:id="6077" w:author="bmooney" w:date="2011-06-14T14:14:00Z">
              <w:r w:rsidRPr="00931F9D" w:rsidDel="00EC2424">
                <w:rPr>
                  <w:sz w:val="20"/>
                </w:rPr>
                <w:delText xml:space="preserve">Billing.BillingType. PatientSelfPay </w:delText>
              </w:r>
            </w:del>
          </w:p>
        </w:tc>
        <w:tc>
          <w:tcPr>
            <w:tcW w:w="1397" w:type="dxa"/>
            <w:tcPrChange w:id="6078" w:author="bmooney" w:date="2011-04-11T13:18:00Z">
              <w:tcPr>
                <w:tcW w:w="1397" w:type="dxa"/>
                <w:gridSpan w:val="3"/>
              </w:tcPr>
            </w:tcPrChange>
          </w:tcPr>
          <w:p w14:paraId="16E4ABFE" w14:textId="22DCEC7A" w:rsidR="00652541" w:rsidRPr="00931F9D" w:rsidDel="00EC2424" w:rsidRDefault="00652541" w:rsidP="00931F9D">
            <w:pPr>
              <w:spacing w:after="120"/>
              <w:rPr>
                <w:del w:id="6079" w:author="bmooney" w:date="2011-06-14T14:14:00Z"/>
                <w:sz w:val="20"/>
              </w:rPr>
            </w:pPr>
            <w:del w:id="6080" w:author="bmooney" w:date="2011-06-14T14:14:00Z">
              <w:r w:rsidRPr="00931F9D" w:rsidDel="00EC2424">
                <w:rPr>
                  <w:sz w:val="20"/>
                </w:rPr>
                <w:delText>V. Billing Information</w:delText>
              </w:r>
            </w:del>
          </w:p>
        </w:tc>
        <w:tc>
          <w:tcPr>
            <w:tcW w:w="1087" w:type="dxa"/>
            <w:tcPrChange w:id="6081" w:author="bmooney" w:date="2011-04-11T13:18:00Z">
              <w:tcPr>
                <w:tcW w:w="1087" w:type="dxa"/>
                <w:gridSpan w:val="3"/>
              </w:tcPr>
            </w:tcPrChange>
          </w:tcPr>
          <w:p w14:paraId="16E4ABFF" w14:textId="1068DBC4" w:rsidR="00652541" w:rsidRPr="00931F9D" w:rsidDel="00EC2424" w:rsidRDefault="00652541" w:rsidP="00931F9D">
            <w:pPr>
              <w:spacing w:after="120"/>
              <w:rPr>
                <w:del w:id="6082" w:author="bmooney" w:date="2011-06-14T14:14:00Z"/>
                <w:sz w:val="20"/>
              </w:rPr>
            </w:pPr>
            <w:del w:id="6083" w:author="bmooney" w:date="2011-06-14T14:14:00Z">
              <w:r w:rsidRPr="00931F9D" w:rsidDel="00EC2424">
                <w:rPr>
                  <w:sz w:val="20"/>
                </w:rPr>
                <w:delText>Patient self-pay checkbox</w:delText>
              </w:r>
            </w:del>
          </w:p>
        </w:tc>
        <w:tc>
          <w:tcPr>
            <w:tcW w:w="2744" w:type="dxa"/>
            <w:tcPrChange w:id="6084" w:author="bmooney" w:date="2011-04-11T13:18:00Z">
              <w:tcPr>
                <w:tcW w:w="2736" w:type="dxa"/>
                <w:gridSpan w:val="2"/>
              </w:tcPr>
            </w:tcPrChange>
          </w:tcPr>
          <w:p w14:paraId="16E4AC00" w14:textId="68F90390" w:rsidR="00652541" w:rsidRPr="00931F9D" w:rsidDel="00EC2424" w:rsidRDefault="00652541" w:rsidP="00931F9D">
            <w:pPr>
              <w:spacing w:after="120"/>
              <w:rPr>
                <w:del w:id="6085" w:author="bmooney" w:date="2011-06-14T14:14:00Z"/>
                <w:sz w:val="20"/>
              </w:rPr>
            </w:pPr>
            <w:del w:id="6086" w:author="bmooney" w:date="2011-06-14T14:14:00Z">
              <w:r w:rsidRPr="00931F9D" w:rsidDel="00EC2424">
                <w:rPr>
                  <w:sz w:val="20"/>
                </w:rPr>
                <w:delText>Checked if tblRequisition. BillingType indicates Patient (1)</w:delText>
              </w:r>
            </w:del>
          </w:p>
        </w:tc>
        <w:tc>
          <w:tcPr>
            <w:tcW w:w="1098" w:type="dxa"/>
            <w:tcPrChange w:id="6087" w:author="bmooney" w:date="2011-04-11T13:18:00Z">
              <w:tcPr>
                <w:tcW w:w="1098" w:type="dxa"/>
              </w:tcPr>
            </w:tcPrChange>
          </w:tcPr>
          <w:p w14:paraId="5417436B" w14:textId="14D9415E" w:rsidR="00652541" w:rsidRPr="00931F9D" w:rsidDel="00EC2424" w:rsidRDefault="00652541" w:rsidP="00931F9D">
            <w:pPr>
              <w:spacing w:after="120"/>
              <w:rPr>
                <w:del w:id="6088" w:author="bmooney" w:date="2011-06-14T14:14:00Z"/>
                <w:sz w:val="20"/>
              </w:rPr>
            </w:pPr>
          </w:p>
        </w:tc>
      </w:tr>
      <w:tr w:rsidR="007A326C" w:rsidRPr="00931F9D" w:rsidDel="00EC2424" w14:paraId="16E4AC07" w14:textId="7384714D" w:rsidTr="005036CF">
        <w:trPr>
          <w:cantSplit/>
          <w:tblHeader/>
          <w:del w:id="6089" w:author="bmooney" w:date="2011-06-14T14:14:00Z"/>
          <w:trPrChange w:id="6090" w:author="bmooney" w:date="2011-04-11T13:18:00Z">
            <w:trPr>
              <w:wAfter w:w="74" w:type="dxa"/>
              <w:cantSplit/>
              <w:tblHeader/>
            </w:trPr>
          </w:trPrChange>
        </w:trPr>
        <w:tc>
          <w:tcPr>
            <w:tcW w:w="597" w:type="dxa"/>
            <w:tcPrChange w:id="6091" w:author="bmooney" w:date="2011-04-11T13:18:00Z">
              <w:tcPr>
                <w:tcW w:w="603" w:type="dxa"/>
                <w:gridSpan w:val="2"/>
              </w:tcPr>
            </w:tcPrChange>
          </w:tcPr>
          <w:p w14:paraId="16E4AC02" w14:textId="2F47054F" w:rsidR="00652541" w:rsidRPr="00931F9D" w:rsidDel="00EC2424" w:rsidRDefault="00652541" w:rsidP="006F622A">
            <w:pPr>
              <w:spacing w:after="120"/>
              <w:rPr>
                <w:del w:id="6092" w:author="bmooney" w:date="2011-06-14T14:14:00Z"/>
                <w:sz w:val="20"/>
              </w:rPr>
            </w:pPr>
            <w:del w:id="6093" w:author="bmooney" w:date="2011-06-14T14:14:00Z">
              <w:r w:rsidRPr="00931F9D" w:rsidDel="00EC2424">
                <w:rPr>
                  <w:sz w:val="20"/>
                </w:rPr>
                <w:delText>999</w:delText>
              </w:r>
            </w:del>
          </w:p>
        </w:tc>
        <w:tc>
          <w:tcPr>
            <w:tcW w:w="2543" w:type="dxa"/>
            <w:tcPrChange w:id="6094" w:author="bmooney" w:date="2011-04-11T13:18:00Z">
              <w:tcPr>
                <w:tcW w:w="2545" w:type="dxa"/>
                <w:gridSpan w:val="3"/>
              </w:tcPr>
            </w:tcPrChange>
          </w:tcPr>
          <w:p w14:paraId="16E4AC03" w14:textId="52A3704E" w:rsidR="00652541" w:rsidRPr="00931F9D" w:rsidDel="00EC2424" w:rsidRDefault="00652541" w:rsidP="005156DC">
            <w:pPr>
              <w:spacing w:after="120"/>
              <w:rPr>
                <w:del w:id="6095" w:author="bmooney" w:date="2011-06-14T14:14:00Z"/>
                <w:sz w:val="20"/>
              </w:rPr>
            </w:pPr>
            <w:del w:id="6096" w:author="bmooney" w:date="2011-06-14T14:14:00Z">
              <w:r w:rsidRPr="00931F9D" w:rsidDel="00EC2424">
                <w:rPr>
                  <w:sz w:val="20"/>
                </w:rPr>
                <w:delText>Billing.BillingType. Pathology</w:delText>
              </w:r>
            </w:del>
          </w:p>
        </w:tc>
        <w:tc>
          <w:tcPr>
            <w:tcW w:w="1397" w:type="dxa"/>
            <w:tcPrChange w:id="6097" w:author="bmooney" w:date="2011-04-11T13:18:00Z">
              <w:tcPr>
                <w:tcW w:w="1397" w:type="dxa"/>
                <w:gridSpan w:val="3"/>
              </w:tcPr>
            </w:tcPrChange>
          </w:tcPr>
          <w:p w14:paraId="16E4AC04" w14:textId="338B0160" w:rsidR="00652541" w:rsidRPr="00931F9D" w:rsidDel="00EC2424" w:rsidRDefault="00652541" w:rsidP="00931F9D">
            <w:pPr>
              <w:spacing w:after="120"/>
              <w:rPr>
                <w:del w:id="6098" w:author="bmooney" w:date="2011-06-14T14:14:00Z"/>
                <w:sz w:val="20"/>
              </w:rPr>
            </w:pPr>
            <w:del w:id="6099" w:author="bmooney" w:date="2011-06-14T14:14:00Z">
              <w:r w:rsidRPr="00931F9D" w:rsidDel="00EC2424">
                <w:rPr>
                  <w:sz w:val="20"/>
                </w:rPr>
                <w:delText>V. Billing Information</w:delText>
              </w:r>
            </w:del>
          </w:p>
        </w:tc>
        <w:tc>
          <w:tcPr>
            <w:tcW w:w="1087" w:type="dxa"/>
            <w:tcPrChange w:id="6100" w:author="bmooney" w:date="2011-04-11T13:18:00Z">
              <w:tcPr>
                <w:tcW w:w="1087" w:type="dxa"/>
                <w:gridSpan w:val="3"/>
              </w:tcPr>
            </w:tcPrChange>
          </w:tcPr>
          <w:p w14:paraId="16E4AC05" w14:textId="76C084A8" w:rsidR="00652541" w:rsidRPr="00931F9D" w:rsidDel="00EC2424" w:rsidRDefault="00652541" w:rsidP="00931F9D">
            <w:pPr>
              <w:spacing w:after="120"/>
              <w:rPr>
                <w:del w:id="6101" w:author="bmooney" w:date="2011-06-14T14:14:00Z"/>
                <w:sz w:val="20"/>
              </w:rPr>
            </w:pPr>
            <w:del w:id="6102" w:author="bmooney" w:date="2011-06-14T14:14:00Z">
              <w:r w:rsidRPr="00931F9D" w:rsidDel="00EC2424">
                <w:rPr>
                  <w:sz w:val="20"/>
                </w:rPr>
                <w:delText>Bill Pathology Account checkbox</w:delText>
              </w:r>
            </w:del>
          </w:p>
        </w:tc>
        <w:tc>
          <w:tcPr>
            <w:tcW w:w="2744" w:type="dxa"/>
            <w:tcPrChange w:id="6103" w:author="bmooney" w:date="2011-04-11T13:18:00Z">
              <w:tcPr>
                <w:tcW w:w="2736" w:type="dxa"/>
                <w:gridSpan w:val="2"/>
              </w:tcPr>
            </w:tcPrChange>
          </w:tcPr>
          <w:p w14:paraId="16E4AC06" w14:textId="52AE177E" w:rsidR="00652541" w:rsidRPr="00931F9D" w:rsidDel="00EC2424" w:rsidRDefault="00652541" w:rsidP="00931F9D">
            <w:pPr>
              <w:spacing w:after="120"/>
              <w:rPr>
                <w:del w:id="6104" w:author="bmooney" w:date="2011-06-14T14:14:00Z"/>
                <w:sz w:val="20"/>
              </w:rPr>
            </w:pPr>
            <w:del w:id="6105" w:author="bmooney" w:date="2011-06-14T14:14:00Z">
              <w:r w:rsidRPr="00931F9D" w:rsidDel="00EC2424">
                <w:rPr>
                  <w:sz w:val="20"/>
                </w:rPr>
                <w:delText>Checked if tblRequisition. BillingType indicates Pathology Account (8)</w:delText>
              </w:r>
            </w:del>
          </w:p>
        </w:tc>
        <w:tc>
          <w:tcPr>
            <w:tcW w:w="1098" w:type="dxa"/>
            <w:tcPrChange w:id="6106" w:author="bmooney" w:date="2011-04-11T13:18:00Z">
              <w:tcPr>
                <w:tcW w:w="1098" w:type="dxa"/>
              </w:tcPr>
            </w:tcPrChange>
          </w:tcPr>
          <w:p w14:paraId="6CF2B80A" w14:textId="471B0B11" w:rsidR="00652541" w:rsidRPr="00931F9D" w:rsidDel="00EC2424" w:rsidRDefault="00652541" w:rsidP="00931F9D">
            <w:pPr>
              <w:spacing w:after="120"/>
              <w:rPr>
                <w:del w:id="6107" w:author="bmooney" w:date="2011-06-14T14:14:00Z"/>
                <w:sz w:val="20"/>
              </w:rPr>
            </w:pPr>
          </w:p>
        </w:tc>
      </w:tr>
      <w:tr w:rsidR="007A326C" w:rsidRPr="00931F9D" w:rsidDel="00EC2424" w14:paraId="16E4AC0E" w14:textId="28B905AC" w:rsidTr="005036CF">
        <w:trPr>
          <w:cantSplit/>
          <w:tblHeader/>
          <w:del w:id="6108" w:author="bmooney" w:date="2011-06-14T14:14:00Z"/>
          <w:trPrChange w:id="6109" w:author="bmooney" w:date="2011-04-11T13:18:00Z">
            <w:trPr>
              <w:wAfter w:w="74" w:type="dxa"/>
              <w:cantSplit/>
              <w:tblHeader/>
            </w:trPr>
          </w:trPrChange>
        </w:trPr>
        <w:tc>
          <w:tcPr>
            <w:tcW w:w="597" w:type="dxa"/>
            <w:tcPrChange w:id="6110" w:author="bmooney" w:date="2011-04-11T13:18:00Z">
              <w:tcPr>
                <w:tcW w:w="603" w:type="dxa"/>
                <w:gridSpan w:val="2"/>
              </w:tcPr>
            </w:tcPrChange>
          </w:tcPr>
          <w:p w14:paraId="16E4AC08" w14:textId="3AFB86EB" w:rsidR="00652541" w:rsidRPr="00931F9D" w:rsidDel="00EC2424" w:rsidRDefault="00652541" w:rsidP="006F622A">
            <w:pPr>
              <w:spacing w:after="120"/>
              <w:rPr>
                <w:del w:id="6111" w:author="bmooney" w:date="2011-06-14T14:14:00Z"/>
                <w:sz w:val="20"/>
              </w:rPr>
            </w:pPr>
            <w:del w:id="6112" w:author="bmooney" w:date="2011-06-14T14:14:00Z">
              <w:r w:rsidRPr="00931F9D" w:rsidDel="00EC2424">
                <w:rPr>
                  <w:sz w:val="20"/>
                </w:rPr>
                <w:delText>1000</w:delText>
              </w:r>
            </w:del>
          </w:p>
        </w:tc>
        <w:tc>
          <w:tcPr>
            <w:tcW w:w="2543" w:type="dxa"/>
            <w:tcPrChange w:id="6113" w:author="bmooney" w:date="2011-04-11T13:18:00Z">
              <w:tcPr>
                <w:tcW w:w="2545" w:type="dxa"/>
                <w:gridSpan w:val="3"/>
              </w:tcPr>
            </w:tcPrChange>
          </w:tcPr>
          <w:p w14:paraId="16E4AC09" w14:textId="5E73A715" w:rsidR="00652541" w:rsidRPr="00931F9D" w:rsidDel="00EC2424" w:rsidRDefault="00652541" w:rsidP="00931F9D">
            <w:pPr>
              <w:spacing w:after="120"/>
              <w:rPr>
                <w:del w:id="6114" w:author="bmooney" w:date="2011-06-14T14:14:00Z"/>
                <w:sz w:val="20"/>
              </w:rPr>
            </w:pPr>
            <w:del w:id="6115" w:author="bmooney" w:date="2011-06-14T14:14:00Z">
              <w:r w:rsidRPr="00931F9D" w:rsidDel="00EC2424">
                <w:rPr>
                  <w:sz w:val="20"/>
                </w:rPr>
                <w:delText>Billing. PrimaryInsurance. Payer. Name</w:delText>
              </w:r>
            </w:del>
          </w:p>
        </w:tc>
        <w:tc>
          <w:tcPr>
            <w:tcW w:w="1397" w:type="dxa"/>
            <w:tcPrChange w:id="6116" w:author="bmooney" w:date="2011-04-11T13:18:00Z">
              <w:tcPr>
                <w:tcW w:w="1397" w:type="dxa"/>
                <w:gridSpan w:val="3"/>
              </w:tcPr>
            </w:tcPrChange>
          </w:tcPr>
          <w:p w14:paraId="16E4AC0A" w14:textId="75995B7A" w:rsidR="00652541" w:rsidRPr="00931F9D" w:rsidDel="00EC2424" w:rsidRDefault="00652541" w:rsidP="00931F9D">
            <w:pPr>
              <w:spacing w:after="120"/>
              <w:rPr>
                <w:del w:id="6117" w:author="bmooney" w:date="2011-06-14T14:14:00Z"/>
                <w:sz w:val="20"/>
              </w:rPr>
            </w:pPr>
            <w:del w:id="6118" w:author="bmooney" w:date="2011-06-14T14:14:00Z">
              <w:r w:rsidRPr="00931F9D" w:rsidDel="00EC2424">
                <w:rPr>
                  <w:sz w:val="20"/>
                </w:rPr>
                <w:delText>V. Billing Information</w:delText>
              </w:r>
            </w:del>
          </w:p>
        </w:tc>
        <w:tc>
          <w:tcPr>
            <w:tcW w:w="1087" w:type="dxa"/>
            <w:tcPrChange w:id="6119" w:author="bmooney" w:date="2011-04-11T13:18:00Z">
              <w:tcPr>
                <w:tcW w:w="1087" w:type="dxa"/>
                <w:gridSpan w:val="3"/>
              </w:tcPr>
            </w:tcPrChange>
          </w:tcPr>
          <w:p w14:paraId="16E4AC0B" w14:textId="1757465E" w:rsidR="00652541" w:rsidRPr="00931F9D" w:rsidDel="00EC2424" w:rsidRDefault="00652541" w:rsidP="00931F9D">
            <w:pPr>
              <w:spacing w:after="120"/>
              <w:rPr>
                <w:del w:id="6120" w:author="bmooney" w:date="2011-06-14T14:14:00Z"/>
                <w:sz w:val="20"/>
              </w:rPr>
            </w:pPr>
            <w:del w:id="6121" w:author="bmooney" w:date="2011-06-14T14:14:00Z">
              <w:r w:rsidRPr="00931F9D" w:rsidDel="00EC2424">
                <w:rPr>
                  <w:sz w:val="20"/>
                </w:rPr>
                <w:delText>Primary</w:delText>
              </w:r>
            </w:del>
          </w:p>
        </w:tc>
        <w:tc>
          <w:tcPr>
            <w:tcW w:w="2744" w:type="dxa"/>
            <w:tcPrChange w:id="6122" w:author="bmooney" w:date="2011-04-11T13:18:00Z">
              <w:tcPr>
                <w:tcW w:w="2736" w:type="dxa"/>
                <w:gridSpan w:val="2"/>
              </w:tcPr>
            </w:tcPrChange>
          </w:tcPr>
          <w:p w14:paraId="16E4AC0C" w14:textId="0A333EF9" w:rsidR="00652541" w:rsidRPr="00931F9D" w:rsidDel="00EC2424" w:rsidRDefault="00652541" w:rsidP="00931F9D">
            <w:pPr>
              <w:spacing w:after="120"/>
              <w:rPr>
                <w:del w:id="6123" w:author="bmooney" w:date="2011-06-14T14:14:00Z"/>
                <w:sz w:val="20"/>
              </w:rPr>
            </w:pPr>
            <w:del w:id="6124" w:author="bmooney" w:date="2011-06-14T14:14:00Z">
              <w:r w:rsidRPr="00931F9D" w:rsidDel="00EC2424">
                <w:rPr>
                  <w:sz w:val="20"/>
                </w:rPr>
                <w:delText>Populated only if tblRequisition. BillingType indicates Private Insurance (4).</w:delText>
              </w:r>
            </w:del>
          </w:p>
          <w:p w14:paraId="16E4AC0D" w14:textId="6B037A1F" w:rsidR="00652541" w:rsidRPr="00931F9D" w:rsidDel="00EC2424" w:rsidRDefault="00652541" w:rsidP="00931F9D">
            <w:pPr>
              <w:spacing w:after="120"/>
              <w:rPr>
                <w:del w:id="6125" w:author="bmooney" w:date="2011-06-14T14:14:00Z"/>
                <w:sz w:val="20"/>
              </w:rPr>
            </w:pPr>
            <w:del w:id="6126" w:author="bmooney" w:date="2011-06-14T14:14:00Z">
              <w:r w:rsidRPr="00931F9D" w:rsidDel="00EC2424">
                <w:rPr>
                  <w:sz w:val="20"/>
                </w:rPr>
                <w:delText xml:space="preserve"> Field is tblInsurance. PayerName where coverageResponsibility=1</w:delText>
              </w:r>
            </w:del>
          </w:p>
        </w:tc>
        <w:tc>
          <w:tcPr>
            <w:tcW w:w="1098" w:type="dxa"/>
            <w:tcPrChange w:id="6127" w:author="bmooney" w:date="2011-04-11T13:18:00Z">
              <w:tcPr>
                <w:tcW w:w="1098" w:type="dxa"/>
              </w:tcPr>
            </w:tcPrChange>
          </w:tcPr>
          <w:p w14:paraId="16E14AAB" w14:textId="7F70E2C8" w:rsidR="00652541" w:rsidRPr="00931F9D" w:rsidDel="00EC2424" w:rsidRDefault="00652541" w:rsidP="00931F9D">
            <w:pPr>
              <w:spacing w:after="120"/>
              <w:rPr>
                <w:del w:id="6128" w:author="bmooney" w:date="2011-06-14T14:14:00Z"/>
                <w:sz w:val="20"/>
              </w:rPr>
            </w:pPr>
          </w:p>
        </w:tc>
      </w:tr>
      <w:tr w:rsidR="007A326C" w:rsidRPr="00931F9D" w:rsidDel="00EC2424" w14:paraId="16E4AC15" w14:textId="1DC9BF22" w:rsidTr="005036CF">
        <w:trPr>
          <w:cantSplit/>
          <w:tblHeader/>
          <w:del w:id="6129" w:author="bmooney" w:date="2011-06-14T14:14:00Z"/>
          <w:trPrChange w:id="6130" w:author="bmooney" w:date="2011-04-11T13:18:00Z">
            <w:trPr>
              <w:wAfter w:w="74" w:type="dxa"/>
              <w:cantSplit/>
              <w:tblHeader/>
            </w:trPr>
          </w:trPrChange>
        </w:trPr>
        <w:tc>
          <w:tcPr>
            <w:tcW w:w="597" w:type="dxa"/>
            <w:tcPrChange w:id="6131" w:author="bmooney" w:date="2011-04-11T13:18:00Z">
              <w:tcPr>
                <w:tcW w:w="603" w:type="dxa"/>
                <w:gridSpan w:val="2"/>
              </w:tcPr>
            </w:tcPrChange>
          </w:tcPr>
          <w:p w14:paraId="16E4AC0F" w14:textId="5D1B6A6E" w:rsidR="00652541" w:rsidRPr="00931F9D" w:rsidDel="00EC2424" w:rsidRDefault="00652541" w:rsidP="006F622A">
            <w:pPr>
              <w:spacing w:after="120"/>
              <w:rPr>
                <w:del w:id="6132" w:author="bmooney" w:date="2011-06-14T14:14:00Z"/>
                <w:sz w:val="20"/>
              </w:rPr>
            </w:pPr>
            <w:del w:id="6133" w:author="bmooney" w:date="2011-06-14T14:14:00Z">
              <w:r w:rsidRPr="00931F9D" w:rsidDel="00EC2424">
                <w:rPr>
                  <w:sz w:val="20"/>
                </w:rPr>
                <w:delText>1001</w:delText>
              </w:r>
            </w:del>
          </w:p>
        </w:tc>
        <w:tc>
          <w:tcPr>
            <w:tcW w:w="2543" w:type="dxa"/>
            <w:tcPrChange w:id="6134" w:author="bmooney" w:date="2011-04-11T13:18:00Z">
              <w:tcPr>
                <w:tcW w:w="2545" w:type="dxa"/>
                <w:gridSpan w:val="3"/>
              </w:tcPr>
            </w:tcPrChange>
          </w:tcPr>
          <w:p w14:paraId="16E4AC10" w14:textId="7FCEDAB8" w:rsidR="00652541" w:rsidRPr="00931F9D" w:rsidDel="00EC2424" w:rsidRDefault="00652541" w:rsidP="00931F9D">
            <w:pPr>
              <w:spacing w:after="120"/>
              <w:rPr>
                <w:del w:id="6135" w:author="bmooney" w:date="2011-06-14T14:14:00Z"/>
                <w:sz w:val="20"/>
              </w:rPr>
            </w:pPr>
            <w:del w:id="6136" w:author="bmooney" w:date="2011-06-14T14:14:00Z">
              <w:r w:rsidRPr="00931F9D" w:rsidDel="00EC2424">
                <w:rPr>
                  <w:sz w:val="20"/>
                </w:rPr>
                <w:delText>Billing. PrimaryInsurance. MembershipNumber</w:delText>
              </w:r>
            </w:del>
          </w:p>
        </w:tc>
        <w:tc>
          <w:tcPr>
            <w:tcW w:w="1397" w:type="dxa"/>
            <w:tcPrChange w:id="6137" w:author="bmooney" w:date="2011-04-11T13:18:00Z">
              <w:tcPr>
                <w:tcW w:w="1397" w:type="dxa"/>
                <w:gridSpan w:val="3"/>
              </w:tcPr>
            </w:tcPrChange>
          </w:tcPr>
          <w:p w14:paraId="16E4AC11" w14:textId="3DA9C01A" w:rsidR="00652541" w:rsidRPr="00931F9D" w:rsidDel="00EC2424" w:rsidRDefault="00652541" w:rsidP="00931F9D">
            <w:pPr>
              <w:spacing w:after="120"/>
              <w:rPr>
                <w:del w:id="6138" w:author="bmooney" w:date="2011-06-14T14:14:00Z"/>
                <w:sz w:val="20"/>
              </w:rPr>
            </w:pPr>
            <w:del w:id="6139" w:author="bmooney" w:date="2011-06-14T14:14:00Z">
              <w:r w:rsidRPr="00931F9D" w:rsidDel="00EC2424">
                <w:rPr>
                  <w:sz w:val="20"/>
                </w:rPr>
                <w:delText>V. Billing Information</w:delText>
              </w:r>
            </w:del>
          </w:p>
        </w:tc>
        <w:tc>
          <w:tcPr>
            <w:tcW w:w="1087" w:type="dxa"/>
            <w:tcPrChange w:id="6140" w:author="bmooney" w:date="2011-04-11T13:18:00Z">
              <w:tcPr>
                <w:tcW w:w="1087" w:type="dxa"/>
                <w:gridSpan w:val="3"/>
              </w:tcPr>
            </w:tcPrChange>
          </w:tcPr>
          <w:p w14:paraId="16E4AC12" w14:textId="343B77A5" w:rsidR="00652541" w:rsidRPr="00931F9D" w:rsidDel="00EC2424" w:rsidRDefault="00652541" w:rsidP="00931F9D">
            <w:pPr>
              <w:spacing w:after="120"/>
              <w:rPr>
                <w:del w:id="6141" w:author="bmooney" w:date="2011-06-14T14:14:00Z"/>
                <w:sz w:val="20"/>
              </w:rPr>
            </w:pPr>
            <w:del w:id="6142" w:author="bmooney" w:date="2011-06-14T14:14:00Z">
              <w:r w:rsidRPr="00931F9D" w:rsidDel="00EC2424">
                <w:rPr>
                  <w:sz w:val="20"/>
                </w:rPr>
                <w:delText>Primary Member ID</w:delText>
              </w:r>
            </w:del>
          </w:p>
        </w:tc>
        <w:tc>
          <w:tcPr>
            <w:tcW w:w="2744" w:type="dxa"/>
            <w:tcPrChange w:id="6143" w:author="bmooney" w:date="2011-04-11T13:18:00Z">
              <w:tcPr>
                <w:tcW w:w="2736" w:type="dxa"/>
                <w:gridSpan w:val="2"/>
              </w:tcPr>
            </w:tcPrChange>
          </w:tcPr>
          <w:p w14:paraId="16E4AC13" w14:textId="39ED3158" w:rsidR="00652541" w:rsidRPr="00931F9D" w:rsidDel="00EC2424" w:rsidRDefault="00652541" w:rsidP="00931F9D">
            <w:pPr>
              <w:spacing w:after="120"/>
              <w:rPr>
                <w:del w:id="6144" w:author="bmooney" w:date="2011-06-14T14:14:00Z"/>
                <w:sz w:val="20"/>
              </w:rPr>
            </w:pPr>
            <w:del w:id="6145" w:author="bmooney" w:date="2011-06-14T14:14:00Z">
              <w:r w:rsidRPr="00931F9D" w:rsidDel="00EC2424">
                <w:rPr>
                  <w:sz w:val="20"/>
                </w:rPr>
                <w:delText>Populated only if tblRequisition. BillingType indicates Private Insurance (4).</w:delText>
              </w:r>
            </w:del>
          </w:p>
          <w:p w14:paraId="16E4AC14" w14:textId="5B8ACB58" w:rsidR="00652541" w:rsidRPr="00931F9D" w:rsidDel="00EC2424" w:rsidRDefault="00652541" w:rsidP="00931F9D">
            <w:pPr>
              <w:spacing w:after="120"/>
              <w:rPr>
                <w:del w:id="6146" w:author="bmooney" w:date="2011-06-14T14:14:00Z"/>
                <w:sz w:val="20"/>
              </w:rPr>
            </w:pPr>
            <w:del w:id="6147" w:author="bmooney" w:date="2011-06-14T14:14:00Z">
              <w:r w:rsidRPr="00931F9D" w:rsidDel="00EC2424">
                <w:rPr>
                  <w:sz w:val="20"/>
                </w:rPr>
                <w:delText>Field is tblInsurance.MembershipNumber where coverageResponsibility=1</w:delText>
              </w:r>
            </w:del>
          </w:p>
        </w:tc>
        <w:tc>
          <w:tcPr>
            <w:tcW w:w="1098" w:type="dxa"/>
            <w:tcPrChange w:id="6148" w:author="bmooney" w:date="2011-04-11T13:18:00Z">
              <w:tcPr>
                <w:tcW w:w="1098" w:type="dxa"/>
              </w:tcPr>
            </w:tcPrChange>
          </w:tcPr>
          <w:p w14:paraId="28CD216B" w14:textId="76A7C8A8" w:rsidR="00652541" w:rsidRPr="00931F9D" w:rsidDel="00EC2424" w:rsidRDefault="00652541" w:rsidP="00931F9D">
            <w:pPr>
              <w:spacing w:after="120"/>
              <w:rPr>
                <w:del w:id="6149" w:author="bmooney" w:date="2011-06-14T14:14:00Z"/>
                <w:sz w:val="20"/>
              </w:rPr>
            </w:pPr>
          </w:p>
        </w:tc>
      </w:tr>
      <w:tr w:rsidR="007A326C" w:rsidRPr="00931F9D" w:rsidDel="00EC2424" w14:paraId="16E4AC1B" w14:textId="4F54882B" w:rsidTr="005036CF">
        <w:trPr>
          <w:cantSplit/>
          <w:tblHeader/>
          <w:del w:id="6150" w:author="bmooney" w:date="2011-06-14T14:14:00Z"/>
          <w:trPrChange w:id="6151" w:author="bmooney" w:date="2011-04-11T13:18:00Z">
            <w:trPr>
              <w:wAfter w:w="74" w:type="dxa"/>
              <w:cantSplit/>
              <w:tblHeader/>
            </w:trPr>
          </w:trPrChange>
        </w:trPr>
        <w:tc>
          <w:tcPr>
            <w:tcW w:w="597" w:type="dxa"/>
            <w:tcPrChange w:id="6152" w:author="bmooney" w:date="2011-04-11T13:18:00Z">
              <w:tcPr>
                <w:tcW w:w="603" w:type="dxa"/>
                <w:gridSpan w:val="2"/>
              </w:tcPr>
            </w:tcPrChange>
          </w:tcPr>
          <w:p w14:paraId="16E4AC16" w14:textId="5FB6369E" w:rsidR="00652541" w:rsidRPr="00931F9D" w:rsidDel="00EC2424" w:rsidRDefault="00652541" w:rsidP="00AF05BF">
            <w:pPr>
              <w:spacing w:after="120"/>
              <w:rPr>
                <w:del w:id="6153" w:author="bmooney" w:date="2011-06-14T14:14:00Z"/>
                <w:sz w:val="20"/>
              </w:rPr>
            </w:pPr>
            <w:del w:id="6154" w:author="bmooney" w:date="2011-06-14T14:14:00Z">
              <w:r w:rsidRPr="00931F9D" w:rsidDel="00EC2424">
                <w:rPr>
                  <w:sz w:val="20"/>
                </w:rPr>
                <w:delText>1002</w:delText>
              </w:r>
            </w:del>
          </w:p>
        </w:tc>
        <w:tc>
          <w:tcPr>
            <w:tcW w:w="2543" w:type="dxa"/>
            <w:tcPrChange w:id="6155" w:author="bmooney" w:date="2011-04-11T13:18:00Z">
              <w:tcPr>
                <w:tcW w:w="2545" w:type="dxa"/>
                <w:gridSpan w:val="3"/>
              </w:tcPr>
            </w:tcPrChange>
          </w:tcPr>
          <w:p w14:paraId="16E4AC17" w14:textId="6C5A3F3C" w:rsidR="00652541" w:rsidRPr="00931F9D" w:rsidDel="00EC2424" w:rsidRDefault="00652541" w:rsidP="00931F9D">
            <w:pPr>
              <w:spacing w:after="120"/>
              <w:rPr>
                <w:del w:id="6156" w:author="bmooney" w:date="2011-06-14T14:14:00Z"/>
                <w:sz w:val="20"/>
              </w:rPr>
            </w:pPr>
            <w:del w:id="6157" w:author="bmooney" w:date="2011-06-14T14:14:00Z">
              <w:r w:rsidRPr="00931F9D" w:rsidDel="00EC2424">
                <w:rPr>
                  <w:sz w:val="20"/>
                </w:rPr>
                <w:delText>Billing. SecondaryInsurance. Payer. Name</w:delText>
              </w:r>
            </w:del>
          </w:p>
        </w:tc>
        <w:tc>
          <w:tcPr>
            <w:tcW w:w="1397" w:type="dxa"/>
            <w:tcPrChange w:id="6158" w:author="bmooney" w:date="2011-04-11T13:18:00Z">
              <w:tcPr>
                <w:tcW w:w="1397" w:type="dxa"/>
                <w:gridSpan w:val="3"/>
              </w:tcPr>
            </w:tcPrChange>
          </w:tcPr>
          <w:p w14:paraId="16E4AC18" w14:textId="5D38D9F4" w:rsidR="00652541" w:rsidRPr="00931F9D" w:rsidDel="00EC2424" w:rsidRDefault="00652541" w:rsidP="00931F9D">
            <w:pPr>
              <w:spacing w:after="120"/>
              <w:rPr>
                <w:del w:id="6159" w:author="bmooney" w:date="2011-06-14T14:14:00Z"/>
                <w:sz w:val="20"/>
              </w:rPr>
            </w:pPr>
            <w:del w:id="6160" w:author="bmooney" w:date="2011-06-14T14:14:00Z">
              <w:r w:rsidRPr="00931F9D" w:rsidDel="00EC2424">
                <w:rPr>
                  <w:sz w:val="20"/>
                </w:rPr>
                <w:delText>V. Billing Information</w:delText>
              </w:r>
            </w:del>
          </w:p>
        </w:tc>
        <w:tc>
          <w:tcPr>
            <w:tcW w:w="1087" w:type="dxa"/>
            <w:tcPrChange w:id="6161" w:author="bmooney" w:date="2011-04-11T13:18:00Z">
              <w:tcPr>
                <w:tcW w:w="1087" w:type="dxa"/>
                <w:gridSpan w:val="3"/>
              </w:tcPr>
            </w:tcPrChange>
          </w:tcPr>
          <w:p w14:paraId="16E4AC19" w14:textId="690E5AE7" w:rsidR="00652541" w:rsidRPr="00931F9D" w:rsidDel="00EC2424" w:rsidRDefault="00652541" w:rsidP="00931F9D">
            <w:pPr>
              <w:spacing w:after="120"/>
              <w:rPr>
                <w:del w:id="6162" w:author="bmooney" w:date="2011-06-14T14:14:00Z"/>
                <w:sz w:val="20"/>
              </w:rPr>
            </w:pPr>
            <w:del w:id="6163" w:author="bmooney" w:date="2011-06-14T14:14:00Z">
              <w:r w:rsidRPr="00931F9D" w:rsidDel="00EC2424">
                <w:rPr>
                  <w:sz w:val="20"/>
                </w:rPr>
                <w:delText>Secondary</w:delText>
              </w:r>
            </w:del>
          </w:p>
        </w:tc>
        <w:tc>
          <w:tcPr>
            <w:tcW w:w="2744" w:type="dxa"/>
            <w:tcPrChange w:id="6164" w:author="bmooney" w:date="2011-04-11T13:18:00Z">
              <w:tcPr>
                <w:tcW w:w="2736" w:type="dxa"/>
                <w:gridSpan w:val="2"/>
              </w:tcPr>
            </w:tcPrChange>
          </w:tcPr>
          <w:p w14:paraId="16E4AC1A" w14:textId="4352976E" w:rsidR="00652541" w:rsidRPr="00931F9D" w:rsidDel="00EC2424" w:rsidRDefault="00652541" w:rsidP="00931F9D">
            <w:pPr>
              <w:spacing w:after="120"/>
              <w:rPr>
                <w:del w:id="6165" w:author="bmooney" w:date="2011-06-14T14:14:00Z"/>
                <w:sz w:val="20"/>
              </w:rPr>
            </w:pPr>
            <w:del w:id="6166" w:author="bmooney" w:date="2011-06-14T14:14:00Z">
              <w:r w:rsidRPr="00931F9D" w:rsidDel="00EC2424">
                <w:rPr>
                  <w:sz w:val="20"/>
                </w:rPr>
                <w:delText>Populated only if tblRequisition. BillingType indicates Private Insurance (4). Field is tblInsurance.PayerName where coverageResponsibility=2</w:delText>
              </w:r>
            </w:del>
          </w:p>
        </w:tc>
        <w:tc>
          <w:tcPr>
            <w:tcW w:w="1098" w:type="dxa"/>
            <w:tcPrChange w:id="6167" w:author="bmooney" w:date="2011-04-11T13:18:00Z">
              <w:tcPr>
                <w:tcW w:w="1098" w:type="dxa"/>
              </w:tcPr>
            </w:tcPrChange>
          </w:tcPr>
          <w:p w14:paraId="575BFDC3" w14:textId="52883B37" w:rsidR="00652541" w:rsidRPr="00931F9D" w:rsidDel="00EC2424" w:rsidRDefault="00652541" w:rsidP="00931F9D">
            <w:pPr>
              <w:spacing w:after="120"/>
              <w:rPr>
                <w:del w:id="6168" w:author="bmooney" w:date="2011-06-14T14:14:00Z"/>
                <w:sz w:val="20"/>
              </w:rPr>
            </w:pPr>
          </w:p>
        </w:tc>
      </w:tr>
      <w:tr w:rsidR="007A326C" w:rsidRPr="00931F9D" w:rsidDel="00EC2424" w14:paraId="16E4AC22" w14:textId="0DE63CD6" w:rsidTr="005036CF">
        <w:trPr>
          <w:cantSplit/>
          <w:tblHeader/>
          <w:del w:id="6169" w:author="bmooney" w:date="2011-06-14T14:14:00Z"/>
          <w:trPrChange w:id="6170" w:author="bmooney" w:date="2011-04-11T13:18:00Z">
            <w:trPr>
              <w:wAfter w:w="74" w:type="dxa"/>
              <w:cantSplit/>
              <w:tblHeader/>
            </w:trPr>
          </w:trPrChange>
        </w:trPr>
        <w:tc>
          <w:tcPr>
            <w:tcW w:w="597" w:type="dxa"/>
            <w:tcPrChange w:id="6171" w:author="bmooney" w:date="2011-04-11T13:18:00Z">
              <w:tcPr>
                <w:tcW w:w="603" w:type="dxa"/>
                <w:gridSpan w:val="2"/>
              </w:tcPr>
            </w:tcPrChange>
          </w:tcPr>
          <w:p w14:paraId="16E4AC1C" w14:textId="78F8B5A1" w:rsidR="00652541" w:rsidRPr="00931F9D" w:rsidDel="00EC2424" w:rsidRDefault="00652541" w:rsidP="00AF05BF">
            <w:pPr>
              <w:spacing w:after="120"/>
              <w:rPr>
                <w:del w:id="6172" w:author="bmooney" w:date="2011-06-14T14:14:00Z"/>
                <w:sz w:val="20"/>
              </w:rPr>
            </w:pPr>
            <w:del w:id="6173" w:author="bmooney" w:date="2011-06-14T14:14:00Z">
              <w:r w:rsidRPr="00931F9D" w:rsidDel="00EC2424">
                <w:rPr>
                  <w:sz w:val="20"/>
                </w:rPr>
                <w:delText>1003</w:delText>
              </w:r>
            </w:del>
          </w:p>
        </w:tc>
        <w:tc>
          <w:tcPr>
            <w:tcW w:w="2543" w:type="dxa"/>
            <w:tcPrChange w:id="6174" w:author="bmooney" w:date="2011-04-11T13:18:00Z">
              <w:tcPr>
                <w:tcW w:w="2545" w:type="dxa"/>
                <w:gridSpan w:val="3"/>
              </w:tcPr>
            </w:tcPrChange>
          </w:tcPr>
          <w:p w14:paraId="16E4AC1D" w14:textId="785CE3C9" w:rsidR="00652541" w:rsidRPr="00931F9D" w:rsidDel="00EC2424" w:rsidRDefault="00652541" w:rsidP="00931F9D">
            <w:pPr>
              <w:spacing w:after="120"/>
              <w:rPr>
                <w:del w:id="6175" w:author="bmooney" w:date="2011-06-14T14:14:00Z"/>
                <w:sz w:val="20"/>
              </w:rPr>
            </w:pPr>
            <w:del w:id="6176" w:author="bmooney" w:date="2011-06-14T14:14:00Z">
              <w:r w:rsidRPr="00931F9D" w:rsidDel="00EC2424">
                <w:rPr>
                  <w:sz w:val="20"/>
                </w:rPr>
                <w:delText>Billing. SecondaryInsurance. MembershipNumber</w:delText>
              </w:r>
            </w:del>
          </w:p>
        </w:tc>
        <w:tc>
          <w:tcPr>
            <w:tcW w:w="1397" w:type="dxa"/>
            <w:tcPrChange w:id="6177" w:author="bmooney" w:date="2011-04-11T13:18:00Z">
              <w:tcPr>
                <w:tcW w:w="1397" w:type="dxa"/>
                <w:gridSpan w:val="3"/>
              </w:tcPr>
            </w:tcPrChange>
          </w:tcPr>
          <w:p w14:paraId="16E4AC1E" w14:textId="1E9B916E" w:rsidR="00652541" w:rsidRPr="00931F9D" w:rsidDel="00EC2424" w:rsidRDefault="00652541" w:rsidP="00931F9D">
            <w:pPr>
              <w:spacing w:after="120"/>
              <w:rPr>
                <w:del w:id="6178" w:author="bmooney" w:date="2011-06-14T14:14:00Z"/>
                <w:sz w:val="20"/>
              </w:rPr>
            </w:pPr>
            <w:del w:id="6179" w:author="bmooney" w:date="2011-06-14T14:14:00Z">
              <w:r w:rsidRPr="00931F9D" w:rsidDel="00EC2424">
                <w:rPr>
                  <w:sz w:val="20"/>
                </w:rPr>
                <w:delText>V. Billing Information</w:delText>
              </w:r>
            </w:del>
          </w:p>
        </w:tc>
        <w:tc>
          <w:tcPr>
            <w:tcW w:w="1087" w:type="dxa"/>
            <w:tcPrChange w:id="6180" w:author="bmooney" w:date="2011-04-11T13:18:00Z">
              <w:tcPr>
                <w:tcW w:w="1087" w:type="dxa"/>
                <w:gridSpan w:val="3"/>
              </w:tcPr>
            </w:tcPrChange>
          </w:tcPr>
          <w:p w14:paraId="16E4AC1F" w14:textId="5126E2BB" w:rsidR="00652541" w:rsidRPr="00931F9D" w:rsidDel="00EC2424" w:rsidRDefault="00652541" w:rsidP="00931F9D">
            <w:pPr>
              <w:spacing w:after="120"/>
              <w:rPr>
                <w:del w:id="6181" w:author="bmooney" w:date="2011-06-14T14:14:00Z"/>
                <w:sz w:val="20"/>
              </w:rPr>
            </w:pPr>
            <w:del w:id="6182" w:author="bmooney" w:date="2011-06-14T14:14:00Z">
              <w:r w:rsidRPr="00931F9D" w:rsidDel="00EC2424">
                <w:rPr>
                  <w:sz w:val="20"/>
                </w:rPr>
                <w:delText>Secondary Member ID</w:delText>
              </w:r>
            </w:del>
          </w:p>
        </w:tc>
        <w:tc>
          <w:tcPr>
            <w:tcW w:w="2744" w:type="dxa"/>
            <w:tcPrChange w:id="6183" w:author="bmooney" w:date="2011-04-11T13:18:00Z">
              <w:tcPr>
                <w:tcW w:w="2736" w:type="dxa"/>
                <w:gridSpan w:val="2"/>
              </w:tcPr>
            </w:tcPrChange>
          </w:tcPr>
          <w:p w14:paraId="16E4AC20" w14:textId="14C10FA1" w:rsidR="00652541" w:rsidRPr="00931F9D" w:rsidDel="00EC2424" w:rsidRDefault="00652541" w:rsidP="00931F9D">
            <w:pPr>
              <w:spacing w:after="120"/>
              <w:rPr>
                <w:del w:id="6184" w:author="bmooney" w:date="2011-06-14T14:14:00Z"/>
                <w:sz w:val="20"/>
              </w:rPr>
            </w:pPr>
            <w:del w:id="6185" w:author="bmooney" w:date="2011-06-14T14:14:00Z">
              <w:r w:rsidRPr="00931F9D" w:rsidDel="00EC2424">
                <w:rPr>
                  <w:sz w:val="20"/>
                </w:rPr>
                <w:delText xml:space="preserve">Populated only if tblRequisition. BillingType indicates Private Insurance (4). </w:delText>
              </w:r>
            </w:del>
          </w:p>
          <w:p w14:paraId="16E4AC21" w14:textId="4D815AD2" w:rsidR="00652541" w:rsidRPr="00931F9D" w:rsidDel="00EC2424" w:rsidRDefault="00652541" w:rsidP="00931F9D">
            <w:pPr>
              <w:spacing w:after="120"/>
              <w:rPr>
                <w:del w:id="6186" w:author="bmooney" w:date="2011-06-14T14:14:00Z"/>
                <w:sz w:val="20"/>
              </w:rPr>
            </w:pPr>
            <w:del w:id="6187" w:author="bmooney" w:date="2011-06-14T14:14:00Z">
              <w:r w:rsidRPr="00931F9D" w:rsidDel="00EC2424">
                <w:rPr>
                  <w:sz w:val="20"/>
                </w:rPr>
                <w:delText>Field is tblInsurance.MembershipNumber where coverageResponsibility=2</w:delText>
              </w:r>
            </w:del>
          </w:p>
        </w:tc>
        <w:tc>
          <w:tcPr>
            <w:tcW w:w="1098" w:type="dxa"/>
            <w:tcPrChange w:id="6188" w:author="bmooney" w:date="2011-04-11T13:18:00Z">
              <w:tcPr>
                <w:tcW w:w="1098" w:type="dxa"/>
              </w:tcPr>
            </w:tcPrChange>
          </w:tcPr>
          <w:p w14:paraId="7EC1957D" w14:textId="76860121" w:rsidR="00652541" w:rsidRPr="00931F9D" w:rsidDel="00EC2424" w:rsidRDefault="00652541" w:rsidP="00931F9D">
            <w:pPr>
              <w:spacing w:after="120"/>
              <w:rPr>
                <w:del w:id="6189" w:author="bmooney" w:date="2011-06-14T14:14:00Z"/>
                <w:sz w:val="20"/>
              </w:rPr>
            </w:pPr>
          </w:p>
        </w:tc>
      </w:tr>
    </w:tbl>
    <w:p w14:paraId="16E4AC23" w14:textId="27907568" w:rsidR="00D63F3B" w:rsidDel="00E54959" w:rsidRDefault="00D63F3B">
      <w:pPr>
        <w:rPr>
          <w:del w:id="6190" w:author="bmooney" w:date="2011-06-14T14:16:00Z"/>
        </w:rPr>
      </w:pPr>
      <w:del w:id="6191" w:author="bmooney" w:date="2011-06-14T14:16:00Z">
        <w:r w:rsidDel="00E54959">
          <w:br w:type="page"/>
        </w:r>
      </w:del>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6192" w:author="bmooney" w:date="2011-04-11T12:51:00Z">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630"/>
        <w:gridCol w:w="1890"/>
        <w:gridCol w:w="1620"/>
        <w:gridCol w:w="1890"/>
        <w:gridCol w:w="1980"/>
        <w:gridCol w:w="1530"/>
        <w:tblGridChange w:id="6193">
          <w:tblGrid>
            <w:gridCol w:w="630"/>
            <w:gridCol w:w="1890"/>
            <w:gridCol w:w="1620"/>
            <w:gridCol w:w="1890"/>
            <w:gridCol w:w="3420"/>
            <w:gridCol w:w="3420"/>
          </w:tblGrid>
        </w:tblGridChange>
      </w:tblGrid>
      <w:tr w:rsidR="00661A7F" w:rsidRPr="00931F9D" w:rsidDel="00EC2424" w14:paraId="16E4AC29" w14:textId="2BC44D44" w:rsidTr="005137E6">
        <w:trPr>
          <w:cantSplit/>
          <w:tblHeader/>
          <w:del w:id="6194" w:author="bmooney" w:date="2011-06-14T14:14:00Z"/>
          <w:trPrChange w:id="6195" w:author="bmooney" w:date="2011-04-11T12:51:00Z">
            <w:trPr>
              <w:cantSplit/>
              <w:tblHeader/>
            </w:trPr>
          </w:trPrChange>
        </w:trPr>
        <w:tc>
          <w:tcPr>
            <w:tcW w:w="630" w:type="dxa"/>
            <w:tcPrChange w:id="6196" w:author="bmooney" w:date="2011-04-11T12:51:00Z">
              <w:tcPr>
                <w:tcW w:w="630" w:type="dxa"/>
              </w:tcPr>
            </w:tcPrChange>
          </w:tcPr>
          <w:p w14:paraId="16E4AC24" w14:textId="54B89C28" w:rsidR="00661A7F" w:rsidRPr="00931F9D" w:rsidDel="00EC2424" w:rsidRDefault="00661A7F" w:rsidP="002D2B21">
            <w:pPr>
              <w:spacing w:after="120"/>
              <w:rPr>
                <w:del w:id="6197" w:author="bmooney" w:date="2011-06-14T14:14:00Z"/>
                <w:sz w:val="20"/>
              </w:rPr>
            </w:pPr>
            <w:del w:id="6198" w:author="bmooney" w:date="2011-06-14T14:14:00Z">
              <w:r w:rsidRPr="00931F9D" w:rsidDel="00EC2424">
                <w:rPr>
                  <w:sz w:val="20"/>
                </w:rPr>
                <w:delText>FR-#</w:delText>
              </w:r>
            </w:del>
          </w:p>
        </w:tc>
        <w:tc>
          <w:tcPr>
            <w:tcW w:w="1890" w:type="dxa"/>
            <w:tcPrChange w:id="6199" w:author="bmooney" w:date="2011-04-11T12:51:00Z">
              <w:tcPr>
                <w:tcW w:w="1890" w:type="dxa"/>
              </w:tcPr>
            </w:tcPrChange>
          </w:tcPr>
          <w:p w14:paraId="16E4AC25" w14:textId="494B9022" w:rsidR="00661A7F" w:rsidRPr="00931F9D" w:rsidDel="00EC2424" w:rsidRDefault="00661A7F" w:rsidP="002D2B21">
            <w:pPr>
              <w:spacing w:after="120"/>
              <w:rPr>
                <w:del w:id="6200" w:author="bmooney" w:date="2011-06-14T14:14:00Z"/>
                <w:sz w:val="20"/>
              </w:rPr>
            </w:pPr>
            <w:del w:id="6201" w:author="bmooney" w:date="2011-06-14T14:14:00Z">
              <w:r w:rsidRPr="00931F9D" w:rsidDel="00EC2424">
                <w:rPr>
                  <w:sz w:val="20"/>
                </w:rPr>
                <w:delText>Field name (Stacey’s spreadsheet)</w:delText>
              </w:r>
            </w:del>
          </w:p>
        </w:tc>
        <w:tc>
          <w:tcPr>
            <w:tcW w:w="1620" w:type="dxa"/>
            <w:tcPrChange w:id="6202" w:author="bmooney" w:date="2011-04-11T12:51:00Z">
              <w:tcPr>
                <w:tcW w:w="1620" w:type="dxa"/>
              </w:tcPr>
            </w:tcPrChange>
          </w:tcPr>
          <w:p w14:paraId="16E4AC26" w14:textId="72E54DE0" w:rsidR="00661A7F" w:rsidRPr="00931F9D" w:rsidDel="00EC2424" w:rsidRDefault="00661A7F" w:rsidP="002D2B21">
            <w:pPr>
              <w:spacing w:after="120"/>
              <w:rPr>
                <w:del w:id="6203" w:author="bmooney" w:date="2011-06-14T14:14:00Z"/>
                <w:sz w:val="20"/>
              </w:rPr>
            </w:pPr>
            <w:del w:id="6204" w:author="bmooney" w:date="2011-06-14T14:14:00Z">
              <w:r w:rsidRPr="00931F9D" w:rsidDel="00EC2424">
                <w:rPr>
                  <w:sz w:val="20"/>
                </w:rPr>
                <w:delText>Form section, v11</w:delText>
              </w:r>
            </w:del>
          </w:p>
        </w:tc>
        <w:tc>
          <w:tcPr>
            <w:tcW w:w="1890" w:type="dxa"/>
            <w:tcPrChange w:id="6205" w:author="bmooney" w:date="2011-04-11T12:51:00Z">
              <w:tcPr>
                <w:tcW w:w="1890" w:type="dxa"/>
              </w:tcPr>
            </w:tcPrChange>
          </w:tcPr>
          <w:p w14:paraId="16E4AC27" w14:textId="61E98F4C" w:rsidR="00661A7F" w:rsidRPr="00931F9D" w:rsidDel="00EC2424" w:rsidRDefault="00661A7F" w:rsidP="002D2B21">
            <w:pPr>
              <w:spacing w:after="120"/>
              <w:rPr>
                <w:del w:id="6206" w:author="bmooney" w:date="2011-06-14T14:14:00Z"/>
                <w:sz w:val="20"/>
              </w:rPr>
            </w:pPr>
            <w:del w:id="6207" w:author="bmooney" w:date="2011-06-14T14:14:00Z">
              <w:r w:rsidRPr="00931F9D" w:rsidDel="00EC2424">
                <w:rPr>
                  <w:sz w:val="20"/>
                </w:rPr>
                <w:delText>Field, v11</w:delText>
              </w:r>
            </w:del>
          </w:p>
        </w:tc>
        <w:tc>
          <w:tcPr>
            <w:tcW w:w="1980" w:type="dxa"/>
            <w:tcPrChange w:id="6208" w:author="bmooney" w:date="2011-04-11T12:51:00Z">
              <w:tcPr>
                <w:tcW w:w="3420" w:type="dxa"/>
              </w:tcPr>
            </w:tcPrChange>
          </w:tcPr>
          <w:p w14:paraId="16E4AC28" w14:textId="582B394A" w:rsidR="00661A7F" w:rsidRPr="00931F9D" w:rsidDel="00EC2424" w:rsidRDefault="00661A7F" w:rsidP="002D2B21">
            <w:pPr>
              <w:spacing w:after="120"/>
              <w:rPr>
                <w:del w:id="6209" w:author="bmooney" w:date="2011-06-14T14:14:00Z"/>
                <w:sz w:val="20"/>
              </w:rPr>
            </w:pPr>
            <w:del w:id="6210" w:author="bmooney" w:date="2011-06-14T14:14:00Z">
              <w:r w:rsidRPr="00931F9D" w:rsidDel="00EC2424">
                <w:rPr>
                  <w:sz w:val="20"/>
                </w:rPr>
                <w:delText>Source</w:delText>
              </w:r>
            </w:del>
          </w:p>
        </w:tc>
        <w:tc>
          <w:tcPr>
            <w:tcW w:w="1530" w:type="dxa"/>
            <w:tcPrChange w:id="6211" w:author="bmooney" w:date="2011-04-11T12:51:00Z">
              <w:tcPr>
                <w:tcW w:w="3420" w:type="dxa"/>
              </w:tcPr>
            </w:tcPrChange>
          </w:tcPr>
          <w:p w14:paraId="794EFD88" w14:textId="0D41AE31" w:rsidR="00661A7F" w:rsidRPr="00931F9D" w:rsidDel="00EC2424" w:rsidRDefault="00661A7F" w:rsidP="002D2B21">
            <w:pPr>
              <w:spacing w:after="120"/>
              <w:rPr>
                <w:del w:id="6212" w:author="bmooney" w:date="2011-06-14T14:14:00Z"/>
                <w:sz w:val="20"/>
              </w:rPr>
            </w:pPr>
          </w:p>
        </w:tc>
      </w:tr>
      <w:tr w:rsidR="00661A7F" w:rsidRPr="00931F9D" w:rsidDel="00EC2424" w14:paraId="16E4AC30" w14:textId="0F61287D" w:rsidTr="005137E6">
        <w:trPr>
          <w:cantSplit/>
          <w:tblHeader/>
          <w:del w:id="6213" w:author="bmooney" w:date="2011-06-14T14:14:00Z"/>
          <w:trPrChange w:id="6214" w:author="bmooney" w:date="2011-04-11T12:51:00Z">
            <w:trPr>
              <w:cantSplit/>
              <w:tblHeader/>
            </w:trPr>
          </w:trPrChange>
        </w:trPr>
        <w:tc>
          <w:tcPr>
            <w:tcW w:w="630" w:type="dxa"/>
            <w:tcPrChange w:id="6215" w:author="bmooney" w:date="2011-04-11T12:51:00Z">
              <w:tcPr>
                <w:tcW w:w="630" w:type="dxa"/>
              </w:tcPr>
            </w:tcPrChange>
          </w:tcPr>
          <w:p w14:paraId="16E4AC2A" w14:textId="24D4FDC6" w:rsidR="00661A7F" w:rsidRPr="00931F9D" w:rsidDel="00EC2424" w:rsidRDefault="00661A7F" w:rsidP="00AF05BF">
            <w:pPr>
              <w:spacing w:after="120"/>
              <w:rPr>
                <w:del w:id="6216" w:author="bmooney" w:date="2011-06-14T14:14:00Z"/>
                <w:sz w:val="20"/>
              </w:rPr>
            </w:pPr>
            <w:del w:id="6217" w:author="bmooney" w:date="2011-06-14T14:14:00Z">
              <w:r w:rsidRPr="00931F9D" w:rsidDel="00EC2424">
                <w:rPr>
                  <w:sz w:val="20"/>
                </w:rPr>
                <w:delText>1004</w:delText>
              </w:r>
            </w:del>
          </w:p>
        </w:tc>
        <w:tc>
          <w:tcPr>
            <w:tcW w:w="1890" w:type="dxa"/>
            <w:tcPrChange w:id="6218" w:author="bmooney" w:date="2011-04-11T12:51:00Z">
              <w:tcPr>
                <w:tcW w:w="1890" w:type="dxa"/>
              </w:tcPr>
            </w:tcPrChange>
          </w:tcPr>
          <w:p w14:paraId="16E4AC2B" w14:textId="1A186721" w:rsidR="00661A7F" w:rsidRPr="00931F9D" w:rsidDel="00EC2424" w:rsidRDefault="00661A7F" w:rsidP="00931F9D">
            <w:pPr>
              <w:spacing w:after="120"/>
              <w:rPr>
                <w:del w:id="6219" w:author="bmooney" w:date="2011-06-14T14:14:00Z"/>
                <w:sz w:val="20"/>
              </w:rPr>
            </w:pPr>
          </w:p>
        </w:tc>
        <w:tc>
          <w:tcPr>
            <w:tcW w:w="1620" w:type="dxa"/>
            <w:tcPrChange w:id="6220" w:author="bmooney" w:date="2011-04-11T12:51:00Z">
              <w:tcPr>
                <w:tcW w:w="1620" w:type="dxa"/>
              </w:tcPr>
            </w:tcPrChange>
          </w:tcPr>
          <w:p w14:paraId="16E4AC2C" w14:textId="35391A6E" w:rsidR="00661A7F" w:rsidRPr="00931F9D" w:rsidDel="00EC2424" w:rsidRDefault="00661A7F" w:rsidP="00931F9D">
            <w:pPr>
              <w:spacing w:after="120"/>
              <w:rPr>
                <w:del w:id="6221" w:author="bmooney" w:date="2011-06-14T14:14:00Z"/>
                <w:sz w:val="20"/>
              </w:rPr>
            </w:pPr>
            <w:del w:id="6222" w:author="bmooney" w:date="2011-06-14T14:14:00Z">
              <w:r w:rsidRPr="00931F9D" w:rsidDel="00EC2424">
                <w:rPr>
                  <w:sz w:val="20"/>
                </w:rPr>
                <w:delText>V. Billing Information</w:delText>
              </w:r>
            </w:del>
          </w:p>
        </w:tc>
        <w:tc>
          <w:tcPr>
            <w:tcW w:w="1890" w:type="dxa"/>
            <w:tcPrChange w:id="6223" w:author="bmooney" w:date="2011-04-11T12:51:00Z">
              <w:tcPr>
                <w:tcW w:w="1890" w:type="dxa"/>
              </w:tcPr>
            </w:tcPrChange>
          </w:tcPr>
          <w:p w14:paraId="16E4AC2D" w14:textId="6AB7C5B3" w:rsidR="00661A7F" w:rsidRPr="00931F9D" w:rsidDel="00EC2424" w:rsidRDefault="00661A7F" w:rsidP="00931F9D">
            <w:pPr>
              <w:spacing w:after="120"/>
              <w:rPr>
                <w:del w:id="6224" w:author="bmooney" w:date="2011-06-14T14:14:00Z"/>
                <w:sz w:val="20"/>
              </w:rPr>
            </w:pPr>
            <w:del w:id="6225" w:author="bmooney" w:date="2011-06-14T14:14:00Z">
              <w:r w:rsidRPr="00931F9D" w:rsidDel="00EC2424">
                <w:rPr>
                  <w:sz w:val="20"/>
                </w:rPr>
                <w:delText>Prior Authorization #</w:delText>
              </w:r>
            </w:del>
          </w:p>
        </w:tc>
        <w:tc>
          <w:tcPr>
            <w:tcW w:w="1980" w:type="dxa"/>
            <w:tcPrChange w:id="6226" w:author="bmooney" w:date="2011-04-11T12:51:00Z">
              <w:tcPr>
                <w:tcW w:w="3420" w:type="dxa"/>
              </w:tcPr>
            </w:tcPrChange>
          </w:tcPr>
          <w:p w14:paraId="16E4AC2E" w14:textId="51E230E4" w:rsidR="00661A7F" w:rsidRPr="00931F9D" w:rsidDel="00EC2424" w:rsidRDefault="00661A7F" w:rsidP="00931F9D">
            <w:pPr>
              <w:spacing w:after="120"/>
              <w:rPr>
                <w:del w:id="6227" w:author="bmooney" w:date="2011-06-14T14:14:00Z"/>
                <w:sz w:val="20"/>
              </w:rPr>
            </w:pPr>
            <w:del w:id="6228" w:author="bmooney" w:date="2011-06-14T14:14:00Z">
              <w:r w:rsidRPr="00931F9D" w:rsidDel="00EC2424">
                <w:rPr>
                  <w:sz w:val="20"/>
                </w:rPr>
                <w:delText>Populated only if tblRequisition.BillingType indicates Private Insurance (4).</w:delText>
              </w:r>
            </w:del>
          </w:p>
          <w:p w14:paraId="16E4AC2F" w14:textId="6D7A84ED" w:rsidR="00661A7F" w:rsidRPr="00931F9D" w:rsidDel="00EC2424" w:rsidRDefault="00661A7F" w:rsidP="00931F9D">
            <w:pPr>
              <w:spacing w:after="120"/>
              <w:rPr>
                <w:del w:id="6229" w:author="bmooney" w:date="2011-06-14T14:14:00Z"/>
                <w:sz w:val="20"/>
              </w:rPr>
            </w:pPr>
            <w:del w:id="6230" w:author="bmooney" w:date="2011-06-14T14:14:00Z">
              <w:r w:rsidRPr="00931F9D" w:rsidDel="00EC2424">
                <w:rPr>
                  <w:sz w:val="20"/>
                </w:rPr>
                <w:delText>Field is tblInsurance.AuthorizationNumber where coverageResponsibility=1</w:delText>
              </w:r>
            </w:del>
          </w:p>
        </w:tc>
        <w:tc>
          <w:tcPr>
            <w:tcW w:w="1530" w:type="dxa"/>
            <w:tcPrChange w:id="6231" w:author="bmooney" w:date="2011-04-11T12:51:00Z">
              <w:tcPr>
                <w:tcW w:w="3420" w:type="dxa"/>
              </w:tcPr>
            </w:tcPrChange>
          </w:tcPr>
          <w:p w14:paraId="3CA07E0B" w14:textId="104A59BC" w:rsidR="00661A7F" w:rsidRPr="00931F9D" w:rsidDel="00EC2424" w:rsidRDefault="00661A7F" w:rsidP="00931F9D">
            <w:pPr>
              <w:spacing w:after="120"/>
              <w:rPr>
                <w:del w:id="6232" w:author="bmooney" w:date="2011-06-14T14:14:00Z"/>
                <w:sz w:val="20"/>
              </w:rPr>
            </w:pPr>
          </w:p>
        </w:tc>
      </w:tr>
      <w:tr w:rsidR="00661A7F" w:rsidRPr="00931F9D" w:rsidDel="007A326C" w14:paraId="16E4AC37" w14:textId="3FEF88F5" w:rsidTr="005137E6">
        <w:trPr>
          <w:cantSplit/>
          <w:tblHeader/>
          <w:del w:id="6233" w:author="bmooney" w:date="2011-04-11T13:06:00Z"/>
          <w:trPrChange w:id="6234" w:author="bmooney" w:date="2011-04-11T12:51:00Z">
            <w:trPr>
              <w:cantSplit/>
              <w:tblHeader/>
            </w:trPr>
          </w:trPrChange>
        </w:trPr>
        <w:tc>
          <w:tcPr>
            <w:tcW w:w="630" w:type="dxa"/>
            <w:tcPrChange w:id="6235" w:author="bmooney" w:date="2011-04-11T12:51:00Z">
              <w:tcPr>
                <w:tcW w:w="630" w:type="dxa"/>
              </w:tcPr>
            </w:tcPrChange>
          </w:tcPr>
          <w:p w14:paraId="16E4AC31" w14:textId="50CC64E9" w:rsidR="00661A7F" w:rsidRPr="00931F9D" w:rsidDel="007A326C" w:rsidRDefault="00661A7F" w:rsidP="00AF05BF">
            <w:pPr>
              <w:spacing w:after="120"/>
              <w:rPr>
                <w:del w:id="6236" w:author="bmooney" w:date="2011-04-11T13:06:00Z"/>
                <w:sz w:val="20"/>
              </w:rPr>
            </w:pPr>
            <w:del w:id="6237" w:author="bmooney" w:date="2011-04-11T13:06:00Z">
              <w:r w:rsidRPr="00931F9D" w:rsidDel="007A326C">
                <w:rPr>
                  <w:sz w:val="20"/>
                </w:rPr>
                <w:delText>1005</w:delText>
              </w:r>
            </w:del>
          </w:p>
        </w:tc>
        <w:tc>
          <w:tcPr>
            <w:tcW w:w="1890" w:type="dxa"/>
            <w:tcPrChange w:id="6238" w:author="bmooney" w:date="2011-04-11T12:51:00Z">
              <w:tcPr>
                <w:tcW w:w="1890" w:type="dxa"/>
              </w:tcPr>
            </w:tcPrChange>
          </w:tcPr>
          <w:p w14:paraId="16E4AC32" w14:textId="044205D6" w:rsidR="00661A7F" w:rsidRPr="00931F9D" w:rsidDel="007A326C" w:rsidRDefault="00661A7F" w:rsidP="00931F9D">
            <w:pPr>
              <w:spacing w:after="120"/>
              <w:rPr>
                <w:del w:id="6239" w:author="bmooney" w:date="2011-04-11T13:06:00Z"/>
                <w:sz w:val="20"/>
              </w:rPr>
            </w:pPr>
            <w:del w:id="6240" w:author="bmooney" w:date="2011-04-11T13:06:00Z">
              <w:r w:rsidRPr="00931F9D" w:rsidDel="007A326C">
                <w:rPr>
                  <w:sz w:val="20"/>
                </w:rPr>
                <w:delText>Patient.Hospitalization. Status</w:delText>
              </w:r>
            </w:del>
          </w:p>
        </w:tc>
        <w:tc>
          <w:tcPr>
            <w:tcW w:w="1620" w:type="dxa"/>
            <w:tcPrChange w:id="6241" w:author="bmooney" w:date="2011-04-11T12:51:00Z">
              <w:tcPr>
                <w:tcW w:w="1620" w:type="dxa"/>
              </w:tcPr>
            </w:tcPrChange>
          </w:tcPr>
          <w:p w14:paraId="16E4AC33" w14:textId="38022D9F" w:rsidR="00661A7F" w:rsidRPr="00931F9D" w:rsidDel="007A326C" w:rsidRDefault="00661A7F" w:rsidP="00931F9D">
            <w:pPr>
              <w:spacing w:after="120"/>
              <w:rPr>
                <w:del w:id="6242" w:author="bmooney" w:date="2011-04-11T13:06:00Z"/>
                <w:sz w:val="20"/>
              </w:rPr>
            </w:pPr>
            <w:del w:id="6243" w:author="bmooney" w:date="2011-04-11T13:06:00Z">
              <w:r w:rsidRPr="00931F9D" w:rsidDel="007A326C">
                <w:rPr>
                  <w:sz w:val="20"/>
                </w:rPr>
                <w:delText xml:space="preserve">V. </w:delText>
              </w:r>
            </w:del>
            <w:del w:id="6244" w:author="bmooney" w:date="2011-04-11T11:54:00Z">
              <w:r w:rsidRPr="00931F9D" w:rsidDel="00CE4D7E">
                <w:rPr>
                  <w:sz w:val="20"/>
                </w:rPr>
                <w:delText>Billing</w:delText>
              </w:r>
            </w:del>
            <w:del w:id="6245" w:author="bmooney" w:date="2011-04-11T13:06:00Z">
              <w:r w:rsidRPr="00931F9D" w:rsidDel="007A326C">
                <w:rPr>
                  <w:sz w:val="20"/>
                </w:rPr>
                <w:delText xml:space="preserve"> Information</w:delText>
              </w:r>
            </w:del>
          </w:p>
        </w:tc>
        <w:tc>
          <w:tcPr>
            <w:tcW w:w="1890" w:type="dxa"/>
            <w:tcPrChange w:id="6246" w:author="bmooney" w:date="2011-04-11T12:51:00Z">
              <w:tcPr>
                <w:tcW w:w="1890" w:type="dxa"/>
              </w:tcPr>
            </w:tcPrChange>
          </w:tcPr>
          <w:p w14:paraId="16E4AC34" w14:textId="111EA17D" w:rsidR="00661A7F" w:rsidRPr="00931F9D" w:rsidDel="007A326C" w:rsidRDefault="00661A7F" w:rsidP="00931F9D">
            <w:pPr>
              <w:spacing w:after="120"/>
              <w:rPr>
                <w:del w:id="6247" w:author="bmooney" w:date="2011-04-11T13:06:00Z"/>
                <w:sz w:val="20"/>
              </w:rPr>
            </w:pPr>
            <w:del w:id="6248" w:author="bmooney" w:date="2011-04-11T13:06:00Z">
              <w:r w:rsidRPr="00931F9D" w:rsidDel="007A326C">
                <w:rPr>
                  <w:sz w:val="20"/>
                </w:rPr>
                <w:delText>Hospital Inpatient checkbox</w:delText>
              </w:r>
            </w:del>
          </w:p>
        </w:tc>
        <w:tc>
          <w:tcPr>
            <w:tcW w:w="1980" w:type="dxa"/>
            <w:tcPrChange w:id="6249" w:author="bmooney" w:date="2011-04-11T12:51:00Z">
              <w:tcPr>
                <w:tcW w:w="3420" w:type="dxa"/>
              </w:tcPr>
            </w:tcPrChange>
          </w:tcPr>
          <w:p w14:paraId="16E4AC35" w14:textId="4F55586D" w:rsidR="00661A7F" w:rsidRPr="00931F9D" w:rsidDel="007A326C" w:rsidRDefault="00661A7F" w:rsidP="00931F9D">
            <w:pPr>
              <w:spacing w:after="120"/>
              <w:rPr>
                <w:del w:id="6250" w:author="bmooney" w:date="2011-04-11T13:06:00Z"/>
                <w:sz w:val="20"/>
              </w:rPr>
            </w:pPr>
            <w:del w:id="6251" w:author="bmooney" w:date="2011-04-11T13:06:00Z">
              <w:r w:rsidRPr="00931F9D" w:rsidDel="007A326C">
                <w:rPr>
                  <w:sz w:val="20"/>
                </w:rPr>
                <w:delText>Populated only if tblRequisition.BillingType indicates Medicare (2).</w:delText>
              </w:r>
            </w:del>
          </w:p>
          <w:p w14:paraId="16E4AC36" w14:textId="058CFBF1" w:rsidR="00661A7F" w:rsidRPr="00931F9D" w:rsidDel="007A326C" w:rsidRDefault="00661A7F" w:rsidP="00931F9D">
            <w:pPr>
              <w:spacing w:after="120"/>
              <w:rPr>
                <w:del w:id="6252" w:author="bmooney" w:date="2011-04-11T13:06:00Z"/>
                <w:sz w:val="20"/>
              </w:rPr>
            </w:pPr>
            <w:del w:id="6253" w:author="bmooney" w:date="2011-04-11T13:06:00Z">
              <w:r w:rsidRPr="00931F9D" w:rsidDel="007A326C">
                <w:rPr>
                  <w:sz w:val="20"/>
                </w:rPr>
                <w:delText>Checked if tblPatient.HospitalizationStatus indicates Hospital Inpatient (1)</w:delText>
              </w:r>
            </w:del>
          </w:p>
        </w:tc>
        <w:tc>
          <w:tcPr>
            <w:tcW w:w="1530" w:type="dxa"/>
            <w:tcPrChange w:id="6254" w:author="bmooney" w:date="2011-04-11T12:51:00Z">
              <w:tcPr>
                <w:tcW w:w="3420" w:type="dxa"/>
              </w:tcPr>
            </w:tcPrChange>
          </w:tcPr>
          <w:p w14:paraId="2F961171" w14:textId="731D23B3" w:rsidR="00661A7F" w:rsidRPr="00931F9D" w:rsidDel="007A326C" w:rsidRDefault="00661A7F" w:rsidP="00931F9D">
            <w:pPr>
              <w:spacing w:after="120"/>
              <w:rPr>
                <w:del w:id="6255" w:author="bmooney" w:date="2011-04-11T13:06:00Z"/>
                <w:sz w:val="20"/>
              </w:rPr>
            </w:pPr>
          </w:p>
        </w:tc>
      </w:tr>
      <w:tr w:rsidR="00661A7F" w:rsidRPr="00931F9D" w:rsidDel="007A326C" w14:paraId="16E4AC3E" w14:textId="19E77E56" w:rsidTr="005137E6">
        <w:trPr>
          <w:cantSplit/>
          <w:tblHeader/>
          <w:del w:id="6256" w:author="bmooney" w:date="2011-04-11T13:06:00Z"/>
          <w:trPrChange w:id="6257" w:author="bmooney" w:date="2011-04-11T12:51:00Z">
            <w:trPr>
              <w:cantSplit/>
              <w:tblHeader/>
            </w:trPr>
          </w:trPrChange>
        </w:trPr>
        <w:tc>
          <w:tcPr>
            <w:tcW w:w="630" w:type="dxa"/>
            <w:tcPrChange w:id="6258" w:author="bmooney" w:date="2011-04-11T12:51:00Z">
              <w:tcPr>
                <w:tcW w:w="630" w:type="dxa"/>
              </w:tcPr>
            </w:tcPrChange>
          </w:tcPr>
          <w:p w14:paraId="16E4AC38" w14:textId="58535BCC" w:rsidR="00661A7F" w:rsidRPr="00931F9D" w:rsidDel="007A326C" w:rsidRDefault="00661A7F" w:rsidP="00AF05BF">
            <w:pPr>
              <w:spacing w:after="120"/>
              <w:rPr>
                <w:del w:id="6259" w:author="bmooney" w:date="2011-04-11T13:06:00Z"/>
                <w:sz w:val="20"/>
              </w:rPr>
            </w:pPr>
            <w:del w:id="6260" w:author="bmooney" w:date="2011-04-11T13:06:00Z">
              <w:r w:rsidRPr="00931F9D" w:rsidDel="007A326C">
                <w:rPr>
                  <w:sz w:val="20"/>
                </w:rPr>
                <w:delText>1006</w:delText>
              </w:r>
            </w:del>
          </w:p>
        </w:tc>
        <w:tc>
          <w:tcPr>
            <w:tcW w:w="1890" w:type="dxa"/>
            <w:tcPrChange w:id="6261" w:author="bmooney" w:date="2011-04-11T12:51:00Z">
              <w:tcPr>
                <w:tcW w:w="1890" w:type="dxa"/>
              </w:tcPr>
            </w:tcPrChange>
          </w:tcPr>
          <w:p w14:paraId="16E4AC39" w14:textId="364C3900" w:rsidR="00661A7F" w:rsidRPr="00931F9D" w:rsidDel="007A326C" w:rsidRDefault="00661A7F" w:rsidP="00931F9D">
            <w:pPr>
              <w:spacing w:after="120"/>
              <w:rPr>
                <w:del w:id="6262" w:author="bmooney" w:date="2011-04-11T13:06:00Z"/>
                <w:sz w:val="20"/>
              </w:rPr>
            </w:pPr>
            <w:del w:id="6263" w:author="bmooney" w:date="2011-04-11T13:06:00Z">
              <w:r w:rsidRPr="00931F9D" w:rsidDel="007A326C">
                <w:rPr>
                  <w:sz w:val="20"/>
                </w:rPr>
                <w:delText>Patient.Hospitalization. DischargeDate</w:delText>
              </w:r>
            </w:del>
          </w:p>
        </w:tc>
        <w:tc>
          <w:tcPr>
            <w:tcW w:w="1620" w:type="dxa"/>
            <w:tcPrChange w:id="6264" w:author="bmooney" w:date="2011-04-11T12:51:00Z">
              <w:tcPr>
                <w:tcW w:w="1620" w:type="dxa"/>
              </w:tcPr>
            </w:tcPrChange>
          </w:tcPr>
          <w:p w14:paraId="16E4AC3A" w14:textId="2F121300" w:rsidR="00661A7F" w:rsidRPr="00931F9D" w:rsidDel="007A326C" w:rsidRDefault="00661A7F" w:rsidP="00931F9D">
            <w:pPr>
              <w:spacing w:after="120"/>
              <w:rPr>
                <w:del w:id="6265" w:author="bmooney" w:date="2011-04-11T13:06:00Z"/>
                <w:sz w:val="20"/>
              </w:rPr>
            </w:pPr>
            <w:del w:id="6266" w:author="bmooney" w:date="2011-04-11T11:55:00Z">
              <w:r w:rsidRPr="00931F9D" w:rsidDel="00CE4D7E">
                <w:rPr>
                  <w:sz w:val="20"/>
                </w:rPr>
                <w:delText>V. Billing Information</w:delText>
              </w:r>
            </w:del>
          </w:p>
        </w:tc>
        <w:tc>
          <w:tcPr>
            <w:tcW w:w="1890" w:type="dxa"/>
            <w:tcPrChange w:id="6267" w:author="bmooney" w:date="2011-04-11T12:51:00Z">
              <w:tcPr>
                <w:tcW w:w="1890" w:type="dxa"/>
              </w:tcPr>
            </w:tcPrChange>
          </w:tcPr>
          <w:p w14:paraId="16E4AC3B" w14:textId="4E716A5E" w:rsidR="00661A7F" w:rsidRPr="00931F9D" w:rsidDel="007A326C" w:rsidRDefault="00661A7F" w:rsidP="00931F9D">
            <w:pPr>
              <w:spacing w:after="120"/>
              <w:rPr>
                <w:del w:id="6268" w:author="bmooney" w:date="2011-04-11T13:06:00Z"/>
                <w:sz w:val="20"/>
              </w:rPr>
            </w:pPr>
            <w:del w:id="6269" w:author="bmooney" w:date="2011-04-11T13:06:00Z">
              <w:r w:rsidRPr="00931F9D" w:rsidDel="007A326C">
                <w:rPr>
                  <w:sz w:val="20"/>
                </w:rPr>
                <w:delText>Discharge Date</w:delText>
              </w:r>
            </w:del>
          </w:p>
        </w:tc>
        <w:tc>
          <w:tcPr>
            <w:tcW w:w="1980" w:type="dxa"/>
            <w:tcPrChange w:id="6270" w:author="bmooney" w:date="2011-04-11T12:51:00Z">
              <w:tcPr>
                <w:tcW w:w="3420" w:type="dxa"/>
              </w:tcPr>
            </w:tcPrChange>
          </w:tcPr>
          <w:p w14:paraId="16E4AC3C" w14:textId="5C1A04B3" w:rsidR="00661A7F" w:rsidRPr="00931F9D" w:rsidDel="007A326C" w:rsidRDefault="00661A7F" w:rsidP="00931F9D">
            <w:pPr>
              <w:spacing w:after="120"/>
              <w:rPr>
                <w:del w:id="6271" w:author="bmooney" w:date="2011-04-11T13:06:00Z"/>
                <w:sz w:val="20"/>
              </w:rPr>
            </w:pPr>
            <w:del w:id="6272" w:author="bmooney" w:date="2011-04-11T13:06:00Z">
              <w:r w:rsidRPr="00931F9D" w:rsidDel="007A326C">
                <w:rPr>
                  <w:sz w:val="20"/>
                </w:rPr>
                <w:delText>Populated only if tblRequisition.BillingType indicates Medicare (2).</w:delText>
              </w:r>
            </w:del>
          </w:p>
          <w:p w14:paraId="16E4AC3D" w14:textId="09B16679" w:rsidR="00661A7F" w:rsidRPr="00931F9D" w:rsidDel="007A326C" w:rsidRDefault="00661A7F" w:rsidP="00931F9D">
            <w:pPr>
              <w:spacing w:after="120"/>
              <w:rPr>
                <w:del w:id="6273" w:author="bmooney" w:date="2011-04-11T13:06:00Z"/>
                <w:sz w:val="20"/>
              </w:rPr>
            </w:pPr>
            <w:del w:id="6274" w:author="bmooney" w:date="2011-04-11T13:06:00Z">
              <w:r w:rsidRPr="00931F9D" w:rsidDel="007A326C">
                <w:rPr>
                  <w:sz w:val="20"/>
                </w:rPr>
                <w:delText>Field is tblSpecimen.HospitalDischargeDate.</w:delText>
              </w:r>
            </w:del>
          </w:p>
        </w:tc>
        <w:tc>
          <w:tcPr>
            <w:tcW w:w="1530" w:type="dxa"/>
            <w:tcPrChange w:id="6275" w:author="bmooney" w:date="2011-04-11T12:51:00Z">
              <w:tcPr>
                <w:tcW w:w="3420" w:type="dxa"/>
              </w:tcPr>
            </w:tcPrChange>
          </w:tcPr>
          <w:p w14:paraId="344DDD51" w14:textId="36E2125E" w:rsidR="00661A7F" w:rsidRPr="00931F9D" w:rsidDel="007A326C" w:rsidRDefault="00661A7F" w:rsidP="00931F9D">
            <w:pPr>
              <w:spacing w:after="120"/>
              <w:rPr>
                <w:del w:id="6276" w:author="bmooney" w:date="2011-04-11T13:06:00Z"/>
                <w:sz w:val="20"/>
              </w:rPr>
            </w:pPr>
          </w:p>
        </w:tc>
      </w:tr>
      <w:tr w:rsidR="00661A7F" w:rsidRPr="00931F9D" w:rsidDel="007A326C" w14:paraId="16E4AC45" w14:textId="6FA95955" w:rsidTr="005137E6">
        <w:trPr>
          <w:cantSplit/>
          <w:tblHeader/>
          <w:del w:id="6277" w:author="bmooney" w:date="2011-04-11T13:06:00Z"/>
          <w:trPrChange w:id="6278" w:author="bmooney" w:date="2011-04-11T12:51:00Z">
            <w:trPr>
              <w:cantSplit/>
              <w:tblHeader/>
            </w:trPr>
          </w:trPrChange>
        </w:trPr>
        <w:tc>
          <w:tcPr>
            <w:tcW w:w="630" w:type="dxa"/>
            <w:tcPrChange w:id="6279" w:author="bmooney" w:date="2011-04-11T12:51:00Z">
              <w:tcPr>
                <w:tcW w:w="630" w:type="dxa"/>
              </w:tcPr>
            </w:tcPrChange>
          </w:tcPr>
          <w:p w14:paraId="16E4AC3F" w14:textId="025A1B2E" w:rsidR="00661A7F" w:rsidRPr="00931F9D" w:rsidDel="007A326C" w:rsidRDefault="00661A7F" w:rsidP="00AF05BF">
            <w:pPr>
              <w:spacing w:after="120"/>
              <w:rPr>
                <w:del w:id="6280" w:author="bmooney" w:date="2011-04-11T13:06:00Z"/>
                <w:sz w:val="20"/>
              </w:rPr>
            </w:pPr>
            <w:del w:id="6281" w:author="bmooney" w:date="2011-04-11T13:06:00Z">
              <w:r w:rsidRPr="00931F9D" w:rsidDel="007A326C">
                <w:rPr>
                  <w:sz w:val="20"/>
                </w:rPr>
                <w:delText>1007</w:delText>
              </w:r>
            </w:del>
          </w:p>
        </w:tc>
        <w:tc>
          <w:tcPr>
            <w:tcW w:w="1890" w:type="dxa"/>
            <w:tcPrChange w:id="6282" w:author="bmooney" w:date="2011-04-11T12:51:00Z">
              <w:tcPr>
                <w:tcW w:w="1890" w:type="dxa"/>
              </w:tcPr>
            </w:tcPrChange>
          </w:tcPr>
          <w:p w14:paraId="16E4AC40" w14:textId="5EF47CA7" w:rsidR="00661A7F" w:rsidRPr="00931F9D" w:rsidDel="007A326C" w:rsidRDefault="00661A7F" w:rsidP="00931F9D">
            <w:pPr>
              <w:spacing w:after="120"/>
              <w:rPr>
                <w:del w:id="6283" w:author="bmooney" w:date="2011-04-11T13:06:00Z"/>
                <w:sz w:val="20"/>
              </w:rPr>
            </w:pPr>
            <w:del w:id="6284" w:author="bmooney" w:date="2011-04-11T13:06:00Z">
              <w:r w:rsidRPr="00931F9D" w:rsidDel="007A326C">
                <w:rPr>
                  <w:sz w:val="20"/>
                </w:rPr>
                <w:delText>Patient.Hospitalization. Status</w:delText>
              </w:r>
            </w:del>
          </w:p>
        </w:tc>
        <w:tc>
          <w:tcPr>
            <w:tcW w:w="1620" w:type="dxa"/>
            <w:tcPrChange w:id="6285" w:author="bmooney" w:date="2011-04-11T12:51:00Z">
              <w:tcPr>
                <w:tcW w:w="1620" w:type="dxa"/>
              </w:tcPr>
            </w:tcPrChange>
          </w:tcPr>
          <w:p w14:paraId="16E4AC41" w14:textId="67E0B710" w:rsidR="00661A7F" w:rsidRPr="00931F9D" w:rsidDel="007A326C" w:rsidRDefault="00661A7F" w:rsidP="00931F9D">
            <w:pPr>
              <w:spacing w:after="120"/>
              <w:rPr>
                <w:del w:id="6286" w:author="bmooney" w:date="2011-04-11T13:06:00Z"/>
                <w:sz w:val="20"/>
              </w:rPr>
            </w:pPr>
            <w:del w:id="6287" w:author="bmooney" w:date="2011-04-11T11:55:00Z">
              <w:r w:rsidRPr="00931F9D" w:rsidDel="00CE4D7E">
                <w:rPr>
                  <w:sz w:val="20"/>
                </w:rPr>
                <w:delText>V. Billing Information</w:delText>
              </w:r>
            </w:del>
          </w:p>
        </w:tc>
        <w:tc>
          <w:tcPr>
            <w:tcW w:w="1890" w:type="dxa"/>
            <w:tcPrChange w:id="6288" w:author="bmooney" w:date="2011-04-11T12:51:00Z">
              <w:tcPr>
                <w:tcW w:w="1890" w:type="dxa"/>
              </w:tcPr>
            </w:tcPrChange>
          </w:tcPr>
          <w:p w14:paraId="16E4AC42" w14:textId="385CC7BD" w:rsidR="00661A7F" w:rsidRPr="00931F9D" w:rsidDel="007A326C" w:rsidRDefault="00661A7F" w:rsidP="00931F9D">
            <w:pPr>
              <w:spacing w:after="120"/>
              <w:rPr>
                <w:del w:id="6289" w:author="bmooney" w:date="2011-04-11T13:06:00Z"/>
                <w:sz w:val="20"/>
              </w:rPr>
            </w:pPr>
            <w:del w:id="6290" w:author="bmooney" w:date="2011-04-11T13:06:00Z">
              <w:r w:rsidRPr="00931F9D" w:rsidDel="007A326C">
                <w:rPr>
                  <w:sz w:val="20"/>
                </w:rPr>
                <w:delText>Hospital Outpatient</w:delText>
              </w:r>
            </w:del>
          </w:p>
        </w:tc>
        <w:tc>
          <w:tcPr>
            <w:tcW w:w="1980" w:type="dxa"/>
            <w:tcPrChange w:id="6291" w:author="bmooney" w:date="2011-04-11T12:51:00Z">
              <w:tcPr>
                <w:tcW w:w="3420" w:type="dxa"/>
              </w:tcPr>
            </w:tcPrChange>
          </w:tcPr>
          <w:p w14:paraId="16E4AC43" w14:textId="4C74B149" w:rsidR="00661A7F" w:rsidRPr="00931F9D" w:rsidDel="007A326C" w:rsidRDefault="00661A7F" w:rsidP="00931F9D">
            <w:pPr>
              <w:spacing w:after="120"/>
              <w:rPr>
                <w:del w:id="6292" w:author="bmooney" w:date="2011-04-11T13:06:00Z"/>
                <w:sz w:val="20"/>
              </w:rPr>
            </w:pPr>
            <w:del w:id="6293" w:author="bmooney" w:date="2011-04-11T13:06:00Z">
              <w:r w:rsidRPr="00931F9D" w:rsidDel="007A326C">
                <w:rPr>
                  <w:sz w:val="20"/>
                </w:rPr>
                <w:delText>Populated only if tblRequisition.BillingType indicates Medicare (2).</w:delText>
              </w:r>
            </w:del>
          </w:p>
          <w:p w14:paraId="16E4AC44" w14:textId="3A14FE6E" w:rsidR="00661A7F" w:rsidRPr="00931F9D" w:rsidDel="007A326C" w:rsidRDefault="00661A7F" w:rsidP="00931F9D">
            <w:pPr>
              <w:spacing w:after="120"/>
              <w:rPr>
                <w:del w:id="6294" w:author="bmooney" w:date="2011-04-11T13:06:00Z"/>
                <w:sz w:val="20"/>
              </w:rPr>
            </w:pPr>
            <w:del w:id="6295" w:author="bmooney" w:date="2011-04-11T13:06:00Z">
              <w:r w:rsidRPr="00931F9D" w:rsidDel="007A326C">
                <w:rPr>
                  <w:sz w:val="20"/>
                </w:rPr>
                <w:delText>Checked if tblPatient.HospitalizationStatus indicates Hospital Outpatient (2)</w:delText>
              </w:r>
            </w:del>
          </w:p>
        </w:tc>
        <w:tc>
          <w:tcPr>
            <w:tcW w:w="1530" w:type="dxa"/>
            <w:tcPrChange w:id="6296" w:author="bmooney" w:date="2011-04-11T12:51:00Z">
              <w:tcPr>
                <w:tcW w:w="3420" w:type="dxa"/>
              </w:tcPr>
            </w:tcPrChange>
          </w:tcPr>
          <w:p w14:paraId="15A6172D" w14:textId="6798E580" w:rsidR="00661A7F" w:rsidRPr="00931F9D" w:rsidDel="007A326C" w:rsidRDefault="00661A7F" w:rsidP="00931F9D">
            <w:pPr>
              <w:spacing w:after="120"/>
              <w:rPr>
                <w:del w:id="6297" w:author="bmooney" w:date="2011-04-11T13:06:00Z"/>
                <w:sz w:val="20"/>
              </w:rPr>
            </w:pPr>
          </w:p>
        </w:tc>
      </w:tr>
      <w:tr w:rsidR="00661A7F" w:rsidRPr="00931F9D" w:rsidDel="007A326C" w14:paraId="16E4AC4C" w14:textId="595AD125" w:rsidTr="005137E6">
        <w:trPr>
          <w:cantSplit/>
          <w:tblHeader/>
          <w:del w:id="6298" w:author="bmooney" w:date="2011-04-11T13:06:00Z"/>
          <w:trPrChange w:id="6299" w:author="bmooney" w:date="2011-04-11T12:51:00Z">
            <w:trPr>
              <w:cantSplit/>
              <w:tblHeader/>
            </w:trPr>
          </w:trPrChange>
        </w:trPr>
        <w:tc>
          <w:tcPr>
            <w:tcW w:w="630" w:type="dxa"/>
            <w:tcPrChange w:id="6300" w:author="bmooney" w:date="2011-04-11T12:51:00Z">
              <w:tcPr>
                <w:tcW w:w="630" w:type="dxa"/>
              </w:tcPr>
            </w:tcPrChange>
          </w:tcPr>
          <w:p w14:paraId="16E4AC46" w14:textId="5B636C92" w:rsidR="00661A7F" w:rsidRPr="00931F9D" w:rsidDel="007A326C" w:rsidRDefault="00661A7F" w:rsidP="00AF05BF">
            <w:pPr>
              <w:spacing w:after="120"/>
              <w:rPr>
                <w:del w:id="6301" w:author="bmooney" w:date="2011-04-11T13:06:00Z"/>
                <w:sz w:val="20"/>
              </w:rPr>
            </w:pPr>
            <w:del w:id="6302" w:author="bmooney" w:date="2011-04-11T13:06:00Z">
              <w:r w:rsidRPr="00931F9D" w:rsidDel="007A326C">
                <w:rPr>
                  <w:sz w:val="20"/>
                </w:rPr>
                <w:delText>1008</w:delText>
              </w:r>
            </w:del>
          </w:p>
        </w:tc>
        <w:tc>
          <w:tcPr>
            <w:tcW w:w="1890" w:type="dxa"/>
            <w:tcPrChange w:id="6303" w:author="bmooney" w:date="2011-04-11T12:51:00Z">
              <w:tcPr>
                <w:tcW w:w="1890" w:type="dxa"/>
              </w:tcPr>
            </w:tcPrChange>
          </w:tcPr>
          <w:p w14:paraId="16E4AC47" w14:textId="5A7BC42D" w:rsidR="00661A7F" w:rsidRPr="00931F9D" w:rsidDel="007A326C" w:rsidRDefault="00661A7F" w:rsidP="00931F9D">
            <w:pPr>
              <w:spacing w:after="120"/>
              <w:rPr>
                <w:del w:id="6304" w:author="bmooney" w:date="2011-04-11T13:06:00Z"/>
                <w:sz w:val="20"/>
              </w:rPr>
            </w:pPr>
            <w:del w:id="6305" w:author="bmooney" w:date="2011-04-11T13:06:00Z">
              <w:r w:rsidRPr="00931F9D" w:rsidDel="007A326C">
                <w:rPr>
                  <w:sz w:val="20"/>
                </w:rPr>
                <w:delText>Patient.Hospitalization. Status</w:delText>
              </w:r>
            </w:del>
          </w:p>
        </w:tc>
        <w:tc>
          <w:tcPr>
            <w:tcW w:w="1620" w:type="dxa"/>
            <w:tcPrChange w:id="6306" w:author="bmooney" w:date="2011-04-11T12:51:00Z">
              <w:tcPr>
                <w:tcW w:w="1620" w:type="dxa"/>
              </w:tcPr>
            </w:tcPrChange>
          </w:tcPr>
          <w:p w14:paraId="16E4AC48" w14:textId="1F75CF16" w:rsidR="00661A7F" w:rsidRPr="00931F9D" w:rsidDel="007A326C" w:rsidRDefault="00661A7F" w:rsidP="00931F9D">
            <w:pPr>
              <w:spacing w:after="120"/>
              <w:rPr>
                <w:del w:id="6307" w:author="bmooney" w:date="2011-04-11T13:06:00Z"/>
                <w:sz w:val="20"/>
              </w:rPr>
            </w:pPr>
            <w:del w:id="6308" w:author="bmooney" w:date="2011-04-11T11:55:00Z">
              <w:r w:rsidRPr="00931F9D" w:rsidDel="00CE4D7E">
                <w:rPr>
                  <w:sz w:val="20"/>
                </w:rPr>
                <w:delText>V. Billing Information</w:delText>
              </w:r>
            </w:del>
          </w:p>
        </w:tc>
        <w:tc>
          <w:tcPr>
            <w:tcW w:w="1890" w:type="dxa"/>
            <w:tcPrChange w:id="6309" w:author="bmooney" w:date="2011-04-11T12:51:00Z">
              <w:tcPr>
                <w:tcW w:w="1890" w:type="dxa"/>
              </w:tcPr>
            </w:tcPrChange>
          </w:tcPr>
          <w:p w14:paraId="16E4AC49" w14:textId="6EF84D4E" w:rsidR="00661A7F" w:rsidRPr="00931F9D" w:rsidDel="007A326C" w:rsidRDefault="00661A7F" w:rsidP="00931F9D">
            <w:pPr>
              <w:spacing w:after="120"/>
              <w:rPr>
                <w:del w:id="6310" w:author="bmooney" w:date="2011-04-11T13:06:00Z"/>
                <w:sz w:val="20"/>
              </w:rPr>
            </w:pPr>
            <w:del w:id="6311" w:author="bmooney" w:date="2011-04-11T13:06:00Z">
              <w:r w:rsidRPr="00931F9D" w:rsidDel="007A326C">
                <w:rPr>
                  <w:sz w:val="20"/>
                </w:rPr>
                <w:delText>Non-hospital patient</w:delText>
              </w:r>
            </w:del>
          </w:p>
        </w:tc>
        <w:tc>
          <w:tcPr>
            <w:tcW w:w="1980" w:type="dxa"/>
            <w:tcPrChange w:id="6312" w:author="bmooney" w:date="2011-04-11T12:51:00Z">
              <w:tcPr>
                <w:tcW w:w="3420" w:type="dxa"/>
              </w:tcPr>
            </w:tcPrChange>
          </w:tcPr>
          <w:p w14:paraId="16E4AC4A" w14:textId="006617B6" w:rsidR="00661A7F" w:rsidRPr="00931F9D" w:rsidDel="007A326C" w:rsidRDefault="00661A7F" w:rsidP="00931F9D">
            <w:pPr>
              <w:spacing w:after="120"/>
              <w:rPr>
                <w:del w:id="6313" w:author="bmooney" w:date="2011-04-11T13:06:00Z"/>
                <w:sz w:val="20"/>
              </w:rPr>
            </w:pPr>
            <w:del w:id="6314" w:author="bmooney" w:date="2011-04-11T13:06:00Z">
              <w:r w:rsidRPr="00931F9D" w:rsidDel="007A326C">
                <w:rPr>
                  <w:sz w:val="20"/>
                </w:rPr>
                <w:delText>Populated only if tblRequisition.BillingType indicates Medicare (2).</w:delText>
              </w:r>
            </w:del>
          </w:p>
          <w:p w14:paraId="16E4AC4B" w14:textId="3F57C1AD" w:rsidR="00661A7F" w:rsidRPr="00931F9D" w:rsidDel="007A326C" w:rsidRDefault="00661A7F" w:rsidP="00931F9D">
            <w:pPr>
              <w:spacing w:after="120"/>
              <w:rPr>
                <w:del w:id="6315" w:author="bmooney" w:date="2011-04-11T13:06:00Z"/>
                <w:sz w:val="20"/>
              </w:rPr>
            </w:pPr>
            <w:del w:id="6316" w:author="bmooney" w:date="2011-04-11T13:06:00Z">
              <w:r w:rsidRPr="00931F9D" w:rsidDel="007A326C">
                <w:rPr>
                  <w:sz w:val="20"/>
                </w:rPr>
                <w:delText>Checked if tblPatient.HospitalizationStatus indicates Non-Hospital Patient(3)</w:delText>
              </w:r>
            </w:del>
          </w:p>
        </w:tc>
        <w:tc>
          <w:tcPr>
            <w:tcW w:w="1530" w:type="dxa"/>
            <w:tcPrChange w:id="6317" w:author="bmooney" w:date="2011-04-11T12:51:00Z">
              <w:tcPr>
                <w:tcW w:w="3420" w:type="dxa"/>
              </w:tcPr>
            </w:tcPrChange>
          </w:tcPr>
          <w:p w14:paraId="1CA1BE1A" w14:textId="3FF5F23C" w:rsidR="00661A7F" w:rsidRPr="00931F9D" w:rsidDel="007A326C" w:rsidRDefault="00661A7F" w:rsidP="00931F9D">
            <w:pPr>
              <w:spacing w:after="120"/>
              <w:rPr>
                <w:del w:id="6318" w:author="bmooney" w:date="2011-04-11T13:06:00Z"/>
                <w:sz w:val="20"/>
              </w:rPr>
            </w:pPr>
          </w:p>
        </w:tc>
      </w:tr>
      <w:tr w:rsidR="00661A7F" w:rsidRPr="00931F9D" w:rsidDel="00EC2424" w14:paraId="16E4AC52" w14:textId="5606CE1B" w:rsidTr="005137E6">
        <w:trPr>
          <w:cantSplit/>
          <w:tblHeader/>
          <w:del w:id="6319" w:author="bmooney" w:date="2011-06-14T14:14:00Z"/>
          <w:trPrChange w:id="6320" w:author="bmooney" w:date="2011-04-11T12:51:00Z">
            <w:trPr>
              <w:cantSplit/>
              <w:tblHeader/>
            </w:trPr>
          </w:trPrChange>
        </w:trPr>
        <w:tc>
          <w:tcPr>
            <w:tcW w:w="630" w:type="dxa"/>
            <w:tcPrChange w:id="6321" w:author="bmooney" w:date="2011-04-11T12:51:00Z">
              <w:tcPr>
                <w:tcW w:w="630" w:type="dxa"/>
              </w:tcPr>
            </w:tcPrChange>
          </w:tcPr>
          <w:p w14:paraId="16E4AC4D" w14:textId="1D5AF6D0" w:rsidR="00661A7F" w:rsidRPr="00931F9D" w:rsidDel="00EC2424" w:rsidRDefault="00661A7F" w:rsidP="00AF05BF">
            <w:pPr>
              <w:spacing w:after="120"/>
              <w:rPr>
                <w:del w:id="6322" w:author="bmooney" w:date="2011-06-14T14:14:00Z"/>
                <w:sz w:val="20"/>
              </w:rPr>
            </w:pPr>
            <w:del w:id="6323" w:author="bmooney" w:date="2011-06-14T14:14:00Z">
              <w:r w:rsidRPr="00931F9D" w:rsidDel="00EC2424">
                <w:rPr>
                  <w:sz w:val="20"/>
                </w:rPr>
                <w:delText>1009</w:delText>
              </w:r>
            </w:del>
          </w:p>
        </w:tc>
        <w:tc>
          <w:tcPr>
            <w:tcW w:w="1890" w:type="dxa"/>
            <w:tcPrChange w:id="6324" w:author="bmooney" w:date="2011-04-11T12:51:00Z">
              <w:tcPr>
                <w:tcW w:w="1890" w:type="dxa"/>
              </w:tcPr>
            </w:tcPrChange>
          </w:tcPr>
          <w:p w14:paraId="16E4AC4E" w14:textId="45BB5444" w:rsidR="00661A7F" w:rsidRPr="00931F9D" w:rsidDel="00EC2424" w:rsidRDefault="00661A7F" w:rsidP="00931F9D">
            <w:pPr>
              <w:spacing w:after="120"/>
              <w:rPr>
                <w:del w:id="6325" w:author="bmooney" w:date="2011-06-14T14:14:00Z"/>
                <w:sz w:val="20"/>
              </w:rPr>
            </w:pPr>
            <w:del w:id="6326" w:author="bmooney" w:date="2011-06-14T14:14:00Z">
              <w:r w:rsidRPr="00931F9D" w:rsidDel="00EC2424">
                <w:rPr>
                  <w:sz w:val="20"/>
                </w:rPr>
                <w:delText>Billing. CreditCard. Name</w:delText>
              </w:r>
            </w:del>
          </w:p>
        </w:tc>
        <w:tc>
          <w:tcPr>
            <w:tcW w:w="1620" w:type="dxa"/>
            <w:tcPrChange w:id="6327" w:author="bmooney" w:date="2011-04-11T12:51:00Z">
              <w:tcPr>
                <w:tcW w:w="1620" w:type="dxa"/>
              </w:tcPr>
            </w:tcPrChange>
          </w:tcPr>
          <w:p w14:paraId="16E4AC4F" w14:textId="3E9C9237" w:rsidR="00661A7F" w:rsidRPr="00931F9D" w:rsidDel="00EC2424" w:rsidRDefault="00661A7F" w:rsidP="00931F9D">
            <w:pPr>
              <w:spacing w:after="120"/>
              <w:rPr>
                <w:del w:id="6328" w:author="bmooney" w:date="2011-06-14T14:14:00Z"/>
                <w:sz w:val="20"/>
              </w:rPr>
            </w:pPr>
            <w:del w:id="6329" w:author="bmooney" w:date="2011-06-14T14:14:00Z">
              <w:r w:rsidRPr="00931F9D" w:rsidDel="00EC2424">
                <w:rPr>
                  <w:sz w:val="20"/>
                </w:rPr>
                <w:delText>V. Billing Information</w:delText>
              </w:r>
            </w:del>
          </w:p>
        </w:tc>
        <w:tc>
          <w:tcPr>
            <w:tcW w:w="1890" w:type="dxa"/>
            <w:tcPrChange w:id="6330" w:author="bmooney" w:date="2011-04-11T12:51:00Z">
              <w:tcPr>
                <w:tcW w:w="1890" w:type="dxa"/>
              </w:tcPr>
            </w:tcPrChange>
          </w:tcPr>
          <w:p w14:paraId="16E4AC50" w14:textId="17A215D5" w:rsidR="00661A7F" w:rsidRPr="00931F9D" w:rsidDel="00EC2424" w:rsidRDefault="00661A7F" w:rsidP="00931F9D">
            <w:pPr>
              <w:spacing w:after="120"/>
              <w:rPr>
                <w:del w:id="6331" w:author="bmooney" w:date="2011-06-14T14:14:00Z"/>
                <w:sz w:val="20"/>
              </w:rPr>
            </w:pPr>
            <w:del w:id="6332" w:author="bmooney" w:date="2011-06-14T14:14:00Z">
              <w:r w:rsidRPr="00931F9D" w:rsidDel="00EC2424">
                <w:rPr>
                  <w:sz w:val="20"/>
                </w:rPr>
                <w:delText>Name On Credit Card</w:delText>
              </w:r>
            </w:del>
          </w:p>
        </w:tc>
        <w:tc>
          <w:tcPr>
            <w:tcW w:w="1980" w:type="dxa"/>
            <w:tcPrChange w:id="6333" w:author="bmooney" w:date="2011-04-11T12:51:00Z">
              <w:tcPr>
                <w:tcW w:w="3420" w:type="dxa"/>
              </w:tcPr>
            </w:tcPrChange>
          </w:tcPr>
          <w:p w14:paraId="16E4AC51" w14:textId="402C5BA7" w:rsidR="00661A7F" w:rsidRPr="00931F9D" w:rsidDel="00EC2424" w:rsidRDefault="00661A7F" w:rsidP="00931F9D">
            <w:pPr>
              <w:spacing w:after="120"/>
              <w:rPr>
                <w:del w:id="6334" w:author="bmooney" w:date="2011-06-14T14:14:00Z"/>
                <w:sz w:val="20"/>
              </w:rPr>
            </w:pPr>
            <w:del w:id="6335" w:author="bmooney" w:date="2011-06-14T14:14:00Z">
              <w:r w:rsidRPr="00931F9D" w:rsidDel="00EC2424">
                <w:rPr>
                  <w:sz w:val="20"/>
                </w:rPr>
                <w:delText>Not populated for privacy reasons</w:delText>
              </w:r>
            </w:del>
          </w:p>
        </w:tc>
        <w:tc>
          <w:tcPr>
            <w:tcW w:w="1530" w:type="dxa"/>
            <w:tcPrChange w:id="6336" w:author="bmooney" w:date="2011-04-11T12:51:00Z">
              <w:tcPr>
                <w:tcW w:w="3420" w:type="dxa"/>
              </w:tcPr>
            </w:tcPrChange>
          </w:tcPr>
          <w:p w14:paraId="0E088A07" w14:textId="1F27D443" w:rsidR="00661A7F" w:rsidRPr="00931F9D" w:rsidDel="00EC2424" w:rsidRDefault="00661A7F" w:rsidP="00931F9D">
            <w:pPr>
              <w:spacing w:after="120"/>
              <w:rPr>
                <w:del w:id="6337" w:author="bmooney" w:date="2011-06-14T14:14:00Z"/>
                <w:sz w:val="20"/>
              </w:rPr>
            </w:pPr>
          </w:p>
        </w:tc>
      </w:tr>
      <w:tr w:rsidR="00661A7F" w:rsidRPr="00931F9D" w:rsidDel="00EC2424" w14:paraId="16E4AC58" w14:textId="076FC77D" w:rsidTr="005137E6">
        <w:trPr>
          <w:cantSplit/>
          <w:tblHeader/>
          <w:del w:id="6338" w:author="bmooney" w:date="2011-06-14T14:14:00Z"/>
          <w:trPrChange w:id="6339" w:author="bmooney" w:date="2011-04-11T12:51:00Z">
            <w:trPr>
              <w:cantSplit/>
              <w:tblHeader/>
            </w:trPr>
          </w:trPrChange>
        </w:trPr>
        <w:tc>
          <w:tcPr>
            <w:tcW w:w="630" w:type="dxa"/>
            <w:tcPrChange w:id="6340" w:author="bmooney" w:date="2011-04-11T12:51:00Z">
              <w:tcPr>
                <w:tcW w:w="630" w:type="dxa"/>
              </w:tcPr>
            </w:tcPrChange>
          </w:tcPr>
          <w:p w14:paraId="16E4AC53" w14:textId="5E1DB6E3" w:rsidR="00661A7F" w:rsidRPr="00931F9D" w:rsidDel="00EC2424" w:rsidRDefault="00661A7F" w:rsidP="00AF05BF">
            <w:pPr>
              <w:spacing w:after="120"/>
              <w:rPr>
                <w:del w:id="6341" w:author="bmooney" w:date="2011-06-14T14:14:00Z"/>
                <w:sz w:val="20"/>
              </w:rPr>
            </w:pPr>
            <w:del w:id="6342" w:author="bmooney" w:date="2011-06-14T14:14:00Z">
              <w:r w:rsidRPr="00931F9D" w:rsidDel="00EC2424">
                <w:rPr>
                  <w:sz w:val="20"/>
                </w:rPr>
                <w:delText>1010</w:delText>
              </w:r>
            </w:del>
          </w:p>
        </w:tc>
        <w:tc>
          <w:tcPr>
            <w:tcW w:w="1890" w:type="dxa"/>
            <w:tcPrChange w:id="6343" w:author="bmooney" w:date="2011-04-11T12:51:00Z">
              <w:tcPr>
                <w:tcW w:w="1890" w:type="dxa"/>
              </w:tcPr>
            </w:tcPrChange>
          </w:tcPr>
          <w:p w14:paraId="16E4AC54" w14:textId="34FE193A" w:rsidR="00661A7F" w:rsidRPr="00931F9D" w:rsidDel="00EC2424" w:rsidRDefault="00661A7F" w:rsidP="00931F9D">
            <w:pPr>
              <w:spacing w:after="120"/>
              <w:rPr>
                <w:del w:id="6344" w:author="bmooney" w:date="2011-06-14T14:14:00Z"/>
                <w:sz w:val="20"/>
              </w:rPr>
            </w:pPr>
            <w:del w:id="6345" w:author="bmooney" w:date="2011-06-14T14:14:00Z">
              <w:r w:rsidRPr="00931F9D" w:rsidDel="00EC2424">
                <w:rPr>
                  <w:sz w:val="20"/>
                </w:rPr>
                <w:delText>Billing. CreditCard. Number</w:delText>
              </w:r>
            </w:del>
          </w:p>
        </w:tc>
        <w:tc>
          <w:tcPr>
            <w:tcW w:w="1620" w:type="dxa"/>
            <w:tcPrChange w:id="6346" w:author="bmooney" w:date="2011-04-11T12:51:00Z">
              <w:tcPr>
                <w:tcW w:w="1620" w:type="dxa"/>
              </w:tcPr>
            </w:tcPrChange>
          </w:tcPr>
          <w:p w14:paraId="16E4AC55" w14:textId="131A9C17" w:rsidR="00661A7F" w:rsidRPr="00931F9D" w:rsidDel="00EC2424" w:rsidRDefault="00661A7F" w:rsidP="00931F9D">
            <w:pPr>
              <w:spacing w:after="120"/>
              <w:rPr>
                <w:del w:id="6347" w:author="bmooney" w:date="2011-06-14T14:14:00Z"/>
                <w:sz w:val="20"/>
              </w:rPr>
            </w:pPr>
            <w:del w:id="6348" w:author="bmooney" w:date="2011-06-14T14:14:00Z">
              <w:r w:rsidRPr="00931F9D" w:rsidDel="00EC2424">
                <w:rPr>
                  <w:sz w:val="20"/>
                </w:rPr>
                <w:delText>V. Billing Information</w:delText>
              </w:r>
            </w:del>
          </w:p>
        </w:tc>
        <w:tc>
          <w:tcPr>
            <w:tcW w:w="1890" w:type="dxa"/>
            <w:tcPrChange w:id="6349" w:author="bmooney" w:date="2011-04-11T12:51:00Z">
              <w:tcPr>
                <w:tcW w:w="1890" w:type="dxa"/>
              </w:tcPr>
            </w:tcPrChange>
          </w:tcPr>
          <w:p w14:paraId="16E4AC56" w14:textId="7EE2E5E9" w:rsidR="00661A7F" w:rsidRPr="00931F9D" w:rsidDel="00EC2424" w:rsidRDefault="00661A7F" w:rsidP="00931F9D">
            <w:pPr>
              <w:spacing w:after="120"/>
              <w:rPr>
                <w:del w:id="6350" w:author="bmooney" w:date="2011-06-14T14:14:00Z"/>
                <w:sz w:val="20"/>
              </w:rPr>
            </w:pPr>
            <w:del w:id="6351" w:author="bmooney" w:date="2011-06-14T14:14:00Z">
              <w:r w:rsidRPr="00931F9D" w:rsidDel="00EC2424">
                <w:rPr>
                  <w:sz w:val="20"/>
                </w:rPr>
                <w:delText>Credit Card #</w:delText>
              </w:r>
            </w:del>
          </w:p>
        </w:tc>
        <w:tc>
          <w:tcPr>
            <w:tcW w:w="1980" w:type="dxa"/>
            <w:tcPrChange w:id="6352" w:author="bmooney" w:date="2011-04-11T12:51:00Z">
              <w:tcPr>
                <w:tcW w:w="3420" w:type="dxa"/>
              </w:tcPr>
            </w:tcPrChange>
          </w:tcPr>
          <w:p w14:paraId="16E4AC57" w14:textId="619B0764" w:rsidR="00661A7F" w:rsidRPr="00931F9D" w:rsidDel="00EC2424" w:rsidRDefault="00661A7F" w:rsidP="00931F9D">
            <w:pPr>
              <w:spacing w:after="120"/>
              <w:rPr>
                <w:del w:id="6353" w:author="bmooney" w:date="2011-06-14T14:14:00Z"/>
                <w:sz w:val="20"/>
              </w:rPr>
            </w:pPr>
            <w:del w:id="6354" w:author="bmooney" w:date="2011-06-14T14:14:00Z">
              <w:r w:rsidRPr="00931F9D" w:rsidDel="00EC2424">
                <w:rPr>
                  <w:sz w:val="20"/>
                </w:rPr>
                <w:delText>Not populated for privacy reasons</w:delText>
              </w:r>
            </w:del>
          </w:p>
        </w:tc>
        <w:tc>
          <w:tcPr>
            <w:tcW w:w="1530" w:type="dxa"/>
            <w:tcPrChange w:id="6355" w:author="bmooney" w:date="2011-04-11T12:51:00Z">
              <w:tcPr>
                <w:tcW w:w="3420" w:type="dxa"/>
              </w:tcPr>
            </w:tcPrChange>
          </w:tcPr>
          <w:p w14:paraId="4536480E" w14:textId="66FCB31A" w:rsidR="00661A7F" w:rsidRPr="00931F9D" w:rsidDel="00EC2424" w:rsidRDefault="00661A7F" w:rsidP="00931F9D">
            <w:pPr>
              <w:spacing w:after="120"/>
              <w:rPr>
                <w:del w:id="6356" w:author="bmooney" w:date="2011-06-14T14:14:00Z"/>
                <w:sz w:val="20"/>
              </w:rPr>
            </w:pPr>
          </w:p>
        </w:tc>
      </w:tr>
      <w:tr w:rsidR="00661A7F" w:rsidRPr="00931F9D" w:rsidDel="00EC2424" w14:paraId="16E4AC5E" w14:textId="680D4600" w:rsidTr="005137E6">
        <w:trPr>
          <w:cantSplit/>
          <w:tblHeader/>
          <w:del w:id="6357" w:author="bmooney" w:date="2011-06-14T14:14:00Z"/>
          <w:trPrChange w:id="6358" w:author="bmooney" w:date="2011-04-11T12:51:00Z">
            <w:trPr>
              <w:cantSplit/>
              <w:tblHeader/>
            </w:trPr>
          </w:trPrChange>
        </w:trPr>
        <w:tc>
          <w:tcPr>
            <w:tcW w:w="630" w:type="dxa"/>
            <w:tcPrChange w:id="6359" w:author="bmooney" w:date="2011-04-11T12:51:00Z">
              <w:tcPr>
                <w:tcW w:w="630" w:type="dxa"/>
              </w:tcPr>
            </w:tcPrChange>
          </w:tcPr>
          <w:p w14:paraId="16E4AC59" w14:textId="6644AE1F" w:rsidR="00661A7F" w:rsidRPr="00931F9D" w:rsidDel="00EC2424" w:rsidRDefault="00661A7F" w:rsidP="00AF05BF">
            <w:pPr>
              <w:spacing w:after="120"/>
              <w:rPr>
                <w:del w:id="6360" w:author="bmooney" w:date="2011-06-14T14:14:00Z"/>
                <w:sz w:val="20"/>
              </w:rPr>
            </w:pPr>
            <w:del w:id="6361" w:author="bmooney" w:date="2011-06-14T14:14:00Z">
              <w:r w:rsidRPr="00931F9D" w:rsidDel="00EC2424">
                <w:rPr>
                  <w:sz w:val="20"/>
                </w:rPr>
                <w:delText>1011</w:delText>
              </w:r>
            </w:del>
          </w:p>
        </w:tc>
        <w:tc>
          <w:tcPr>
            <w:tcW w:w="1890" w:type="dxa"/>
            <w:tcPrChange w:id="6362" w:author="bmooney" w:date="2011-04-11T12:51:00Z">
              <w:tcPr>
                <w:tcW w:w="1890" w:type="dxa"/>
              </w:tcPr>
            </w:tcPrChange>
          </w:tcPr>
          <w:p w14:paraId="16E4AC5A" w14:textId="5D352645" w:rsidR="00661A7F" w:rsidRPr="00931F9D" w:rsidDel="00EC2424" w:rsidRDefault="00661A7F" w:rsidP="00931F9D">
            <w:pPr>
              <w:spacing w:after="120"/>
              <w:rPr>
                <w:del w:id="6363" w:author="bmooney" w:date="2011-06-14T14:14:00Z"/>
                <w:sz w:val="20"/>
              </w:rPr>
            </w:pPr>
            <w:del w:id="6364" w:author="bmooney" w:date="2011-06-14T14:14:00Z">
              <w:r w:rsidRPr="00931F9D" w:rsidDel="00EC2424">
                <w:rPr>
                  <w:sz w:val="20"/>
                </w:rPr>
                <w:delText>Billing. CreditCard. Expiration</w:delText>
              </w:r>
            </w:del>
          </w:p>
        </w:tc>
        <w:tc>
          <w:tcPr>
            <w:tcW w:w="1620" w:type="dxa"/>
            <w:tcPrChange w:id="6365" w:author="bmooney" w:date="2011-04-11T12:51:00Z">
              <w:tcPr>
                <w:tcW w:w="1620" w:type="dxa"/>
              </w:tcPr>
            </w:tcPrChange>
          </w:tcPr>
          <w:p w14:paraId="16E4AC5B" w14:textId="5B0A0533" w:rsidR="00661A7F" w:rsidRPr="00931F9D" w:rsidDel="00EC2424" w:rsidRDefault="00661A7F" w:rsidP="00931F9D">
            <w:pPr>
              <w:spacing w:after="120"/>
              <w:rPr>
                <w:del w:id="6366" w:author="bmooney" w:date="2011-06-14T14:14:00Z"/>
                <w:sz w:val="20"/>
              </w:rPr>
            </w:pPr>
            <w:del w:id="6367" w:author="bmooney" w:date="2011-06-14T14:14:00Z">
              <w:r w:rsidRPr="00931F9D" w:rsidDel="00EC2424">
                <w:rPr>
                  <w:sz w:val="20"/>
                </w:rPr>
                <w:delText>V. Billing Information</w:delText>
              </w:r>
            </w:del>
          </w:p>
        </w:tc>
        <w:tc>
          <w:tcPr>
            <w:tcW w:w="1890" w:type="dxa"/>
            <w:tcPrChange w:id="6368" w:author="bmooney" w:date="2011-04-11T12:51:00Z">
              <w:tcPr>
                <w:tcW w:w="1890" w:type="dxa"/>
              </w:tcPr>
            </w:tcPrChange>
          </w:tcPr>
          <w:p w14:paraId="16E4AC5C" w14:textId="2A765117" w:rsidR="00661A7F" w:rsidRPr="00931F9D" w:rsidDel="00EC2424" w:rsidRDefault="00661A7F" w:rsidP="00931F9D">
            <w:pPr>
              <w:spacing w:after="120"/>
              <w:rPr>
                <w:del w:id="6369" w:author="bmooney" w:date="2011-06-14T14:14:00Z"/>
                <w:sz w:val="20"/>
              </w:rPr>
            </w:pPr>
            <w:del w:id="6370" w:author="bmooney" w:date="2011-06-14T14:14:00Z">
              <w:r w:rsidRPr="00931F9D" w:rsidDel="00EC2424">
                <w:rPr>
                  <w:sz w:val="20"/>
                </w:rPr>
                <w:delText>Expiration Date</w:delText>
              </w:r>
            </w:del>
          </w:p>
        </w:tc>
        <w:tc>
          <w:tcPr>
            <w:tcW w:w="1980" w:type="dxa"/>
            <w:tcPrChange w:id="6371" w:author="bmooney" w:date="2011-04-11T12:51:00Z">
              <w:tcPr>
                <w:tcW w:w="3420" w:type="dxa"/>
              </w:tcPr>
            </w:tcPrChange>
          </w:tcPr>
          <w:p w14:paraId="16E4AC5D" w14:textId="1811B7D9" w:rsidR="00661A7F" w:rsidRPr="00931F9D" w:rsidDel="00EC2424" w:rsidRDefault="00661A7F" w:rsidP="00931F9D">
            <w:pPr>
              <w:spacing w:after="120"/>
              <w:rPr>
                <w:del w:id="6372" w:author="bmooney" w:date="2011-06-14T14:14:00Z"/>
                <w:sz w:val="20"/>
              </w:rPr>
            </w:pPr>
            <w:del w:id="6373" w:author="bmooney" w:date="2011-06-14T14:14:00Z">
              <w:r w:rsidRPr="00931F9D" w:rsidDel="00EC2424">
                <w:rPr>
                  <w:sz w:val="20"/>
                </w:rPr>
                <w:delText>Not populated for privacy reasons</w:delText>
              </w:r>
            </w:del>
          </w:p>
        </w:tc>
        <w:tc>
          <w:tcPr>
            <w:tcW w:w="1530" w:type="dxa"/>
            <w:tcPrChange w:id="6374" w:author="bmooney" w:date="2011-04-11T12:51:00Z">
              <w:tcPr>
                <w:tcW w:w="3420" w:type="dxa"/>
              </w:tcPr>
            </w:tcPrChange>
          </w:tcPr>
          <w:p w14:paraId="47C16541" w14:textId="36D36D1A" w:rsidR="00661A7F" w:rsidRPr="00931F9D" w:rsidDel="00EC2424" w:rsidRDefault="00661A7F" w:rsidP="00931F9D">
            <w:pPr>
              <w:spacing w:after="120"/>
              <w:rPr>
                <w:del w:id="6375" w:author="bmooney" w:date="2011-06-14T14:14:00Z"/>
                <w:sz w:val="20"/>
              </w:rPr>
            </w:pPr>
          </w:p>
        </w:tc>
      </w:tr>
      <w:tr w:rsidR="00661A7F" w:rsidRPr="00931F9D" w:rsidDel="00EC2424" w14:paraId="16E4AC64" w14:textId="03674534" w:rsidTr="005137E6">
        <w:trPr>
          <w:cantSplit/>
          <w:tblHeader/>
          <w:del w:id="6376" w:author="bmooney" w:date="2011-06-14T14:14:00Z"/>
          <w:trPrChange w:id="6377" w:author="bmooney" w:date="2011-04-11T12:51:00Z">
            <w:trPr>
              <w:cantSplit/>
              <w:tblHeader/>
            </w:trPr>
          </w:trPrChange>
        </w:trPr>
        <w:tc>
          <w:tcPr>
            <w:tcW w:w="630" w:type="dxa"/>
            <w:tcPrChange w:id="6378" w:author="bmooney" w:date="2011-04-11T12:51:00Z">
              <w:tcPr>
                <w:tcW w:w="630" w:type="dxa"/>
              </w:tcPr>
            </w:tcPrChange>
          </w:tcPr>
          <w:p w14:paraId="16E4AC5F" w14:textId="604359BF" w:rsidR="00661A7F" w:rsidRPr="00931F9D" w:rsidDel="00EC2424" w:rsidRDefault="00661A7F" w:rsidP="00AF05BF">
            <w:pPr>
              <w:spacing w:after="120"/>
              <w:rPr>
                <w:del w:id="6379" w:author="bmooney" w:date="2011-06-14T14:14:00Z"/>
                <w:sz w:val="20"/>
              </w:rPr>
            </w:pPr>
            <w:del w:id="6380" w:author="bmooney" w:date="2011-06-14T14:14:00Z">
              <w:r w:rsidRPr="00931F9D" w:rsidDel="00EC2424">
                <w:rPr>
                  <w:sz w:val="20"/>
                </w:rPr>
                <w:delText>948</w:delText>
              </w:r>
            </w:del>
          </w:p>
        </w:tc>
        <w:tc>
          <w:tcPr>
            <w:tcW w:w="1890" w:type="dxa"/>
            <w:tcPrChange w:id="6381" w:author="bmooney" w:date="2011-04-11T12:51:00Z">
              <w:tcPr>
                <w:tcW w:w="1890" w:type="dxa"/>
              </w:tcPr>
            </w:tcPrChange>
          </w:tcPr>
          <w:p w14:paraId="16E4AC60" w14:textId="12D6D5DF" w:rsidR="00661A7F" w:rsidRPr="00931F9D" w:rsidDel="00EC2424" w:rsidRDefault="00661A7F" w:rsidP="00931F9D">
            <w:pPr>
              <w:spacing w:after="120"/>
              <w:rPr>
                <w:del w:id="6382" w:author="bmooney" w:date="2011-06-14T14:14:00Z"/>
                <w:sz w:val="20"/>
              </w:rPr>
            </w:pPr>
            <w:del w:id="6383" w:author="bmooney" w:date="2011-06-14T14:14:00Z">
              <w:r w:rsidRPr="00931F9D" w:rsidDel="00EC2424">
                <w:rPr>
                  <w:sz w:val="20"/>
                </w:rPr>
                <w:delText>BenefitsInvestigation. ServiceOption</w:delText>
              </w:r>
            </w:del>
          </w:p>
        </w:tc>
        <w:tc>
          <w:tcPr>
            <w:tcW w:w="1620" w:type="dxa"/>
            <w:tcPrChange w:id="6384" w:author="bmooney" w:date="2011-04-11T12:51:00Z">
              <w:tcPr>
                <w:tcW w:w="1620" w:type="dxa"/>
              </w:tcPr>
            </w:tcPrChange>
          </w:tcPr>
          <w:p w14:paraId="16E4AC61" w14:textId="6701D1AF" w:rsidR="00661A7F" w:rsidRPr="00931F9D" w:rsidDel="00EC2424" w:rsidRDefault="00661A7F" w:rsidP="00931F9D">
            <w:pPr>
              <w:spacing w:after="120"/>
              <w:rPr>
                <w:del w:id="6385" w:author="bmooney" w:date="2011-06-14T14:14:00Z"/>
                <w:sz w:val="20"/>
              </w:rPr>
            </w:pPr>
            <w:del w:id="6386" w:author="bmooney" w:date="2011-06-14T14:14:00Z">
              <w:r w:rsidRPr="00931F9D" w:rsidDel="00EC2424">
                <w:rPr>
                  <w:sz w:val="20"/>
                </w:rPr>
                <w:delText>V</w:delText>
              </w:r>
            </w:del>
            <w:del w:id="6387" w:author="bmooney" w:date="2011-04-11T12:51:00Z">
              <w:r w:rsidRPr="00931F9D" w:rsidDel="005137E6">
                <w:rPr>
                  <w:sz w:val="20"/>
                </w:rPr>
                <w:delText>I</w:delText>
              </w:r>
            </w:del>
            <w:del w:id="6388" w:author="bmooney" w:date="2011-06-14T14:14:00Z">
              <w:r w:rsidRPr="00931F9D" w:rsidDel="00EC2424">
                <w:rPr>
                  <w:sz w:val="20"/>
                </w:rPr>
                <w:delText>. Benefits Investigation</w:delText>
              </w:r>
            </w:del>
          </w:p>
        </w:tc>
        <w:tc>
          <w:tcPr>
            <w:tcW w:w="1890" w:type="dxa"/>
            <w:tcPrChange w:id="6389" w:author="bmooney" w:date="2011-04-11T12:51:00Z">
              <w:tcPr>
                <w:tcW w:w="1890" w:type="dxa"/>
              </w:tcPr>
            </w:tcPrChange>
          </w:tcPr>
          <w:p w14:paraId="16E4AC62" w14:textId="4BD62128" w:rsidR="00661A7F" w:rsidRPr="00931F9D" w:rsidDel="00EC2424" w:rsidRDefault="00661A7F" w:rsidP="00931F9D">
            <w:pPr>
              <w:spacing w:after="120"/>
              <w:rPr>
                <w:del w:id="6390" w:author="bmooney" w:date="2011-06-14T14:14:00Z"/>
                <w:sz w:val="20"/>
              </w:rPr>
            </w:pPr>
            <w:del w:id="6391" w:author="bmooney" w:date="2011-06-14T14:14:00Z">
              <w:r w:rsidRPr="00931F9D" w:rsidDel="00EC2424">
                <w:rPr>
                  <w:sz w:val="20"/>
                </w:rPr>
                <w:delText>1. No Investigation Required checkbox</w:delText>
              </w:r>
            </w:del>
          </w:p>
        </w:tc>
        <w:tc>
          <w:tcPr>
            <w:tcW w:w="1980" w:type="dxa"/>
            <w:tcPrChange w:id="6392" w:author="bmooney" w:date="2011-04-11T12:51:00Z">
              <w:tcPr>
                <w:tcW w:w="3420" w:type="dxa"/>
              </w:tcPr>
            </w:tcPrChange>
          </w:tcPr>
          <w:p w14:paraId="16E4AC63" w14:textId="7E71E451" w:rsidR="00661A7F" w:rsidRPr="00931F9D" w:rsidDel="00EC2424" w:rsidRDefault="00661A7F" w:rsidP="00931F9D">
            <w:pPr>
              <w:spacing w:after="120"/>
              <w:rPr>
                <w:del w:id="6393" w:author="bmooney" w:date="2011-06-14T14:14:00Z"/>
                <w:sz w:val="20"/>
              </w:rPr>
            </w:pPr>
            <w:del w:id="6394" w:author="bmooney" w:date="2011-06-14T14:14:00Z">
              <w:r w:rsidRPr="00931F9D" w:rsidDel="00EC2424">
                <w:rPr>
                  <w:sz w:val="20"/>
                </w:rPr>
                <w:delText>Checked if tblBenefitsInvestigation.ServiceOptionEnumID indicates no investigation.</w:delText>
              </w:r>
            </w:del>
          </w:p>
        </w:tc>
        <w:tc>
          <w:tcPr>
            <w:tcW w:w="1530" w:type="dxa"/>
            <w:tcPrChange w:id="6395" w:author="bmooney" w:date="2011-04-11T12:51:00Z">
              <w:tcPr>
                <w:tcW w:w="3420" w:type="dxa"/>
              </w:tcPr>
            </w:tcPrChange>
          </w:tcPr>
          <w:p w14:paraId="48E97C00" w14:textId="2704EF91" w:rsidR="00661A7F" w:rsidRPr="00931F9D" w:rsidDel="00EC2424" w:rsidRDefault="00661A7F" w:rsidP="00931F9D">
            <w:pPr>
              <w:spacing w:after="120"/>
              <w:rPr>
                <w:del w:id="6396" w:author="bmooney" w:date="2011-06-14T14:14:00Z"/>
                <w:sz w:val="20"/>
              </w:rPr>
            </w:pPr>
          </w:p>
        </w:tc>
      </w:tr>
      <w:tr w:rsidR="00661A7F" w:rsidRPr="00931F9D" w:rsidDel="00EC2424" w14:paraId="16E4AC6A" w14:textId="655F2543" w:rsidTr="005137E6">
        <w:trPr>
          <w:cantSplit/>
          <w:tblHeader/>
          <w:del w:id="6397" w:author="bmooney" w:date="2011-06-14T14:14:00Z"/>
          <w:trPrChange w:id="6398" w:author="bmooney" w:date="2011-04-11T12:51:00Z">
            <w:trPr>
              <w:cantSplit/>
              <w:tblHeader/>
            </w:trPr>
          </w:trPrChange>
        </w:trPr>
        <w:tc>
          <w:tcPr>
            <w:tcW w:w="630" w:type="dxa"/>
            <w:tcPrChange w:id="6399" w:author="bmooney" w:date="2011-04-11T12:51:00Z">
              <w:tcPr>
                <w:tcW w:w="630" w:type="dxa"/>
              </w:tcPr>
            </w:tcPrChange>
          </w:tcPr>
          <w:p w14:paraId="16E4AC65" w14:textId="2BD67FDC" w:rsidR="00661A7F" w:rsidRPr="00931F9D" w:rsidDel="00EC2424" w:rsidRDefault="00661A7F" w:rsidP="00AF05BF">
            <w:pPr>
              <w:spacing w:after="120"/>
              <w:rPr>
                <w:del w:id="6400" w:author="bmooney" w:date="2011-06-14T14:14:00Z"/>
                <w:sz w:val="20"/>
              </w:rPr>
            </w:pPr>
            <w:del w:id="6401" w:author="bmooney" w:date="2011-06-14T14:14:00Z">
              <w:r w:rsidRPr="00931F9D" w:rsidDel="00EC2424">
                <w:rPr>
                  <w:sz w:val="20"/>
                </w:rPr>
                <w:delText>949</w:delText>
              </w:r>
            </w:del>
          </w:p>
        </w:tc>
        <w:tc>
          <w:tcPr>
            <w:tcW w:w="1890" w:type="dxa"/>
            <w:tcPrChange w:id="6402" w:author="bmooney" w:date="2011-04-11T12:51:00Z">
              <w:tcPr>
                <w:tcW w:w="1890" w:type="dxa"/>
              </w:tcPr>
            </w:tcPrChange>
          </w:tcPr>
          <w:p w14:paraId="16E4AC66" w14:textId="5EF3D597" w:rsidR="00661A7F" w:rsidRPr="00931F9D" w:rsidDel="00EC2424" w:rsidRDefault="00661A7F" w:rsidP="00931F9D">
            <w:pPr>
              <w:spacing w:after="120"/>
              <w:rPr>
                <w:del w:id="6403" w:author="bmooney" w:date="2011-06-14T14:14:00Z"/>
                <w:sz w:val="20"/>
              </w:rPr>
            </w:pPr>
            <w:del w:id="6404" w:author="bmooney" w:date="2011-06-14T14:14:00Z">
              <w:r w:rsidRPr="00931F9D" w:rsidDel="00EC2424">
                <w:rPr>
                  <w:sz w:val="20"/>
                </w:rPr>
                <w:delText>BenefitsInvestigation. ServiceOption</w:delText>
              </w:r>
            </w:del>
          </w:p>
        </w:tc>
        <w:tc>
          <w:tcPr>
            <w:tcW w:w="1620" w:type="dxa"/>
            <w:tcPrChange w:id="6405" w:author="bmooney" w:date="2011-04-11T12:51:00Z">
              <w:tcPr>
                <w:tcW w:w="1620" w:type="dxa"/>
              </w:tcPr>
            </w:tcPrChange>
          </w:tcPr>
          <w:p w14:paraId="16E4AC67" w14:textId="497B9D65" w:rsidR="00661A7F" w:rsidRPr="00931F9D" w:rsidDel="00EC2424" w:rsidRDefault="00661A7F" w:rsidP="00931F9D">
            <w:pPr>
              <w:spacing w:after="120"/>
              <w:rPr>
                <w:del w:id="6406" w:author="bmooney" w:date="2011-06-14T14:14:00Z"/>
                <w:sz w:val="20"/>
              </w:rPr>
            </w:pPr>
            <w:del w:id="6407" w:author="bmooney" w:date="2011-04-11T12:52:00Z">
              <w:r w:rsidRPr="00931F9D" w:rsidDel="005137E6">
                <w:rPr>
                  <w:sz w:val="20"/>
                </w:rPr>
                <w:delText>VI. Benefits Investigation</w:delText>
              </w:r>
            </w:del>
          </w:p>
        </w:tc>
        <w:tc>
          <w:tcPr>
            <w:tcW w:w="1890" w:type="dxa"/>
            <w:tcPrChange w:id="6408" w:author="bmooney" w:date="2011-04-11T12:51:00Z">
              <w:tcPr>
                <w:tcW w:w="1890" w:type="dxa"/>
              </w:tcPr>
            </w:tcPrChange>
          </w:tcPr>
          <w:p w14:paraId="16E4AC68" w14:textId="26520874" w:rsidR="00661A7F" w:rsidRPr="00931F9D" w:rsidDel="00EC2424" w:rsidRDefault="00661A7F" w:rsidP="00931F9D">
            <w:pPr>
              <w:spacing w:after="120"/>
              <w:rPr>
                <w:del w:id="6409" w:author="bmooney" w:date="2011-06-14T14:14:00Z"/>
                <w:sz w:val="20"/>
              </w:rPr>
            </w:pPr>
            <w:del w:id="6410" w:author="bmooney" w:date="2011-06-14T14:14:00Z">
              <w:r w:rsidRPr="00931F9D" w:rsidDel="00EC2424">
                <w:rPr>
                  <w:sz w:val="20"/>
                </w:rPr>
                <w:delText>2. YES Investigate – Proceed checkbox</w:delText>
              </w:r>
            </w:del>
          </w:p>
        </w:tc>
        <w:tc>
          <w:tcPr>
            <w:tcW w:w="1980" w:type="dxa"/>
            <w:tcPrChange w:id="6411" w:author="bmooney" w:date="2011-04-11T12:51:00Z">
              <w:tcPr>
                <w:tcW w:w="3420" w:type="dxa"/>
              </w:tcPr>
            </w:tcPrChange>
          </w:tcPr>
          <w:p w14:paraId="16E4AC69" w14:textId="0F826E65" w:rsidR="00661A7F" w:rsidRPr="00931F9D" w:rsidDel="00EC2424" w:rsidRDefault="00661A7F" w:rsidP="00931F9D">
            <w:pPr>
              <w:spacing w:after="120"/>
              <w:rPr>
                <w:del w:id="6412" w:author="bmooney" w:date="2011-06-14T14:14:00Z"/>
                <w:sz w:val="20"/>
              </w:rPr>
            </w:pPr>
            <w:del w:id="6413" w:author="bmooney" w:date="2011-06-14T14:14:00Z">
              <w:r w:rsidRPr="00931F9D" w:rsidDel="00EC2424">
                <w:rPr>
                  <w:sz w:val="20"/>
                </w:rPr>
                <w:delText>Checked if tblBenefitsInvestigation.ServiceOptionEnumID indicates proceed.</w:delText>
              </w:r>
            </w:del>
          </w:p>
        </w:tc>
        <w:tc>
          <w:tcPr>
            <w:tcW w:w="1530" w:type="dxa"/>
            <w:tcPrChange w:id="6414" w:author="bmooney" w:date="2011-04-11T12:51:00Z">
              <w:tcPr>
                <w:tcW w:w="3420" w:type="dxa"/>
              </w:tcPr>
            </w:tcPrChange>
          </w:tcPr>
          <w:p w14:paraId="786857BE" w14:textId="21055A1F" w:rsidR="00661A7F" w:rsidRPr="00931F9D" w:rsidDel="00EC2424" w:rsidRDefault="00661A7F" w:rsidP="00931F9D">
            <w:pPr>
              <w:spacing w:after="120"/>
              <w:rPr>
                <w:del w:id="6415" w:author="bmooney" w:date="2011-06-14T14:14:00Z"/>
                <w:sz w:val="20"/>
              </w:rPr>
            </w:pPr>
          </w:p>
        </w:tc>
      </w:tr>
      <w:tr w:rsidR="00661A7F" w:rsidRPr="00931F9D" w:rsidDel="00EC2424" w14:paraId="16E4AC70" w14:textId="2F0AC1B8" w:rsidTr="005137E6">
        <w:trPr>
          <w:cantSplit/>
          <w:tblHeader/>
          <w:del w:id="6416" w:author="bmooney" w:date="2011-06-14T14:14:00Z"/>
          <w:trPrChange w:id="6417" w:author="bmooney" w:date="2011-04-11T12:51:00Z">
            <w:trPr>
              <w:cantSplit/>
              <w:tblHeader/>
            </w:trPr>
          </w:trPrChange>
        </w:trPr>
        <w:tc>
          <w:tcPr>
            <w:tcW w:w="630" w:type="dxa"/>
            <w:tcPrChange w:id="6418" w:author="bmooney" w:date="2011-04-11T12:51:00Z">
              <w:tcPr>
                <w:tcW w:w="630" w:type="dxa"/>
              </w:tcPr>
            </w:tcPrChange>
          </w:tcPr>
          <w:p w14:paraId="16E4AC6B" w14:textId="0E25588E" w:rsidR="00661A7F" w:rsidRPr="00931F9D" w:rsidDel="00EC2424" w:rsidRDefault="00661A7F" w:rsidP="00ED6047">
            <w:pPr>
              <w:spacing w:after="120"/>
              <w:rPr>
                <w:del w:id="6419" w:author="bmooney" w:date="2011-06-14T14:14:00Z"/>
                <w:sz w:val="20"/>
              </w:rPr>
            </w:pPr>
            <w:del w:id="6420" w:author="bmooney" w:date="2011-06-14T14:14:00Z">
              <w:r w:rsidRPr="00931F9D" w:rsidDel="00EC2424">
                <w:rPr>
                  <w:sz w:val="20"/>
                </w:rPr>
                <w:delText>FR-#</w:delText>
              </w:r>
            </w:del>
          </w:p>
        </w:tc>
        <w:tc>
          <w:tcPr>
            <w:tcW w:w="1890" w:type="dxa"/>
            <w:tcPrChange w:id="6421" w:author="bmooney" w:date="2011-04-11T12:51:00Z">
              <w:tcPr>
                <w:tcW w:w="1890" w:type="dxa"/>
              </w:tcPr>
            </w:tcPrChange>
          </w:tcPr>
          <w:p w14:paraId="16E4AC6C" w14:textId="49C2F190" w:rsidR="00661A7F" w:rsidRPr="00931F9D" w:rsidDel="00EC2424" w:rsidRDefault="00661A7F" w:rsidP="00ED6047">
            <w:pPr>
              <w:spacing w:after="120"/>
              <w:rPr>
                <w:del w:id="6422" w:author="bmooney" w:date="2011-06-14T14:14:00Z"/>
                <w:sz w:val="20"/>
              </w:rPr>
            </w:pPr>
            <w:del w:id="6423" w:author="bmooney" w:date="2011-06-14T14:14:00Z">
              <w:r w:rsidRPr="00931F9D" w:rsidDel="00EC2424">
                <w:rPr>
                  <w:sz w:val="20"/>
                </w:rPr>
                <w:delText>Field name (Stacey’s spreadsheet)</w:delText>
              </w:r>
            </w:del>
          </w:p>
        </w:tc>
        <w:tc>
          <w:tcPr>
            <w:tcW w:w="1620" w:type="dxa"/>
            <w:tcPrChange w:id="6424" w:author="bmooney" w:date="2011-04-11T12:51:00Z">
              <w:tcPr>
                <w:tcW w:w="1620" w:type="dxa"/>
              </w:tcPr>
            </w:tcPrChange>
          </w:tcPr>
          <w:p w14:paraId="16E4AC6D" w14:textId="56BA0112" w:rsidR="00661A7F" w:rsidRPr="00931F9D" w:rsidDel="00EC2424" w:rsidRDefault="00661A7F" w:rsidP="00ED6047">
            <w:pPr>
              <w:spacing w:after="120"/>
              <w:rPr>
                <w:del w:id="6425" w:author="bmooney" w:date="2011-06-14T14:14:00Z"/>
                <w:sz w:val="20"/>
              </w:rPr>
            </w:pPr>
            <w:del w:id="6426" w:author="bmooney" w:date="2011-06-14T14:14:00Z">
              <w:r w:rsidRPr="00931F9D" w:rsidDel="00EC2424">
                <w:rPr>
                  <w:sz w:val="20"/>
                </w:rPr>
                <w:delText>Form section, v11</w:delText>
              </w:r>
            </w:del>
          </w:p>
        </w:tc>
        <w:tc>
          <w:tcPr>
            <w:tcW w:w="1890" w:type="dxa"/>
            <w:tcPrChange w:id="6427" w:author="bmooney" w:date="2011-04-11T12:51:00Z">
              <w:tcPr>
                <w:tcW w:w="1890" w:type="dxa"/>
              </w:tcPr>
            </w:tcPrChange>
          </w:tcPr>
          <w:p w14:paraId="16E4AC6E" w14:textId="38C7EEA0" w:rsidR="00661A7F" w:rsidRPr="00931F9D" w:rsidDel="00EC2424" w:rsidRDefault="00661A7F" w:rsidP="00ED6047">
            <w:pPr>
              <w:spacing w:after="120"/>
              <w:rPr>
                <w:del w:id="6428" w:author="bmooney" w:date="2011-06-14T14:14:00Z"/>
                <w:sz w:val="20"/>
              </w:rPr>
            </w:pPr>
            <w:del w:id="6429" w:author="bmooney" w:date="2011-06-14T14:14:00Z">
              <w:r w:rsidRPr="00931F9D" w:rsidDel="00EC2424">
                <w:rPr>
                  <w:sz w:val="20"/>
                </w:rPr>
                <w:delText>Field, v11</w:delText>
              </w:r>
            </w:del>
          </w:p>
        </w:tc>
        <w:tc>
          <w:tcPr>
            <w:tcW w:w="1980" w:type="dxa"/>
            <w:tcPrChange w:id="6430" w:author="bmooney" w:date="2011-04-11T12:51:00Z">
              <w:tcPr>
                <w:tcW w:w="3420" w:type="dxa"/>
              </w:tcPr>
            </w:tcPrChange>
          </w:tcPr>
          <w:p w14:paraId="16E4AC6F" w14:textId="691A36DB" w:rsidR="00661A7F" w:rsidRPr="00931F9D" w:rsidDel="00EC2424" w:rsidRDefault="00661A7F" w:rsidP="00ED6047">
            <w:pPr>
              <w:spacing w:after="120"/>
              <w:rPr>
                <w:del w:id="6431" w:author="bmooney" w:date="2011-06-14T14:14:00Z"/>
                <w:sz w:val="20"/>
              </w:rPr>
            </w:pPr>
            <w:del w:id="6432" w:author="bmooney" w:date="2011-06-14T14:14:00Z">
              <w:r w:rsidRPr="00931F9D" w:rsidDel="00EC2424">
                <w:rPr>
                  <w:sz w:val="20"/>
                </w:rPr>
                <w:delText>Source</w:delText>
              </w:r>
            </w:del>
          </w:p>
        </w:tc>
        <w:tc>
          <w:tcPr>
            <w:tcW w:w="1530" w:type="dxa"/>
            <w:tcPrChange w:id="6433" w:author="bmooney" w:date="2011-04-11T12:51:00Z">
              <w:tcPr>
                <w:tcW w:w="3420" w:type="dxa"/>
              </w:tcPr>
            </w:tcPrChange>
          </w:tcPr>
          <w:p w14:paraId="1C8E8375" w14:textId="6E3980B0" w:rsidR="00661A7F" w:rsidRPr="00931F9D" w:rsidDel="00EC2424" w:rsidRDefault="00661A7F" w:rsidP="00ED6047">
            <w:pPr>
              <w:spacing w:after="120"/>
              <w:rPr>
                <w:del w:id="6434" w:author="bmooney" w:date="2011-06-14T14:14:00Z"/>
                <w:sz w:val="20"/>
              </w:rPr>
            </w:pPr>
          </w:p>
        </w:tc>
      </w:tr>
      <w:tr w:rsidR="00661A7F" w:rsidRPr="00931F9D" w:rsidDel="00EC2424" w14:paraId="16E4AC76" w14:textId="6032439F" w:rsidTr="005137E6">
        <w:trPr>
          <w:cantSplit/>
          <w:tblHeader/>
          <w:del w:id="6435" w:author="bmooney" w:date="2011-06-14T14:14:00Z"/>
          <w:trPrChange w:id="6436" w:author="bmooney" w:date="2011-04-11T12:51:00Z">
            <w:trPr>
              <w:cantSplit/>
              <w:tblHeader/>
            </w:trPr>
          </w:trPrChange>
        </w:trPr>
        <w:tc>
          <w:tcPr>
            <w:tcW w:w="630" w:type="dxa"/>
            <w:tcPrChange w:id="6437" w:author="bmooney" w:date="2011-04-11T12:51:00Z">
              <w:tcPr>
                <w:tcW w:w="630" w:type="dxa"/>
              </w:tcPr>
            </w:tcPrChange>
          </w:tcPr>
          <w:p w14:paraId="16E4AC71" w14:textId="4AB68B55" w:rsidR="00661A7F" w:rsidRPr="00931F9D" w:rsidDel="00EC2424" w:rsidRDefault="00661A7F" w:rsidP="00AF05BF">
            <w:pPr>
              <w:spacing w:after="120"/>
              <w:rPr>
                <w:del w:id="6438" w:author="bmooney" w:date="2011-06-14T14:14:00Z"/>
                <w:sz w:val="20"/>
              </w:rPr>
            </w:pPr>
            <w:del w:id="6439" w:author="bmooney" w:date="2011-06-14T14:14:00Z">
              <w:r w:rsidRPr="00931F9D" w:rsidDel="00EC2424">
                <w:rPr>
                  <w:sz w:val="20"/>
                </w:rPr>
                <w:delText>950</w:delText>
              </w:r>
            </w:del>
          </w:p>
        </w:tc>
        <w:tc>
          <w:tcPr>
            <w:tcW w:w="1890" w:type="dxa"/>
            <w:tcPrChange w:id="6440" w:author="bmooney" w:date="2011-04-11T12:51:00Z">
              <w:tcPr>
                <w:tcW w:w="1890" w:type="dxa"/>
              </w:tcPr>
            </w:tcPrChange>
          </w:tcPr>
          <w:p w14:paraId="16E4AC72" w14:textId="580C0D66" w:rsidR="00661A7F" w:rsidRPr="00931F9D" w:rsidDel="00EC2424" w:rsidRDefault="00661A7F" w:rsidP="00931F9D">
            <w:pPr>
              <w:spacing w:after="120"/>
              <w:rPr>
                <w:del w:id="6441" w:author="bmooney" w:date="2011-06-14T14:14:00Z"/>
                <w:sz w:val="20"/>
              </w:rPr>
            </w:pPr>
            <w:del w:id="6442" w:author="bmooney" w:date="2011-06-14T14:14:00Z">
              <w:r w:rsidRPr="00931F9D" w:rsidDel="00EC2424">
                <w:rPr>
                  <w:sz w:val="20"/>
                </w:rPr>
                <w:delText>BenefitsInvestigation. ServiceOption</w:delText>
              </w:r>
            </w:del>
          </w:p>
        </w:tc>
        <w:tc>
          <w:tcPr>
            <w:tcW w:w="1620" w:type="dxa"/>
            <w:tcPrChange w:id="6443" w:author="bmooney" w:date="2011-04-11T12:51:00Z">
              <w:tcPr>
                <w:tcW w:w="1620" w:type="dxa"/>
              </w:tcPr>
            </w:tcPrChange>
          </w:tcPr>
          <w:p w14:paraId="16E4AC73" w14:textId="5231AFF5" w:rsidR="00661A7F" w:rsidRPr="00931F9D" w:rsidDel="00EC2424" w:rsidRDefault="00661A7F" w:rsidP="00931F9D">
            <w:pPr>
              <w:spacing w:after="120"/>
              <w:rPr>
                <w:del w:id="6444" w:author="bmooney" w:date="2011-06-14T14:14:00Z"/>
                <w:sz w:val="20"/>
              </w:rPr>
            </w:pPr>
            <w:del w:id="6445" w:author="bmooney" w:date="2011-04-11T12:52:00Z">
              <w:r w:rsidRPr="00931F9D" w:rsidDel="005137E6">
                <w:rPr>
                  <w:sz w:val="20"/>
                </w:rPr>
                <w:delText>VI. Benefits Investigation</w:delText>
              </w:r>
            </w:del>
          </w:p>
        </w:tc>
        <w:tc>
          <w:tcPr>
            <w:tcW w:w="1890" w:type="dxa"/>
            <w:tcPrChange w:id="6446" w:author="bmooney" w:date="2011-04-11T12:51:00Z">
              <w:tcPr>
                <w:tcW w:w="1890" w:type="dxa"/>
              </w:tcPr>
            </w:tcPrChange>
          </w:tcPr>
          <w:p w14:paraId="16E4AC74" w14:textId="57382DBB" w:rsidR="00661A7F" w:rsidRPr="00931F9D" w:rsidDel="00EC2424" w:rsidRDefault="00661A7F" w:rsidP="00931F9D">
            <w:pPr>
              <w:spacing w:after="120"/>
              <w:rPr>
                <w:del w:id="6447" w:author="bmooney" w:date="2011-06-14T14:14:00Z"/>
                <w:sz w:val="20"/>
              </w:rPr>
            </w:pPr>
            <w:del w:id="6448" w:author="bmooney" w:date="2011-06-14T14:14:00Z">
              <w:r w:rsidRPr="00931F9D" w:rsidDel="00EC2424">
                <w:rPr>
                  <w:sz w:val="20"/>
                </w:rPr>
                <w:delText>3. YES Investigate – HOLD checkbox</w:delText>
              </w:r>
            </w:del>
          </w:p>
        </w:tc>
        <w:tc>
          <w:tcPr>
            <w:tcW w:w="1980" w:type="dxa"/>
            <w:tcPrChange w:id="6449" w:author="bmooney" w:date="2011-04-11T12:51:00Z">
              <w:tcPr>
                <w:tcW w:w="3420" w:type="dxa"/>
              </w:tcPr>
            </w:tcPrChange>
          </w:tcPr>
          <w:p w14:paraId="16E4AC75" w14:textId="15D5C30A" w:rsidR="00661A7F" w:rsidRPr="00931F9D" w:rsidDel="00EC2424" w:rsidRDefault="00661A7F" w:rsidP="00931F9D">
            <w:pPr>
              <w:spacing w:after="120"/>
              <w:rPr>
                <w:del w:id="6450" w:author="bmooney" w:date="2011-06-14T14:14:00Z"/>
                <w:sz w:val="20"/>
              </w:rPr>
            </w:pPr>
            <w:del w:id="6451" w:author="bmooney" w:date="2011-06-14T14:14:00Z">
              <w:r w:rsidRPr="00931F9D" w:rsidDel="00EC2424">
                <w:rPr>
                  <w:sz w:val="20"/>
                </w:rPr>
                <w:delText>Checked if tblBenefitsInvestigation.ServiceOptionEnumID indicates hold.</w:delText>
              </w:r>
            </w:del>
          </w:p>
        </w:tc>
        <w:tc>
          <w:tcPr>
            <w:tcW w:w="1530" w:type="dxa"/>
            <w:tcPrChange w:id="6452" w:author="bmooney" w:date="2011-04-11T12:51:00Z">
              <w:tcPr>
                <w:tcW w:w="3420" w:type="dxa"/>
              </w:tcPr>
            </w:tcPrChange>
          </w:tcPr>
          <w:p w14:paraId="53B67FE5" w14:textId="7D8486BF" w:rsidR="00661A7F" w:rsidRPr="00931F9D" w:rsidDel="00EC2424" w:rsidRDefault="00661A7F" w:rsidP="00931F9D">
            <w:pPr>
              <w:spacing w:after="120"/>
              <w:rPr>
                <w:del w:id="6453" w:author="bmooney" w:date="2011-06-14T14:14:00Z"/>
                <w:sz w:val="20"/>
              </w:rPr>
            </w:pPr>
          </w:p>
        </w:tc>
      </w:tr>
      <w:tr w:rsidR="00661A7F" w:rsidRPr="00931F9D" w:rsidDel="00EC2424" w14:paraId="16E4AC7C" w14:textId="52717DA9" w:rsidTr="005137E6">
        <w:trPr>
          <w:cantSplit/>
          <w:tblHeader/>
          <w:del w:id="6454" w:author="bmooney" w:date="2011-06-14T14:14:00Z"/>
          <w:trPrChange w:id="6455" w:author="bmooney" w:date="2011-04-11T12:51:00Z">
            <w:trPr>
              <w:cantSplit/>
              <w:tblHeader/>
            </w:trPr>
          </w:trPrChange>
        </w:trPr>
        <w:tc>
          <w:tcPr>
            <w:tcW w:w="630" w:type="dxa"/>
            <w:tcPrChange w:id="6456" w:author="bmooney" w:date="2011-04-11T12:51:00Z">
              <w:tcPr>
                <w:tcW w:w="630" w:type="dxa"/>
              </w:tcPr>
            </w:tcPrChange>
          </w:tcPr>
          <w:p w14:paraId="16E4AC77" w14:textId="03591CBB" w:rsidR="00661A7F" w:rsidRPr="00931F9D" w:rsidDel="00EC2424" w:rsidRDefault="00661A7F" w:rsidP="00AF05BF">
            <w:pPr>
              <w:spacing w:after="120"/>
              <w:rPr>
                <w:del w:id="6457" w:author="bmooney" w:date="2011-06-14T14:14:00Z"/>
                <w:sz w:val="20"/>
              </w:rPr>
            </w:pPr>
            <w:del w:id="6458" w:author="bmooney" w:date="2011-06-14T14:14:00Z">
              <w:r w:rsidRPr="00931F9D" w:rsidDel="00EC2424">
                <w:rPr>
                  <w:sz w:val="20"/>
                </w:rPr>
                <w:delText>951</w:delText>
              </w:r>
            </w:del>
          </w:p>
        </w:tc>
        <w:tc>
          <w:tcPr>
            <w:tcW w:w="1890" w:type="dxa"/>
            <w:tcPrChange w:id="6459" w:author="bmooney" w:date="2011-04-11T12:51:00Z">
              <w:tcPr>
                <w:tcW w:w="1890" w:type="dxa"/>
              </w:tcPr>
            </w:tcPrChange>
          </w:tcPr>
          <w:p w14:paraId="16E4AC78" w14:textId="0CAFEFFA" w:rsidR="00661A7F" w:rsidRPr="00931F9D" w:rsidDel="00EC2424" w:rsidRDefault="00661A7F" w:rsidP="00931F9D">
            <w:pPr>
              <w:spacing w:after="120"/>
              <w:rPr>
                <w:del w:id="6460" w:author="bmooney" w:date="2011-06-14T14:14:00Z"/>
                <w:sz w:val="20"/>
              </w:rPr>
            </w:pPr>
            <w:del w:id="6461" w:author="bmooney" w:date="2011-06-14T14:14:00Z">
              <w:r w:rsidRPr="00931F9D" w:rsidDel="00EC2424">
                <w:rPr>
                  <w:sz w:val="20"/>
                </w:rPr>
                <w:delText>BenefitsInvestigation. StatementOf MedicalNecessity</w:delText>
              </w:r>
            </w:del>
          </w:p>
        </w:tc>
        <w:tc>
          <w:tcPr>
            <w:tcW w:w="1620" w:type="dxa"/>
            <w:tcPrChange w:id="6462" w:author="bmooney" w:date="2011-04-11T12:51:00Z">
              <w:tcPr>
                <w:tcW w:w="1620" w:type="dxa"/>
              </w:tcPr>
            </w:tcPrChange>
          </w:tcPr>
          <w:p w14:paraId="16E4AC79" w14:textId="21727773" w:rsidR="00661A7F" w:rsidRPr="00931F9D" w:rsidDel="00EC2424" w:rsidRDefault="00661A7F" w:rsidP="00931F9D">
            <w:pPr>
              <w:spacing w:after="120"/>
              <w:rPr>
                <w:del w:id="6463" w:author="bmooney" w:date="2011-06-14T14:14:00Z"/>
                <w:sz w:val="20"/>
              </w:rPr>
            </w:pPr>
            <w:del w:id="6464" w:author="bmooney" w:date="2011-04-11T12:52:00Z">
              <w:r w:rsidRPr="00931F9D" w:rsidDel="005137E6">
                <w:rPr>
                  <w:sz w:val="20"/>
                </w:rPr>
                <w:delText>VI. Benefits Investigation</w:delText>
              </w:r>
            </w:del>
          </w:p>
        </w:tc>
        <w:tc>
          <w:tcPr>
            <w:tcW w:w="1890" w:type="dxa"/>
            <w:tcPrChange w:id="6465" w:author="bmooney" w:date="2011-04-11T12:51:00Z">
              <w:tcPr>
                <w:tcW w:w="1890" w:type="dxa"/>
              </w:tcPr>
            </w:tcPrChange>
          </w:tcPr>
          <w:p w14:paraId="16E4AC7A" w14:textId="3F5D4D05" w:rsidR="00661A7F" w:rsidRPr="00931F9D" w:rsidDel="00EC2424" w:rsidRDefault="00661A7F" w:rsidP="00931F9D">
            <w:pPr>
              <w:spacing w:after="120"/>
              <w:rPr>
                <w:del w:id="6466" w:author="bmooney" w:date="2011-06-14T14:14:00Z"/>
                <w:sz w:val="20"/>
              </w:rPr>
            </w:pPr>
            <w:del w:id="6467" w:author="bmooney" w:date="2011-06-14T14:14:00Z">
              <w:r w:rsidRPr="00931F9D" w:rsidDel="00EC2424">
                <w:rPr>
                  <w:sz w:val="20"/>
                </w:rPr>
                <w:delText>Statement of Medical Necessity</w:delText>
              </w:r>
            </w:del>
          </w:p>
        </w:tc>
        <w:tc>
          <w:tcPr>
            <w:tcW w:w="1980" w:type="dxa"/>
            <w:tcPrChange w:id="6468" w:author="bmooney" w:date="2011-04-11T12:51:00Z">
              <w:tcPr>
                <w:tcW w:w="3420" w:type="dxa"/>
              </w:tcPr>
            </w:tcPrChange>
          </w:tcPr>
          <w:p w14:paraId="16E4AC7B" w14:textId="094BA42E" w:rsidR="00661A7F" w:rsidRPr="00931F9D" w:rsidDel="00EC2424" w:rsidRDefault="00661A7F" w:rsidP="00931F9D">
            <w:pPr>
              <w:spacing w:after="120"/>
              <w:rPr>
                <w:del w:id="6469" w:author="bmooney" w:date="2011-06-14T14:14:00Z"/>
                <w:sz w:val="20"/>
              </w:rPr>
            </w:pPr>
            <w:del w:id="6470" w:author="bmooney" w:date="2011-06-14T14:14:00Z">
              <w:r w:rsidRPr="00931F9D" w:rsidDel="00EC2424">
                <w:rPr>
                  <w:sz w:val="20"/>
                </w:rPr>
                <w:delText>tblBenefitsInvestigation. StmtOfMedicalNecessity</w:delText>
              </w:r>
            </w:del>
          </w:p>
        </w:tc>
        <w:tc>
          <w:tcPr>
            <w:tcW w:w="1530" w:type="dxa"/>
            <w:tcPrChange w:id="6471" w:author="bmooney" w:date="2011-04-11T12:51:00Z">
              <w:tcPr>
                <w:tcW w:w="3420" w:type="dxa"/>
              </w:tcPr>
            </w:tcPrChange>
          </w:tcPr>
          <w:p w14:paraId="3417E9A3" w14:textId="5B8D2FD9" w:rsidR="00661A7F" w:rsidRPr="00931F9D" w:rsidDel="00EC2424" w:rsidRDefault="00661A7F" w:rsidP="00931F9D">
            <w:pPr>
              <w:spacing w:after="120"/>
              <w:rPr>
                <w:del w:id="6472" w:author="bmooney" w:date="2011-06-14T14:14:00Z"/>
                <w:sz w:val="20"/>
              </w:rPr>
            </w:pPr>
          </w:p>
        </w:tc>
      </w:tr>
      <w:tr w:rsidR="000760DD" w:rsidRPr="00931F9D" w:rsidDel="00EC2424" w14:paraId="16E4AC82" w14:textId="488E81DD" w:rsidTr="005137E6">
        <w:trPr>
          <w:cantSplit/>
          <w:tblHeader/>
          <w:del w:id="6473" w:author="bmooney" w:date="2011-06-14T14:14:00Z"/>
          <w:trPrChange w:id="6474" w:author="bmooney" w:date="2011-04-11T12:51:00Z">
            <w:trPr>
              <w:cantSplit/>
              <w:tblHeader/>
            </w:trPr>
          </w:trPrChange>
        </w:trPr>
        <w:tc>
          <w:tcPr>
            <w:tcW w:w="630" w:type="dxa"/>
            <w:tcPrChange w:id="6475" w:author="bmooney" w:date="2011-04-11T12:51:00Z">
              <w:tcPr>
                <w:tcW w:w="630" w:type="dxa"/>
              </w:tcPr>
            </w:tcPrChange>
          </w:tcPr>
          <w:p w14:paraId="16E4AC7D" w14:textId="66EE9076" w:rsidR="000760DD" w:rsidRPr="00931F9D" w:rsidDel="00EC2424" w:rsidRDefault="000760DD" w:rsidP="00AF05BF">
            <w:pPr>
              <w:spacing w:after="120"/>
              <w:rPr>
                <w:del w:id="6476" w:author="bmooney" w:date="2011-06-14T14:14:00Z"/>
                <w:sz w:val="20"/>
              </w:rPr>
            </w:pPr>
            <w:del w:id="6477" w:author="bmooney" w:date="2011-06-14T14:14:00Z">
              <w:r w:rsidRPr="00931F9D" w:rsidDel="00EC2424">
                <w:rPr>
                  <w:sz w:val="20"/>
                </w:rPr>
                <w:delText>952</w:delText>
              </w:r>
            </w:del>
          </w:p>
        </w:tc>
        <w:tc>
          <w:tcPr>
            <w:tcW w:w="1890" w:type="dxa"/>
            <w:tcPrChange w:id="6478" w:author="bmooney" w:date="2011-04-11T12:51:00Z">
              <w:tcPr>
                <w:tcW w:w="1890" w:type="dxa"/>
              </w:tcPr>
            </w:tcPrChange>
          </w:tcPr>
          <w:p w14:paraId="16E4AC7E" w14:textId="6928F76D" w:rsidR="000760DD" w:rsidRPr="00931F9D" w:rsidDel="00EC2424" w:rsidRDefault="000760DD" w:rsidP="00931F9D">
            <w:pPr>
              <w:spacing w:after="120"/>
              <w:rPr>
                <w:del w:id="6479" w:author="bmooney" w:date="2011-06-14T14:14:00Z"/>
                <w:sz w:val="20"/>
              </w:rPr>
            </w:pPr>
            <w:del w:id="6480" w:author="bmooney" w:date="2011-06-14T14:14:00Z">
              <w:r w:rsidRPr="00931F9D" w:rsidDel="00EC2424">
                <w:rPr>
                  <w:sz w:val="20"/>
                </w:rPr>
                <w:delText>Specimen. SpecimenRetrieval. Request</w:delText>
              </w:r>
            </w:del>
          </w:p>
        </w:tc>
        <w:tc>
          <w:tcPr>
            <w:tcW w:w="1620" w:type="dxa"/>
            <w:tcPrChange w:id="6481" w:author="bmooney" w:date="2011-04-11T12:51:00Z">
              <w:tcPr>
                <w:tcW w:w="1620" w:type="dxa"/>
              </w:tcPr>
            </w:tcPrChange>
          </w:tcPr>
          <w:p w14:paraId="16E4AC7F" w14:textId="7096FAC1" w:rsidR="000760DD" w:rsidRPr="00931F9D" w:rsidDel="00EC2424" w:rsidRDefault="000760DD" w:rsidP="00931F9D">
            <w:pPr>
              <w:spacing w:after="120"/>
              <w:rPr>
                <w:del w:id="6482" w:author="bmooney" w:date="2011-06-14T14:14:00Z"/>
                <w:sz w:val="20"/>
              </w:rPr>
            </w:pPr>
            <w:del w:id="6483" w:author="bmooney" w:date="2011-04-11T13:00:00Z">
              <w:r w:rsidRPr="00931F9D" w:rsidDel="005137E6">
                <w:rPr>
                  <w:sz w:val="20"/>
                </w:rPr>
                <w:delText xml:space="preserve">VII. </w:delText>
              </w:r>
            </w:del>
            <w:del w:id="6484" w:author="bmooney" w:date="2011-06-14T14:14:00Z">
              <w:r w:rsidRPr="00931F9D" w:rsidDel="00EC2424">
                <w:rPr>
                  <w:sz w:val="20"/>
                </w:rPr>
                <w:delText>Specimen Retrieval</w:delText>
              </w:r>
            </w:del>
          </w:p>
        </w:tc>
        <w:tc>
          <w:tcPr>
            <w:tcW w:w="1890" w:type="dxa"/>
            <w:tcPrChange w:id="6485" w:author="bmooney" w:date="2011-04-11T12:51:00Z">
              <w:tcPr>
                <w:tcW w:w="1890" w:type="dxa"/>
              </w:tcPr>
            </w:tcPrChange>
          </w:tcPr>
          <w:p w14:paraId="16E4AC80" w14:textId="6B1EA836" w:rsidR="000760DD" w:rsidRPr="00931F9D" w:rsidDel="00EC2424" w:rsidRDefault="000760DD" w:rsidP="00931F9D">
            <w:pPr>
              <w:spacing w:after="120"/>
              <w:rPr>
                <w:del w:id="6486" w:author="bmooney" w:date="2011-06-14T14:14:00Z"/>
                <w:sz w:val="20"/>
              </w:rPr>
            </w:pPr>
            <w:del w:id="6487" w:author="bmooney" w:date="2011-06-14T14:14:00Z">
              <w:r w:rsidRPr="00931F9D" w:rsidDel="00EC2424">
                <w:rPr>
                  <w:sz w:val="20"/>
                </w:rPr>
                <w:delText>1. GHI requests specimen checkbox</w:delText>
              </w:r>
            </w:del>
          </w:p>
        </w:tc>
        <w:tc>
          <w:tcPr>
            <w:tcW w:w="1980" w:type="dxa"/>
            <w:tcPrChange w:id="6488" w:author="bmooney" w:date="2011-04-11T12:51:00Z">
              <w:tcPr>
                <w:tcW w:w="3420" w:type="dxa"/>
              </w:tcPr>
            </w:tcPrChange>
          </w:tcPr>
          <w:p w14:paraId="16E4AC81" w14:textId="12280140" w:rsidR="000760DD" w:rsidRPr="00931F9D" w:rsidDel="00EC2424" w:rsidRDefault="000760DD" w:rsidP="00931F9D">
            <w:pPr>
              <w:spacing w:after="120"/>
              <w:rPr>
                <w:del w:id="6489" w:author="bmooney" w:date="2011-06-14T14:14:00Z"/>
                <w:sz w:val="20"/>
              </w:rPr>
            </w:pPr>
            <w:del w:id="6490" w:author="bmooney" w:date="2011-06-14T14:14:00Z">
              <w:r w:rsidRPr="00931F9D" w:rsidDel="00EC2424">
                <w:rPr>
                  <w:sz w:val="20"/>
                </w:rPr>
                <w:delText>tblSpecimen.SpecimenRetrievalEnumID indicates that GHI will request the specimen</w:delText>
              </w:r>
            </w:del>
          </w:p>
        </w:tc>
        <w:tc>
          <w:tcPr>
            <w:tcW w:w="1530" w:type="dxa"/>
            <w:tcPrChange w:id="6491" w:author="bmooney" w:date="2011-04-11T12:51:00Z">
              <w:tcPr>
                <w:tcW w:w="3420" w:type="dxa"/>
              </w:tcPr>
            </w:tcPrChange>
          </w:tcPr>
          <w:p w14:paraId="64730C51" w14:textId="4E4BAF3C" w:rsidR="000760DD" w:rsidRPr="00931F9D" w:rsidDel="00EC2424" w:rsidRDefault="000760DD" w:rsidP="00931F9D">
            <w:pPr>
              <w:spacing w:after="120"/>
              <w:rPr>
                <w:del w:id="6492" w:author="bmooney" w:date="2011-06-14T14:14:00Z"/>
                <w:sz w:val="20"/>
              </w:rPr>
            </w:pPr>
          </w:p>
        </w:tc>
      </w:tr>
      <w:tr w:rsidR="000760DD" w:rsidRPr="00931F9D" w:rsidDel="00EC2424" w14:paraId="16E4AC88" w14:textId="5A3CB164" w:rsidTr="005137E6">
        <w:trPr>
          <w:cantSplit/>
          <w:tblHeader/>
          <w:del w:id="6493" w:author="bmooney" w:date="2011-06-14T14:14:00Z"/>
          <w:trPrChange w:id="6494" w:author="bmooney" w:date="2011-04-11T12:51:00Z">
            <w:trPr>
              <w:cantSplit/>
              <w:tblHeader/>
            </w:trPr>
          </w:trPrChange>
        </w:trPr>
        <w:tc>
          <w:tcPr>
            <w:tcW w:w="630" w:type="dxa"/>
            <w:tcPrChange w:id="6495" w:author="bmooney" w:date="2011-04-11T12:51:00Z">
              <w:tcPr>
                <w:tcW w:w="630" w:type="dxa"/>
              </w:tcPr>
            </w:tcPrChange>
          </w:tcPr>
          <w:p w14:paraId="16E4AC83" w14:textId="1E18D8CC" w:rsidR="000760DD" w:rsidRPr="00931F9D" w:rsidDel="00EC2424" w:rsidRDefault="000760DD" w:rsidP="00AF05BF">
            <w:pPr>
              <w:spacing w:after="120"/>
              <w:rPr>
                <w:del w:id="6496" w:author="bmooney" w:date="2011-06-14T14:14:00Z"/>
                <w:sz w:val="20"/>
              </w:rPr>
            </w:pPr>
            <w:del w:id="6497" w:author="bmooney" w:date="2011-06-14T14:14:00Z">
              <w:r w:rsidRPr="00931F9D" w:rsidDel="00EC2424">
                <w:rPr>
                  <w:sz w:val="20"/>
                </w:rPr>
                <w:delText>953</w:delText>
              </w:r>
            </w:del>
          </w:p>
        </w:tc>
        <w:tc>
          <w:tcPr>
            <w:tcW w:w="1890" w:type="dxa"/>
            <w:tcPrChange w:id="6498" w:author="bmooney" w:date="2011-04-11T12:51:00Z">
              <w:tcPr>
                <w:tcW w:w="1890" w:type="dxa"/>
              </w:tcPr>
            </w:tcPrChange>
          </w:tcPr>
          <w:p w14:paraId="16E4AC84" w14:textId="0B06C7A5" w:rsidR="000760DD" w:rsidRPr="00931F9D" w:rsidDel="00EC2424" w:rsidRDefault="000760DD" w:rsidP="00931F9D">
            <w:pPr>
              <w:spacing w:after="120"/>
              <w:rPr>
                <w:del w:id="6499" w:author="bmooney" w:date="2011-06-14T14:14:00Z"/>
                <w:sz w:val="20"/>
              </w:rPr>
            </w:pPr>
            <w:del w:id="6500" w:author="bmooney" w:date="2011-06-14T14:14:00Z">
              <w:r w:rsidRPr="00931F9D" w:rsidDel="00EC2424">
                <w:rPr>
                  <w:sz w:val="20"/>
                </w:rPr>
                <w:delText>Specimen. SpecimenRetrieval. Request</w:delText>
              </w:r>
            </w:del>
          </w:p>
        </w:tc>
        <w:tc>
          <w:tcPr>
            <w:tcW w:w="1620" w:type="dxa"/>
            <w:tcPrChange w:id="6501" w:author="bmooney" w:date="2011-04-11T12:51:00Z">
              <w:tcPr>
                <w:tcW w:w="1620" w:type="dxa"/>
              </w:tcPr>
            </w:tcPrChange>
          </w:tcPr>
          <w:p w14:paraId="16E4AC85" w14:textId="12029FF1" w:rsidR="000760DD" w:rsidRPr="00931F9D" w:rsidDel="00EC2424" w:rsidRDefault="000760DD" w:rsidP="00931F9D">
            <w:pPr>
              <w:spacing w:after="120"/>
              <w:rPr>
                <w:del w:id="6502" w:author="bmooney" w:date="2011-06-14T14:14:00Z"/>
                <w:sz w:val="20"/>
              </w:rPr>
            </w:pPr>
            <w:del w:id="6503" w:author="bmooney" w:date="2011-04-11T13:00:00Z">
              <w:r w:rsidRPr="00931F9D" w:rsidDel="005137E6">
                <w:rPr>
                  <w:sz w:val="20"/>
                </w:rPr>
                <w:delText>VII. Specimen Retrieval</w:delText>
              </w:r>
            </w:del>
          </w:p>
        </w:tc>
        <w:tc>
          <w:tcPr>
            <w:tcW w:w="1890" w:type="dxa"/>
            <w:tcPrChange w:id="6504" w:author="bmooney" w:date="2011-04-11T12:51:00Z">
              <w:tcPr>
                <w:tcW w:w="1890" w:type="dxa"/>
              </w:tcPr>
            </w:tcPrChange>
          </w:tcPr>
          <w:p w14:paraId="16E4AC86" w14:textId="09BEA244" w:rsidR="000760DD" w:rsidRPr="00931F9D" w:rsidDel="00EC2424" w:rsidRDefault="000760DD" w:rsidP="00931F9D">
            <w:pPr>
              <w:spacing w:after="120"/>
              <w:rPr>
                <w:del w:id="6505" w:author="bmooney" w:date="2011-06-14T14:14:00Z"/>
                <w:sz w:val="20"/>
              </w:rPr>
            </w:pPr>
            <w:del w:id="6506" w:author="bmooney" w:date="2011-06-14T14:14:00Z">
              <w:r w:rsidRPr="00931F9D" w:rsidDel="00EC2424">
                <w:rPr>
                  <w:sz w:val="20"/>
                </w:rPr>
                <w:delText>2. I will arrange… checkbox</w:delText>
              </w:r>
            </w:del>
          </w:p>
        </w:tc>
        <w:tc>
          <w:tcPr>
            <w:tcW w:w="1980" w:type="dxa"/>
            <w:tcPrChange w:id="6507" w:author="bmooney" w:date="2011-04-11T12:51:00Z">
              <w:tcPr>
                <w:tcW w:w="3420" w:type="dxa"/>
              </w:tcPr>
            </w:tcPrChange>
          </w:tcPr>
          <w:p w14:paraId="16E4AC87" w14:textId="7163C9A4" w:rsidR="000760DD" w:rsidRPr="00931F9D" w:rsidDel="00EC2424" w:rsidRDefault="000760DD" w:rsidP="00931F9D">
            <w:pPr>
              <w:spacing w:after="120"/>
              <w:rPr>
                <w:del w:id="6508" w:author="bmooney" w:date="2011-06-14T14:14:00Z"/>
                <w:sz w:val="20"/>
              </w:rPr>
            </w:pPr>
            <w:del w:id="6509" w:author="bmooney" w:date="2011-06-14T14:14:00Z">
              <w:r w:rsidRPr="00931F9D" w:rsidDel="00EC2424">
                <w:rPr>
                  <w:sz w:val="20"/>
                </w:rPr>
                <w:delText>tblSpecimen.SpecimenRetrievalEnumID indicates that the submitting physician will arrange for the specimen to be sent.</w:delText>
              </w:r>
            </w:del>
          </w:p>
        </w:tc>
        <w:tc>
          <w:tcPr>
            <w:tcW w:w="1530" w:type="dxa"/>
            <w:tcPrChange w:id="6510" w:author="bmooney" w:date="2011-04-11T12:51:00Z">
              <w:tcPr>
                <w:tcW w:w="3420" w:type="dxa"/>
              </w:tcPr>
            </w:tcPrChange>
          </w:tcPr>
          <w:p w14:paraId="6E674F27" w14:textId="32F41E57" w:rsidR="000760DD" w:rsidRPr="00931F9D" w:rsidDel="00EC2424" w:rsidRDefault="000760DD" w:rsidP="00931F9D">
            <w:pPr>
              <w:spacing w:after="120"/>
              <w:rPr>
                <w:del w:id="6511" w:author="bmooney" w:date="2011-06-14T14:14:00Z"/>
                <w:sz w:val="20"/>
              </w:rPr>
            </w:pPr>
          </w:p>
        </w:tc>
      </w:tr>
      <w:tr w:rsidR="000760DD" w:rsidRPr="00931F9D" w:rsidDel="00EC2424" w14:paraId="16E4AC8E" w14:textId="4C110FFC" w:rsidTr="005137E6">
        <w:trPr>
          <w:cantSplit/>
          <w:tblHeader/>
          <w:del w:id="6512" w:author="bmooney" w:date="2011-06-14T14:14:00Z"/>
          <w:trPrChange w:id="6513" w:author="bmooney" w:date="2011-04-11T12:51:00Z">
            <w:trPr>
              <w:cantSplit/>
              <w:tblHeader/>
            </w:trPr>
          </w:trPrChange>
        </w:trPr>
        <w:tc>
          <w:tcPr>
            <w:tcW w:w="630" w:type="dxa"/>
            <w:tcPrChange w:id="6514" w:author="bmooney" w:date="2011-04-11T12:51:00Z">
              <w:tcPr>
                <w:tcW w:w="630" w:type="dxa"/>
              </w:tcPr>
            </w:tcPrChange>
          </w:tcPr>
          <w:p w14:paraId="16E4AC89" w14:textId="656E3599" w:rsidR="000760DD" w:rsidRPr="00931F9D" w:rsidDel="00EC2424" w:rsidRDefault="000760DD" w:rsidP="002D2B21">
            <w:pPr>
              <w:spacing w:after="120"/>
              <w:rPr>
                <w:del w:id="6515" w:author="bmooney" w:date="2011-06-14T14:14:00Z"/>
                <w:sz w:val="20"/>
              </w:rPr>
            </w:pPr>
            <w:del w:id="6516" w:author="bmooney" w:date="2011-06-14T14:14:00Z">
              <w:r w:rsidRPr="00931F9D" w:rsidDel="00EC2424">
                <w:rPr>
                  <w:sz w:val="20"/>
                </w:rPr>
                <w:delText>954</w:delText>
              </w:r>
            </w:del>
          </w:p>
        </w:tc>
        <w:tc>
          <w:tcPr>
            <w:tcW w:w="1890" w:type="dxa"/>
            <w:tcPrChange w:id="6517" w:author="bmooney" w:date="2011-04-11T12:51:00Z">
              <w:tcPr>
                <w:tcW w:w="1890" w:type="dxa"/>
              </w:tcPr>
            </w:tcPrChange>
          </w:tcPr>
          <w:p w14:paraId="16E4AC8A" w14:textId="5503A9BD" w:rsidR="000760DD" w:rsidRPr="00931F9D" w:rsidDel="00EC2424" w:rsidRDefault="000760DD" w:rsidP="00931F9D">
            <w:pPr>
              <w:spacing w:after="120"/>
              <w:rPr>
                <w:del w:id="6518" w:author="bmooney" w:date="2011-06-14T14:14:00Z"/>
                <w:sz w:val="20"/>
              </w:rPr>
            </w:pPr>
            <w:del w:id="6519" w:author="bmooney" w:date="2011-06-14T14:14:00Z">
              <w:r w:rsidRPr="00931F9D" w:rsidDel="00EC2424">
                <w:rPr>
                  <w:sz w:val="20"/>
                </w:rPr>
                <w:delText>Specimen. SpecimenRetrieval. Location</w:delText>
              </w:r>
            </w:del>
          </w:p>
        </w:tc>
        <w:tc>
          <w:tcPr>
            <w:tcW w:w="1620" w:type="dxa"/>
            <w:tcPrChange w:id="6520" w:author="bmooney" w:date="2011-04-11T12:51:00Z">
              <w:tcPr>
                <w:tcW w:w="1620" w:type="dxa"/>
              </w:tcPr>
            </w:tcPrChange>
          </w:tcPr>
          <w:p w14:paraId="16E4AC8B" w14:textId="08939553" w:rsidR="000760DD" w:rsidRPr="00931F9D" w:rsidDel="00EC2424" w:rsidRDefault="000760DD" w:rsidP="00931F9D">
            <w:pPr>
              <w:spacing w:after="120"/>
              <w:rPr>
                <w:del w:id="6521" w:author="bmooney" w:date="2011-06-14T14:14:00Z"/>
                <w:sz w:val="20"/>
              </w:rPr>
            </w:pPr>
            <w:del w:id="6522" w:author="bmooney" w:date="2011-06-14T14:14:00Z">
              <w:r w:rsidRPr="00931F9D" w:rsidDel="00EC2424">
                <w:rPr>
                  <w:sz w:val="20"/>
                </w:rPr>
                <w:delText>VII. Specimen Retrieval</w:delText>
              </w:r>
            </w:del>
          </w:p>
        </w:tc>
        <w:tc>
          <w:tcPr>
            <w:tcW w:w="1890" w:type="dxa"/>
            <w:tcPrChange w:id="6523" w:author="bmooney" w:date="2011-04-11T12:51:00Z">
              <w:tcPr>
                <w:tcW w:w="1890" w:type="dxa"/>
              </w:tcPr>
            </w:tcPrChange>
          </w:tcPr>
          <w:p w14:paraId="16E4AC8C" w14:textId="20D44694" w:rsidR="000760DD" w:rsidRPr="00931F9D" w:rsidDel="00EC2424" w:rsidRDefault="000760DD" w:rsidP="00931F9D">
            <w:pPr>
              <w:spacing w:after="120"/>
              <w:rPr>
                <w:del w:id="6524" w:author="bmooney" w:date="2011-06-14T14:14:00Z"/>
                <w:sz w:val="20"/>
              </w:rPr>
            </w:pPr>
            <w:del w:id="6525" w:author="bmooney" w:date="2011-06-14T14:14:00Z">
              <w:r w:rsidRPr="00931F9D" w:rsidDel="00EC2424">
                <w:rPr>
                  <w:sz w:val="20"/>
                </w:rPr>
                <w:delText>Location of Specimen</w:delText>
              </w:r>
            </w:del>
          </w:p>
        </w:tc>
        <w:tc>
          <w:tcPr>
            <w:tcW w:w="1980" w:type="dxa"/>
            <w:tcPrChange w:id="6526" w:author="bmooney" w:date="2011-04-11T12:51:00Z">
              <w:tcPr>
                <w:tcW w:w="3420" w:type="dxa"/>
              </w:tcPr>
            </w:tcPrChange>
          </w:tcPr>
          <w:p w14:paraId="16E4AC8D" w14:textId="42638004" w:rsidR="000760DD" w:rsidRPr="00931F9D" w:rsidDel="00EC2424" w:rsidRDefault="000760DD" w:rsidP="00931F9D">
            <w:pPr>
              <w:spacing w:after="120"/>
              <w:rPr>
                <w:del w:id="6527" w:author="bmooney" w:date="2011-06-14T14:14:00Z"/>
                <w:sz w:val="20"/>
              </w:rPr>
            </w:pPr>
            <w:del w:id="6528" w:author="bmooney" w:date="2011-06-14T14:14:00Z">
              <w:r w:rsidRPr="00931F9D" w:rsidDel="00EC2424">
                <w:rPr>
                  <w:sz w:val="20"/>
                </w:rPr>
                <w:delText>tblRequisitionEntity.EntityName for the tblRequisitionEntity entry for entity type Account or Payer and requisition role type Pathology.</w:delText>
              </w:r>
            </w:del>
          </w:p>
        </w:tc>
        <w:tc>
          <w:tcPr>
            <w:tcW w:w="1530" w:type="dxa"/>
            <w:tcPrChange w:id="6529" w:author="bmooney" w:date="2011-04-11T12:51:00Z">
              <w:tcPr>
                <w:tcW w:w="3420" w:type="dxa"/>
              </w:tcPr>
            </w:tcPrChange>
          </w:tcPr>
          <w:p w14:paraId="200988FE" w14:textId="051685A0" w:rsidR="000760DD" w:rsidRPr="00931F9D" w:rsidDel="00EC2424" w:rsidRDefault="000760DD" w:rsidP="00931F9D">
            <w:pPr>
              <w:spacing w:after="120"/>
              <w:rPr>
                <w:del w:id="6530" w:author="bmooney" w:date="2011-06-14T14:14:00Z"/>
                <w:sz w:val="20"/>
              </w:rPr>
            </w:pPr>
          </w:p>
        </w:tc>
      </w:tr>
      <w:tr w:rsidR="000760DD" w:rsidRPr="00931F9D" w:rsidDel="00EC2424" w14:paraId="16E4AC94" w14:textId="09CA8A53" w:rsidTr="005137E6">
        <w:trPr>
          <w:cantSplit/>
          <w:tblHeader/>
          <w:del w:id="6531" w:author="bmooney" w:date="2011-06-14T14:14:00Z"/>
          <w:trPrChange w:id="6532" w:author="bmooney" w:date="2011-04-11T12:51:00Z">
            <w:trPr>
              <w:cantSplit/>
              <w:tblHeader/>
            </w:trPr>
          </w:trPrChange>
        </w:trPr>
        <w:tc>
          <w:tcPr>
            <w:tcW w:w="630" w:type="dxa"/>
            <w:tcPrChange w:id="6533" w:author="bmooney" w:date="2011-04-11T12:51:00Z">
              <w:tcPr>
                <w:tcW w:w="630" w:type="dxa"/>
              </w:tcPr>
            </w:tcPrChange>
          </w:tcPr>
          <w:p w14:paraId="16E4AC8F" w14:textId="459F0D9D" w:rsidR="000760DD" w:rsidRPr="00931F9D" w:rsidDel="00EC2424" w:rsidRDefault="000760DD" w:rsidP="002D2B21">
            <w:pPr>
              <w:spacing w:after="120"/>
              <w:rPr>
                <w:del w:id="6534" w:author="bmooney" w:date="2011-06-14T14:14:00Z"/>
                <w:sz w:val="20"/>
              </w:rPr>
            </w:pPr>
            <w:del w:id="6535" w:author="bmooney" w:date="2011-06-14T14:14:00Z">
              <w:r w:rsidRPr="00931F9D" w:rsidDel="00EC2424">
                <w:rPr>
                  <w:sz w:val="20"/>
                </w:rPr>
                <w:delText>955</w:delText>
              </w:r>
            </w:del>
          </w:p>
        </w:tc>
        <w:tc>
          <w:tcPr>
            <w:tcW w:w="1890" w:type="dxa"/>
            <w:tcPrChange w:id="6536" w:author="bmooney" w:date="2011-04-11T12:51:00Z">
              <w:tcPr>
                <w:tcW w:w="1890" w:type="dxa"/>
              </w:tcPr>
            </w:tcPrChange>
          </w:tcPr>
          <w:p w14:paraId="16E4AC90" w14:textId="01DA1C6D" w:rsidR="000760DD" w:rsidRPr="00931F9D" w:rsidDel="00EC2424" w:rsidRDefault="000760DD" w:rsidP="00931F9D">
            <w:pPr>
              <w:spacing w:after="120"/>
              <w:rPr>
                <w:del w:id="6537" w:author="bmooney" w:date="2011-06-14T14:14:00Z"/>
                <w:sz w:val="20"/>
              </w:rPr>
            </w:pPr>
            <w:del w:id="6538" w:author="bmooney" w:date="2011-06-14T14:14:00Z">
              <w:r w:rsidRPr="00931F9D" w:rsidDel="00EC2424">
                <w:rPr>
                  <w:sz w:val="20"/>
                </w:rPr>
                <w:delText>Specimen. SpecimenRetrieval. Address. Phone</w:delText>
              </w:r>
            </w:del>
          </w:p>
        </w:tc>
        <w:tc>
          <w:tcPr>
            <w:tcW w:w="1620" w:type="dxa"/>
            <w:tcPrChange w:id="6539" w:author="bmooney" w:date="2011-04-11T12:51:00Z">
              <w:tcPr>
                <w:tcW w:w="1620" w:type="dxa"/>
              </w:tcPr>
            </w:tcPrChange>
          </w:tcPr>
          <w:p w14:paraId="16E4AC91" w14:textId="22A74E09" w:rsidR="000760DD" w:rsidRPr="00931F9D" w:rsidDel="00EC2424" w:rsidRDefault="000760DD" w:rsidP="00931F9D">
            <w:pPr>
              <w:spacing w:after="120"/>
              <w:rPr>
                <w:del w:id="6540" w:author="bmooney" w:date="2011-06-14T14:14:00Z"/>
                <w:sz w:val="20"/>
              </w:rPr>
            </w:pPr>
            <w:del w:id="6541" w:author="bmooney" w:date="2011-06-14T14:14:00Z">
              <w:r w:rsidRPr="00931F9D" w:rsidDel="00EC2424">
                <w:rPr>
                  <w:sz w:val="20"/>
                </w:rPr>
                <w:delText>VII. Specimen Retrieval</w:delText>
              </w:r>
            </w:del>
          </w:p>
        </w:tc>
        <w:tc>
          <w:tcPr>
            <w:tcW w:w="1890" w:type="dxa"/>
            <w:tcPrChange w:id="6542" w:author="bmooney" w:date="2011-04-11T12:51:00Z">
              <w:tcPr>
                <w:tcW w:w="1890" w:type="dxa"/>
              </w:tcPr>
            </w:tcPrChange>
          </w:tcPr>
          <w:p w14:paraId="16E4AC92" w14:textId="07697AE0" w:rsidR="000760DD" w:rsidRPr="00931F9D" w:rsidDel="00EC2424" w:rsidRDefault="000760DD" w:rsidP="00931F9D">
            <w:pPr>
              <w:spacing w:after="120"/>
              <w:rPr>
                <w:del w:id="6543" w:author="bmooney" w:date="2011-06-14T14:14:00Z"/>
                <w:sz w:val="20"/>
              </w:rPr>
            </w:pPr>
            <w:del w:id="6544" w:author="bmooney" w:date="2011-06-14T14:14:00Z">
              <w:r w:rsidRPr="00931F9D" w:rsidDel="00EC2424">
                <w:rPr>
                  <w:sz w:val="20"/>
                </w:rPr>
                <w:delText>Phone</w:delText>
              </w:r>
            </w:del>
          </w:p>
        </w:tc>
        <w:tc>
          <w:tcPr>
            <w:tcW w:w="1980" w:type="dxa"/>
            <w:tcPrChange w:id="6545" w:author="bmooney" w:date="2011-04-11T12:51:00Z">
              <w:tcPr>
                <w:tcW w:w="3420" w:type="dxa"/>
              </w:tcPr>
            </w:tcPrChange>
          </w:tcPr>
          <w:p w14:paraId="16E4AC93" w14:textId="749BA16A" w:rsidR="000760DD" w:rsidRPr="00931F9D" w:rsidDel="00EC2424" w:rsidRDefault="000760DD" w:rsidP="00931F9D">
            <w:pPr>
              <w:spacing w:after="120"/>
              <w:rPr>
                <w:del w:id="6546" w:author="bmooney" w:date="2011-06-14T14:14:00Z"/>
                <w:sz w:val="20"/>
              </w:rPr>
            </w:pPr>
            <w:del w:id="6547" w:author="bmooney" w:date="2011-06-14T14:14:00Z">
              <w:r w:rsidRPr="00931F9D" w:rsidDel="00EC2424">
                <w:rPr>
                  <w:sz w:val="20"/>
                </w:rPr>
                <w:delText>tblRequisitionAddress.AddressPhone for the tblRequisitionAddress entry for the address type Report To and the requisition Role Type Pathology.</w:delText>
              </w:r>
            </w:del>
          </w:p>
        </w:tc>
        <w:tc>
          <w:tcPr>
            <w:tcW w:w="1530" w:type="dxa"/>
            <w:tcPrChange w:id="6548" w:author="bmooney" w:date="2011-04-11T12:51:00Z">
              <w:tcPr>
                <w:tcW w:w="3420" w:type="dxa"/>
              </w:tcPr>
            </w:tcPrChange>
          </w:tcPr>
          <w:p w14:paraId="2EEBD0DD" w14:textId="4DCB42B2" w:rsidR="000760DD" w:rsidRPr="00931F9D" w:rsidDel="00EC2424" w:rsidRDefault="000760DD" w:rsidP="00931F9D">
            <w:pPr>
              <w:spacing w:after="120"/>
              <w:rPr>
                <w:del w:id="6549" w:author="bmooney" w:date="2011-06-14T14:14:00Z"/>
                <w:sz w:val="20"/>
              </w:rPr>
            </w:pPr>
          </w:p>
        </w:tc>
      </w:tr>
      <w:tr w:rsidR="000760DD" w:rsidRPr="00931F9D" w:rsidDel="00EC2424" w14:paraId="16E4AC9A" w14:textId="2B104DF2" w:rsidTr="005137E6">
        <w:trPr>
          <w:cantSplit/>
          <w:tblHeader/>
          <w:del w:id="6550" w:author="bmooney" w:date="2011-06-14T14:14:00Z"/>
          <w:trPrChange w:id="6551" w:author="bmooney" w:date="2011-04-11T12:51:00Z">
            <w:trPr>
              <w:cantSplit/>
              <w:tblHeader/>
            </w:trPr>
          </w:trPrChange>
        </w:trPr>
        <w:tc>
          <w:tcPr>
            <w:tcW w:w="630" w:type="dxa"/>
            <w:tcPrChange w:id="6552" w:author="bmooney" w:date="2011-04-11T12:51:00Z">
              <w:tcPr>
                <w:tcW w:w="630" w:type="dxa"/>
              </w:tcPr>
            </w:tcPrChange>
          </w:tcPr>
          <w:p w14:paraId="16E4AC95" w14:textId="3A293598" w:rsidR="000760DD" w:rsidRPr="00931F9D" w:rsidDel="00EC2424" w:rsidRDefault="000760DD" w:rsidP="002D2B21">
            <w:pPr>
              <w:spacing w:after="120"/>
              <w:rPr>
                <w:del w:id="6553" w:author="bmooney" w:date="2011-06-14T14:14:00Z"/>
                <w:sz w:val="20"/>
              </w:rPr>
            </w:pPr>
            <w:del w:id="6554" w:author="bmooney" w:date="2011-06-14T14:14:00Z">
              <w:r w:rsidRPr="00931F9D" w:rsidDel="00EC2424">
                <w:rPr>
                  <w:sz w:val="20"/>
                </w:rPr>
                <w:delText>956</w:delText>
              </w:r>
            </w:del>
          </w:p>
        </w:tc>
        <w:tc>
          <w:tcPr>
            <w:tcW w:w="1890" w:type="dxa"/>
            <w:tcPrChange w:id="6555" w:author="bmooney" w:date="2011-04-11T12:51:00Z">
              <w:tcPr>
                <w:tcW w:w="1890" w:type="dxa"/>
              </w:tcPr>
            </w:tcPrChange>
          </w:tcPr>
          <w:p w14:paraId="16E4AC96" w14:textId="59F9DED6" w:rsidR="000760DD" w:rsidRPr="00931F9D" w:rsidDel="00EC2424" w:rsidRDefault="000760DD" w:rsidP="00931F9D">
            <w:pPr>
              <w:spacing w:after="120"/>
              <w:rPr>
                <w:del w:id="6556" w:author="bmooney" w:date="2011-06-14T14:14:00Z"/>
                <w:sz w:val="20"/>
              </w:rPr>
            </w:pPr>
            <w:del w:id="6557" w:author="bmooney" w:date="2011-06-14T14:14:00Z">
              <w:r w:rsidRPr="00931F9D" w:rsidDel="00EC2424">
                <w:rPr>
                  <w:sz w:val="20"/>
                </w:rPr>
                <w:delText>Specimen. SpecimenRetrieval. Address. Fax</w:delText>
              </w:r>
            </w:del>
          </w:p>
        </w:tc>
        <w:tc>
          <w:tcPr>
            <w:tcW w:w="1620" w:type="dxa"/>
            <w:tcPrChange w:id="6558" w:author="bmooney" w:date="2011-04-11T12:51:00Z">
              <w:tcPr>
                <w:tcW w:w="1620" w:type="dxa"/>
              </w:tcPr>
            </w:tcPrChange>
          </w:tcPr>
          <w:p w14:paraId="16E4AC97" w14:textId="61E690AE" w:rsidR="000760DD" w:rsidRPr="00931F9D" w:rsidDel="00EC2424" w:rsidRDefault="000760DD" w:rsidP="00931F9D">
            <w:pPr>
              <w:spacing w:after="120"/>
              <w:rPr>
                <w:del w:id="6559" w:author="bmooney" w:date="2011-06-14T14:14:00Z"/>
                <w:sz w:val="20"/>
              </w:rPr>
            </w:pPr>
            <w:del w:id="6560" w:author="bmooney" w:date="2011-06-14T14:14:00Z">
              <w:r w:rsidRPr="00931F9D" w:rsidDel="00EC2424">
                <w:rPr>
                  <w:sz w:val="20"/>
                </w:rPr>
                <w:delText>VII. Specimen Retrieval</w:delText>
              </w:r>
            </w:del>
          </w:p>
        </w:tc>
        <w:tc>
          <w:tcPr>
            <w:tcW w:w="1890" w:type="dxa"/>
            <w:tcPrChange w:id="6561" w:author="bmooney" w:date="2011-04-11T12:51:00Z">
              <w:tcPr>
                <w:tcW w:w="1890" w:type="dxa"/>
              </w:tcPr>
            </w:tcPrChange>
          </w:tcPr>
          <w:p w14:paraId="16E4AC98" w14:textId="6549545A" w:rsidR="000760DD" w:rsidRPr="00931F9D" w:rsidDel="00EC2424" w:rsidRDefault="000760DD" w:rsidP="00931F9D">
            <w:pPr>
              <w:spacing w:after="120"/>
              <w:rPr>
                <w:del w:id="6562" w:author="bmooney" w:date="2011-06-14T14:14:00Z"/>
                <w:sz w:val="20"/>
              </w:rPr>
            </w:pPr>
            <w:del w:id="6563" w:author="bmooney" w:date="2011-06-14T14:14:00Z">
              <w:r w:rsidRPr="00931F9D" w:rsidDel="00EC2424">
                <w:rPr>
                  <w:sz w:val="20"/>
                </w:rPr>
                <w:delText>Fax</w:delText>
              </w:r>
            </w:del>
          </w:p>
        </w:tc>
        <w:tc>
          <w:tcPr>
            <w:tcW w:w="1980" w:type="dxa"/>
            <w:tcPrChange w:id="6564" w:author="bmooney" w:date="2011-04-11T12:51:00Z">
              <w:tcPr>
                <w:tcW w:w="3420" w:type="dxa"/>
              </w:tcPr>
            </w:tcPrChange>
          </w:tcPr>
          <w:p w14:paraId="16E4AC99" w14:textId="33A5B914" w:rsidR="000760DD" w:rsidRPr="00931F9D" w:rsidDel="00EC2424" w:rsidRDefault="000760DD" w:rsidP="00931F9D">
            <w:pPr>
              <w:spacing w:after="120"/>
              <w:rPr>
                <w:del w:id="6565" w:author="bmooney" w:date="2011-06-14T14:14:00Z"/>
                <w:sz w:val="20"/>
              </w:rPr>
            </w:pPr>
            <w:del w:id="6566" w:author="bmooney" w:date="2011-06-14T14:14:00Z">
              <w:r w:rsidRPr="00931F9D" w:rsidDel="00EC2424">
                <w:rPr>
                  <w:sz w:val="20"/>
                </w:rPr>
                <w:delText>tblRequisitionAddress.AddressFax for the tblRequisitionAddress entry for the address type Report To and the requisition Role Type Pathology.</w:delText>
              </w:r>
            </w:del>
          </w:p>
        </w:tc>
        <w:tc>
          <w:tcPr>
            <w:tcW w:w="1530" w:type="dxa"/>
            <w:tcPrChange w:id="6567" w:author="bmooney" w:date="2011-04-11T12:51:00Z">
              <w:tcPr>
                <w:tcW w:w="3420" w:type="dxa"/>
              </w:tcPr>
            </w:tcPrChange>
          </w:tcPr>
          <w:p w14:paraId="69AA8F11" w14:textId="36350512" w:rsidR="000760DD" w:rsidRPr="00931F9D" w:rsidDel="00EC2424" w:rsidRDefault="000760DD" w:rsidP="00931F9D">
            <w:pPr>
              <w:spacing w:after="120"/>
              <w:rPr>
                <w:del w:id="6568" w:author="bmooney" w:date="2011-06-14T14:14:00Z"/>
                <w:sz w:val="20"/>
              </w:rPr>
            </w:pPr>
          </w:p>
        </w:tc>
      </w:tr>
      <w:tr w:rsidR="000760DD" w:rsidRPr="00931F9D" w:rsidDel="00EC2424" w14:paraId="16E4ACA0" w14:textId="43178603" w:rsidTr="005137E6">
        <w:trPr>
          <w:cantSplit/>
          <w:tblHeader/>
          <w:del w:id="6569" w:author="bmooney" w:date="2011-06-14T14:14:00Z"/>
          <w:trPrChange w:id="6570" w:author="bmooney" w:date="2011-04-11T12:51:00Z">
            <w:trPr>
              <w:cantSplit/>
              <w:tblHeader/>
            </w:trPr>
          </w:trPrChange>
        </w:trPr>
        <w:tc>
          <w:tcPr>
            <w:tcW w:w="630" w:type="dxa"/>
            <w:tcPrChange w:id="6571" w:author="bmooney" w:date="2011-04-11T12:51:00Z">
              <w:tcPr>
                <w:tcW w:w="630" w:type="dxa"/>
              </w:tcPr>
            </w:tcPrChange>
          </w:tcPr>
          <w:p w14:paraId="16E4AC9B" w14:textId="2B8AFE8E" w:rsidR="000760DD" w:rsidRPr="00931F9D" w:rsidDel="00EC2424" w:rsidRDefault="000760DD" w:rsidP="002D2B21">
            <w:pPr>
              <w:spacing w:after="120"/>
              <w:rPr>
                <w:del w:id="6572" w:author="bmooney" w:date="2011-06-14T14:14:00Z"/>
                <w:sz w:val="20"/>
              </w:rPr>
            </w:pPr>
            <w:del w:id="6573" w:author="bmooney" w:date="2011-06-14T14:14:00Z">
              <w:r w:rsidRPr="00931F9D" w:rsidDel="00EC2424">
                <w:rPr>
                  <w:sz w:val="20"/>
                </w:rPr>
                <w:delText>957</w:delText>
              </w:r>
            </w:del>
          </w:p>
        </w:tc>
        <w:tc>
          <w:tcPr>
            <w:tcW w:w="1890" w:type="dxa"/>
            <w:tcPrChange w:id="6574" w:author="bmooney" w:date="2011-04-11T12:51:00Z">
              <w:tcPr>
                <w:tcW w:w="1890" w:type="dxa"/>
              </w:tcPr>
            </w:tcPrChange>
          </w:tcPr>
          <w:p w14:paraId="16E4AC9C" w14:textId="0E544590" w:rsidR="000760DD" w:rsidRPr="00931F9D" w:rsidDel="00EC2424" w:rsidRDefault="000760DD" w:rsidP="00931F9D">
            <w:pPr>
              <w:spacing w:after="120"/>
              <w:rPr>
                <w:del w:id="6575" w:author="bmooney" w:date="2011-06-14T14:14:00Z"/>
                <w:sz w:val="20"/>
              </w:rPr>
            </w:pPr>
          </w:p>
        </w:tc>
        <w:tc>
          <w:tcPr>
            <w:tcW w:w="1620" w:type="dxa"/>
            <w:tcPrChange w:id="6576" w:author="bmooney" w:date="2011-04-11T12:51:00Z">
              <w:tcPr>
                <w:tcW w:w="1620" w:type="dxa"/>
              </w:tcPr>
            </w:tcPrChange>
          </w:tcPr>
          <w:p w14:paraId="16E4AC9D" w14:textId="51FD4CB9" w:rsidR="000760DD" w:rsidRPr="00931F9D" w:rsidDel="00EC2424" w:rsidRDefault="000760DD" w:rsidP="00931F9D">
            <w:pPr>
              <w:spacing w:after="120"/>
              <w:rPr>
                <w:del w:id="6577" w:author="bmooney" w:date="2011-06-14T14:14:00Z"/>
                <w:sz w:val="20"/>
              </w:rPr>
            </w:pPr>
            <w:del w:id="6578" w:author="bmooney" w:date="2011-06-14T14:14:00Z">
              <w:r w:rsidRPr="00931F9D" w:rsidDel="00EC2424">
                <w:rPr>
                  <w:sz w:val="20"/>
                </w:rPr>
                <w:delText>VII. Specimen Retrieval</w:delText>
              </w:r>
            </w:del>
          </w:p>
        </w:tc>
        <w:tc>
          <w:tcPr>
            <w:tcW w:w="1890" w:type="dxa"/>
            <w:tcPrChange w:id="6579" w:author="bmooney" w:date="2011-04-11T12:51:00Z">
              <w:tcPr>
                <w:tcW w:w="1890" w:type="dxa"/>
              </w:tcPr>
            </w:tcPrChange>
          </w:tcPr>
          <w:p w14:paraId="16E4AC9E" w14:textId="7D7543DF" w:rsidR="000760DD" w:rsidRPr="00931F9D" w:rsidDel="00EC2424" w:rsidRDefault="000760DD" w:rsidP="00931F9D">
            <w:pPr>
              <w:spacing w:after="120"/>
              <w:rPr>
                <w:del w:id="6580" w:author="bmooney" w:date="2011-06-14T14:14:00Z"/>
                <w:sz w:val="20"/>
              </w:rPr>
            </w:pPr>
            <w:del w:id="6581" w:author="bmooney" w:date="2011-06-14T14:14:00Z">
              <w:r w:rsidRPr="00931F9D" w:rsidDel="00EC2424">
                <w:rPr>
                  <w:sz w:val="20"/>
                </w:rPr>
                <w:delText>Contact Name</w:delText>
              </w:r>
            </w:del>
          </w:p>
        </w:tc>
        <w:tc>
          <w:tcPr>
            <w:tcW w:w="1980" w:type="dxa"/>
            <w:tcPrChange w:id="6582" w:author="bmooney" w:date="2011-04-11T12:51:00Z">
              <w:tcPr>
                <w:tcW w:w="3420" w:type="dxa"/>
              </w:tcPr>
            </w:tcPrChange>
          </w:tcPr>
          <w:p w14:paraId="16E4AC9F" w14:textId="70FD56E6" w:rsidR="000760DD" w:rsidRPr="00931F9D" w:rsidDel="00EC2424" w:rsidRDefault="000760DD" w:rsidP="00931F9D">
            <w:pPr>
              <w:spacing w:after="120"/>
              <w:rPr>
                <w:del w:id="6583" w:author="bmooney" w:date="2011-06-14T14:14:00Z"/>
                <w:sz w:val="20"/>
              </w:rPr>
            </w:pPr>
            <w:del w:id="6584" w:author="bmooney" w:date="2011-06-14T14:14:00Z">
              <w:r w:rsidRPr="00931F9D" w:rsidDel="00EC2424">
                <w:rPr>
                  <w:sz w:val="20"/>
                </w:rPr>
                <w:delText>tblRequisitionEntity.EntityName for the tblRequisitionEntity entry for entity type Contact and requisition role type Pathology.</w:delText>
              </w:r>
            </w:del>
          </w:p>
        </w:tc>
        <w:tc>
          <w:tcPr>
            <w:tcW w:w="1530" w:type="dxa"/>
            <w:tcPrChange w:id="6585" w:author="bmooney" w:date="2011-04-11T12:51:00Z">
              <w:tcPr>
                <w:tcW w:w="3420" w:type="dxa"/>
              </w:tcPr>
            </w:tcPrChange>
          </w:tcPr>
          <w:p w14:paraId="5037B2BB" w14:textId="4C430B5B" w:rsidR="000760DD" w:rsidRPr="00931F9D" w:rsidDel="00EC2424" w:rsidRDefault="000760DD" w:rsidP="00931F9D">
            <w:pPr>
              <w:spacing w:after="120"/>
              <w:rPr>
                <w:del w:id="6586" w:author="bmooney" w:date="2011-06-14T14:14:00Z"/>
                <w:sz w:val="20"/>
              </w:rPr>
            </w:pPr>
          </w:p>
        </w:tc>
      </w:tr>
      <w:tr w:rsidR="000760DD" w:rsidRPr="00931F9D" w:rsidDel="007A326C" w14:paraId="16E4ACA6" w14:textId="271FC027" w:rsidTr="005137E6">
        <w:trPr>
          <w:cantSplit/>
          <w:tblHeader/>
          <w:del w:id="6587" w:author="bmooney" w:date="2011-04-11T13:04:00Z"/>
          <w:trPrChange w:id="6588" w:author="bmooney" w:date="2011-04-11T12:51:00Z">
            <w:trPr>
              <w:cantSplit/>
              <w:tblHeader/>
            </w:trPr>
          </w:trPrChange>
        </w:trPr>
        <w:tc>
          <w:tcPr>
            <w:tcW w:w="630" w:type="dxa"/>
            <w:tcPrChange w:id="6589" w:author="bmooney" w:date="2011-04-11T12:51:00Z">
              <w:tcPr>
                <w:tcW w:w="630" w:type="dxa"/>
              </w:tcPr>
            </w:tcPrChange>
          </w:tcPr>
          <w:p w14:paraId="16E4ACA1" w14:textId="203109B1" w:rsidR="000760DD" w:rsidRPr="00931F9D" w:rsidDel="007A326C" w:rsidRDefault="000760DD" w:rsidP="002D2B21">
            <w:pPr>
              <w:spacing w:after="120"/>
              <w:rPr>
                <w:del w:id="6590" w:author="bmooney" w:date="2011-04-11T13:04:00Z"/>
                <w:sz w:val="20"/>
              </w:rPr>
            </w:pPr>
            <w:del w:id="6591" w:author="bmooney" w:date="2011-04-11T13:04:00Z">
              <w:r w:rsidRPr="00931F9D" w:rsidDel="007A326C">
                <w:rPr>
                  <w:sz w:val="20"/>
                </w:rPr>
                <w:delText>958</w:delText>
              </w:r>
            </w:del>
          </w:p>
        </w:tc>
        <w:tc>
          <w:tcPr>
            <w:tcW w:w="1890" w:type="dxa"/>
            <w:tcPrChange w:id="6592" w:author="bmooney" w:date="2011-04-11T12:51:00Z">
              <w:tcPr>
                <w:tcW w:w="1890" w:type="dxa"/>
              </w:tcPr>
            </w:tcPrChange>
          </w:tcPr>
          <w:p w14:paraId="16E4ACA2" w14:textId="144D8346" w:rsidR="000760DD" w:rsidRPr="00931F9D" w:rsidDel="007A326C" w:rsidRDefault="000760DD" w:rsidP="00931F9D">
            <w:pPr>
              <w:spacing w:after="120"/>
              <w:rPr>
                <w:del w:id="6593" w:author="bmooney" w:date="2011-04-11T13:04:00Z"/>
                <w:sz w:val="20"/>
              </w:rPr>
            </w:pPr>
          </w:p>
        </w:tc>
        <w:tc>
          <w:tcPr>
            <w:tcW w:w="1620" w:type="dxa"/>
            <w:tcPrChange w:id="6594" w:author="bmooney" w:date="2011-04-11T12:51:00Z">
              <w:tcPr>
                <w:tcW w:w="1620" w:type="dxa"/>
              </w:tcPr>
            </w:tcPrChange>
          </w:tcPr>
          <w:p w14:paraId="16E4ACA3" w14:textId="5EA3F9BA" w:rsidR="000760DD" w:rsidRPr="00931F9D" w:rsidDel="007A326C" w:rsidRDefault="000760DD" w:rsidP="00931F9D">
            <w:pPr>
              <w:spacing w:after="120"/>
              <w:rPr>
                <w:del w:id="6595" w:author="bmooney" w:date="2011-04-11T13:04:00Z"/>
                <w:sz w:val="20"/>
              </w:rPr>
            </w:pPr>
            <w:del w:id="6596" w:author="bmooney" w:date="2011-04-11T09:22:00Z">
              <w:r w:rsidRPr="00931F9D" w:rsidDel="00661A7F">
                <w:rPr>
                  <w:sz w:val="20"/>
                </w:rPr>
                <w:delText>VIII. Physician Signature &amp; Test Selection</w:delText>
              </w:r>
            </w:del>
          </w:p>
        </w:tc>
        <w:tc>
          <w:tcPr>
            <w:tcW w:w="1890" w:type="dxa"/>
            <w:tcPrChange w:id="6597" w:author="bmooney" w:date="2011-04-11T12:51:00Z">
              <w:tcPr>
                <w:tcW w:w="1890" w:type="dxa"/>
              </w:tcPr>
            </w:tcPrChange>
          </w:tcPr>
          <w:p w14:paraId="16E4ACA4" w14:textId="2AB48F84" w:rsidR="000760DD" w:rsidRPr="00931F9D" w:rsidDel="007A326C" w:rsidRDefault="000760DD" w:rsidP="00931F9D">
            <w:pPr>
              <w:spacing w:after="120"/>
              <w:rPr>
                <w:del w:id="6598" w:author="bmooney" w:date="2011-04-11T13:04:00Z"/>
                <w:sz w:val="20"/>
              </w:rPr>
            </w:pPr>
            <w:del w:id="6599" w:author="bmooney" w:date="2011-04-11T13:04:00Z">
              <w:r w:rsidRPr="00931F9D" w:rsidDel="007A326C">
                <w:rPr>
                  <w:sz w:val="20"/>
                </w:rPr>
                <w:delText>Ordering Physican Signature</w:delText>
              </w:r>
            </w:del>
          </w:p>
        </w:tc>
        <w:tc>
          <w:tcPr>
            <w:tcW w:w="1980" w:type="dxa"/>
            <w:tcPrChange w:id="6600" w:author="bmooney" w:date="2011-04-11T12:51:00Z">
              <w:tcPr>
                <w:tcW w:w="3420" w:type="dxa"/>
              </w:tcPr>
            </w:tcPrChange>
          </w:tcPr>
          <w:p w14:paraId="16E4ACA5" w14:textId="401A866E" w:rsidR="000760DD" w:rsidRPr="00931F9D" w:rsidDel="007A326C" w:rsidRDefault="000760DD" w:rsidP="00931F9D">
            <w:pPr>
              <w:spacing w:after="120"/>
              <w:rPr>
                <w:del w:id="6601" w:author="bmooney" w:date="2011-04-11T13:04:00Z"/>
                <w:sz w:val="20"/>
              </w:rPr>
            </w:pPr>
            <w:del w:id="6602" w:author="bmooney" w:date="2011-04-11T13:04:00Z">
              <w:r w:rsidRPr="00931F9D" w:rsidDel="007A326C">
                <w:rPr>
                  <w:sz w:val="20"/>
                </w:rPr>
                <w:delText>If tblRequisition.SignatureVerified is set to true (1), then this is set to ‘Signature On Original’. Otherwise, it is blank.</w:delText>
              </w:r>
            </w:del>
          </w:p>
        </w:tc>
        <w:tc>
          <w:tcPr>
            <w:tcW w:w="1530" w:type="dxa"/>
            <w:tcPrChange w:id="6603" w:author="bmooney" w:date="2011-04-11T12:51:00Z">
              <w:tcPr>
                <w:tcW w:w="3420" w:type="dxa"/>
              </w:tcPr>
            </w:tcPrChange>
          </w:tcPr>
          <w:p w14:paraId="73E30FD9" w14:textId="304A22A4" w:rsidR="000760DD" w:rsidRPr="00931F9D" w:rsidDel="007A326C" w:rsidRDefault="000760DD" w:rsidP="00931F9D">
            <w:pPr>
              <w:spacing w:after="120"/>
              <w:rPr>
                <w:del w:id="6604" w:author="bmooney" w:date="2011-04-11T13:04:00Z"/>
                <w:sz w:val="20"/>
              </w:rPr>
            </w:pPr>
          </w:p>
        </w:tc>
      </w:tr>
      <w:tr w:rsidR="000760DD" w:rsidRPr="00931F9D" w:rsidDel="007A326C" w14:paraId="16E4ACAC" w14:textId="2CE80DD3" w:rsidTr="005137E6">
        <w:trPr>
          <w:cantSplit/>
          <w:tblHeader/>
          <w:del w:id="6605" w:author="bmooney" w:date="2011-04-11T13:04:00Z"/>
          <w:trPrChange w:id="6606" w:author="bmooney" w:date="2011-04-11T12:51:00Z">
            <w:trPr>
              <w:cantSplit/>
              <w:tblHeader/>
            </w:trPr>
          </w:trPrChange>
        </w:trPr>
        <w:tc>
          <w:tcPr>
            <w:tcW w:w="630" w:type="dxa"/>
            <w:tcPrChange w:id="6607" w:author="bmooney" w:date="2011-04-11T12:51:00Z">
              <w:tcPr>
                <w:tcW w:w="630" w:type="dxa"/>
              </w:tcPr>
            </w:tcPrChange>
          </w:tcPr>
          <w:p w14:paraId="16E4ACA7" w14:textId="1B28FF7E" w:rsidR="000760DD" w:rsidRPr="00931F9D" w:rsidDel="007A326C" w:rsidRDefault="000760DD" w:rsidP="002D2B21">
            <w:pPr>
              <w:spacing w:after="120"/>
              <w:rPr>
                <w:del w:id="6608" w:author="bmooney" w:date="2011-04-11T13:04:00Z"/>
                <w:sz w:val="20"/>
              </w:rPr>
            </w:pPr>
            <w:del w:id="6609" w:author="bmooney" w:date="2011-04-11T13:04:00Z">
              <w:r w:rsidRPr="00931F9D" w:rsidDel="007A326C">
                <w:rPr>
                  <w:sz w:val="20"/>
                </w:rPr>
                <w:delText>959</w:delText>
              </w:r>
            </w:del>
          </w:p>
        </w:tc>
        <w:tc>
          <w:tcPr>
            <w:tcW w:w="1890" w:type="dxa"/>
            <w:tcPrChange w:id="6610" w:author="bmooney" w:date="2011-04-11T12:51:00Z">
              <w:tcPr>
                <w:tcW w:w="1890" w:type="dxa"/>
              </w:tcPr>
            </w:tcPrChange>
          </w:tcPr>
          <w:p w14:paraId="16E4ACA8" w14:textId="02708F44" w:rsidR="000760DD" w:rsidRPr="00931F9D" w:rsidDel="007A326C" w:rsidRDefault="000760DD" w:rsidP="00931F9D">
            <w:pPr>
              <w:spacing w:after="120"/>
              <w:rPr>
                <w:del w:id="6611" w:author="bmooney" w:date="2011-04-11T13:04:00Z"/>
                <w:sz w:val="20"/>
              </w:rPr>
            </w:pPr>
            <w:del w:id="6612" w:author="bmooney" w:date="2011-04-11T13:04:00Z">
              <w:r w:rsidRPr="00931F9D" w:rsidDel="007A326C">
                <w:rPr>
                  <w:sz w:val="20"/>
                </w:rPr>
                <w:delText>Signature.Date</w:delText>
              </w:r>
            </w:del>
          </w:p>
        </w:tc>
        <w:tc>
          <w:tcPr>
            <w:tcW w:w="1620" w:type="dxa"/>
            <w:tcPrChange w:id="6613" w:author="bmooney" w:date="2011-04-11T12:51:00Z">
              <w:tcPr>
                <w:tcW w:w="1620" w:type="dxa"/>
              </w:tcPr>
            </w:tcPrChange>
          </w:tcPr>
          <w:p w14:paraId="16E4ACA9" w14:textId="45A51FA5" w:rsidR="000760DD" w:rsidRPr="00931F9D" w:rsidDel="007A326C" w:rsidRDefault="000760DD" w:rsidP="00661A7F">
            <w:pPr>
              <w:spacing w:after="120"/>
              <w:rPr>
                <w:del w:id="6614" w:author="bmooney" w:date="2011-04-11T13:04:00Z"/>
                <w:sz w:val="20"/>
              </w:rPr>
            </w:pPr>
            <w:del w:id="6615" w:author="bmooney" w:date="2011-04-11T09:21:00Z">
              <w:r w:rsidRPr="00931F9D" w:rsidDel="00661A7F">
                <w:rPr>
                  <w:sz w:val="20"/>
                </w:rPr>
                <w:delText>V</w:delText>
              </w:r>
            </w:del>
            <w:del w:id="6616" w:author="bmooney" w:date="2011-04-11T13:04:00Z">
              <w:r w:rsidRPr="00931F9D" w:rsidDel="007A326C">
                <w:rPr>
                  <w:sz w:val="20"/>
                </w:rPr>
                <w:delText xml:space="preserve">III. Physician Signature &amp; </w:delText>
              </w:r>
            </w:del>
            <w:del w:id="6617" w:author="bmooney" w:date="2011-04-11T09:21:00Z">
              <w:r w:rsidRPr="00931F9D" w:rsidDel="00661A7F">
                <w:rPr>
                  <w:sz w:val="20"/>
                </w:rPr>
                <w:delText>Test Selection</w:delText>
              </w:r>
            </w:del>
          </w:p>
        </w:tc>
        <w:tc>
          <w:tcPr>
            <w:tcW w:w="1890" w:type="dxa"/>
            <w:tcPrChange w:id="6618" w:author="bmooney" w:date="2011-04-11T12:51:00Z">
              <w:tcPr>
                <w:tcW w:w="1890" w:type="dxa"/>
              </w:tcPr>
            </w:tcPrChange>
          </w:tcPr>
          <w:p w14:paraId="16E4ACAA" w14:textId="440BBE3E" w:rsidR="000760DD" w:rsidRPr="00931F9D" w:rsidDel="007A326C" w:rsidRDefault="000760DD" w:rsidP="00931F9D">
            <w:pPr>
              <w:spacing w:after="120"/>
              <w:rPr>
                <w:del w:id="6619" w:author="bmooney" w:date="2011-04-11T13:04:00Z"/>
                <w:sz w:val="20"/>
              </w:rPr>
            </w:pPr>
            <w:del w:id="6620" w:author="bmooney" w:date="2011-04-11T13:04:00Z">
              <w:r w:rsidRPr="00931F9D" w:rsidDel="007A326C">
                <w:rPr>
                  <w:sz w:val="20"/>
                </w:rPr>
                <w:delText>Date</w:delText>
              </w:r>
            </w:del>
          </w:p>
        </w:tc>
        <w:tc>
          <w:tcPr>
            <w:tcW w:w="1980" w:type="dxa"/>
            <w:tcPrChange w:id="6621" w:author="bmooney" w:date="2011-04-11T12:51:00Z">
              <w:tcPr>
                <w:tcW w:w="3420" w:type="dxa"/>
              </w:tcPr>
            </w:tcPrChange>
          </w:tcPr>
          <w:p w14:paraId="16E4ACAB" w14:textId="13BD1D53" w:rsidR="000760DD" w:rsidRPr="00931F9D" w:rsidDel="007A326C" w:rsidRDefault="000760DD" w:rsidP="00931F9D">
            <w:pPr>
              <w:spacing w:after="120"/>
              <w:rPr>
                <w:del w:id="6622" w:author="bmooney" w:date="2011-04-11T13:04:00Z"/>
                <w:sz w:val="20"/>
              </w:rPr>
            </w:pPr>
            <w:del w:id="6623" w:author="bmooney" w:date="2011-04-11T13:04:00Z">
              <w:r w:rsidRPr="00931F9D" w:rsidDel="007A326C">
                <w:rPr>
                  <w:sz w:val="20"/>
                </w:rPr>
                <w:delText>tblRequisition.SignatureDate. Should only appear if tblRequisition.SignatureVerified is set to true (1).</w:delText>
              </w:r>
            </w:del>
          </w:p>
        </w:tc>
        <w:tc>
          <w:tcPr>
            <w:tcW w:w="1530" w:type="dxa"/>
            <w:tcPrChange w:id="6624" w:author="bmooney" w:date="2011-04-11T12:51:00Z">
              <w:tcPr>
                <w:tcW w:w="3420" w:type="dxa"/>
              </w:tcPr>
            </w:tcPrChange>
          </w:tcPr>
          <w:p w14:paraId="094E0A06" w14:textId="72150EDC" w:rsidR="000760DD" w:rsidRPr="00931F9D" w:rsidDel="007A326C" w:rsidRDefault="000760DD" w:rsidP="00931F9D">
            <w:pPr>
              <w:spacing w:after="120"/>
              <w:rPr>
                <w:del w:id="6625" w:author="bmooney" w:date="2011-04-11T13:04:00Z"/>
                <w:sz w:val="20"/>
              </w:rPr>
            </w:pPr>
          </w:p>
        </w:tc>
      </w:tr>
      <w:tr w:rsidR="000760DD" w:rsidRPr="00931F9D" w:rsidDel="007A326C" w14:paraId="16E4ACB3" w14:textId="5D0252DC" w:rsidTr="005137E6">
        <w:trPr>
          <w:cantSplit/>
          <w:tblHeader/>
          <w:del w:id="6626" w:author="bmooney" w:date="2011-04-11T13:04:00Z"/>
          <w:trPrChange w:id="6627" w:author="bmooney" w:date="2011-04-11T12:51:00Z">
            <w:trPr>
              <w:cantSplit/>
              <w:tblHeader/>
            </w:trPr>
          </w:trPrChange>
        </w:trPr>
        <w:tc>
          <w:tcPr>
            <w:tcW w:w="630" w:type="dxa"/>
            <w:tcPrChange w:id="6628" w:author="bmooney" w:date="2011-04-11T12:51:00Z">
              <w:tcPr>
                <w:tcW w:w="630" w:type="dxa"/>
              </w:tcPr>
            </w:tcPrChange>
          </w:tcPr>
          <w:p w14:paraId="16E4ACAD" w14:textId="5B3E7C4E" w:rsidR="000760DD" w:rsidRPr="00931F9D" w:rsidDel="007A326C" w:rsidRDefault="000760DD" w:rsidP="00931F9D">
            <w:pPr>
              <w:spacing w:after="120"/>
              <w:rPr>
                <w:del w:id="6629" w:author="bmooney" w:date="2011-04-11T13:04:00Z"/>
                <w:sz w:val="20"/>
              </w:rPr>
            </w:pPr>
            <w:del w:id="6630" w:author="bmooney" w:date="2011-04-11T13:04:00Z">
              <w:r w:rsidDel="007A326C">
                <w:rPr>
                  <w:sz w:val="20"/>
                </w:rPr>
                <w:delText>959a</w:delText>
              </w:r>
            </w:del>
          </w:p>
        </w:tc>
        <w:tc>
          <w:tcPr>
            <w:tcW w:w="1890" w:type="dxa"/>
            <w:tcPrChange w:id="6631" w:author="bmooney" w:date="2011-04-11T12:51:00Z">
              <w:tcPr>
                <w:tcW w:w="1890" w:type="dxa"/>
              </w:tcPr>
            </w:tcPrChange>
          </w:tcPr>
          <w:p w14:paraId="16E4ACAE" w14:textId="643FA98C" w:rsidR="000760DD" w:rsidRPr="00931F9D" w:rsidDel="007A326C" w:rsidRDefault="000760DD" w:rsidP="00931F9D">
            <w:pPr>
              <w:spacing w:after="120"/>
              <w:rPr>
                <w:del w:id="6632" w:author="bmooney" w:date="2011-04-11T13:04:00Z"/>
                <w:sz w:val="20"/>
              </w:rPr>
            </w:pPr>
            <w:del w:id="6633" w:author="bmooney" w:date="2011-04-11T13:04:00Z">
              <w:r w:rsidRPr="00931F9D" w:rsidDel="007A326C">
                <w:rPr>
                  <w:sz w:val="20"/>
                </w:rPr>
                <w:delText>Signature.PrintedName</w:delText>
              </w:r>
            </w:del>
          </w:p>
        </w:tc>
        <w:tc>
          <w:tcPr>
            <w:tcW w:w="1620" w:type="dxa"/>
            <w:tcPrChange w:id="6634" w:author="bmooney" w:date="2011-04-11T12:51:00Z">
              <w:tcPr>
                <w:tcW w:w="1620" w:type="dxa"/>
              </w:tcPr>
            </w:tcPrChange>
          </w:tcPr>
          <w:p w14:paraId="16E4ACAF" w14:textId="242B42A5" w:rsidR="000760DD" w:rsidRPr="00931F9D" w:rsidDel="007A326C" w:rsidRDefault="000760DD" w:rsidP="00931F9D">
            <w:pPr>
              <w:spacing w:after="120"/>
              <w:rPr>
                <w:del w:id="6635" w:author="bmooney" w:date="2011-04-11T13:04:00Z"/>
                <w:sz w:val="20"/>
              </w:rPr>
            </w:pPr>
            <w:del w:id="6636" w:author="bmooney" w:date="2011-04-11T09:21:00Z">
              <w:r w:rsidRPr="00931F9D" w:rsidDel="00661A7F">
                <w:rPr>
                  <w:sz w:val="20"/>
                </w:rPr>
                <w:delText>VIII. Physician Signature &amp; Test Selection</w:delText>
              </w:r>
            </w:del>
          </w:p>
        </w:tc>
        <w:tc>
          <w:tcPr>
            <w:tcW w:w="1890" w:type="dxa"/>
            <w:tcPrChange w:id="6637" w:author="bmooney" w:date="2011-04-11T12:51:00Z">
              <w:tcPr>
                <w:tcW w:w="1890" w:type="dxa"/>
              </w:tcPr>
            </w:tcPrChange>
          </w:tcPr>
          <w:p w14:paraId="16E4ACB0" w14:textId="5DE07ED1" w:rsidR="000760DD" w:rsidRPr="00931F9D" w:rsidDel="007A326C" w:rsidRDefault="000760DD" w:rsidP="00931F9D">
            <w:pPr>
              <w:spacing w:after="120"/>
              <w:rPr>
                <w:del w:id="6638" w:author="bmooney" w:date="2011-04-11T13:04:00Z"/>
                <w:sz w:val="20"/>
              </w:rPr>
            </w:pPr>
            <w:del w:id="6639" w:author="bmooney" w:date="2011-04-11T13:04:00Z">
              <w:r w:rsidRPr="00931F9D" w:rsidDel="007A326C">
                <w:rPr>
                  <w:sz w:val="20"/>
                </w:rPr>
                <w:delText>Print</w:delText>
              </w:r>
            </w:del>
            <w:del w:id="6640" w:author="bmooney" w:date="2011-04-11T09:21:00Z">
              <w:r w:rsidRPr="00931F9D" w:rsidDel="00661A7F">
                <w:rPr>
                  <w:sz w:val="20"/>
                </w:rPr>
                <w:delText>ed</w:delText>
              </w:r>
            </w:del>
            <w:del w:id="6641" w:author="bmooney" w:date="2011-04-11T13:04:00Z">
              <w:r w:rsidRPr="00931F9D" w:rsidDel="007A326C">
                <w:rPr>
                  <w:sz w:val="20"/>
                </w:rPr>
                <w:delText xml:space="preserve"> Name</w:delText>
              </w:r>
            </w:del>
          </w:p>
        </w:tc>
        <w:tc>
          <w:tcPr>
            <w:tcW w:w="1980" w:type="dxa"/>
            <w:tcPrChange w:id="6642" w:author="bmooney" w:date="2011-04-11T12:51:00Z">
              <w:tcPr>
                <w:tcW w:w="3420" w:type="dxa"/>
              </w:tcPr>
            </w:tcPrChange>
          </w:tcPr>
          <w:p w14:paraId="16E4ACB1" w14:textId="7F142486" w:rsidR="000760DD" w:rsidRPr="00931F9D" w:rsidDel="007A326C" w:rsidRDefault="000760DD" w:rsidP="00931F9D">
            <w:pPr>
              <w:spacing w:after="120"/>
              <w:rPr>
                <w:del w:id="6643" w:author="bmooney" w:date="2011-04-11T13:04:00Z"/>
                <w:sz w:val="20"/>
              </w:rPr>
            </w:pPr>
            <w:del w:id="6644" w:author="bmooney" w:date="2011-04-11T13:04:00Z">
              <w:r w:rsidRPr="00931F9D" w:rsidDel="007A326C">
                <w:rPr>
                  <w:sz w:val="20"/>
                </w:rPr>
                <w:delText>tblRequisitionEntity.EntityName for the tblRequisitionEntity entry for entity type Contact and requisition role type Treating.</w:delText>
              </w:r>
            </w:del>
          </w:p>
          <w:p w14:paraId="16E4ACB2" w14:textId="602D7C3E" w:rsidR="000760DD" w:rsidRPr="00931F9D" w:rsidDel="007A326C" w:rsidRDefault="000760DD" w:rsidP="00931F9D">
            <w:pPr>
              <w:spacing w:after="120"/>
              <w:rPr>
                <w:del w:id="6645" w:author="bmooney" w:date="2011-04-11T13:04:00Z"/>
                <w:sz w:val="20"/>
              </w:rPr>
            </w:pPr>
            <w:del w:id="6646" w:author="bmooney" w:date="2011-04-11T13:04:00Z">
              <w:r w:rsidRPr="00931F9D" w:rsidDel="007A326C">
                <w:rPr>
                  <w:sz w:val="20"/>
                </w:rPr>
                <w:delText>Should only appear if tblRequisition.SignatureVerified is set to true (1).</w:delText>
              </w:r>
            </w:del>
          </w:p>
        </w:tc>
        <w:tc>
          <w:tcPr>
            <w:tcW w:w="1530" w:type="dxa"/>
            <w:tcPrChange w:id="6647" w:author="bmooney" w:date="2011-04-11T12:51:00Z">
              <w:tcPr>
                <w:tcW w:w="3420" w:type="dxa"/>
              </w:tcPr>
            </w:tcPrChange>
          </w:tcPr>
          <w:p w14:paraId="53A5A286" w14:textId="5C7A5B02" w:rsidR="000760DD" w:rsidRPr="00931F9D" w:rsidDel="007A326C" w:rsidRDefault="000760DD" w:rsidP="00931F9D">
            <w:pPr>
              <w:spacing w:after="120"/>
              <w:rPr>
                <w:del w:id="6648" w:author="bmooney" w:date="2011-04-11T13:04:00Z"/>
                <w:sz w:val="20"/>
              </w:rPr>
            </w:pPr>
          </w:p>
        </w:tc>
      </w:tr>
      <w:tr w:rsidR="000760DD" w:rsidRPr="00931F9D" w:rsidDel="00EC2424" w14:paraId="16E4ACB9" w14:textId="3CEDC626" w:rsidTr="005137E6">
        <w:trPr>
          <w:cantSplit/>
          <w:tblHeader/>
          <w:del w:id="6649" w:author="bmooney" w:date="2011-06-14T14:14:00Z"/>
          <w:trPrChange w:id="6650" w:author="bmooney" w:date="2011-04-11T12:51:00Z">
            <w:trPr>
              <w:cantSplit/>
              <w:tblHeader/>
            </w:trPr>
          </w:trPrChange>
        </w:trPr>
        <w:tc>
          <w:tcPr>
            <w:tcW w:w="630" w:type="dxa"/>
            <w:tcPrChange w:id="6651" w:author="bmooney" w:date="2011-04-11T12:51:00Z">
              <w:tcPr>
                <w:tcW w:w="630" w:type="dxa"/>
              </w:tcPr>
            </w:tcPrChange>
          </w:tcPr>
          <w:p w14:paraId="16E4ACB4" w14:textId="787D06C4" w:rsidR="000760DD" w:rsidRPr="00931F9D" w:rsidDel="00EC2424" w:rsidRDefault="000760DD" w:rsidP="00ED6047">
            <w:pPr>
              <w:spacing w:after="120"/>
              <w:rPr>
                <w:del w:id="6652" w:author="bmooney" w:date="2011-06-14T14:14:00Z"/>
                <w:sz w:val="20"/>
              </w:rPr>
            </w:pPr>
            <w:del w:id="6653" w:author="bmooney" w:date="2011-06-14T14:14:00Z">
              <w:r w:rsidRPr="00931F9D" w:rsidDel="00EC2424">
                <w:rPr>
                  <w:sz w:val="20"/>
                </w:rPr>
                <w:delText>FR-#</w:delText>
              </w:r>
            </w:del>
          </w:p>
        </w:tc>
        <w:tc>
          <w:tcPr>
            <w:tcW w:w="1890" w:type="dxa"/>
            <w:tcPrChange w:id="6654" w:author="bmooney" w:date="2011-04-11T12:51:00Z">
              <w:tcPr>
                <w:tcW w:w="1890" w:type="dxa"/>
              </w:tcPr>
            </w:tcPrChange>
          </w:tcPr>
          <w:p w14:paraId="16E4ACB5" w14:textId="223EA278" w:rsidR="000760DD" w:rsidRPr="00931F9D" w:rsidDel="00EC2424" w:rsidRDefault="000760DD" w:rsidP="00ED6047">
            <w:pPr>
              <w:spacing w:after="120"/>
              <w:rPr>
                <w:del w:id="6655" w:author="bmooney" w:date="2011-06-14T14:14:00Z"/>
                <w:sz w:val="20"/>
              </w:rPr>
            </w:pPr>
            <w:del w:id="6656" w:author="bmooney" w:date="2011-06-14T14:14:00Z">
              <w:r w:rsidRPr="00931F9D" w:rsidDel="00EC2424">
                <w:rPr>
                  <w:sz w:val="20"/>
                </w:rPr>
                <w:delText>Field name (Stacey’s spreadsheet)</w:delText>
              </w:r>
            </w:del>
          </w:p>
        </w:tc>
        <w:tc>
          <w:tcPr>
            <w:tcW w:w="1620" w:type="dxa"/>
            <w:tcPrChange w:id="6657" w:author="bmooney" w:date="2011-04-11T12:51:00Z">
              <w:tcPr>
                <w:tcW w:w="1620" w:type="dxa"/>
              </w:tcPr>
            </w:tcPrChange>
          </w:tcPr>
          <w:p w14:paraId="16E4ACB6" w14:textId="57EB925C" w:rsidR="000760DD" w:rsidRPr="00931F9D" w:rsidDel="00EC2424" w:rsidRDefault="000760DD" w:rsidP="00ED6047">
            <w:pPr>
              <w:spacing w:after="120"/>
              <w:rPr>
                <w:del w:id="6658" w:author="bmooney" w:date="2011-06-14T14:14:00Z"/>
                <w:sz w:val="20"/>
              </w:rPr>
            </w:pPr>
            <w:del w:id="6659" w:author="bmooney" w:date="2011-06-14T14:14:00Z">
              <w:r w:rsidRPr="00931F9D" w:rsidDel="00EC2424">
                <w:rPr>
                  <w:sz w:val="20"/>
                </w:rPr>
                <w:delText>Form section, v11</w:delText>
              </w:r>
            </w:del>
          </w:p>
        </w:tc>
        <w:tc>
          <w:tcPr>
            <w:tcW w:w="1890" w:type="dxa"/>
            <w:tcPrChange w:id="6660" w:author="bmooney" w:date="2011-04-11T12:51:00Z">
              <w:tcPr>
                <w:tcW w:w="1890" w:type="dxa"/>
              </w:tcPr>
            </w:tcPrChange>
          </w:tcPr>
          <w:p w14:paraId="16E4ACB7" w14:textId="035AB92E" w:rsidR="000760DD" w:rsidRPr="00931F9D" w:rsidDel="00EC2424" w:rsidRDefault="000760DD" w:rsidP="00ED6047">
            <w:pPr>
              <w:spacing w:after="120"/>
              <w:rPr>
                <w:del w:id="6661" w:author="bmooney" w:date="2011-06-14T14:14:00Z"/>
                <w:sz w:val="20"/>
              </w:rPr>
            </w:pPr>
            <w:del w:id="6662" w:author="bmooney" w:date="2011-06-14T14:14:00Z">
              <w:r w:rsidRPr="00931F9D" w:rsidDel="00EC2424">
                <w:rPr>
                  <w:sz w:val="20"/>
                </w:rPr>
                <w:delText>Field, v11</w:delText>
              </w:r>
            </w:del>
          </w:p>
        </w:tc>
        <w:tc>
          <w:tcPr>
            <w:tcW w:w="1980" w:type="dxa"/>
            <w:tcPrChange w:id="6663" w:author="bmooney" w:date="2011-04-11T12:51:00Z">
              <w:tcPr>
                <w:tcW w:w="3420" w:type="dxa"/>
              </w:tcPr>
            </w:tcPrChange>
          </w:tcPr>
          <w:p w14:paraId="16E4ACB8" w14:textId="4A7EC073" w:rsidR="000760DD" w:rsidRPr="00931F9D" w:rsidDel="00EC2424" w:rsidRDefault="000760DD" w:rsidP="00ED6047">
            <w:pPr>
              <w:spacing w:after="120"/>
              <w:rPr>
                <w:del w:id="6664" w:author="bmooney" w:date="2011-06-14T14:14:00Z"/>
                <w:sz w:val="20"/>
              </w:rPr>
            </w:pPr>
            <w:del w:id="6665" w:author="bmooney" w:date="2011-06-14T14:14:00Z">
              <w:r w:rsidRPr="00931F9D" w:rsidDel="00EC2424">
                <w:rPr>
                  <w:sz w:val="20"/>
                </w:rPr>
                <w:delText>Source</w:delText>
              </w:r>
            </w:del>
          </w:p>
        </w:tc>
        <w:tc>
          <w:tcPr>
            <w:tcW w:w="1530" w:type="dxa"/>
            <w:tcPrChange w:id="6666" w:author="bmooney" w:date="2011-04-11T12:51:00Z">
              <w:tcPr>
                <w:tcW w:w="3420" w:type="dxa"/>
              </w:tcPr>
            </w:tcPrChange>
          </w:tcPr>
          <w:p w14:paraId="2EB2353D" w14:textId="7BA9D217" w:rsidR="000760DD" w:rsidRPr="00931F9D" w:rsidDel="00EC2424" w:rsidRDefault="000760DD" w:rsidP="00ED6047">
            <w:pPr>
              <w:spacing w:after="120"/>
              <w:rPr>
                <w:del w:id="6667" w:author="bmooney" w:date="2011-06-14T14:14:00Z"/>
                <w:sz w:val="20"/>
              </w:rPr>
            </w:pPr>
          </w:p>
        </w:tc>
      </w:tr>
      <w:tr w:rsidR="000760DD" w:rsidRPr="00931F9D" w:rsidDel="00661A7F" w14:paraId="16E4ACBF" w14:textId="2E312083" w:rsidTr="005137E6">
        <w:trPr>
          <w:cantSplit/>
          <w:tblHeader/>
          <w:del w:id="6668" w:author="bmooney" w:date="2011-04-11T09:42:00Z"/>
          <w:trPrChange w:id="6669" w:author="bmooney" w:date="2011-04-11T12:51:00Z">
            <w:trPr>
              <w:cantSplit/>
              <w:tblHeader/>
            </w:trPr>
          </w:trPrChange>
        </w:trPr>
        <w:tc>
          <w:tcPr>
            <w:tcW w:w="630" w:type="dxa"/>
            <w:tcPrChange w:id="6670" w:author="bmooney" w:date="2011-04-11T12:51:00Z">
              <w:tcPr>
                <w:tcW w:w="630" w:type="dxa"/>
              </w:tcPr>
            </w:tcPrChange>
          </w:tcPr>
          <w:p w14:paraId="16E4ACBA" w14:textId="18A88986" w:rsidR="000760DD" w:rsidRPr="00931F9D" w:rsidDel="00661A7F" w:rsidRDefault="000760DD" w:rsidP="002D2B21">
            <w:pPr>
              <w:spacing w:after="120"/>
              <w:rPr>
                <w:del w:id="6671" w:author="bmooney" w:date="2011-04-11T09:42:00Z"/>
                <w:sz w:val="20"/>
              </w:rPr>
            </w:pPr>
            <w:del w:id="6672" w:author="bmooney" w:date="2011-04-11T09:42:00Z">
              <w:r w:rsidRPr="00931F9D" w:rsidDel="00661A7F">
                <w:rPr>
                  <w:sz w:val="20"/>
                </w:rPr>
                <w:delText>960</w:delText>
              </w:r>
            </w:del>
          </w:p>
        </w:tc>
        <w:tc>
          <w:tcPr>
            <w:tcW w:w="1890" w:type="dxa"/>
            <w:tcPrChange w:id="6673" w:author="bmooney" w:date="2011-04-11T12:51:00Z">
              <w:tcPr>
                <w:tcW w:w="1890" w:type="dxa"/>
              </w:tcPr>
            </w:tcPrChange>
          </w:tcPr>
          <w:p w14:paraId="16E4ACBB" w14:textId="543DE80A" w:rsidR="000760DD" w:rsidRPr="00931F9D" w:rsidDel="00661A7F" w:rsidRDefault="000760DD" w:rsidP="00931F9D">
            <w:pPr>
              <w:spacing w:after="120"/>
              <w:rPr>
                <w:del w:id="6674" w:author="bmooney" w:date="2011-04-11T09:42:00Z"/>
                <w:sz w:val="20"/>
              </w:rPr>
            </w:pPr>
            <w:del w:id="6675" w:author="bmooney" w:date="2011-04-11T09:42:00Z">
              <w:r w:rsidRPr="00931F9D" w:rsidDel="00661A7F">
                <w:rPr>
                  <w:sz w:val="20"/>
                </w:rPr>
                <w:delText>Specimen. NodeStatus</w:delText>
              </w:r>
            </w:del>
          </w:p>
        </w:tc>
        <w:tc>
          <w:tcPr>
            <w:tcW w:w="1620" w:type="dxa"/>
            <w:tcPrChange w:id="6676" w:author="bmooney" w:date="2011-04-11T12:51:00Z">
              <w:tcPr>
                <w:tcW w:w="1620" w:type="dxa"/>
              </w:tcPr>
            </w:tcPrChange>
          </w:tcPr>
          <w:p w14:paraId="16E4ACBC" w14:textId="018E0F36" w:rsidR="000760DD" w:rsidRPr="00931F9D" w:rsidDel="00661A7F" w:rsidRDefault="000760DD" w:rsidP="00931F9D">
            <w:pPr>
              <w:spacing w:after="120"/>
              <w:rPr>
                <w:del w:id="6677" w:author="bmooney" w:date="2011-04-11T09:42:00Z"/>
                <w:sz w:val="20"/>
              </w:rPr>
            </w:pPr>
            <w:del w:id="6678" w:author="bmooney" w:date="2011-04-11T09:42:00Z">
              <w:r w:rsidRPr="00931F9D" w:rsidDel="00661A7F">
                <w:rPr>
                  <w:sz w:val="20"/>
                </w:rPr>
                <w:delText>VIII. Physician Signature &amp; Test Selection</w:delText>
              </w:r>
            </w:del>
          </w:p>
        </w:tc>
        <w:tc>
          <w:tcPr>
            <w:tcW w:w="1890" w:type="dxa"/>
            <w:tcPrChange w:id="6679" w:author="bmooney" w:date="2011-04-11T12:51:00Z">
              <w:tcPr>
                <w:tcW w:w="1890" w:type="dxa"/>
              </w:tcPr>
            </w:tcPrChange>
          </w:tcPr>
          <w:p w14:paraId="16E4ACBD" w14:textId="51405D32" w:rsidR="000760DD" w:rsidRPr="00931F9D" w:rsidDel="00661A7F" w:rsidRDefault="000760DD" w:rsidP="00931F9D">
            <w:pPr>
              <w:spacing w:after="120"/>
              <w:rPr>
                <w:del w:id="6680" w:author="bmooney" w:date="2011-04-11T09:42:00Z"/>
                <w:sz w:val="20"/>
              </w:rPr>
            </w:pPr>
            <w:del w:id="6681" w:author="bmooney" w:date="2011-04-11T09:42:00Z">
              <w:r w:rsidRPr="00931F9D" w:rsidDel="00661A7F">
                <w:rPr>
                  <w:sz w:val="20"/>
                </w:rPr>
                <w:delText>Node Negative checkbox</w:delText>
              </w:r>
            </w:del>
          </w:p>
        </w:tc>
        <w:tc>
          <w:tcPr>
            <w:tcW w:w="1980" w:type="dxa"/>
            <w:tcPrChange w:id="6682" w:author="bmooney" w:date="2011-04-11T12:51:00Z">
              <w:tcPr>
                <w:tcW w:w="3420" w:type="dxa"/>
              </w:tcPr>
            </w:tcPrChange>
          </w:tcPr>
          <w:p w14:paraId="16E4ACBE" w14:textId="293FFA36" w:rsidR="000760DD" w:rsidRPr="00931F9D" w:rsidDel="00661A7F" w:rsidRDefault="000760DD" w:rsidP="00931F9D">
            <w:pPr>
              <w:spacing w:after="120"/>
              <w:rPr>
                <w:del w:id="6683" w:author="bmooney" w:date="2011-04-11T09:42:00Z"/>
                <w:sz w:val="20"/>
              </w:rPr>
            </w:pPr>
            <w:del w:id="6684" w:author="bmooney" w:date="2011-04-11T09:42:00Z">
              <w:r w:rsidRPr="00931F9D" w:rsidDel="00661A7F">
                <w:rPr>
                  <w:sz w:val="20"/>
                </w:rPr>
                <w:delText>Checked if tblSpecimen_BreastRC.NodeStatus is Node Negative</w:delText>
              </w:r>
            </w:del>
          </w:p>
        </w:tc>
        <w:tc>
          <w:tcPr>
            <w:tcW w:w="1530" w:type="dxa"/>
            <w:tcPrChange w:id="6685" w:author="bmooney" w:date="2011-04-11T12:51:00Z">
              <w:tcPr>
                <w:tcW w:w="3420" w:type="dxa"/>
              </w:tcPr>
            </w:tcPrChange>
          </w:tcPr>
          <w:p w14:paraId="78697B99" w14:textId="166EA809" w:rsidR="000760DD" w:rsidRPr="00931F9D" w:rsidDel="00661A7F" w:rsidRDefault="000760DD" w:rsidP="00931F9D">
            <w:pPr>
              <w:spacing w:after="120"/>
              <w:rPr>
                <w:del w:id="6686" w:author="bmooney" w:date="2011-04-11T09:42:00Z"/>
                <w:sz w:val="20"/>
              </w:rPr>
            </w:pPr>
          </w:p>
        </w:tc>
      </w:tr>
      <w:tr w:rsidR="000760DD" w:rsidRPr="00931F9D" w:rsidDel="00661A7F" w14:paraId="16E4ACC5" w14:textId="08EBFF4E" w:rsidTr="005137E6">
        <w:trPr>
          <w:cantSplit/>
          <w:tblHeader/>
          <w:del w:id="6687" w:author="bmooney" w:date="2011-04-11T09:42:00Z"/>
          <w:trPrChange w:id="6688" w:author="bmooney" w:date="2011-04-11T12:51:00Z">
            <w:trPr>
              <w:cantSplit/>
              <w:tblHeader/>
            </w:trPr>
          </w:trPrChange>
        </w:trPr>
        <w:tc>
          <w:tcPr>
            <w:tcW w:w="630" w:type="dxa"/>
            <w:tcPrChange w:id="6689" w:author="bmooney" w:date="2011-04-11T12:51:00Z">
              <w:tcPr>
                <w:tcW w:w="630" w:type="dxa"/>
              </w:tcPr>
            </w:tcPrChange>
          </w:tcPr>
          <w:p w14:paraId="16E4ACC0" w14:textId="2D5ECAAD" w:rsidR="000760DD" w:rsidRPr="00931F9D" w:rsidDel="00661A7F" w:rsidRDefault="000760DD" w:rsidP="002D2B21">
            <w:pPr>
              <w:spacing w:after="120"/>
              <w:rPr>
                <w:del w:id="6690" w:author="bmooney" w:date="2011-04-11T09:42:00Z"/>
                <w:sz w:val="20"/>
              </w:rPr>
            </w:pPr>
            <w:del w:id="6691" w:author="bmooney" w:date="2011-04-11T09:42:00Z">
              <w:r w:rsidRPr="00931F9D" w:rsidDel="00661A7F">
                <w:rPr>
                  <w:sz w:val="20"/>
                </w:rPr>
                <w:delText>961</w:delText>
              </w:r>
            </w:del>
          </w:p>
        </w:tc>
        <w:tc>
          <w:tcPr>
            <w:tcW w:w="1890" w:type="dxa"/>
            <w:tcPrChange w:id="6692" w:author="bmooney" w:date="2011-04-11T12:51:00Z">
              <w:tcPr>
                <w:tcW w:w="1890" w:type="dxa"/>
              </w:tcPr>
            </w:tcPrChange>
          </w:tcPr>
          <w:p w14:paraId="16E4ACC1" w14:textId="05C32C91" w:rsidR="000760DD" w:rsidRPr="00931F9D" w:rsidDel="00661A7F" w:rsidRDefault="000760DD" w:rsidP="00931F9D">
            <w:pPr>
              <w:spacing w:after="120"/>
              <w:rPr>
                <w:del w:id="6693" w:author="bmooney" w:date="2011-04-11T09:42:00Z"/>
                <w:sz w:val="20"/>
              </w:rPr>
            </w:pPr>
            <w:del w:id="6694" w:author="bmooney" w:date="2011-04-11T09:42:00Z">
              <w:r w:rsidRPr="00931F9D" w:rsidDel="00661A7F">
                <w:rPr>
                  <w:sz w:val="20"/>
                </w:rPr>
                <w:delText>Specimen. NodeStatus</w:delText>
              </w:r>
            </w:del>
          </w:p>
        </w:tc>
        <w:tc>
          <w:tcPr>
            <w:tcW w:w="1620" w:type="dxa"/>
            <w:tcPrChange w:id="6695" w:author="bmooney" w:date="2011-04-11T12:51:00Z">
              <w:tcPr>
                <w:tcW w:w="1620" w:type="dxa"/>
              </w:tcPr>
            </w:tcPrChange>
          </w:tcPr>
          <w:p w14:paraId="16E4ACC2" w14:textId="066E1727" w:rsidR="000760DD" w:rsidRPr="00931F9D" w:rsidDel="00661A7F" w:rsidRDefault="000760DD" w:rsidP="00931F9D">
            <w:pPr>
              <w:spacing w:after="120"/>
              <w:rPr>
                <w:del w:id="6696" w:author="bmooney" w:date="2011-04-11T09:42:00Z"/>
                <w:sz w:val="20"/>
              </w:rPr>
            </w:pPr>
            <w:del w:id="6697" w:author="bmooney" w:date="2011-04-11T09:42:00Z">
              <w:r w:rsidRPr="00931F9D" w:rsidDel="00661A7F">
                <w:rPr>
                  <w:sz w:val="20"/>
                </w:rPr>
                <w:delText>VIII. Physician Signature &amp; Test Selection</w:delText>
              </w:r>
            </w:del>
          </w:p>
        </w:tc>
        <w:tc>
          <w:tcPr>
            <w:tcW w:w="1890" w:type="dxa"/>
            <w:tcPrChange w:id="6698" w:author="bmooney" w:date="2011-04-11T12:51:00Z">
              <w:tcPr>
                <w:tcW w:w="1890" w:type="dxa"/>
              </w:tcPr>
            </w:tcPrChange>
          </w:tcPr>
          <w:p w14:paraId="16E4ACC3" w14:textId="2CC9E6CE" w:rsidR="000760DD" w:rsidRPr="00931F9D" w:rsidDel="00661A7F" w:rsidRDefault="000760DD" w:rsidP="00931F9D">
            <w:pPr>
              <w:spacing w:after="120"/>
              <w:rPr>
                <w:del w:id="6699" w:author="bmooney" w:date="2011-04-11T09:42:00Z"/>
                <w:sz w:val="20"/>
              </w:rPr>
            </w:pPr>
            <w:del w:id="6700" w:author="bmooney" w:date="2011-04-11T09:42:00Z">
              <w:r w:rsidRPr="00931F9D" w:rsidDel="00661A7F">
                <w:rPr>
                  <w:sz w:val="20"/>
                </w:rPr>
                <w:delText>Micromets checkbox</w:delText>
              </w:r>
            </w:del>
          </w:p>
        </w:tc>
        <w:tc>
          <w:tcPr>
            <w:tcW w:w="1980" w:type="dxa"/>
            <w:tcPrChange w:id="6701" w:author="bmooney" w:date="2011-04-11T12:51:00Z">
              <w:tcPr>
                <w:tcW w:w="3420" w:type="dxa"/>
              </w:tcPr>
            </w:tcPrChange>
          </w:tcPr>
          <w:p w14:paraId="16E4ACC4" w14:textId="4A5BB024" w:rsidR="000760DD" w:rsidRPr="00931F9D" w:rsidDel="00661A7F" w:rsidRDefault="000760DD" w:rsidP="00931F9D">
            <w:pPr>
              <w:spacing w:after="120"/>
              <w:rPr>
                <w:del w:id="6702" w:author="bmooney" w:date="2011-04-11T09:42:00Z"/>
                <w:sz w:val="20"/>
              </w:rPr>
            </w:pPr>
            <w:del w:id="6703" w:author="bmooney" w:date="2011-04-11T09:42:00Z">
              <w:r w:rsidRPr="00931F9D" w:rsidDel="00661A7F">
                <w:rPr>
                  <w:sz w:val="20"/>
                </w:rPr>
                <w:delText>Checked if tblSpecimen_BreastRC.NodeStatus is Micromets</w:delText>
              </w:r>
            </w:del>
          </w:p>
        </w:tc>
        <w:tc>
          <w:tcPr>
            <w:tcW w:w="1530" w:type="dxa"/>
            <w:tcPrChange w:id="6704" w:author="bmooney" w:date="2011-04-11T12:51:00Z">
              <w:tcPr>
                <w:tcW w:w="3420" w:type="dxa"/>
              </w:tcPr>
            </w:tcPrChange>
          </w:tcPr>
          <w:p w14:paraId="78212990" w14:textId="3A812EC5" w:rsidR="000760DD" w:rsidRPr="00931F9D" w:rsidDel="00661A7F" w:rsidRDefault="000760DD" w:rsidP="00931F9D">
            <w:pPr>
              <w:spacing w:after="120"/>
              <w:rPr>
                <w:del w:id="6705" w:author="bmooney" w:date="2011-04-11T09:42:00Z"/>
                <w:sz w:val="20"/>
              </w:rPr>
            </w:pPr>
          </w:p>
        </w:tc>
      </w:tr>
      <w:tr w:rsidR="000760DD" w:rsidRPr="00931F9D" w:rsidDel="00661A7F" w14:paraId="16E4ACCB" w14:textId="5CD7AEC9" w:rsidTr="005137E6">
        <w:trPr>
          <w:cantSplit/>
          <w:tblHeader/>
          <w:del w:id="6706" w:author="bmooney" w:date="2011-04-11T09:42:00Z"/>
          <w:trPrChange w:id="6707" w:author="bmooney" w:date="2011-04-11T12:51:00Z">
            <w:trPr>
              <w:cantSplit/>
              <w:tblHeader/>
            </w:trPr>
          </w:trPrChange>
        </w:trPr>
        <w:tc>
          <w:tcPr>
            <w:tcW w:w="630" w:type="dxa"/>
            <w:tcPrChange w:id="6708" w:author="bmooney" w:date="2011-04-11T12:51:00Z">
              <w:tcPr>
                <w:tcW w:w="630" w:type="dxa"/>
              </w:tcPr>
            </w:tcPrChange>
          </w:tcPr>
          <w:p w14:paraId="16E4ACC6" w14:textId="10731DCA" w:rsidR="000760DD" w:rsidRPr="00931F9D" w:rsidDel="00661A7F" w:rsidRDefault="000760DD" w:rsidP="002D2B21">
            <w:pPr>
              <w:spacing w:after="120"/>
              <w:rPr>
                <w:del w:id="6709" w:author="bmooney" w:date="2011-04-11T09:42:00Z"/>
                <w:sz w:val="20"/>
              </w:rPr>
            </w:pPr>
            <w:del w:id="6710" w:author="bmooney" w:date="2011-04-11T09:42:00Z">
              <w:r w:rsidRPr="00931F9D" w:rsidDel="00661A7F">
                <w:rPr>
                  <w:sz w:val="20"/>
                </w:rPr>
                <w:delText>962</w:delText>
              </w:r>
            </w:del>
          </w:p>
        </w:tc>
        <w:tc>
          <w:tcPr>
            <w:tcW w:w="1890" w:type="dxa"/>
            <w:tcPrChange w:id="6711" w:author="bmooney" w:date="2011-04-11T12:51:00Z">
              <w:tcPr>
                <w:tcW w:w="1890" w:type="dxa"/>
              </w:tcPr>
            </w:tcPrChange>
          </w:tcPr>
          <w:p w14:paraId="16E4ACC7" w14:textId="635672C0" w:rsidR="000760DD" w:rsidRPr="00931F9D" w:rsidDel="00661A7F" w:rsidRDefault="000760DD" w:rsidP="00931F9D">
            <w:pPr>
              <w:spacing w:after="120"/>
              <w:rPr>
                <w:del w:id="6712" w:author="bmooney" w:date="2011-04-11T09:42:00Z"/>
                <w:sz w:val="20"/>
              </w:rPr>
            </w:pPr>
            <w:del w:id="6713" w:author="bmooney" w:date="2011-04-11T09:42:00Z">
              <w:r w:rsidRPr="00931F9D" w:rsidDel="00661A7F">
                <w:rPr>
                  <w:sz w:val="20"/>
                </w:rPr>
                <w:delText>Specimen. NodeStatus</w:delText>
              </w:r>
            </w:del>
          </w:p>
        </w:tc>
        <w:tc>
          <w:tcPr>
            <w:tcW w:w="1620" w:type="dxa"/>
            <w:tcPrChange w:id="6714" w:author="bmooney" w:date="2011-04-11T12:51:00Z">
              <w:tcPr>
                <w:tcW w:w="1620" w:type="dxa"/>
              </w:tcPr>
            </w:tcPrChange>
          </w:tcPr>
          <w:p w14:paraId="16E4ACC8" w14:textId="066431D7" w:rsidR="000760DD" w:rsidRPr="00931F9D" w:rsidDel="00661A7F" w:rsidRDefault="000760DD" w:rsidP="00931F9D">
            <w:pPr>
              <w:spacing w:after="120"/>
              <w:rPr>
                <w:del w:id="6715" w:author="bmooney" w:date="2011-04-11T09:42:00Z"/>
                <w:sz w:val="20"/>
              </w:rPr>
            </w:pPr>
            <w:del w:id="6716" w:author="bmooney" w:date="2011-04-11T09:42:00Z">
              <w:r w:rsidRPr="00931F9D" w:rsidDel="00661A7F">
                <w:rPr>
                  <w:sz w:val="20"/>
                </w:rPr>
                <w:delText>Not in V11</w:delText>
              </w:r>
            </w:del>
          </w:p>
        </w:tc>
        <w:tc>
          <w:tcPr>
            <w:tcW w:w="1890" w:type="dxa"/>
            <w:tcPrChange w:id="6717" w:author="bmooney" w:date="2011-04-11T12:51:00Z">
              <w:tcPr>
                <w:tcW w:w="1890" w:type="dxa"/>
              </w:tcPr>
            </w:tcPrChange>
          </w:tcPr>
          <w:p w14:paraId="16E4ACC9" w14:textId="4CD8C29F" w:rsidR="000760DD" w:rsidRPr="00931F9D" w:rsidDel="00661A7F" w:rsidRDefault="000760DD" w:rsidP="00931F9D">
            <w:pPr>
              <w:spacing w:after="120"/>
              <w:rPr>
                <w:del w:id="6718" w:author="bmooney" w:date="2011-04-11T09:42:00Z"/>
                <w:sz w:val="20"/>
              </w:rPr>
            </w:pPr>
          </w:p>
        </w:tc>
        <w:tc>
          <w:tcPr>
            <w:tcW w:w="1980" w:type="dxa"/>
            <w:tcPrChange w:id="6719" w:author="bmooney" w:date="2011-04-11T12:51:00Z">
              <w:tcPr>
                <w:tcW w:w="3420" w:type="dxa"/>
              </w:tcPr>
            </w:tcPrChange>
          </w:tcPr>
          <w:p w14:paraId="16E4ACCA" w14:textId="0549E837" w:rsidR="000760DD" w:rsidRPr="00931F9D" w:rsidDel="00661A7F" w:rsidRDefault="000760DD" w:rsidP="00931F9D">
            <w:pPr>
              <w:spacing w:after="120"/>
              <w:rPr>
                <w:del w:id="6720" w:author="bmooney" w:date="2011-04-11T09:42:00Z"/>
                <w:sz w:val="20"/>
              </w:rPr>
            </w:pPr>
            <w:del w:id="6721" w:author="bmooney" w:date="2011-04-11T09:42:00Z">
              <w:r w:rsidRPr="00931F9D" w:rsidDel="00661A7F">
                <w:rPr>
                  <w:sz w:val="20"/>
                </w:rPr>
                <w:delText>Checked if tblSpecimen_BreastRC.NodeStatus is Node Positive</w:delText>
              </w:r>
            </w:del>
          </w:p>
        </w:tc>
        <w:tc>
          <w:tcPr>
            <w:tcW w:w="1530" w:type="dxa"/>
            <w:tcPrChange w:id="6722" w:author="bmooney" w:date="2011-04-11T12:51:00Z">
              <w:tcPr>
                <w:tcW w:w="3420" w:type="dxa"/>
              </w:tcPr>
            </w:tcPrChange>
          </w:tcPr>
          <w:p w14:paraId="7E7AB43E" w14:textId="7F5E39AD" w:rsidR="000760DD" w:rsidRPr="00931F9D" w:rsidDel="00661A7F" w:rsidRDefault="000760DD" w:rsidP="00931F9D">
            <w:pPr>
              <w:spacing w:after="120"/>
              <w:rPr>
                <w:del w:id="6723" w:author="bmooney" w:date="2011-04-11T09:42:00Z"/>
                <w:sz w:val="20"/>
              </w:rPr>
            </w:pPr>
          </w:p>
        </w:tc>
      </w:tr>
      <w:tr w:rsidR="000760DD" w:rsidRPr="00931F9D" w:rsidDel="00661A7F" w14:paraId="16E4ACD1" w14:textId="45352C13" w:rsidTr="005137E6">
        <w:trPr>
          <w:cantSplit/>
          <w:tblHeader/>
          <w:del w:id="6724" w:author="bmooney" w:date="2011-04-11T09:42:00Z"/>
          <w:trPrChange w:id="6725" w:author="bmooney" w:date="2011-04-11T12:51:00Z">
            <w:trPr>
              <w:cantSplit/>
              <w:tblHeader/>
            </w:trPr>
          </w:trPrChange>
        </w:trPr>
        <w:tc>
          <w:tcPr>
            <w:tcW w:w="630" w:type="dxa"/>
            <w:tcPrChange w:id="6726" w:author="bmooney" w:date="2011-04-11T12:51:00Z">
              <w:tcPr>
                <w:tcW w:w="630" w:type="dxa"/>
              </w:tcPr>
            </w:tcPrChange>
          </w:tcPr>
          <w:p w14:paraId="16E4ACCC" w14:textId="513E935D" w:rsidR="000760DD" w:rsidRPr="00931F9D" w:rsidDel="00661A7F" w:rsidRDefault="000760DD" w:rsidP="002D2B21">
            <w:pPr>
              <w:spacing w:after="120"/>
              <w:rPr>
                <w:del w:id="6727" w:author="bmooney" w:date="2011-04-11T09:42:00Z"/>
                <w:sz w:val="20"/>
              </w:rPr>
            </w:pPr>
            <w:del w:id="6728" w:author="bmooney" w:date="2011-04-11T09:42:00Z">
              <w:r w:rsidRPr="00931F9D" w:rsidDel="00661A7F">
                <w:rPr>
                  <w:sz w:val="20"/>
                </w:rPr>
                <w:delText>963</w:delText>
              </w:r>
            </w:del>
          </w:p>
        </w:tc>
        <w:tc>
          <w:tcPr>
            <w:tcW w:w="1890" w:type="dxa"/>
            <w:tcPrChange w:id="6729" w:author="bmooney" w:date="2011-04-11T12:51:00Z">
              <w:tcPr>
                <w:tcW w:w="1890" w:type="dxa"/>
              </w:tcPr>
            </w:tcPrChange>
          </w:tcPr>
          <w:p w14:paraId="16E4ACCD" w14:textId="18CE2B3F" w:rsidR="000760DD" w:rsidRPr="00931F9D" w:rsidDel="00661A7F" w:rsidRDefault="000760DD" w:rsidP="00931F9D">
            <w:pPr>
              <w:spacing w:after="120"/>
              <w:rPr>
                <w:del w:id="6730" w:author="bmooney" w:date="2011-04-11T09:42:00Z"/>
                <w:sz w:val="20"/>
              </w:rPr>
            </w:pPr>
            <w:del w:id="6731" w:author="bmooney" w:date="2011-04-11T09:42:00Z">
              <w:r w:rsidRPr="00931F9D" w:rsidDel="00661A7F">
                <w:rPr>
                  <w:sz w:val="20"/>
                </w:rPr>
                <w:delText>Specimen. NodeStatus</w:delText>
              </w:r>
            </w:del>
          </w:p>
        </w:tc>
        <w:tc>
          <w:tcPr>
            <w:tcW w:w="1620" w:type="dxa"/>
            <w:tcPrChange w:id="6732" w:author="bmooney" w:date="2011-04-11T12:51:00Z">
              <w:tcPr>
                <w:tcW w:w="1620" w:type="dxa"/>
              </w:tcPr>
            </w:tcPrChange>
          </w:tcPr>
          <w:p w14:paraId="16E4ACCE" w14:textId="017B48AF" w:rsidR="000760DD" w:rsidRPr="00931F9D" w:rsidDel="00661A7F" w:rsidRDefault="000760DD" w:rsidP="00931F9D">
            <w:pPr>
              <w:spacing w:after="120"/>
              <w:rPr>
                <w:del w:id="6733" w:author="bmooney" w:date="2011-04-11T09:42:00Z"/>
                <w:sz w:val="20"/>
              </w:rPr>
            </w:pPr>
            <w:del w:id="6734" w:author="bmooney" w:date="2011-04-11T09:42:00Z">
              <w:r w:rsidRPr="00931F9D" w:rsidDel="00661A7F">
                <w:rPr>
                  <w:sz w:val="20"/>
                </w:rPr>
                <w:delText>VIII. Physician Signature &amp; Test Selection</w:delText>
              </w:r>
            </w:del>
          </w:p>
        </w:tc>
        <w:tc>
          <w:tcPr>
            <w:tcW w:w="1890" w:type="dxa"/>
            <w:tcPrChange w:id="6735" w:author="bmooney" w:date="2011-04-11T12:51:00Z">
              <w:tcPr>
                <w:tcW w:w="1890" w:type="dxa"/>
              </w:tcPr>
            </w:tcPrChange>
          </w:tcPr>
          <w:p w14:paraId="16E4ACCF" w14:textId="5941E72E" w:rsidR="000760DD" w:rsidRPr="00931F9D" w:rsidDel="00661A7F" w:rsidRDefault="000760DD" w:rsidP="00931F9D">
            <w:pPr>
              <w:spacing w:after="120"/>
              <w:rPr>
                <w:del w:id="6736" w:author="bmooney" w:date="2011-04-11T09:42:00Z"/>
                <w:sz w:val="20"/>
              </w:rPr>
            </w:pPr>
            <w:del w:id="6737" w:author="bmooney" w:date="2011-04-11T09:42:00Z">
              <w:r w:rsidRPr="00931F9D" w:rsidDel="00661A7F">
                <w:rPr>
                  <w:sz w:val="20"/>
                </w:rPr>
                <w:delText>Node Positive (1-3 Nodes) checkbox</w:delText>
              </w:r>
            </w:del>
          </w:p>
        </w:tc>
        <w:tc>
          <w:tcPr>
            <w:tcW w:w="1980" w:type="dxa"/>
            <w:tcPrChange w:id="6738" w:author="bmooney" w:date="2011-04-11T12:51:00Z">
              <w:tcPr>
                <w:tcW w:w="3420" w:type="dxa"/>
              </w:tcPr>
            </w:tcPrChange>
          </w:tcPr>
          <w:p w14:paraId="16E4ACD0" w14:textId="7546F255" w:rsidR="000760DD" w:rsidRPr="00931F9D" w:rsidDel="00661A7F" w:rsidRDefault="000760DD" w:rsidP="00931F9D">
            <w:pPr>
              <w:spacing w:after="120"/>
              <w:rPr>
                <w:del w:id="6739" w:author="bmooney" w:date="2011-04-11T09:42:00Z"/>
                <w:sz w:val="20"/>
              </w:rPr>
            </w:pPr>
            <w:del w:id="6740" w:author="bmooney" w:date="2011-04-11T09:42:00Z">
              <w:r w:rsidRPr="00931F9D" w:rsidDel="00661A7F">
                <w:rPr>
                  <w:sz w:val="20"/>
                </w:rPr>
                <w:delText>Checked if tblSpecimen_BreastRC.NodeStatus is Node Positive (1-3)</w:delText>
              </w:r>
            </w:del>
          </w:p>
        </w:tc>
        <w:tc>
          <w:tcPr>
            <w:tcW w:w="1530" w:type="dxa"/>
            <w:tcPrChange w:id="6741" w:author="bmooney" w:date="2011-04-11T12:51:00Z">
              <w:tcPr>
                <w:tcW w:w="3420" w:type="dxa"/>
              </w:tcPr>
            </w:tcPrChange>
          </w:tcPr>
          <w:p w14:paraId="6F346CE0" w14:textId="3DCB8EE1" w:rsidR="000760DD" w:rsidRPr="00931F9D" w:rsidDel="00661A7F" w:rsidRDefault="000760DD" w:rsidP="00931F9D">
            <w:pPr>
              <w:spacing w:after="120"/>
              <w:rPr>
                <w:del w:id="6742" w:author="bmooney" w:date="2011-04-11T09:42:00Z"/>
                <w:sz w:val="20"/>
              </w:rPr>
            </w:pPr>
          </w:p>
        </w:tc>
      </w:tr>
      <w:tr w:rsidR="000760DD" w:rsidRPr="00931F9D" w:rsidDel="00661A7F" w14:paraId="16E4ACD7" w14:textId="05F30503" w:rsidTr="005137E6">
        <w:trPr>
          <w:cantSplit/>
          <w:tblHeader/>
          <w:del w:id="6743" w:author="bmooney" w:date="2011-04-11T09:42:00Z"/>
          <w:trPrChange w:id="6744" w:author="bmooney" w:date="2011-04-11T12:51:00Z">
            <w:trPr>
              <w:cantSplit/>
              <w:tblHeader/>
            </w:trPr>
          </w:trPrChange>
        </w:trPr>
        <w:tc>
          <w:tcPr>
            <w:tcW w:w="630" w:type="dxa"/>
            <w:tcPrChange w:id="6745" w:author="bmooney" w:date="2011-04-11T12:51:00Z">
              <w:tcPr>
                <w:tcW w:w="630" w:type="dxa"/>
              </w:tcPr>
            </w:tcPrChange>
          </w:tcPr>
          <w:p w14:paraId="16E4ACD2" w14:textId="2EB5B585" w:rsidR="000760DD" w:rsidRPr="00931F9D" w:rsidDel="00661A7F" w:rsidRDefault="000760DD" w:rsidP="00931F9D">
            <w:pPr>
              <w:spacing w:after="120"/>
              <w:rPr>
                <w:del w:id="6746" w:author="bmooney" w:date="2011-04-11T09:42:00Z"/>
                <w:sz w:val="20"/>
              </w:rPr>
            </w:pPr>
            <w:del w:id="6747" w:author="bmooney" w:date="2011-04-11T09:42:00Z">
              <w:r w:rsidRPr="00931F9D" w:rsidDel="00661A7F">
                <w:rPr>
                  <w:sz w:val="20"/>
                </w:rPr>
                <w:delText>964</w:delText>
              </w:r>
            </w:del>
          </w:p>
        </w:tc>
        <w:tc>
          <w:tcPr>
            <w:tcW w:w="1890" w:type="dxa"/>
            <w:tcPrChange w:id="6748" w:author="bmooney" w:date="2011-04-11T12:51:00Z">
              <w:tcPr>
                <w:tcW w:w="1890" w:type="dxa"/>
              </w:tcPr>
            </w:tcPrChange>
          </w:tcPr>
          <w:p w14:paraId="16E4ACD3" w14:textId="2DD8A4AB" w:rsidR="000760DD" w:rsidRPr="00931F9D" w:rsidDel="00661A7F" w:rsidRDefault="000760DD" w:rsidP="00931F9D">
            <w:pPr>
              <w:spacing w:after="120"/>
              <w:rPr>
                <w:del w:id="6749" w:author="bmooney" w:date="2011-04-11T09:42:00Z"/>
                <w:sz w:val="20"/>
              </w:rPr>
            </w:pPr>
            <w:del w:id="6750" w:author="bmooney" w:date="2011-04-11T09:42:00Z">
              <w:r w:rsidRPr="00931F9D" w:rsidDel="00661A7F">
                <w:rPr>
                  <w:sz w:val="20"/>
                </w:rPr>
                <w:delText>Specimen. NodeStatus</w:delText>
              </w:r>
            </w:del>
          </w:p>
        </w:tc>
        <w:tc>
          <w:tcPr>
            <w:tcW w:w="1620" w:type="dxa"/>
            <w:tcPrChange w:id="6751" w:author="bmooney" w:date="2011-04-11T12:51:00Z">
              <w:tcPr>
                <w:tcW w:w="1620" w:type="dxa"/>
              </w:tcPr>
            </w:tcPrChange>
          </w:tcPr>
          <w:p w14:paraId="16E4ACD4" w14:textId="76ED2EF7" w:rsidR="000760DD" w:rsidRPr="00931F9D" w:rsidDel="00661A7F" w:rsidRDefault="000760DD" w:rsidP="00931F9D">
            <w:pPr>
              <w:spacing w:after="120"/>
              <w:rPr>
                <w:del w:id="6752" w:author="bmooney" w:date="2011-04-11T09:42:00Z"/>
                <w:sz w:val="20"/>
              </w:rPr>
            </w:pPr>
            <w:del w:id="6753" w:author="bmooney" w:date="2011-04-11T09:42:00Z">
              <w:r w:rsidRPr="00931F9D" w:rsidDel="00661A7F">
                <w:rPr>
                  <w:sz w:val="20"/>
                </w:rPr>
                <w:delText>VIII. Physician Signature &amp; Test Selection</w:delText>
              </w:r>
            </w:del>
          </w:p>
        </w:tc>
        <w:tc>
          <w:tcPr>
            <w:tcW w:w="1890" w:type="dxa"/>
            <w:tcPrChange w:id="6754" w:author="bmooney" w:date="2011-04-11T12:51:00Z">
              <w:tcPr>
                <w:tcW w:w="1890" w:type="dxa"/>
              </w:tcPr>
            </w:tcPrChange>
          </w:tcPr>
          <w:p w14:paraId="16E4ACD5" w14:textId="321A4452" w:rsidR="000760DD" w:rsidRPr="00931F9D" w:rsidDel="00661A7F" w:rsidRDefault="000760DD" w:rsidP="00931F9D">
            <w:pPr>
              <w:spacing w:after="120"/>
              <w:rPr>
                <w:del w:id="6755" w:author="bmooney" w:date="2011-04-11T09:42:00Z"/>
                <w:sz w:val="20"/>
              </w:rPr>
            </w:pPr>
            <w:del w:id="6756" w:author="bmooney" w:date="2011-04-11T09:42:00Z">
              <w:r w:rsidRPr="00931F9D" w:rsidDel="00661A7F">
                <w:rPr>
                  <w:sz w:val="20"/>
                </w:rPr>
                <w:delText>Node Positive (4+ Nodes) checkbox</w:delText>
              </w:r>
            </w:del>
          </w:p>
        </w:tc>
        <w:tc>
          <w:tcPr>
            <w:tcW w:w="1980" w:type="dxa"/>
            <w:tcPrChange w:id="6757" w:author="bmooney" w:date="2011-04-11T12:51:00Z">
              <w:tcPr>
                <w:tcW w:w="3420" w:type="dxa"/>
              </w:tcPr>
            </w:tcPrChange>
          </w:tcPr>
          <w:p w14:paraId="16E4ACD6" w14:textId="217D9901" w:rsidR="000760DD" w:rsidRPr="00931F9D" w:rsidDel="00661A7F" w:rsidRDefault="000760DD" w:rsidP="00931F9D">
            <w:pPr>
              <w:spacing w:after="120"/>
              <w:rPr>
                <w:del w:id="6758" w:author="bmooney" w:date="2011-04-11T09:42:00Z"/>
                <w:sz w:val="20"/>
              </w:rPr>
            </w:pPr>
            <w:del w:id="6759" w:author="bmooney" w:date="2011-04-11T09:42:00Z">
              <w:r w:rsidRPr="00931F9D" w:rsidDel="00661A7F">
                <w:rPr>
                  <w:sz w:val="20"/>
                </w:rPr>
                <w:delText>Checked if tblSpecimen_BreastRC.NodeStatus is Node Positive (4+)</w:delText>
              </w:r>
            </w:del>
          </w:p>
        </w:tc>
        <w:tc>
          <w:tcPr>
            <w:tcW w:w="1530" w:type="dxa"/>
            <w:tcPrChange w:id="6760" w:author="bmooney" w:date="2011-04-11T12:51:00Z">
              <w:tcPr>
                <w:tcW w:w="3420" w:type="dxa"/>
              </w:tcPr>
            </w:tcPrChange>
          </w:tcPr>
          <w:p w14:paraId="7825CA60" w14:textId="6A637E59" w:rsidR="000760DD" w:rsidRPr="00931F9D" w:rsidDel="00661A7F" w:rsidRDefault="000760DD" w:rsidP="00931F9D">
            <w:pPr>
              <w:spacing w:after="120"/>
              <w:rPr>
                <w:del w:id="6761" w:author="bmooney" w:date="2011-04-11T09:42:00Z"/>
                <w:sz w:val="20"/>
              </w:rPr>
            </w:pPr>
          </w:p>
        </w:tc>
      </w:tr>
      <w:tr w:rsidR="000760DD" w:rsidRPr="00931F9D" w:rsidDel="00661A7F" w14:paraId="16E4ACDD" w14:textId="7E86EA2C" w:rsidTr="005137E6">
        <w:trPr>
          <w:cantSplit/>
          <w:tblHeader/>
          <w:del w:id="6762" w:author="bmooney" w:date="2011-04-11T09:42:00Z"/>
          <w:trPrChange w:id="6763" w:author="bmooney" w:date="2011-04-11T12:51:00Z">
            <w:trPr>
              <w:cantSplit/>
              <w:tblHeader/>
            </w:trPr>
          </w:trPrChange>
        </w:trPr>
        <w:tc>
          <w:tcPr>
            <w:tcW w:w="630" w:type="dxa"/>
            <w:tcPrChange w:id="6764" w:author="bmooney" w:date="2011-04-11T12:51:00Z">
              <w:tcPr>
                <w:tcW w:w="630" w:type="dxa"/>
              </w:tcPr>
            </w:tcPrChange>
          </w:tcPr>
          <w:p w14:paraId="16E4ACD8" w14:textId="32A037C6" w:rsidR="000760DD" w:rsidRPr="00931F9D" w:rsidDel="00661A7F" w:rsidRDefault="000760DD" w:rsidP="002D2B21">
            <w:pPr>
              <w:spacing w:after="120"/>
              <w:rPr>
                <w:del w:id="6765" w:author="bmooney" w:date="2011-04-11T09:42:00Z"/>
                <w:sz w:val="20"/>
              </w:rPr>
            </w:pPr>
            <w:del w:id="6766" w:author="bmooney" w:date="2011-04-11T09:42:00Z">
              <w:r w:rsidRPr="00931F9D" w:rsidDel="00661A7F">
                <w:rPr>
                  <w:sz w:val="20"/>
                </w:rPr>
                <w:delText>965</w:delText>
              </w:r>
            </w:del>
          </w:p>
        </w:tc>
        <w:tc>
          <w:tcPr>
            <w:tcW w:w="1890" w:type="dxa"/>
            <w:tcPrChange w:id="6767" w:author="bmooney" w:date="2011-04-11T12:51:00Z">
              <w:tcPr>
                <w:tcW w:w="1890" w:type="dxa"/>
              </w:tcPr>
            </w:tcPrChange>
          </w:tcPr>
          <w:p w14:paraId="16E4ACD9" w14:textId="58A18FAE" w:rsidR="000760DD" w:rsidRPr="00931F9D" w:rsidDel="00661A7F" w:rsidRDefault="000760DD" w:rsidP="00931F9D">
            <w:pPr>
              <w:spacing w:after="120"/>
              <w:rPr>
                <w:del w:id="6768" w:author="bmooney" w:date="2011-04-11T09:42:00Z"/>
                <w:sz w:val="20"/>
              </w:rPr>
            </w:pPr>
            <w:del w:id="6769" w:author="bmooney" w:date="2011-04-11T09:42:00Z">
              <w:r w:rsidRPr="00931F9D" w:rsidDel="00661A7F">
                <w:rPr>
                  <w:sz w:val="20"/>
                </w:rPr>
                <w:delText>Specimen. Colon. T4</w:delText>
              </w:r>
            </w:del>
          </w:p>
        </w:tc>
        <w:tc>
          <w:tcPr>
            <w:tcW w:w="1620" w:type="dxa"/>
            <w:tcPrChange w:id="6770" w:author="bmooney" w:date="2011-04-11T12:51:00Z">
              <w:tcPr>
                <w:tcW w:w="1620" w:type="dxa"/>
              </w:tcPr>
            </w:tcPrChange>
          </w:tcPr>
          <w:p w14:paraId="16E4ACDA" w14:textId="4F797120" w:rsidR="000760DD" w:rsidRPr="00931F9D" w:rsidDel="00661A7F" w:rsidRDefault="000760DD" w:rsidP="00931F9D">
            <w:pPr>
              <w:spacing w:after="120"/>
              <w:rPr>
                <w:del w:id="6771" w:author="bmooney" w:date="2011-04-11T09:42:00Z"/>
                <w:sz w:val="20"/>
              </w:rPr>
            </w:pPr>
            <w:del w:id="6772" w:author="bmooney" w:date="2011-04-11T09:42:00Z">
              <w:r w:rsidRPr="00931F9D" w:rsidDel="00661A7F">
                <w:rPr>
                  <w:sz w:val="20"/>
                </w:rPr>
                <w:delText>VIII. Physician Signature &amp; Test Selection</w:delText>
              </w:r>
            </w:del>
          </w:p>
        </w:tc>
        <w:tc>
          <w:tcPr>
            <w:tcW w:w="1890" w:type="dxa"/>
            <w:tcPrChange w:id="6773" w:author="bmooney" w:date="2011-04-11T12:51:00Z">
              <w:tcPr>
                <w:tcW w:w="1890" w:type="dxa"/>
              </w:tcPr>
            </w:tcPrChange>
          </w:tcPr>
          <w:p w14:paraId="16E4ACDB" w14:textId="6CB27210" w:rsidR="000760DD" w:rsidRPr="00931F9D" w:rsidDel="00661A7F" w:rsidRDefault="000760DD" w:rsidP="00931F9D">
            <w:pPr>
              <w:spacing w:after="120"/>
              <w:rPr>
                <w:del w:id="6774" w:author="bmooney" w:date="2011-04-11T09:42:00Z"/>
                <w:sz w:val="20"/>
              </w:rPr>
            </w:pPr>
            <w:del w:id="6775" w:author="bmooney" w:date="2011-04-11T09:42:00Z">
              <w:r w:rsidRPr="00931F9D" w:rsidDel="00661A7F">
                <w:rPr>
                  <w:sz w:val="20"/>
                </w:rPr>
                <w:delText>T4 Yes Checkbox</w:delText>
              </w:r>
            </w:del>
          </w:p>
        </w:tc>
        <w:tc>
          <w:tcPr>
            <w:tcW w:w="1980" w:type="dxa"/>
            <w:tcPrChange w:id="6776" w:author="bmooney" w:date="2011-04-11T12:51:00Z">
              <w:tcPr>
                <w:tcW w:w="3420" w:type="dxa"/>
              </w:tcPr>
            </w:tcPrChange>
          </w:tcPr>
          <w:p w14:paraId="16E4ACDC" w14:textId="5CCCE9A3" w:rsidR="000760DD" w:rsidRPr="00931F9D" w:rsidDel="00661A7F" w:rsidRDefault="000760DD" w:rsidP="00931F9D">
            <w:pPr>
              <w:spacing w:after="120"/>
              <w:rPr>
                <w:del w:id="6777" w:author="bmooney" w:date="2011-04-11T09:42:00Z"/>
                <w:sz w:val="20"/>
              </w:rPr>
            </w:pPr>
            <w:del w:id="6778" w:author="bmooney" w:date="2011-04-11T09:42:00Z">
              <w:r w:rsidRPr="00931F9D" w:rsidDel="00661A7F">
                <w:rPr>
                  <w:sz w:val="20"/>
                </w:rPr>
                <w:delText>Checked if tblSpecimen_Colon.T4EnumID is Yes</w:delText>
              </w:r>
            </w:del>
          </w:p>
        </w:tc>
        <w:tc>
          <w:tcPr>
            <w:tcW w:w="1530" w:type="dxa"/>
            <w:tcPrChange w:id="6779" w:author="bmooney" w:date="2011-04-11T12:51:00Z">
              <w:tcPr>
                <w:tcW w:w="3420" w:type="dxa"/>
              </w:tcPr>
            </w:tcPrChange>
          </w:tcPr>
          <w:p w14:paraId="74D6155B" w14:textId="3C2BFC9D" w:rsidR="000760DD" w:rsidRPr="00931F9D" w:rsidDel="00661A7F" w:rsidRDefault="000760DD" w:rsidP="00931F9D">
            <w:pPr>
              <w:spacing w:after="120"/>
              <w:rPr>
                <w:del w:id="6780" w:author="bmooney" w:date="2011-04-11T09:42:00Z"/>
                <w:sz w:val="20"/>
              </w:rPr>
            </w:pPr>
          </w:p>
        </w:tc>
      </w:tr>
      <w:tr w:rsidR="000760DD" w:rsidRPr="00931F9D" w:rsidDel="00661A7F" w14:paraId="16E4ACE3" w14:textId="151BF9E3" w:rsidTr="005137E6">
        <w:trPr>
          <w:cantSplit/>
          <w:tblHeader/>
          <w:del w:id="6781" w:author="bmooney" w:date="2011-04-11T09:42:00Z"/>
          <w:trPrChange w:id="6782" w:author="bmooney" w:date="2011-04-11T12:51:00Z">
            <w:trPr>
              <w:cantSplit/>
              <w:tblHeader/>
            </w:trPr>
          </w:trPrChange>
        </w:trPr>
        <w:tc>
          <w:tcPr>
            <w:tcW w:w="630" w:type="dxa"/>
            <w:tcPrChange w:id="6783" w:author="bmooney" w:date="2011-04-11T12:51:00Z">
              <w:tcPr>
                <w:tcW w:w="630" w:type="dxa"/>
              </w:tcPr>
            </w:tcPrChange>
          </w:tcPr>
          <w:p w14:paraId="16E4ACDE" w14:textId="63DF04D5" w:rsidR="000760DD" w:rsidRPr="00931F9D" w:rsidDel="00661A7F" w:rsidRDefault="000760DD" w:rsidP="002D2B21">
            <w:pPr>
              <w:spacing w:after="120"/>
              <w:rPr>
                <w:del w:id="6784" w:author="bmooney" w:date="2011-04-11T09:42:00Z"/>
                <w:sz w:val="20"/>
              </w:rPr>
            </w:pPr>
            <w:del w:id="6785" w:author="bmooney" w:date="2011-04-11T09:42:00Z">
              <w:r w:rsidRPr="00931F9D" w:rsidDel="00661A7F">
                <w:rPr>
                  <w:sz w:val="20"/>
                </w:rPr>
                <w:delText>966</w:delText>
              </w:r>
            </w:del>
          </w:p>
        </w:tc>
        <w:tc>
          <w:tcPr>
            <w:tcW w:w="1890" w:type="dxa"/>
            <w:tcPrChange w:id="6786" w:author="bmooney" w:date="2011-04-11T12:51:00Z">
              <w:tcPr>
                <w:tcW w:w="1890" w:type="dxa"/>
              </w:tcPr>
            </w:tcPrChange>
          </w:tcPr>
          <w:p w14:paraId="16E4ACDF" w14:textId="2FB85C12" w:rsidR="000760DD" w:rsidRPr="00931F9D" w:rsidDel="00661A7F" w:rsidRDefault="000760DD" w:rsidP="00931F9D">
            <w:pPr>
              <w:spacing w:after="120"/>
              <w:rPr>
                <w:del w:id="6787" w:author="bmooney" w:date="2011-04-11T09:42:00Z"/>
                <w:sz w:val="20"/>
              </w:rPr>
            </w:pPr>
            <w:del w:id="6788" w:author="bmooney" w:date="2011-04-11T09:42:00Z">
              <w:r w:rsidRPr="00931F9D" w:rsidDel="00661A7F">
                <w:rPr>
                  <w:sz w:val="20"/>
                </w:rPr>
                <w:delText>Specimen. Colon. T4</w:delText>
              </w:r>
            </w:del>
          </w:p>
        </w:tc>
        <w:tc>
          <w:tcPr>
            <w:tcW w:w="1620" w:type="dxa"/>
            <w:tcPrChange w:id="6789" w:author="bmooney" w:date="2011-04-11T12:51:00Z">
              <w:tcPr>
                <w:tcW w:w="1620" w:type="dxa"/>
              </w:tcPr>
            </w:tcPrChange>
          </w:tcPr>
          <w:p w14:paraId="16E4ACE0" w14:textId="762FB32A" w:rsidR="000760DD" w:rsidRPr="00931F9D" w:rsidDel="00661A7F" w:rsidRDefault="000760DD" w:rsidP="00931F9D">
            <w:pPr>
              <w:spacing w:after="120"/>
              <w:rPr>
                <w:del w:id="6790" w:author="bmooney" w:date="2011-04-11T09:42:00Z"/>
                <w:sz w:val="20"/>
              </w:rPr>
            </w:pPr>
            <w:del w:id="6791" w:author="bmooney" w:date="2011-04-11T09:42:00Z">
              <w:r w:rsidRPr="00931F9D" w:rsidDel="00661A7F">
                <w:rPr>
                  <w:sz w:val="20"/>
                </w:rPr>
                <w:delText>VIII. Physician Signature &amp; Test Selection</w:delText>
              </w:r>
            </w:del>
          </w:p>
        </w:tc>
        <w:tc>
          <w:tcPr>
            <w:tcW w:w="1890" w:type="dxa"/>
            <w:tcPrChange w:id="6792" w:author="bmooney" w:date="2011-04-11T12:51:00Z">
              <w:tcPr>
                <w:tcW w:w="1890" w:type="dxa"/>
              </w:tcPr>
            </w:tcPrChange>
          </w:tcPr>
          <w:p w14:paraId="16E4ACE1" w14:textId="5F083D2A" w:rsidR="000760DD" w:rsidRPr="00931F9D" w:rsidDel="00661A7F" w:rsidRDefault="000760DD" w:rsidP="00931F9D">
            <w:pPr>
              <w:spacing w:after="120"/>
              <w:rPr>
                <w:del w:id="6793" w:author="bmooney" w:date="2011-04-11T09:42:00Z"/>
                <w:sz w:val="20"/>
              </w:rPr>
            </w:pPr>
            <w:del w:id="6794" w:author="bmooney" w:date="2011-04-11T09:42:00Z">
              <w:r w:rsidRPr="00931F9D" w:rsidDel="00661A7F">
                <w:rPr>
                  <w:sz w:val="20"/>
                </w:rPr>
                <w:delText>T4 No Checkbox</w:delText>
              </w:r>
            </w:del>
          </w:p>
        </w:tc>
        <w:tc>
          <w:tcPr>
            <w:tcW w:w="1980" w:type="dxa"/>
            <w:tcPrChange w:id="6795" w:author="bmooney" w:date="2011-04-11T12:51:00Z">
              <w:tcPr>
                <w:tcW w:w="3420" w:type="dxa"/>
              </w:tcPr>
            </w:tcPrChange>
          </w:tcPr>
          <w:p w14:paraId="16E4ACE2" w14:textId="7E0106E1" w:rsidR="000760DD" w:rsidRPr="00931F9D" w:rsidDel="00661A7F" w:rsidRDefault="000760DD" w:rsidP="00931F9D">
            <w:pPr>
              <w:spacing w:after="120"/>
              <w:rPr>
                <w:del w:id="6796" w:author="bmooney" w:date="2011-04-11T09:42:00Z"/>
                <w:sz w:val="20"/>
              </w:rPr>
            </w:pPr>
            <w:del w:id="6797" w:author="bmooney" w:date="2011-04-11T09:42:00Z">
              <w:r w:rsidRPr="00931F9D" w:rsidDel="00661A7F">
                <w:rPr>
                  <w:sz w:val="20"/>
                </w:rPr>
                <w:delText>Checked if tblSpecimen_Colon.T4EnumID is No</w:delText>
              </w:r>
            </w:del>
          </w:p>
        </w:tc>
        <w:tc>
          <w:tcPr>
            <w:tcW w:w="1530" w:type="dxa"/>
            <w:tcPrChange w:id="6798" w:author="bmooney" w:date="2011-04-11T12:51:00Z">
              <w:tcPr>
                <w:tcW w:w="3420" w:type="dxa"/>
              </w:tcPr>
            </w:tcPrChange>
          </w:tcPr>
          <w:p w14:paraId="58DBDAB5" w14:textId="0871E99E" w:rsidR="000760DD" w:rsidRPr="00931F9D" w:rsidDel="00661A7F" w:rsidRDefault="000760DD" w:rsidP="00931F9D">
            <w:pPr>
              <w:spacing w:after="120"/>
              <w:rPr>
                <w:del w:id="6799" w:author="bmooney" w:date="2011-04-11T09:42:00Z"/>
                <w:sz w:val="20"/>
              </w:rPr>
            </w:pPr>
          </w:p>
        </w:tc>
      </w:tr>
      <w:tr w:rsidR="000760DD" w:rsidRPr="00931F9D" w:rsidDel="00661A7F" w14:paraId="16E4ACE9" w14:textId="18421D17" w:rsidTr="005137E6">
        <w:trPr>
          <w:cantSplit/>
          <w:tblHeader/>
          <w:del w:id="6800" w:author="bmooney" w:date="2011-04-11T09:42:00Z"/>
          <w:trPrChange w:id="6801" w:author="bmooney" w:date="2011-04-11T12:51:00Z">
            <w:trPr>
              <w:cantSplit/>
              <w:tblHeader/>
            </w:trPr>
          </w:trPrChange>
        </w:trPr>
        <w:tc>
          <w:tcPr>
            <w:tcW w:w="630" w:type="dxa"/>
            <w:tcPrChange w:id="6802" w:author="bmooney" w:date="2011-04-11T12:51:00Z">
              <w:tcPr>
                <w:tcW w:w="630" w:type="dxa"/>
              </w:tcPr>
            </w:tcPrChange>
          </w:tcPr>
          <w:p w14:paraId="16E4ACE4" w14:textId="6F495B3D" w:rsidR="000760DD" w:rsidRPr="00931F9D" w:rsidDel="00661A7F" w:rsidRDefault="000760DD" w:rsidP="002D2B21">
            <w:pPr>
              <w:spacing w:after="120"/>
              <w:rPr>
                <w:del w:id="6803" w:author="bmooney" w:date="2011-04-11T09:42:00Z"/>
                <w:sz w:val="20"/>
              </w:rPr>
            </w:pPr>
            <w:del w:id="6804" w:author="bmooney" w:date="2011-04-11T09:42:00Z">
              <w:r w:rsidRPr="00931F9D" w:rsidDel="00661A7F">
                <w:rPr>
                  <w:sz w:val="20"/>
                </w:rPr>
                <w:delText>967</w:delText>
              </w:r>
            </w:del>
          </w:p>
        </w:tc>
        <w:tc>
          <w:tcPr>
            <w:tcW w:w="1890" w:type="dxa"/>
            <w:tcPrChange w:id="6805" w:author="bmooney" w:date="2011-04-11T12:51:00Z">
              <w:tcPr>
                <w:tcW w:w="1890" w:type="dxa"/>
              </w:tcPr>
            </w:tcPrChange>
          </w:tcPr>
          <w:p w14:paraId="16E4ACE5" w14:textId="2A0E7F7B" w:rsidR="000760DD" w:rsidRPr="00931F9D" w:rsidDel="00661A7F" w:rsidRDefault="000760DD" w:rsidP="00931F9D">
            <w:pPr>
              <w:spacing w:after="120"/>
              <w:rPr>
                <w:del w:id="6806" w:author="bmooney" w:date="2011-04-11T09:42:00Z"/>
                <w:sz w:val="20"/>
              </w:rPr>
            </w:pPr>
            <w:del w:id="6807" w:author="bmooney" w:date="2011-04-11T09:42:00Z">
              <w:r w:rsidRPr="00931F9D" w:rsidDel="00661A7F">
                <w:rPr>
                  <w:sz w:val="20"/>
                </w:rPr>
                <w:delText>Specimen. Colon. T4</w:delText>
              </w:r>
            </w:del>
          </w:p>
        </w:tc>
        <w:tc>
          <w:tcPr>
            <w:tcW w:w="1620" w:type="dxa"/>
            <w:tcPrChange w:id="6808" w:author="bmooney" w:date="2011-04-11T12:51:00Z">
              <w:tcPr>
                <w:tcW w:w="1620" w:type="dxa"/>
              </w:tcPr>
            </w:tcPrChange>
          </w:tcPr>
          <w:p w14:paraId="16E4ACE6" w14:textId="12531C60" w:rsidR="000760DD" w:rsidRPr="00931F9D" w:rsidDel="00661A7F" w:rsidRDefault="000760DD" w:rsidP="00931F9D">
            <w:pPr>
              <w:spacing w:after="120"/>
              <w:rPr>
                <w:del w:id="6809" w:author="bmooney" w:date="2011-04-11T09:42:00Z"/>
                <w:sz w:val="20"/>
              </w:rPr>
            </w:pPr>
            <w:del w:id="6810" w:author="bmooney" w:date="2011-04-11T09:42:00Z">
              <w:r w:rsidRPr="00931F9D" w:rsidDel="00661A7F">
                <w:rPr>
                  <w:sz w:val="20"/>
                </w:rPr>
                <w:delText>VIII. Physician Signature &amp; Test Selection</w:delText>
              </w:r>
            </w:del>
          </w:p>
        </w:tc>
        <w:tc>
          <w:tcPr>
            <w:tcW w:w="1890" w:type="dxa"/>
            <w:tcPrChange w:id="6811" w:author="bmooney" w:date="2011-04-11T12:51:00Z">
              <w:tcPr>
                <w:tcW w:w="1890" w:type="dxa"/>
              </w:tcPr>
            </w:tcPrChange>
          </w:tcPr>
          <w:p w14:paraId="16E4ACE7" w14:textId="1CC34121" w:rsidR="000760DD" w:rsidRPr="00931F9D" w:rsidDel="00661A7F" w:rsidRDefault="000760DD" w:rsidP="00931F9D">
            <w:pPr>
              <w:spacing w:after="120"/>
              <w:rPr>
                <w:del w:id="6812" w:author="bmooney" w:date="2011-04-11T09:42:00Z"/>
                <w:sz w:val="20"/>
              </w:rPr>
            </w:pPr>
            <w:del w:id="6813" w:author="bmooney" w:date="2011-04-11T09:42:00Z">
              <w:r w:rsidRPr="00931F9D" w:rsidDel="00661A7F">
                <w:rPr>
                  <w:sz w:val="20"/>
                </w:rPr>
                <w:delText>T4 Unknown Checkbox</w:delText>
              </w:r>
            </w:del>
          </w:p>
        </w:tc>
        <w:tc>
          <w:tcPr>
            <w:tcW w:w="1980" w:type="dxa"/>
            <w:tcPrChange w:id="6814" w:author="bmooney" w:date="2011-04-11T12:51:00Z">
              <w:tcPr>
                <w:tcW w:w="3420" w:type="dxa"/>
              </w:tcPr>
            </w:tcPrChange>
          </w:tcPr>
          <w:p w14:paraId="16E4ACE8" w14:textId="4A2862B6" w:rsidR="000760DD" w:rsidRPr="00931F9D" w:rsidDel="00661A7F" w:rsidRDefault="000760DD" w:rsidP="00931F9D">
            <w:pPr>
              <w:spacing w:after="120"/>
              <w:rPr>
                <w:del w:id="6815" w:author="bmooney" w:date="2011-04-11T09:42:00Z"/>
                <w:sz w:val="20"/>
              </w:rPr>
            </w:pPr>
            <w:del w:id="6816" w:author="bmooney" w:date="2011-04-11T09:42:00Z">
              <w:r w:rsidRPr="00931F9D" w:rsidDel="00661A7F">
                <w:rPr>
                  <w:sz w:val="20"/>
                </w:rPr>
                <w:delText>Checked if tblSpecimen_Colon.T4EnumID is Unknown</w:delText>
              </w:r>
            </w:del>
          </w:p>
        </w:tc>
        <w:tc>
          <w:tcPr>
            <w:tcW w:w="1530" w:type="dxa"/>
            <w:tcPrChange w:id="6817" w:author="bmooney" w:date="2011-04-11T12:51:00Z">
              <w:tcPr>
                <w:tcW w:w="3420" w:type="dxa"/>
              </w:tcPr>
            </w:tcPrChange>
          </w:tcPr>
          <w:p w14:paraId="262BA9FB" w14:textId="0A5FCCD7" w:rsidR="000760DD" w:rsidRPr="00931F9D" w:rsidDel="00661A7F" w:rsidRDefault="000760DD" w:rsidP="00931F9D">
            <w:pPr>
              <w:spacing w:after="120"/>
              <w:rPr>
                <w:del w:id="6818" w:author="bmooney" w:date="2011-04-11T09:42:00Z"/>
                <w:sz w:val="20"/>
              </w:rPr>
            </w:pPr>
          </w:p>
        </w:tc>
      </w:tr>
      <w:tr w:rsidR="000760DD" w:rsidRPr="00931F9D" w:rsidDel="00661A7F" w14:paraId="16E4ACEF" w14:textId="52FD8C5A" w:rsidTr="005137E6">
        <w:trPr>
          <w:cantSplit/>
          <w:tblHeader/>
          <w:del w:id="6819" w:author="bmooney" w:date="2011-04-11T09:43:00Z"/>
          <w:trPrChange w:id="6820" w:author="bmooney" w:date="2011-04-11T12:51:00Z">
            <w:trPr>
              <w:cantSplit/>
              <w:tblHeader/>
            </w:trPr>
          </w:trPrChange>
        </w:trPr>
        <w:tc>
          <w:tcPr>
            <w:tcW w:w="630" w:type="dxa"/>
            <w:tcPrChange w:id="6821" w:author="bmooney" w:date="2011-04-11T12:51:00Z">
              <w:tcPr>
                <w:tcW w:w="630" w:type="dxa"/>
              </w:tcPr>
            </w:tcPrChange>
          </w:tcPr>
          <w:p w14:paraId="16E4ACEA" w14:textId="1674CEFA" w:rsidR="000760DD" w:rsidRPr="00931F9D" w:rsidDel="00661A7F" w:rsidRDefault="000760DD" w:rsidP="002D2B21">
            <w:pPr>
              <w:spacing w:after="120"/>
              <w:rPr>
                <w:del w:id="6822" w:author="bmooney" w:date="2011-04-11T09:43:00Z"/>
                <w:sz w:val="20"/>
              </w:rPr>
            </w:pPr>
            <w:del w:id="6823" w:author="bmooney" w:date="2011-04-11T09:43:00Z">
              <w:r w:rsidRPr="00931F9D" w:rsidDel="00661A7F">
                <w:rPr>
                  <w:sz w:val="20"/>
                </w:rPr>
                <w:delText>968</w:delText>
              </w:r>
            </w:del>
          </w:p>
        </w:tc>
        <w:tc>
          <w:tcPr>
            <w:tcW w:w="1890" w:type="dxa"/>
            <w:tcPrChange w:id="6824" w:author="bmooney" w:date="2011-04-11T12:51:00Z">
              <w:tcPr>
                <w:tcW w:w="1890" w:type="dxa"/>
              </w:tcPr>
            </w:tcPrChange>
          </w:tcPr>
          <w:p w14:paraId="16E4ACEB" w14:textId="7D4B016F" w:rsidR="000760DD" w:rsidRPr="00931F9D" w:rsidDel="00661A7F" w:rsidRDefault="000760DD" w:rsidP="00931F9D">
            <w:pPr>
              <w:spacing w:after="120"/>
              <w:rPr>
                <w:del w:id="6825" w:author="bmooney" w:date="2011-04-11T09:43:00Z"/>
                <w:sz w:val="20"/>
              </w:rPr>
            </w:pPr>
            <w:del w:id="6826" w:author="bmooney" w:date="2011-04-11T09:43:00Z">
              <w:r w:rsidRPr="00931F9D" w:rsidDel="00661A7F">
                <w:rPr>
                  <w:sz w:val="20"/>
                </w:rPr>
                <w:delText>Specimen. Colon. MMR</w:delText>
              </w:r>
            </w:del>
          </w:p>
        </w:tc>
        <w:tc>
          <w:tcPr>
            <w:tcW w:w="1620" w:type="dxa"/>
            <w:tcPrChange w:id="6827" w:author="bmooney" w:date="2011-04-11T12:51:00Z">
              <w:tcPr>
                <w:tcW w:w="1620" w:type="dxa"/>
              </w:tcPr>
            </w:tcPrChange>
          </w:tcPr>
          <w:p w14:paraId="16E4ACEC" w14:textId="5A102A19" w:rsidR="000760DD" w:rsidRPr="00931F9D" w:rsidDel="00661A7F" w:rsidRDefault="000760DD" w:rsidP="00931F9D">
            <w:pPr>
              <w:spacing w:after="120"/>
              <w:rPr>
                <w:del w:id="6828" w:author="bmooney" w:date="2011-04-11T09:43:00Z"/>
                <w:sz w:val="20"/>
              </w:rPr>
            </w:pPr>
            <w:del w:id="6829" w:author="bmooney" w:date="2011-04-11T09:43:00Z">
              <w:r w:rsidRPr="00931F9D" w:rsidDel="00661A7F">
                <w:rPr>
                  <w:sz w:val="20"/>
                </w:rPr>
                <w:delText>VIII. Physician Signature &amp; Test Selection</w:delText>
              </w:r>
            </w:del>
          </w:p>
        </w:tc>
        <w:tc>
          <w:tcPr>
            <w:tcW w:w="1890" w:type="dxa"/>
            <w:tcPrChange w:id="6830" w:author="bmooney" w:date="2011-04-11T12:51:00Z">
              <w:tcPr>
                <w:tcW w:w="1890" w:type="dxa"/>
              </w:tcPr>
            </w:tcPrChange>
          </w:tcPr>
          <w:p w14:paraId="16E4ACED" w14:textId="6506E40C" w:rsidR="000760DD" w:rsidRPr="00931F9D" w:rsidDel="00661A7F" w:rsidRDefault="000760DD" w:rsidP="00931F9D">
            <w:pPr>
              <w:spacing w:after="120"/>
              <w:rPr>
                <w:del w:id="6831" w:author="bmooney" w:date="2011-04-11T09:43:00Z"/>
                <w:sz w:val="20"/>
              </w:rPr>
            </w:pPr>
            <w:del w:id="6832" w:author="bmooney" w:date="2011-04-11T09:43:00Z">
              <w:r w:rsidRPr="00931F9D" w:rsidDel="00661A7F">
                <w:rPr>
                  <w:sz w:val="20"/>
                </w:rPr>
                <w:delText>MSI-H or MMR-D Yes Checkbox</w:delText>
              </w:r>
            </w:del>
          </w:p>
        </w:tc>
        <w:tc>
          <w:tcPr>
            <w:tcW w:w="1980" w:type="dxa"/>
            <w:tcPrChange w:id="6833" w:author="bmooney" w:date="2011-04-11T12:51:00Z">
              <w:tcPr>
                <w:tcW w:w="3420" w:type="dxa"/>
              </w:tcPr>
            </w:tcPrChange>
          </w:tcPr>
          <w:p w14:paraId="16E4ACEE" w14:textId="4655F622" w:rsidR="000760DD" w:rsidRPr="00931F9D" w:rsidDel="00661A7F" w:rsidRDefault="000760DD" w:rsidP="00931F9D">
            <w:pPr>
              <w:spacing w:after="120"/>
              <w:rPr>
                <w:del w:id="6834" w:author="bmooney" w:date="2011-04-11T09:43:00Z"/>
                <w:sz w:val="20"/>
              </w:rPr>
            </w:pPr>
            <w:del w:id="6835" w:author="bmooney" w:date="2011-04-11T09:43:00Z">
              <w:r w:rsidRPr="00931F9D" w:rsidDel="00661A7F">
                <w:rPr>
                  <w:sz w:val="20"/>
                </w:rPr>
                <w:delText>Checked if tblSpecimen_Colon.MSIMMREnumID is Yes</w:delText>
              </w:r>
            </w:del>
          </w:p>
        </w:tc>
        <w:tc>
          <w:tcPr>
            <w:tcW w:w="1530" w:type="dxa"/>
            <w:tcPrChange w:id="6836" w:author="bmooney" w:date="2011-04-11T12:51:00Z">
              <w:tcPr>
                <w:tcW w:w="3420" w:type="dxa"/>
              </w:tcPr>
            </w:tcPrChange>
          </w:tcPr>
          <w:p w14:paraId="44420D8D" w14:textId="6AD04540" w:rsidR="000760DD" w:rsidRPr="00931F9D" w:rsidDel="00661A7F" w:rsidRDefault="000760DD" w:rsidP="00931F9D">
            <w:pPr>
              <w:spacing w:after="120"/>
              <w:rPr>
                <w:del w:id="6837" w:author="bmooney" w:date="2011-04-11T09:43:00Z"/>
                <w:sz w:val="20"/>
              </w:rPr>
            </w:pPr>
          </w:p>
        </w:tc>
      </w:tr>
      <w:tr w:rsidR="000760DD" w:rsidRPr="00931F9D" w:rsidDel="00661A7F" w14:paraId="16E4ACF5" w14:textId="70CD014A" w:rsidTr="005137E6">
        <w:trPr>
          <w:cantSplit/>
          <w:tblHeader/>
          <w:del w:id="6838" w:author="bmooney" w:date="2011-04-11T09:43:00Z"/>
          <w:trPrChange w:id="6839" w:author="bmooney" w:date="2011-04-11T12:51:00Z">
            <w:trPr>
              <w:cantSplit/>
              <w:tblHeader/>
            </w:trPr>
          </w:trPrChange>
        </w:trPr>
        <w:tc>
          <w:tcPr>
            <w:tcW w:w="630" w:type="dxa"/>
            <w:tcPrChange w:id="6840" w:author="bmooney" w:date="2011-04-11T12:51:00Z">
              <w:tcPr>
                <w:tcW w:w="630" w:type="dxa"/>
              </w:tcPr>
            </w:tcPrChange>
          </w:tcPr>
          <w:p w14:paraId="16E4ACF0" w14:textId="2DC256F4" w:rsidR="000760DD" w:rsidRPr="00931F9D" w:rsidDel="00661A7F" w:rsidRDefault="000760DD" w:rsidP="002D2B21">
            <w:pPr>
              <w:spacing w:after="120"/>
              <w:rPr>
                <w:del w:id="6841" w:author="bmooney" w:date="2011-04-11T09:43:00Z"/>
                <w:sz w:val="20"/>
              </w:rPr>
            </w:pPr>
            <w:del w:id="6842" w:author="bmooney" w:date="2011-04-11T09:43:00Z">
              <w:r w:rsidRPr="00931F9D" w:rsidDel="00661A7F">
                <w:rPr>
                  <w:sz w:val="20"/>
                </w:rPr>
                <w:delText>969</w:delText>
              </w:r>
            </w:del>
          </w:p>
        </w:tc>
        <w:tc>
          <w:tcPr>
            <w:tcW w:w="1890" w:type="dxa"/>
            <w:tcPrChange w:id="6843" w:author="bmooney" w:date="2011-04-11T12:51:00Z">
              <w:tcPr>
                <w:tcW w:w="1890" w:type="dxa"/>
              </w:tcPr>
            </w:tcPrChange>
          </w:tcPr>
          <w:p w14:paraId="16E4ACF1" w14:textId="63160607" w:rsidR="000760DD" w:rsidRPr="00931F9D" w:rsidDel="00661A7F" w:rsidRDefault="000760DD" w:rsidP="00931F9D">
            <w:pPr>
              <w:spacing w:after="120"/>
              <w:rPr>
                <w:del w:id="6844" w:author="bmooney" w:date="2011-04-11T09:43:00Z"/>
                <w:sz w:val="20"/>
              </w:rPr>
            </w:pPr>
            <w:del w:id="6845" w:author="bmooney" w:date="2011-04-11T09:43:00Z">
              <w:r w:rsidRPr="00931F9D" w:rsidDel="00661A7F">
                <w:rPr>
                  <w:sz w:val="20"/>
                </w:rPr>
                <w:delText>Specimen. Colon. MMR</w:delText>
              </w:r>
            </w:del>
          </w:p>
        </w:tc>
        <w:tc>
          <w:tcPr>
            <w:tcW w:w="1620" w:type="dxa"/>
            <w:tcPrChange w:id="6846" w:author="bmooney" w:date="2011-04-11T12:51:00Z">
              <w:tcPr>
                <w:tcW w:w="1620" w:type="dxa"/>
              </w:tcPr>
            </w:tcPrChange>
          </w:tcPr>
          <w:p w14:paraId="16E4ACF2" w14:textId="085541A8" w:rsidR="000760DD" w:rsidRPr="00931F9D" w:rsidDel="00661A7F" w:rsidRDefault="000760DD" w:rsidP="00931F9D">
            <w:pPr>
              <w:spacing w:after="120"/>
              <w:rPr>
                <w:del w:id="6847" w:author="bmooney" w:date="2011-04-11T09:43:00Z"/>
                <w:sz w:val="20"/>
              </w:rPr>
            </w:pPr>
            <w:del w:id="6848" w:author="bmooney" w:date="2011-04-11T09:43:00Z">
              <w:r w:rsidRPr="00931F9D" w:rsidDel="00661A7F">
                <w:rPr>
                  <w:sz w:val="20"/>
                </w:rPr>
                <w:delText>VIII. Physician Signature &amp; Test Selection</w:delText>
              </w:r>
            </w:del>
          </w:p>
        </w:tc>
        <w:tc>
          <w:tcPr>
            <w:tcW w:w="1890" w:type="dxa"/>
            <w:tcPrChange w:id="6849" w:author="bmooney" w:date="2011-04-11T12:51:00Z">
              <w:tcPr>
                <w:tcW w:w="1890" w:type="dxa"/>
              </w:tcPr>
            </w:tcPrChange>
          </w:tcPr>
          <w:p w14:paraId="16E4ACF3" w14:textId="11F2F732" w:rsidR="000760DD" w:rsidRPr="00931F9D" w:rsidDel="00661A7F" w:rsidRDefault="000760DD" w:rsidP="00931F9D">
            <w:pPr>
              <w:spacing w:after="120"/>
              <w:rPr>
                <w:del w:id="6850" w:author="bmooney" w:date="2011-04-11T09:43:00Z"/>
                <w:sz w:val="20"/>
              </w:rPr>
            </w:pPr>
            <w:del w:id="6851" w:author="bmooney" w:date="2011-04-11T09:43:00Z">
              <w:r w:rsidRPr="00931F9D" w:rsidDel="00661A7F">
                <w:rPr>
                  <w:sz w:val="20"/>
                </w:rPr>
                <w:delText>MSI-H or MMR-D No Checkbox</w:delText>
              </w:r>
            </w:del>
          </w:p>
        </w:tc>
        <w:tc>
          <w:tcPr>
            <w:tcW w:w="1980" w:type="dxa"/>
            <w:tcPrChange w:id="6852" w:author="bmooney" w:date="2011-04-11T12:51:00Z">
              <w:tcPr>
                <w:tcW w:w="3420" w:type="dxa"/>
              </w:tcPr>
            </w:tcPrChange>
          </w:tcPr>
          <w:p w14:paraId="16E4ACF4" w14:textId="323C1D1D" w:rsidR="000760DD" w:rsidRPr="00931F9D" w:rsidDel="00661A7F" w:rsidRDefault="000760DD" w:rsidP="00931F9D">
            <w:pPr>
              <w:spacing w:after="120"/>
              <w:rPr>
                <w:del w:id="6853" w:author="bmooney" w:date="2011-04-11T09:43:00Z"/>
                <w:sz w:val="20"/>
              </w:rPr>
            </w:pPr>
            <w:del w:id="6854" w:author="bmooney" w:date="2011-04-11T09:43:00Z">
              <w:r w:rsidRPr="00931F9D" w:rsidDel="00661A7F">
                <w:rPr>
                  <w:sz w:val="20"/>
                </w:rPr>
                <w:delText>Checked if tblSpecimen_Colon.MSIMMREnumID is No</w:delText>
              </w:r>
            </w:del>
          </w:p>
        </w:tc>
        <w:tc>
          <w:tcPr>
            <w:tcW w:w="1530" w:type="dxa"/>
            <w:tcPrChange w:id="6855" w:author="bmooney" w:date="2011-04-11T12:51:00Z">
              <w:tcPr>
                <w:tcW w:w="3420" w:type="dxa"/>
              </w:tcPr>
            </w:tcPrChange>
          </w:tcPr>
          <w:p w14:paraId="10639862" w14:textId="4735AA24" w:rsidR="000760DD" w:rsidRPr="00931F9D" w:rsidDel="00661A7F" w:rsidRDefault="000760DD" w:rsidP="00931F9D">
            <w:pPr>
              <w:spacing w:after="120"/>
              <w:rPr>
                <w:del w:id="6856" w:author="bmooney" w:date="2011-04-11T09:43:00Z"/>
                <w:sz w:val="20"/>
              </w:rPr>
            </w:pPr>
          </w:p>
        </w:tc>
      </w:tr>
      <w:tr w:rsidR="000760DD" w:rsidRPr="00931F9D" w:rsidDel="00661A7F" w14:paraId="16E4ACFB" w14:textId="42690A80" w:rsidTr="005137E6">
        <w:trPr>
          <w:cantSplit/>
          <w:tblHeader/>
          <w:del w:id="6857" w:author="bmooney" w:date="2011-04-11T09:43:00Z"/>
          <w:trPrChange w:id="6858" w:author="bmooney" w:date="2011-04-11T12:51:00Z">
            <w:trPr>
              <w:cantSplit/>
              <w:tblHeader/>
            </w:trPr>
          </w:trPrChange>
        </w:trPr>
        <w:tc>
          <w:tcPr>
            <w:tcW w:w="630" w:type="dxa"/>
            <w:tcPrChange w:id="6859" w:author="bmooney" w:date="2011-04-11T12:51:00Z">
              <w:tcPr>
                <w:tcW w:w="630" w:type="dxa"/>
              </w:tcPr>
            </w:tcPrChange>
          </w:tcPr>
          <w:p w14:paraId="16E4ACF6" w14:textId="2E2CD5EA" w:rsidR="000760DD" w:rsidRPr="00931F9D" w:rsidDel="00661A7F" w:rsidRDefault="000760DD" w:rsidP="002D2B21">
            <w:pPr>
              <w:spacing w:after="120"/>
              <w:rPr>
                <w:del w:id="6860" w:author="bmooney" w:date="2011-04-11T09:43:00Z"/>
                <w:sz w:val="20"/>
              </w:rPr>
            </w:pPr>
            <w:del w:id="6861" w:author="bmooney" w:date="2011-04-11T09:43:00Z">
              <w:r w:rsidRPr="00931F9D" w:rsidDel="00661A7F">
                <w:rPr>
                  <w:sz w:val="20"/>
                </w:rPr>
                <w:delText>970</w:delText>
              </w:r>
            </w:del>
          </w:p>
        </w:tc>
        <w:tc>
          <w:tcPr>
            <w:tcW w:w="1890" w:type="dxa"/>
            <w:tcPrChange w:id="6862" w:author="bmooney" w:date="2011-04-11T12:51:00Z">
              <w:tcPr>
                <w:tcW w:w="1890" w:type="dxa"/>
              </w:tcPr>
            </w:tcPrChange>
          </w:tcPr>
          <w:p w14:paraId="16E4ACF7" w14:textId="5D5B3A4A" w:rsidR="000760DD" w:rsidRPr="00931F9D" w:rsidDel="00661A7F" w:rsidRDefault="000760DD" w:rsidP="00931F9D">
            <w:pPr>
              <w:spacing w:after="120"/>
              <w:rPr>
                <w:del w:id="6863" w:author="bmooney" w:date="2011-04-11T09:43:00Z"/>
                <w:sz w:val="20"/>
              </w:rPr>
            </w:pPr>
            <w:del w:id="6864" w:author="bmooney" w:date="2011-04-11T09:43:00Z">
              <w:r w:rsidRPr="00931F9D" w:rsidDel="00661A7F">
                <w:rPr>
                  <w:sz w:val="20"/>
                </w:rPr>
                <w:delText>Specimen. Colon. MMR</w:delText>
              </w:r>
            </w:del>
          </w:p>
        </w:tc>
        <w:tc>
          <w:tcPr>
            <w:tcW w:w="1620" w:type="dxa"/>
            <w:tcPrChange w:id="6865" w:author="bmooney" w:date="2011-04-11T12:51:00Z">
              <w:tcPr>
                <w:tcW w:w="1620" w:type="dxa"/>
              </w:tcPr>
            </w:tcPrChange>
          </w:tcPr>
          <w:p w14:paraId="16E4ACF8" w14:textId="6CB6A755" w:rsidR="000760DD" w:rsidRPr="00931F9D" w:rsidDel="00661A7F" w:rsidRDefault="000760DD" w:rsidP="00931F9D">
            <w:pPr>
              <w:spacing w:after="120"/>
              <w:rPr>
                <w:del w:id="6866" w:author="bmooney" w:date="2011-04-11T09:43:00Z"/>
                <w:sz w:val="20"/>
              </w:rPr>
            </w:pPr>
            <w:del w:id="6867" w:author="bmooney" w:date="2011-04-11T09:43:00Z">
              <w:r w:rsidRPr="00931F9D" w:rsidDel="00661A7F">
                <w:rPr>
                  <w:sz w:val="20"/>
                </w:rPr>
                <w:delText>VIII. Physician Signature &amp; Test Selection</w:delText>
              </w:r>
            </w:del>
          </w:p>
        </w:tc>
        <w:tc>
          <w:tcPr>
            <w:tcW w:w="1890" w:type="dxa"/>
            <w:tcPrChange w:id="6868" w:author="bmooney" w:date="2011-04-11T12:51:00Z">
              <w:tcPr>
                <w:tcW w:w="1890" w:type="dxa"/>
              </w:tcPr>
            </w:tcPrChange>
          </w:tcPr>
          <w:p w14:paraId="16E4ACF9" w14:textId="067CBA78" w:rsidR="000760DD" w:rsidRPr="00931F9D" w:rsidDel="00661A7F" w:rsidRDefault="000760DD" w:rsidP="00931F9D">
            <w:pPr>
              <w:spacing w:after="120"/>
              <w:rPr>
                <w:del w:id="6869" w:author="bmooney" w:date="2011-04-11T09:43:00Z"/>
                <w:sz w:val="20"/>
              </w:rPr>
            </w:pPr>
            <w:del w:id="6870" w:author="bmooney" w:date="2011-04-11T09:43:00Z">
              <w:r w:rsidRPr="00931F9D" w:rsidDel="00661A7F">
                <w:rPr>
                  <w:sz w:val="20"/>
                </w:rPr>
                <w:delText>MSI-H or MMR-D Unknown Checkbox</w:delText>
              </w:r>
            </w:del>
          </w:p>
        </w:tc>
        <w:tc>
          <w:tcPr>
            <w:tcW w:w="1980" w:type="dxa"/>
            <w:tcPrChange w:id="6871" w:author="bmooney" w:date="2011-04-11T12:51:00Z">
              <w:tcPr>
                <w:tcW w:w="3420" w:type="dxa"/>
              </w:tcPr>
            </w:tcPrChange>
          </w:tcPr>
          <w:p w14:paraId="16E4ACFA" w14:textId="744CF9C8" w:rsidR="000760DD" w:rsidRPr="00931F9D" w:rsidDel="00661A7F" w:rsidRDefault="000760DD" w:rsidP="00931F9D">
            <w:pPr>
              <w:spacing w:after="120"/>
              <w:rPr>
                <w:del w:id="6872" w:author="bmooney" w:date="2011-04-11T09:43:00Z"/>
                <w:sz w:val="20"/>
              </w:rPr>
            </w:pPr>
            <w:del w:id="6873" w:author="bmooney" w:date="2011-04-11T09:43:00Z">
              <w:r w:rsidRPr="00931F9D" w:rsidDel="00661A7F">
                <w:rPr>
                  <w:sz w:val="20"/>
                </w:rPr>
                <w:delText>Checked if tblSpecimen_Colon.MSIMMREnumID is Unknown</w:delText>
              </w:r>
            </w:del>
          </w:p>
        </w:tc>
        <w:tc>
          <w:tcPr>
            <w:tcW w:w="1530" w:type="dxa"/>
            <w:tcPrChange w:id="6874" w:author="bmooney" w:date="2011-04-11T12:51:00Z">
              <w:tcPr>
                <w:tcW w:w="3420" w:type="dxa"/>
              </w:tcPr>
            </w:tcPrChange>
          </w:tcPr>
          <w:p w14:paraId="547AC4C7" w14:textId="481756C8" w:rsidR="000760DD" w:rsidRPr="00931F9D" w:rsidDel="00661A7F" w:rsidRDefault="000760DD" w:rsidP="00931F9D">
            <w:pPr>
              <w:spacing w:after="120"/>
              <w:rPr>
                <w:del w:id="6875" w:author="bmooney" w:date="2011-04-11T09:43:00Z"/>
                <w:sz w:val="20"/>
              </w:rPr>
            </w:pPr>
          </w:p>
        </w:tc>
      </w:tr>
      <w:tr w:rsidR="000760DD" w:rsidRPr="00931F9D" w:rsidDel="007A326C" w14:paraId="16E4AD01" w14:textId="609CBE69" w:rsidTr="005137E6">
        <w:trPr>
          <w:cantSplit/>
          <w:tblHeader/>
          <w:del w:id="6876" w:author="bmooney" w:date="2011-04-11T13:14:00Z"/>
          <w:trPrChange w:id="6877" w:author="bmooney" w:date="2011-04-11T12:51:00Z">
            <w:trPr>
              <w:cantSplit/>
              <w:tblHeader/>
            </w:trPr>
          </w:trPrChange>
        </w:trPr>
        <w:tc>
          <w:tcPr>
            <w:tcW w:w="630" w:type="dxa"/>
            <w:tcPrChange w:id="6878" w:author="bmooney" w:date="2011-04-11T12:51:00Z">
              <w:tcPr>
                <w:tcW w:w="630" w:type="dxa"/>
              </w:tcPr>
            </w:tcPrChange>
          </w:tcPr>
          <w:p w14:paraId="16E4ACFC" w14:textId="10D5D876" w:rsidR="000760DD" w:rsidRPr="00931F9D" w:rsidDel="007A326C" w:rsidRDefault="000760DD" w:rsidP="002D2B21">
            <w:pPr>
              <w:spacing w:after="120"/>
              <w:rPr>
                <w:del w:id="6879" w:author="bmooney" w:date="2011-04-11T13:14:00Z"/>
                <w:sz w:val="20"/>
              </w:rPr>
            </w:pPr>
            <w:del w:id="6880" w:author="bmooney" w:date="2011-04-11T13:14:00Z">
              <w:r w:rsidRPr="00931F9D" w:rsidDel="007A326C">
                <w:rPr>
                  <w:sz w:val="20"/>
                </w:rPr>
                <w:delText>971</w:delText>
              </w:r>
            </w:del>
          </w:p>
        </w:tc>
        <w:tc>
          <w:tcPr>
            <w:tcW w:w="1890" w:type="dxa"/>
            <w:tcPrChange w:id="6881" w:author="bmooney" w:date="2011-04-11T12:51:00Z">
              <w:tcPr>
                <w:tcW w:w="1890" w:type="dxa"/>
              </w:tcPr>
            </w:tcPrChange>
          </w:tcPr>
          <w:p w14:paraId="16E4ACFD" w14:textId="76DDE548" w:rsidR="000760DD" w:rsidRPr="00931F9D" w:rsidDel="007A326C" w:rsidRDefault="000760DD" w:rsidP="00931F9D">
            <w:pPr>
              <w:spacing w:after="120"/>
              <w:rPr>
                <w:del w:id="6882" w:author="bmooney" w:date="2011-04-11T13:14:00Z"/>
                <w:sz w:val="20"/>
              </w:rPr>
            </w:pPr>
          </w:p>
        </w:tc>
        <w:tc>
          <w:tcPr>
            <w:tcW w:w="1620" w:type="dxa"/>
            <w:tcPrChange w:id="6883" w:author="bmooney" w:date="2011-04-11T12:51:00Z">
              <w:tcPr>
                <w:tcW w:w="1620" w:type="dxa"/>
              </w:tcPr>
            </w:tcPrChange>
          </w:tcPr>
          <w:p w14:paraId="16E4ACFE" w14:textId="7324FCEC" w:rsidR="000760DD" w:rsidRPr="00931F9D" w:rsidDel="007A326C" w:rsidRDefault="000760DD" w:rsidP="00931F9D">
            <w:pPr>
              <w:spacing w:after="120"/>
              <w:rPr>
                <w:del w:id="6884" w:author="bmooney" w:date="2011-04-11T13:14:00Z"/>
                <w:sz w:val="20"/>
              </w:rPr>
            </w:pPr>
            <w:del w:id="6885" w:author="bmooney" w:date="2011-04-11T09:22:00Z">
              <w:r w:rsidRPr="00931F9D" w:rsidDel="00661A7F">
                <w:rPr>
                  <w:sz w:val="20"/>
                </w:rPr>
                <w:delText>VIII. Physician Signature &amp; Test Selection</w:delText>
              </w:r>
            </w:del>
          </w:p>
        </w:tc>
        <w:tc>
          <w:tcPr>
            <w:tcW w:w="1890" w:type="dxa"/>
            <w:tcPrChange w:id="6886" w:author="bmooney" w:date="2011-04-11T12:51:00Z">
              <w:tcPr>
                <w:tcW w:w="1890" w:type="dxa"/>
              </w:tcPr>
            </w:tcPrChange>
          </w:tcPr>
          <w:p w14:paraId="16E4ACFF" w14:textId="5F3FA0A1" w:rsidR="000760DD" w:rsidRPr="00931F9D" w:rsidDel="007A326C" w:rsidRDefault="000760DD" w:rsidP="00931F9D">
            <w:pPr>
              <w:spacing w:after="120"/>
              <w:rPr>
                <w:del w:id="6887" w:author="bmooney" w:date="2011-04-11T13:14:00Z"/>
                <w:sz w:val="20"/>
              </w:rPr>
            </w:pPr>
            <w:del w:id="6888" w:author="bmooney" w:date="2011-04-11T13:14:00Z">
              <w:r w:rsidRPr="00931F9D" w:rsidDel="007A326C">
                <w:rPr>
                  <w:sz w:val="20"/>
                </w:rPr>
                <w:delText>Exception Criteria</w:delText>
              </w:r>
            </w:del>
          </w:p>
        </w:tc>
        <w:tc>
          <w:tcPr>
            <w:tcW w:w="1980" w:type="dxa"/>
            <w:tcPrChange w:id="6889" w:author="bmooney" w:date="2011-04-11T12:51:00Z">
              <w:tcPr>
                <w:tcW w:w="3420" w:type="dxa"/>
              </w:tcPr>
            </w:tcPrChange>
          </w:tcPr>
          <w:p w14:paraId="16E4AD00" w14:textId="1856C791" w:rsidR="000760DD" w:rsidRPr="00931F9D" w:rsidDel="007A326C" w:rsidRDefault="000760DD" w:rsidP="00931F9D">
            <w:pPr>
              <w:spacing w:after="120"/>
              <w:rPr>
                <w:del w:id="6890" w:author="bmooney" w:date="2011-04-11T13:14:00Z"/>
                <w:sz w:val="20"/>
              </w:rPr>
            </w:pPr>
            <w:del w:id="6891" w:author="bmooney" w:date="2011-04-11T13:14:00Z">
              <w:r w:rsidRPr="00931F9D" w:rsidDel="007A326C">
                <w:rPr>
                  <w:sz w:val="20"/>
                </w:rPr>
                <w:delText>tblSpecimen.ExceptionCriteria</w:delText>
              </w:r>
            </w:del>
          </w:p>
        </w:tc>
        <w:tc>
          <w:tcPr>
            <w:tcW w:w="1530" w:type="dxa"/>
            <w:tcPrChange w:id="6892" w:author="bmooney" w:date="2011-04-11T12:51:00Z">
              <w:tcPr>
                <w:tcW w:w="3420" w:type="dxa"/>
              </w:tcPr>
            </w:tcPrChange>
          </w:tcPr>
          <w:p w14:paraId="04AAAD93" w14:textId="3BF27C71" w:rsidR="000760DD" w:rsidRPr="00931F9D" w:rsidDel="007A326C" w:rsidRDefault="000760DD" w:rsidP="00931F9D">
            <w:pPr>
              <w:spacing w:after="120"/>
              <w:rPr>
                <w:del w:id="6893" w:author="bmooney" w:date="2011-04-11T13:14:00Z"/>
                <w:sz w:val="20"/>
              </w:rPr>
            </w:pPr>
          </w:p>
        </w:tc>
      </w:tr>
      <w:tr w:rsidR="000760DD" w:rsidRPr="00931F9D" w:rsidDel="00EC2424" w14:paraId="16E4AD07" w14:textId="4276C2A3" w:rsidTr="005137E6">
        <w:trPr>
          <w:cantSplit/>
          <w:tblHeader/>
          <w:del w:id="6894" w:author="bmooney" w:date="2011-06-14T14:14:00Z"/>
          <w:trPrChange w:id="6895" w:author="bmooney" w:date="2011-04-11T12:51:00Z">
            <w:trPr>
              <w:cantSplit/>
              <w:tblHeader/>
            </w:trPr>
          </w:trPrChange>
        </w:trPr>
        <w:tc>
          <w:tcPr>
            <w:tcW w:w="630" w:type="dxa"/>
            <w:tcPrChange w:id="6896" w:author="bmooney" w:date="2011-04-11T12:51:00Z">
              <w:tcPr>
                <w:tcW w:w="630" w:type="dxa"/>
              </w:tcPr>
            </w:tcPrChange>
          </w:tcPr>
          <w:p w14:paraId="16E4AD02" w14:textId="08D77B25" w:rsidR="000760DD" w:rsidRPr="00931F9D" w:rsidDel="00EC2424" w:rsidRDefault="000760DD" w:rsidP="002D2B21">
            <w:pPr>
              <w:spacing w:after="120"/>
              <w:rPr>
                <w:del w:id="6897" w:author="bmooney" w:date="2011-06-14T14:14:00Z"/>
                <w:sz w:val="20"/>
              </w:rPr>
            </w:pPr>
            <w:del w:id="6898" w:author="bmooney" w:date="2011-06-14T14:14:00Z">
              <w:r w:rsidRPr="00931F9D" w:rsidDel="00EC2424">
                <w:rPr>
                  <w:sz w:val="20"/>
                </w:rPr>
                <w:delText>972</w:delText>
              </w:r>
            </w:del>
          </w:p>
        </w:tc>
        <w:tc>
          <w:tcPr>
            <w:tcW w:w="1890" w:type="dxa"/>
            <w:tcPrChange w:id="6899" w:author="bmooney" w:date="2011-04-11T12:51:00Z">
              <w:tcPr>
                <w:tcW w:w="1890" w:type="dxa"/>
              </w:tcPr>
            </w:tcPrChange>
          </w:tcPr>
          <w:p w14:paraId="16E4AD03" w14:textId="4D9BFE07" w:rsidR="000760DD" w:rsidRPr="00931F9D" w:rsidDel="00EC2424" w:rsidRDefault="000760DD" w:rsidP="00931F9D">
            <w:pPr>
              <w:spacing w:after="120"/>
              <w:rPr>
                <w:del w:id="6900" w:author="bmooney" w:date="2011-06-14T14:14:00Z"/>
                <w:sz w:val="20"/>
              </w:rPr>
            </w:pPr>
            <w:del w:id="6901" w:author="bmooney" w:date="2011-06-14T14:14:00Z">
              <w:r w:rsidRPr="00931F9D" w:rsidDel="00EC2424">
                <w:rPr>
                  <w:sz w:val="20"/>
                </w:rPr>
                <w:delText>Pathology. Account. Name</w:delText>
              </w:r>
            </w:del>
          </w:p>
        </w:tc>
        <w:tc>
          <w:tcPr>
            <w:tcW w:w="1620" w:type="dxa"/>
            <w:tcPrChange w:id="6902" w:author="bmooney" w:date="2011-04-11T12:51:00Z">
              <w:tcPr>
                <w:tcW w:w="1620" w:type="dxa"/>
              </w:tcPr>
            </w:tcPrChange>
          </w:tcPr>
          <w:p w14:paraId="16E4AD04" w14:textId="1A60C7E1" w:rsidR="000760DD" w:rsidRPr="00931F9D" w:rsidDel="00EC2424" w:rsidRDefault="000760DD" w:rsidP="00931F9D">
            <w:pPr>
              <w:spacing w:after="120"/>
              <w:rPr>
                <w:del w:id="6903" w:author="bmooney" w:date="2011-06-14T14:14:00Z"/>
                <w:sz w:val="20"/>
              </w:rPr>
            </w:pPr>
            <w:del w:id="6904" w:author="bmooney" w:date="2011-04-11T13:16:00Z">
              <w:r w:rsidRPr="00931F9D" w:rsidDel="005036CF">
                <w:rPr>
                  <w:sz w:val="20"/>
                </w:rPr>
                <w:delText>IX</w:delText>
              </w:r>
            </w:del>
            <w:del w:id="6905" w:author="bmooney" w:date="2011-06-14T14:14:00Z">
              <w:r w:rsidRPr="00931F9D" w:rsidDel="00EC2424">
                <w:rPr>
                  <w:sz w:val="20"/>
                </w:rPr>
                <w:delText>. Pathology Information</w:delText>
              </w:r>
            </w:del>
          </w:p>
        </w:tc>
        <w:tc>
          <w:tcPr>
            <w:tcW w:w="1890" w:type="dxa"/>
            <w:tcPrChange w:id="6906" w:author="bmooney" w:date="2011-04-11T12:51:00Z">
              <w:tcPr>
                <w:tcW w:w="1890" w:type="dxa"/>
              </w:tcPr>
            </w:tcPrChange>
          </w:tcPr>
          <w:p w14:paraId="16E4AD05" w14:textId="0DE0D4CA" w:rsidR="000760DD" w:rsidRPr="00931F9D" w:rsidDel="00EC2424" w:rsidRDefault="000760DD" w:rsidP="00931F9D">
            <w:pPr>
              <w:spacing w:after="120"/>
              <w:rPr>
                <w:del w:id="6907" w:author="bmooney" w:date="2011-06-14T14:14:00Z"/>
                <w:sz w:val="20"/>
              </w:rPr>
            </w:pPr>
            <w:del w:id="6908" w:author="bmooney" w:date="2011-06-14T14:14:00Z">
              <w:r w:rsidRPr="00931F9D" w:rsidDel="00EC2424">
                <w:rPr>
                  <w:sz w:val="20"/>
                </w:rPr>
                <w:delText>Account</w:delText>
              </w:r>
            </w:del>
          </w:p>
        </w:tc>
        <w:tc>
          <w:tcPr>
            <w:tcW w:w="1980" w:type="dxa"/>
            <w:tcPrChange w:id="6909" w:author="bmooney" w:date="2011-04-11T12:51:00Z">
              <w:tcPr>
                <w:tcW w:w="3420" w:type="dxa"/>
              </w:tcPr>
            </w:tcPrChange>
          </w:tcPr>
          <w:p w14:paraId="16E4AD06" w14:textId="680BFC72" w:rsidR="000760DD" w:rsidRPr="00931F9D" w:rsidDel="00EC2424" w:rsidRDefault="000760DD" w:rsidP="00931F9D">
            <w:pPr>
              <w:spacing w:after="120"/>
              <w:rPr>
                <w:del w:id="6910" w:author="bmooney" w:date="2011-06-14T14:14:00Z"/>
                <w:sz w:val="20"/>
              </w:rPr>
            </w:pPr>
            <w:del w:id="6911" w:author="bmooney" w:date="2011-06-14T14:14:00Z">
              <w:r w:rsidRPr="00931F9D" w:rsidDel="00EC2424">
                <w:rPr>
                  <w:sz w:val="20"/>
                </w:rPr>
                <w:delText xml:space="preserve">tblRequisitionEntity.EntityName for the tblRequisitionEntity entry for entity type Account or Payer and requisition role type Pathology. </w:delText>
              </w:r>
            </w:del>
          </w:p>
        </w:tc>
        <w:tc>
          <w:tcPr>
            <w:tcW w:w="1530" w:type="dxa"/>
            <w:tcPrChange w:id="6912" w:author="bmooney" w:date="2011-04-11T12:51:00Z">
              <w:tcPr>
                <w:tcW w:w="3420" w:type="dxa"/>
              </w:tcPr>
            </w:tcPrChange>
          </w:tcPr>
          <w:p w14:paraId="5F2E18DF" w14:textId="6F91ABBF" w:rsidR="000760DD" w:rsidRPr="00931F9D" w:rsidDel="00EC2424" w:rsidRDefault="000760DD" w:rsidP="00931F9D">
            <w:pPr>
              <w:spacing w:after="120"/>
              <w:rPr>
                <w:del w:id="6913" w:author="bmooney" w:date="2011-06-14T14:14:00Z"/>
                <w:sz w:val="20"/>
              </w:rPr>
            </w:pPr>
          </w:p>
        </w:tc>
      </w:tr>
      <w:tr w:rsidR="000760DD" w:rsidRPr="00931F9D" w:rsidDel="00EC2424" w14:paraId="16E4AD0D" w14:textId="59995E93" w:rsidTr="005137E6">
        <w:trPr>
          <w:cantSplit/>
          <w:tblHeader/>
          <w:del w:id="6914" w:author="bmooney" w:date="2011-06-14T14:14:00Z"/>
          <w:trPrChange w:id="6915" w:author="bmooney" w:date="2011-04-11T12:51:00Z">
            <w:trPr>
              <w:cantSplit/>
              <w:tblHeader/>
            </w:trPr>
          </w:trPrChange>
        </w:trPr>
        <w:tc>
          <w:tcPr>
            <w:tcW w:w="630" w:type="dxa"/>
            <w:tcPrChange w:id="6916" w:author="bmooney" w:date="2011-04-11T12:51:00Z">
              <w:tcPr>
                <w:tcW w:w="630" w:type="dxa"/>
              </w:tcPr>
            </w:tcPrChange>
          </w:tcPr>
          <w:p w14:paraId="16E4AD08" w14:textId="6115B19E" w:rsidR="000760DD" w:rsidRPr="00931F9D" w:rsidDel="00EC2424" w:rsidRDefault="000760DD" w:rsidP="002D2B21">
            <w:pPr>
              <w:spacing w:after="120"/>
              <w:rPr>
                <w:del w:id="6917" w:author="bmooney" w:date="2011-06-14T14:14:00Z"/>
                <w:sz w:val="20"/>
              </w:rPr>
            </w:pPr>
            <w:del w:id="6918" w:author="bmooney" w:date="2011-06-14T14:14:00Z">
              <w:r w:rsidRPr="00931F9D" w:rsidDel="00EC2424">
                <w:rPr>
                  <w:sz w:val="20"/>
                </w:rPr>
                <w:delText>973</w:delText>
              </w:r>
            </w:del>
          </w:p>
        </w:tc>
        <w:tc>
          <w:tcPr>
            <w:tcW w:w="1890" w:type="dxa"/>
            <w:tcPrChange w:id="6919" w:author="bmooney" w:date="2011-04-11T12:51:00Z">
              <w:tcPr>
                <w:tcW w:w="1890" w:type="dxa"/>
              </w:tcPr>
            </w:tcPrChange>
          </w:tcPr>
          <w:p w14:paraId="16E4AD09" w14:textId="184BE267" w:rsidR="000760DD" w:rsidRPr="00931F9D" w:rsidDel="00EC2424" w:rsidRDefault="000760DD" w:rsidP="00931F9D">
            <w:pPr>
              <w:spacing w:after="120"/>
              <w:rPr>
                <w:del w:id="6920" w:author="bmooney" w:date="2011-06-14T14:14:00Z"/>
                <w:sz w:val="20"/>
              </w:rPr>
            </w:pPr>
            <w:del w:id="6921" w:author="bmooney" w:date="2011-06-14T14:14:00Z">
              <w:r w:rsidRPr="00931F9D" w:rsidDel="00EC2424">
                <w:rPr>
                  <w:sz w:val="20"/>
                </w:rPr>
                <w:delText>Pathology. Account. AccountNumber and Pathology. Account. AccountBarcode</w:delText>
              </w:r>
            </w:del>
          </w:p>
        </w:tc>
        <w:tc>
          <w:tcPr>
            <w:tcW w:w="1620" w:type="dxa"/>
            <w:tcPrChange w:id="6922" w:author="bmooney" w:date="2011-04-11T12:51:00Z">
              <w:tcPr>
                <w:tcW w:w="1620" w:type="dxa"/>
              </w:tcPr>
            </w:tcPrChange>
          </w:tcPr>
          <w:p w14:paraId="16E4AD0A" w14:textId="598E671A" w:rsidR="000760DD" w:rsidRPr="00931F9D" w:rsidDel="00EC2424" w:rsidRDefault="000760DD" w:rsidP="00931F9D">
            <w:pPr>
              <w:spacing w:after="120"/>
              <w:rPr>
                <w:del w:id="6923" w:author="bmooney" w:date="2011-06-14T14:14:00Z"/>
                <w:sz w:val="20"/>
              </w:rPr>
            </w:pPr>
            <w:del w:id="6924" w:author="bmooney" w:date="2011-04-11T13:16:00Z">
              <w:r w:rsidRPr="00931F9D" w:rsidDel="005036CF">
                <w:rPr>
                  <w:sz w:val="20"/>
                </w:rPr>
                <w:delText>IX</w:delText>
              </w:r>
            </w:del>
            <w:del w:id="6925" w:author="bmooney" w:date="2011-06-14T14:14:00Z">
              <w:r w:rsidRPr="00931F9D" w:rsidDel="00EC2424">
                <w:rPr>
                  <w:sz w:val="20"/>
                </w:rPr>
                <w:delText>. Pathology Information</w:delText>
              </w:r>
            </w:del>
          </w:p>
        </w:tc>
        <w:tc>
          <w:tcPr>
            <w:tcW w:w="1890" w:type="dxa"/>
            <w:tcPrChange w:id="6926" w:author="bmooney" w:date="2011-04-11T12:51:00Z">
              <w:tcPr>
                <w:tcW w:w="1890" w:type="dxa"/>
              </w:tcPr>
            </w:tcPrChange>
          </w:tcPr>
          <w:p w14:paraId="16E4AD0B" w14:textId="3B80203D" w:rsidR="000760DD" w:rsidRPr="00931F9D" w:rsidDel="00EC2424" w:rsidRDefault="000760DD" w:rsidP="00931F9D">
            <w:pPr>
              <w:spacing w:after="120"/>
              <w:rPr>
                <w:del w:id="6927" w:author="bmooney" w:date="2011-06-14T14:14:00Z"/>
                <w:sz w:val="20"/>
              </w:rPr>
            </w:pPr>
            <w:del w:id="6928" w:author="bmooney" w:date="2011-06-14T14:14:00Z">
              <w:r w:rsidRPr="00931F9D" w:rsidDel="00EC2424">
                <w:rPr>
                  <w:sz w:val="20"/>
                </w:rPr>
                <w:delText>Account Barcode (not labeled on the form)</w:delText>
              </w:r>
            </w:del>
          </w:p>
        </w:tc>
        <w:tc>
          <w:tcPr>
            <w:tcW w:w="1980" w:type="dxa"/>
            <w:tcPrChange w:id="6929" w:author="bmooney" w:date="2011-04-11T12:51:00Z">
              <w:tcPr>
                <w:tcW w:w="3420" w:type="dxa"/>
              </w:tcPr>
            </w:tcPrChange>
          </w:tcPr>
          <w:p w14:paraId="16E4AD0C" w14:textId="3D61A2CC" w:rsidR="000760DD" w:rsidRPr="00931F9D" w:rsidDel="00EC2424" w:rsidRDefault="000760DD" w:rsidP="00931F9D">
            <w:pPr>
              <w:spacing w:after="120"/>
              <w:rPr>
                <w:del w:id="6930" w:author="bmooney" w:date="2011-06-14T14:14:00Z"/>
                <w:sz w:val="20"/>
              </w:rPr>
            </w:pPr>
            <w:del w:id="6931" w:author="bmooney" w:date="2011-06-14T14:14:00Z">
              <w:r w:rsidRPr="00931F9D" w:rsidDel="00EC2424">
                <w:rPr>
                  <w:sz w:val="20"/>
                </w:rPr>
                <w:delText>tblRequisitionEntity.EntityReferenceID for the tblRequisitionEntity entry for entity type Account or Payer and requisition role type Pathology.</w:delText>
              </w:r>
            </w:del>
          </w:p>
        </w:tc>
        <w:tc>
          <w:tcPr>
            <w:tcW w:w="1530" w:type="dxa"/>
            <w:tcPrChange w:id="6932" w:author="bmooney" w:date="2011-04-11T12:51:00Z">
              <w:tcPr>
                <w:tcW w:w="3420" w:type="dxa"/>
              </w:tcPr>
            </w:tcPrChange>
          </w:tcPr>
          <w:p w14:paraId="0680EBE7" w14:textId="0CBA13E1" w:rsidR="000760DD" w:rsidRPr="00931F9D" w:rsidDel="00EC2424" w:rsidRDefault="000760DD" w:rsidP="00931F9D">
            <w:pPr>
              <w:spacing w:after="120"/>
              <w:rPr>
                <w:del w:id="6933" w:author="bmooney" w:date="2011-06-14T14:14:00Z"/>
                <w:sz w:val="20"/>
              </w:rPr>
            </w:pPr>
          </w:p>
        </w:tc>
      </w:tr>
      <w:tr w:rsidR="000760DD" w:rsidRPr="00931F9D" w:rsidDel="00EC2424" w14:paraId="16E4AD13" w14:textId="16D4FDA9" w:rsidTr="005137E6">
        <w:trPr>
          <w:cantSplit/>
          <w:tblHeader/>
          <w:del w:id="6934" w:author="bmooney" w:date="2011-06-14T14:14:00Z"/>
          <w:trPrChange w:id="6935" w:author="bmooney" w:date="2011-04-11T12:51:00Z">
            <w:trPr>
              <w:cantSplit/>
              <w:tblHeader/>
            </w:trPr>
          </w:trPrChange>
        </w:trPr>
        <w:tc>
          <w:tcPr>
            <w:tcW w:w="630" w:type="dxa"/>
            <w:tcPrChange w:id="6936" w:author="bmooney" w:date="2011-04-11T12:51:00Z">
              <w:tcPr>
                <w:tcW w:w="630" w:type="dxa"/>
              </w:tcPr>
            </w:tcPrChange>
          </w:tcPr>
          <w:p w14:paraId="16E4AD0E" w14:textId="6BCE2450" w:rsidR="000760DD" w:rsidRPr="00931F9D" w:rsidDel="00EC2424" w:rsidRDefault="000760DD" w:rsidP="002D2B21">
            <w:pPr>
              <w:spacing w:after="120"/>
              <w:rPr>
                <w:del w:id="6937" w:author="bmooney" w:date="2011-06-14T14:14:00Z"/>
                <w:sz w:val="20"/>
              </w:rPr>
            </w:pPr>
            <w:del w:id="6938" w:author="bmooney" w:date="2011-06-14T14:14:00Z">
              <w:r w:rsidRPr="00931F9D" w:rsidDel="00EC2424">
                <w:rPr>
                  <w:sz w:val="20"/>
                </w:rPr>
                <w:delText>FR-#</w:delText>
              </w:r>
            </w:del>
          </w:p>
        </w:tc>
        <w:tc>
          <w:tcPr>
            <w:tcW w:w="1890" w:type="dxa"/>
            <w:tcPrChange w:id="6939" w:author="bmooney" w:date="2011-04-11T12:51:00Z">
              <w:tcPr>
                <w:tcW w:w="1890" w:type="dxa"/>
              </w:tcPr>
            </w:tcPrChange>
          </w:tcPr>
          <w:p w14:paraId="16E4AD0F" w14:textId="5E53F504" w:rsidR="000760DD" w:rsidRPr="00931F9D" w:rsidDel="00EC2424" w:rsidRDefault="000760DD" w:rsidP="002D2B21">
            <w:pPr>
              <w:spacing w:after="120"/>
              <w:rPr>
                <w:del w:id="6940" w:author="bmooney" w:date="2011-06-14T14:14:00Z"/>
                <w:sz w:val="20"/>
              </w:rPr>
            </w:pPr>
            <w:del w:id="6941" w:author="bmooney" w:date="2011-06-14T14:14:00Z">
              <w:r w:rsidRPr="00931F9D" w:rsidDel="00EC2424">
                <w:rPr>
                  <w:sz w:val="20"/>
                </w:rPr>
                <w:delText>Field name (Stacey’s spreadsheet)</w:delText>
              </w:r>
            </w:del>
          </w:p>
        </w:tc>
        <w:tc>
          <w:tcPr>
            <w:tcW w:w="1620" w:type="dxa"/>
            <w:tcPrChange w:id="6942" w:author="bmooney" w:date="2011-04-11T12:51:00Z">
              <w:tcPr>
                <w:tcW w:w="1620" w:type="dxa"/>
              </w:tcPr>
            </w:tcPrChange>
          </w:tcPr>
          <w:p w14:paraId="16E4AD10" w14:textId="55EB8021" w:rsidR="000760DD" w:rsidRPr="00931F9D" w:rsidDel="00EC2424" w:rsidRDefault="000760DD" w:rsidP="002D2B21">
            <w:pPr>
              <w:spacing w:after="120"/>
              <w:rPr>
                <w:del w:id="6943" w:author="bmooney" w:date="2011-06-14T14:14:00Z"/>
                <w:sz w:val="20"/>
              </w:rPr>
            </w:pPr>
            <w:del w:id="6944" w:author="bmooney" w:date="2011-06-14T14:14:00Z">
              <w:r w:rsidRPr="00931F9D" w:rsidDel="00EC2424">
                <w:rPr>
                  <w:sz w:val="20"/>
                </w:rPr>
                <w:delText>Form section, v11</w:delText>
              </w:r>
            </w:del>
          </w:p>
        </w:tc>
        <w:tc>
          <w:tcPr>
            <w:tcW w:w="1890" w:type="dxa"/>
            <w:tcPrChange w:id="6945" w:author="bmooney" w:date="2011-04-11T12:51:00Z">
              <w:tcPr>
                <w:tcW w:w="1890" w:type="dxa"/>
              </w:tcPr>
            </w:tcPrChange>
          </w:tcPr>
          <w:p w14:paraId="16E4AD11" w14:textId="469F5E7C" w:rsidR="000760DD" w:rsidRPr="00931F9D" w:rsidDel="00EC2424" w:rsidRDefault="000760DD" w:rsidP="002D2B21">
            <w:pPr>
              <w:spacing w:after="120"/>
              <w:rPr>
                <w:del w:id="6946" w:author="bmooney" w:date="2011-06-14T14:14:00Z"/>
                <w:sz w:val="20"/>
              </w:rPr>
            </w:pPr>
            <w:del w:id="6947" w:author="bmooney" w:date="2011-06-14T14:14:00Z">
              <w:r w:rsidRPr="00931F9D" w:rsidDel="00EC2424">
                <w:rPr>
                  <w:sz w:val="20"/>
                </w:rPr>
                <w:delText>Field, v11</w:delText>
              </w:r>
            </w:del>
          </w:p>
        </w:tc>
        <w:tc>
          <w:tcPr>
            <w:tcW w:w="1980" w:type="dxa"/>
            <w:tcPrChange w:id="6948" w:author="bmooney" w:date="2011-04-11T12:51:00Z">
              <w:tcPr>
                <w:tcW w:w="3420" w:type="dxa"/>
              </w:tcPr>
            </w:tcPrChange>
          </w:tcPr>
          <w:p w14:paraId="16E4AD12" w14:textId="5D8B991A" w:rsidR="000760DD" w:rsidRPr="00931F9D" w:rsidDel="00EC2424" w:rsidRDefault="000760DD" w:rsidP="002D2B21">
            <w:pPr>
              <w:spacing w:after="120"/>
              <w:rPr>
                <w:del w:id="6949" w:author="bmooney" w:date="2011-06-14T14:14:00Z"/>
                <w:sz w:val="20"/>
              </w:rPr>
            </w:pPr>
            <w:del w:id="6950" w:author="bmooney" w:date="2011-06-14T14:14:00Z">
              <w:r w:rsidRPr="00931F9D" w:rsidDel="00EC2424">
                <w:rPr>
                  <w:sz w:val="20"/>
                </w:rPr>
                <w:delText>Source</w:delText>
              </w:r>
            </w:del>
          </w:p>
        </w:tc>
        <w:tc>
          <w:tcPr>
            <w:tcW w:w="1530" w:type="dxa"/>
            <w:tcPrChange w:id="6951" w:author="bmooney" w:date="2011-04-11T12:51:00Z">
              <w:tcPr>
                <w:tcW w:w="3420" w:type="dxa"/>
              </w:tcPr>
            </w:tcPrChange>
          </w:tcPr>
          <w:p w14:paraId="1E9CA948" w14:textId="4F7D593B" w:rsidR="000760DD" w:rsidRPr="00931F9D" w:rsidDel="00EC2424" w:rsidRDefault="000760DD" w:rsidP="002D2B21">
            <w:pPr>
              <w:spacing w:after="120"/>
              <w:rPr>
                <w:del w:id="6952" w:author="bmooney" w:date="2011-06-14T14:14:00Z"/>
                <w:sz w:val="20"/>
              </w:rPr>
            </w:pPr>
          </w:p>
        </w:tc>
      </w:tr>
      <w:tr w:rsidR="000760DD" w:rsidRPr="00931F9D" w:rsidDel="00EC2424" w14:paraId="16E4AD19" w14:textId="20637B6A" w:rsidTr="005137E6">
        <w:trPr>
          <w:cantSplit/>
          <w:tblHeader/>
          <w:del w:id="6953" w:author="bmooney" w:date="2011-06-14T14:14:00Z"/>
          <w:trPrChange w:id="6954" w:author="bmooney" w:date="2011-04-11T12:51:00Z">
            <w:trPr>
              <w:cantSplit/>
              <w:tblHeader/>
            </w:trPr>
          </w:trPrChange>
        </w:trPr>
        <w:tc>
          <w:tcPr>
            <w:tcW w:w="630" w:type="dxa"/>
            <w:tcPrChange w:id="6955" w:author="bmooney" w:date="2011-04-11T12:51:00Z">
              <w:tcPr>
                <w:tcW w:w="630" w:type="dxa"/>
              </w:tcPr>
            </w:tcPrChange>
          </w:tcPr>
          <w:p w14:paraId="16E4AD14" w14:textId="0413EBFA" w:rsidR="000760DD" w:rsidRPr="00931F9D" w:rsidDel="00EC2424" w:rsidRDefault="000760DD" w:rsidP="002D2B21">
            <w:pPr>
              <w:spacing w:after="120"/>
              <w:rPr>
                <w:del w:id="6956" w:author="bmooney" w:date="2011-06-14T14:14:00Z"/>
                <w:sz w:val="20"/>
              </w:rPr>
            </w:pPr>
            <w:del w:id="6957" w:author="bmooney" w:date="2011-06-14T14:14:00Z">
              <w:r w:rsidRPr="00931F9D" w:rsidDel="00EC2424">
                <w:rPr>
                  <w:sz w:val="20"/>
                </w:rPr>
                <w:delText>974</w:delText>
              </w:r>
            </w:del>
          </w:p>
        </w:tc>
        <w:tc>
          <w:tcPr>
            <w:tcW w:w="1890" w:type="dxa"/>
            <w:tcPrChange w:id="6958" w:author="bmooney" w:date="2011-04-11T12:51:00Z">
              <w:tcPr>
                <w:tcW w:w="1890" w:type="dxa"/>
              </w:tcPr>
            </w:tcPrChange>
          </w:tcPr>
          <w:p w14:paraId="16E4AD15" w14:textId="0B509669" w:rsidR="000760DD" w:rsidRPr="00931F9D" w:rsidDel="00EC2424" w:rsidRDefault="000760DD" w:rsidP="00931F9D">
            <w:pPr>
              <w:spacing w:after="120"/>
              <w:rPr>
                <w:del w:id="6959" w:author="bmooney" w:date="2011-06-14T14:14:00Z"/>
                <w:sz w:val="20"/>
              </w:rPr>
            </w:pPr>
            <w:del w:id="6960" w:author="bmooney" w:date="2011-06-14T14:14:00Z">
              <w:r w:rsidRPr="00931F9D" w:rsidDel="00EC2424">
                <w:rPr>
                  <w:sz w:val="20"/>
                </w:rPr>
                <w:delText>Pathology. Physician. Name</w:delText>
              </w:r>
            </w:del>
          </w:p>
        </w:tc>
        <w:tc>
          <w:tcPr>
            <w:tcW w:w="1620" w:type="dxa"/>
            <w:tcPrChange w:id="6961" w:author="bmooney" w:date="2011-04-11T12:51:00Z">
              <w:tcPr>
                <w:tcW w:w="1620" w:type="dxa"/>
              </w:tcPr>
            </w:tcPrChange>
          </w:tcPr>
          <w:p w14:paraId="16E4AD16" w14:textId="74D21D91" w:rsidR="000760DD" w:rsidRPr="00931F9D" w:rsidDel="00EC2424" w:rsidRDefault="000760DD" w:rsidP="00931F9D">
            <w:pPr>
              <w:spacing w:after="120"/>
              <w:rPr>
                <w:del w:id="6962" w:author="bmooney" w:date="2011-06-14T14:14:00Z"/>
                <w:sz w:val="20"/>
              </w:rPr>
            </w:pPr>
            <w:del w:id="6963" w:author="bmooney" w:date="2011-04-11T13:16:00Z">
              <w:r w:rsidRPr="00931F9D" w:rsidDel="005036CF">
                <w:rPr>
                  <w:sz w:val="20"/>
                </w:rPr>
                <w:delText>IX. Pathology Information</w:delText>
              </w:r>
            </w:del>
          </w:p>
        </w:tc>
        <w:tc>
          <w:tcPr>
            <w:tcW w:w="1890" w:type="dxa"/>
            <w:tcPrChange w:id="6964" w:author="bmooney" w:date="2011-04-11T12:51:00Z">
              <w:tcPr>
                <w:tcW w:w="1890" w:type="dxa"/>
              </w:tcPr>
            </w:tcPrChange>
          </w:tcPr>
          <w:p w14:paraId="16E4AD17" w14:textId="3BC53365" w:rsidR="000760DD" w:rsidRPr="00931F9D" w:rsidDel="00EC2424" w:rsidRDefault="000760DD" w:rsidP="00931F9D">
            <w:pPr>
              <w:spacing w:after="120"/>
              <w:rPr>
                <w:del w:id="6965" w:author="bmooney" w:date="2011-06-14T14:14:00Z"/>
                <w:sz w:val="20"/>
              </w:rPr>
            </w:pPr>
            <w:del w:id="6966" w:author="bmooney" w:date="2011-06-14T14:14:00Z">
              <w:r w:rsidRPr="00931F9D" w:rsidDel="00EC2424">
                <w:rPr>
                  <w:sz w:val="20"/>
                </w:rPr>
                <w:delText>Submitting Pathologist Name</w:delText>
              </w:r>
            </w:del>
          </w:p>
        </w:tc>
        <w:tc>
          <w:tcPr>
            <w:tcW w:w="1980" w:type="dxa"/>
            <w:tcPrChange w:id="6967" w:author="bmooney" w:date="2011-04-11T12:51:00Z">
              <w:tcPr>
                <w:tcW w:w="3420" w:type="dxa"/>
              </w:tcPr>
            </w:tcPrChange>
          </w:tcPr>
          <w:p w14:paraId="16E4AD18" w14:textId="17517CF1" w:rsidR="000760DD" w:rsidRPr="00931F9D" w:rsidDel="00EC2424" w:rsidRDefault="000760DD" w:rsidP="00931F9D">
            <w:pPr>
              <w:spacing w:after="120"/>
              <w:rPr>
                <w:del w:id="6968" w:author="bmooney" w:date="2011-06-14T14:14:00Z"/>
                <w:sz w:val="20"/>
              </w:rPr>
            </w:pPr>
            <w:del w:id="6969" w:author="bmooney" w:date="2011-06-14T14:14:00Z">
              <w:r w:rsidRPr="00931F9D" w:rsidDel="00EC2424">
                <w:rPr>
                  <w:sz w:val="20"/>
                </w:rPr>
                <w:delText>tblRequisitionEntity.EntityName for the tblRequisitionEntity entry for entity type Contact and requisition role type Pathology.</w:delText>
              </w:r>
            </w:del>
          </w:p>
        </w:tc>
        <w:tc>
          <w:tcPr>
            <w:tcW w:w="1530" w:type="dxa"/>
            <w:tcPrChange w:id="6970" w:author="bmooney" w:date="2011-04-11T12:51:00Z">
              <w:tcPr>
                <w:tcW w:w="3420" w:type="dxa"/>
              </w:tcPr>
            </w:tcPrChange>
          </w:tcPr>
          <w:p w14:paraId="3868ADDE" w14:textId="3533D447" w:rsidR="000760DD" w:rsidRPr="00931F9D" w:rsidDel="00EC2424" w:rsidRDefault="000760DD" w:rsidP="00931F9D">
            <w:pPr>
              <w:spacing w:after="120"/>
              <w:rPr>
                <w:del w:id="6971" w:author="bmooney" w:date="2011-06-14T14:14:00Z"/>
                <w:sz w:val="20"/>
              </w:rPr>
            </w:pPr>
          </w:p>
        </w:tc>
      </w:tr>
      <w:tr w:rsidR="000760DD" w:rsidRPr="00931F9D" w:rsidDel="00EC2424" w14:paraId="16E4AD1F" w14:textId="50DF8551" w:rsidTr="005137E6">
        <w:trPr>
          <w:cantSplit/>
          <w:tblHeader/>
          <w:del w:id="6972" w:author="bmooney" w:date="2011-06-14T14:14:00Z"/>
          <w:trPrChange w:id="6973" w:author="bmooney" w:date="2011-04-11T12:51:00Z">
            <w:trPr>
              <w:cantSplit/>
              <w:tblHeader/>
            </w:trPr>
          </w:trPrChange>
        </w:trPr>
        <w:tc>
          <w:tcPr>
            <w:tcW w:w="630" w:type="dxa"/>
            <w:tcPrChange w:id="6974" w:author="bmooney" w:date="2011-04-11T12:51:00Z">
              <w:tcPr>
                <w:tcW w:w="630" w:type="dxa"/>
              </w:tcPr>
            </w:tcPrChange>
          </w:tcPr>
          <w:p w14:paraId="16E4AD1A" w14:textId="23826042" w:rsidR="000760DD" w:rsidRPr="00931F9D" w:rsidDel="00EC2424" w:rsidRDefault="000760DD" w:rsidP="00931F9D">
            <w:pPr>
              <w:spacing w:after="120"/>
              <w:rPr>
                <w:del w:id="6975" w:author="bmooney" w:date="2011-06-14T14:14:00Z"/>
                <w:sz w:val="20"/>
              </w:rPr>
            </w:pPr>
          </w:p>
        </w:tc>
        <w:tc>
          <w:tcPr>
            <w:tcW w:w="1890" w:type="dxa"/>
            <w:tcPrChange w:id="6976" w:author="bmooney" w:date="2011-04-11T12:51:00Z">
              <w:tcPr>
                <w:tcW w:w="1890" w:type="dxa"/>
              </w:tcPr>
            </w:tcPrChange>
          </w:tcPr>
          <w:p w14:paraId="16E4AD1B" w14:textId="142D52F0" w:rsidR="000760DD" w:rsidRPr="00931F9D" w:rsidDel="00EC2424" w:rsidRDefault="000760DD" w:rsidP="00931F9D">
            <w:pPr>
              <w:spacing w:after="120"/>
              <w:rPr>
                <w:del w:id="6977" w:author="bmooney" w:date="2011-06-14T14:14:00Z"/>
                <w:sz w:val="20"/>
              </w:rPr>
            </w:pPr>
            <w:del w:id="6978" w:author="bmooney" w:date="2011-06-14T14:14:00Z">
              <w:r w:rsidRPr="00931F9D" w:rsidDel="00EC2424">
                <w:rPr>
                  <w:sz w:val="20"/>
                </w:rPr>
                <w:delText>Pathology. Physician. NationalProviderIdentifier</w:delText>
              </w:r>
            </w:del>
          </w:p>
        </w:tc>
        <w:tc>
          <w:tcPr>
            <w:tcW w:w="1620" w:type="dxa"/>
            <w:tcPrChange w:id="6979" w:author="bmooney" w:date="2011-04-11T12:51:00Z">
              <w:tcPr>
                <w:tcW w:w="1620" w:type="dxa"/>
              </w:tcPr>
            </w:tcPrChange>
          </w:tcPr>
          <w:p w14:paraId="16E4AD1C" w14:textId="29D37E55" w:rsidR="000760DD" w:rsidRPr="00931F9D" w:rsidDel="00EC2424" w:rsidRDefault="000760DD" w:rsidP="00931F9D">
            <w:pPr>
              <w:spacing w:after="120"/>
              <w:rPr>
                <w:del w:id="6980" w:author="bmooney" w:date="2011-06-14T14:14:00Z"/>
                <w:sz w:val="20"/>
              </w:rPr>
            </w:pPr>
          </w:p>
        </w:tc>
        <w:tc>
          <w:tcPr>
            <w:tcW w:w="1890" w:type="dxa"/>
            <w:tcPrChange w:id="6981" w:author="bmooney" w:date="2011-04-11T12:51:00Z">
              <w:tcPr>
                <w:tcW w:w="1890" w:type="dxa"/>
              </w:tcPr>
            </w:tcPrChange>
          </w:tcPr>
          <w:p w14:paraId="16E4AD1D" w14:textId="31A23EBF" w:rsidR="000760DD" w:rsidRPr="00931F9D" w:rsidDel="00EC2424" w:rsidRDefault="000760DD" w:rsidP="00931F9D">
            <w:pPr>
              <w:spacing w:after="120"/>
              <w:rPr>
                <w:del w:id="6982" w:author="bmooney" w:date="2011-06-14T14:14:00Z"/>
                <w:sz w:val="20"/>
              </w:rPr>
            </w:pPr>
          </w:p>
        </w:tc>
        <w:tc>
          <w:tcPr>
            <w:tcW w:w="1980" w:type="dxa"/>
            <w:tcPrChange w:id="6983" w:author="bmooney" w:date="2011-04-11T12:51:00Z">
              <w:tcPr>
                <w:tcW w:w="3420" w:type="dxa"/>
              </w:tcPr>
            </w:tcPrChange>
          </w:tcPr>
          <w:p w14:paraId="16E4AD1E" w14:textId="384E043F" w:rsidR="000760DD" w:rsidRPr="00931F9D" w:rsidDel="00EC2424" w:rsidRDefault="000760DD" w:rsidP="00931F9D">
            <w:pPr>
              <w:spacing w:after="120"/>
              <w:rPr>
                <w:del w:id="6984" w:author="bmooney" w:date="2011-06-14T14:14:00Z"/>
                <w:sz w:val="20"/>
              </w:rPr>
            </w:pPr>
          </w:p>
        </w:tc>
        <w:tc>
          <w:tcPr>
            <w:tcW w:w="1530" w:type="dxa"/>
            <w:tcPrChange w:id="6985" w:author="bmooney" w:date="2011-04-11T12:51:00Z">
              <w:tcPr>
                <w:tcW w:w="3420" w:type="dxa"/>
              </w:tcPr>
            </w:tcPrChange>
          </w:tcPr>
          <w:p w14:paraId="78F53FCD" w14:textId="0B337A17" w:rsidR="000760DD" w:rsidRPr="00931F9D" w:rsidDel="00EC2424" w:rsidRDefault="000760DD" w:rsidP="00931F9D">
            <w:pPr>
              <w:spacing w:after="120"/>
              <w:rPr>
                <w:del w:id="6986" w:author="bmooney" w:date="2011-06-14T14:14:00Z"/>
                <w:sz w:val="20"/>
              </w:rPr>
            </w:pPr>
          </w:p>
        </w:tc>
      </w:tr>
      <w:tr w:rsidR="000760DD" w:rsidRPr="00931F9D" w:rsidDel="00EC2424" w14:paraId="16E4AD25" w14:textId="4A12D13E" w:rsidTr="005137E6">
        <w:trPr>
          <w:cantSplit/>
          <w:tblHeader/>
          <w:del w:id="6987" w:author="bmooney" w:date="2011-06-14T14:14:00Z"/>
          <w:trPrChange w:id="6988" w:author="bmooney" w:date="2011-04-11T12:51:00Z">
            <w:trPr>
              <w:cantSplit/>
              <w:tblHeader/>
            </w:trPr>
          </w:trPrChange>
        </w:trPr>
        <w:tc>
          <w:tcPr>
            <w:tcW w:w="630" w:type="dxa"/>
            <w:tcPrChange w:id="6989" w:author="bmooney" w:date="2011-04-11T12:51:00Z">
              <w:tcPr>
                <w:tcW w:w="630" w:type="dxa"/>
              </w:tcPr>
            </w:tcPrChange>
          </w:tcPr>
          <w:p w14:paraId="16E4AD20" w14:textId="2A0A60C6" w:rsidR="000760DD" w:rsidRPr="00931F9D" w:rsidDel="00EC2424" w:rsidRDefault="000760DD" w:rsidP="002D2B21">
            <w:pPr>
              <w:spacing w:after="120"/>
              <w:rPr>
                <w:del w:id="6990" w:author="bmooney" w:date="2011-06-14T14:14:00Z"/>
                <w:sz w:val="20"/>
              </w:rPr>
            </w:pPr>
            <w:del w:id="6991" w:author="bmooney" w:date="2011-06-14T14:14:00Z">
              <w:r w:rsidRPr="00931F9D" w:rsidDel="00EC2424">
                <w:rPr>
                  <w:sz w:val="20"/>
                </w:rPr>
                <w:delText>975</w:delText>
              </w:r>
            </w:del>
          </w:p>
        </w:tc>
        <w:tc>
          <w:tcPr>
            <w:tcW w:w="1890" w:type="dxa"/>
            <w:tcPrChange w:id="6992" w:author="bmooney" w:date="2011-04-11T12:51:00Z">
              <w:tcPr>
                <w:tcW w:w="1890" w:type="dxa"/>
              </w:tcPr>
            </w:tcPrChange>
          </w:tcPr>
          <w:p w14:paraId="16E4AD21" w14:textId="6B2F586E" w:rsidR="000760DD" w:rsidRPr="00931F9D" w:rsidDel="00EC2424" w:rsidRDefault="000760DD" w:rsidP="00931F9D">
            <w:pPr>
              <w:spacing w:after="120"/>
              <w:rPr>
                <w:del w:id="6993" w:author="bmooney" w:date="2011-06-14T14:14:00Z"/>
                <w:sz w:val="20"/>
              </w:rPr>
            </w:pPr>
            <w:del w:id="6994" w:author="bmooney" w:date="2011-06-14T14:14:00Z">
              <w:r w:rsidRPr="00931F9D" w:rsidDel="00EC2424">
                <w:rPr>
                  <w:sz w:val="20"/>
                </w:rPr>
                <w:delText>Pathology. Physician. Address. Phone</w:delText>
              </w:r>
            </w:del>
          </w:p>
        </w:tc>
        <w:tc>
          <w:tcPr>
            <w:tcW w:w="1620" w:type="dxa"/>
            <w:tcPrChange w:id="6995" w:author="bmooney" w:date="2011-04-11T12:51:00Z">
              <w:tcPr>
                <w:tcW w:w="1620" w:type="dxa"/>
              </w:tcPr>
            </w:tcPrChange>
          </w:tcPr>
          <w:p w14:paraId="16E4AD22" w14:textId="47EB5C5B" w:rsidR="000760DD" w:rsidRPr="00931F9D" w:rsidDel="00EC2424" w:rsidRDefault="000760DD" w:rsidP="00931F9D">
            <w:pPr>
              <w:spacing w:after="120"/>
              <w:rPr>
                <w:del w:id="6996" w:author="bmooney" w:date="2011-06-14T14:14:00Z"/>
                <w:sz w:val="20"/>
              </w:rPr>
            </w:pPr>
            <w:del w:id="6997" w:author="bmooney" w:date="2011-04-11T13:16:00Z">
              <w:r w:rsidRPr="00931F9D" w:rsidDel="005036CF">
                <w:rPr>
                  <w:sz w:val="20"/>
                </w:rPr>
                <w:delText>IX. Pathology Information</w:delText>
              </w:r>
            </w:del>
          </w:p>
        </w:tc>
        <w:tc>
          <w:tcPr>
            <w:tcW w:w="1890" w:type="dxa"/>
            <w:tcPrChange w:id="6998" w:author="bmooney" w:date="2011-04-11T12:51:00Z">
              <w:tcPr>
                <w:tcW w:w="1890" w:type="dxa"/>
              </w:tcPr>
            </w:tcPrChange>
          </w:tcPr>
          <w:p w14:paraId="16E4AD23" w14:textId="2B42E7DA" w:rsidR="000760DD" w:rsidRPr="00931F9D" w:rsidDel="00EC2424" w:rsidRDefault="000760DD" w:rsidP="00931F9D">
            <w:pPr>
              <w:spacing w:after="120"/>
              <w:rPr>
                <w:del w:id="6999" w:author="bmooney" w:date="2011-06-14T14:14:00Z"/>
                <w:sz w:val="20"/>
              </w:rPr>
            </w:pPr>
            <w:del w:id="7000" w:author="bmooney" w:date="2011-06-14T14:14:00Z">
              <w:r w:rsidRPr="00931F9D" w:rsidDel="00EC2424">
                <w:rPr>
                  <w:sz w:val="20"/>
                </w:rPr>
                <w:delText>Phone</w:delText>
              </w:r>
            </w:del>
          </w:p>
        </w:tc>
        <w:tc>
          <w:tcPr>
            <w:tcW w:w="1980" w:type="dxa"/>
            <w:tcPrChange w:id="7001" w:author="bmooney" w:date="2011-04-11T12:51:00Z">
              <w:tcPr>
                <w:tcW w:w="3420" w:type="dxa"/>
              </w:tcPr>
            </w:tcPrChange>
          </w:tcPr>
          <w:p w14:paraId="16E4AD24" w14:textId="6D0F6CFD" w:rsidR="000760DD" w:rsidRPr="00931F9D" w:rsidDel="00EC2424" w:rsidRDefault="000760DD" w:rsidP="00931F9D">
            <w:pPr>
              <w:spacing w:after="120"/>
              <w:rPr>
                <w:del w:id="7002" w:author="bmooney" w:date="2011-06-14T14:14:00Z"/>
                <w:sz w:val="20"/>
              </w:rPr>
            </w:pPr>
            <w:del w:id="7003" w:author="bmooney" w:date="2011-06-14T14:14:00Z">
              <w:r w:rsidRPr="00931F9D" w:rsidDel="00EC2424">
                <w:rPr>
                  <w:sz w:val="20"/>
                </w:rPr>
                <w:delText>tblRequisitionAddress.AddressPhone for the tblRequisitionAddress entry for the address type Report To and the requisition Role Type Pathology</w:delText>
              </w:r>
            </w:del>
          </w:p>
        </w:tc>
        <w:tc>
          <w:tcPr>
            <w:tcW w:w="1530" w:type="dxa"/>
            <w:tcPrChange w:id="7004" w:author="bmooney" w:date="2011-04-11T12:51:00Z">
              <w:tcPr>
                <w:tcW w:w="3420" w:type="dxa"/>
              </w:tcPr>
            </w:tcPrChange>
          </w:tcPr>
          <w:p w14:paraId="0110C619" w14:textId="209D354F" w:rsidR="000760DD" w:rsidRPr="00931F9D" w:rsidDel="00EC2424" w:rsidRDefault="000760DD" w:rsidP="00931F9D">
            <w:pPr>
              <w:spacing w:after="120"/>
              <w:rPr>
                <w:del w:id="7005" w:author="bmooney" w:date="2011-06-14T14:14:00Z"/>
                <w:sz w:val="20"/>
              </w:rPr>
            </w:pPr>
          </w:p>
        </w:tc>
      </w:tr>
      <w:tr w:rsidR="000760DD" w:rsidRPr="00931F9D" w:rsidDel="00EC2424" w14:paraId="16E4AD2B" w14:textId="4A5EF589" w:rsidTr="005137E6">
        <w:trPr>
          <w:cantSplit/>
          <w:tblHeader/>
          <w:del w:id="7006" w:author="bmooney" w:date="2011-06-14T14:14:00Z"/>
          <w:trPrChange w:id="7007" w:author="bmooney" w:date="2011-04-11T12:51:00Z">
            <w:trPr>
              <w:cantSplit/>
              <w:tblHeader/>
            </w:trPr>
          </w:trPrChange>
        </w:trPr>
        <w:tc>
          <w:tcPr>
            <w:tcW w:w="630" w:type="dxa"/>
            <w:tcPrChange w:id="7008" w:author="bmooney" w:date="2011-04-11T12:51:00Z">
              <w:tcPr>
                <w:tcW w:w="630" w:type="dxa"/>
              </w:tcPr>
            </w:tcPrChange>
          </w:tcPr>
          <w:p w14:paraId="16E4AD26" w14:textId="4EF2248B" w:rsidR="000760DD" w:rsidRPr="00931F9D" w:rsidDel="00EC2424" w:rsidRDefault="000760DD" w:rsidP="002D2B21">
            <w:pPr>
              <w:spacing w:after="120"/>
              <w:rPr>
                <w:del w:id="7009" w:author="bmooney" w:date="2011-06-14T14:14:00Z"/>
                <w:sz w:val="20"/>
              </w:rPr>
            </w:pPr>
            <w:del w:id="7010" w:author="bmooney" w:date="2011-06-14T14:14:00Z">
              <w:r w:rsidRPr="00931F9D" w:rsidDel="00EC2424">
                <w:rPr>
                  <w:sz w:val="20"/>
                </w:rPr>
                <w:delText>976</w:delText>
              </w:r>
            </w:del>
          </w:p>
        </w:tc>
        <w:tc>
          <w:tcPr>
            <w:tcW w:w="1890" w:type="dxa"/>
            <w:tcPrChange w:id="7011" w:author="bmooney" w:date="2011-04-11T12:51:00Z">
              <w:tcPr>
                <w:tcW w:w="1890" w:type="dxa"/>
              </w:tcPr>
            </w:tcPrChange>
          </w:tcPr>
          <w:p w14:paraId="16E4AD27" w14:textId="3A70CD5A" w:rsidR="000760DD" w:rsidRPr="00931F9D" w:rsidDel="00EC2424" w:rsidRDefault="000760DD" w:rsidP="00931F9D">
            <w:pPr>
              <w:spacing w:after="120"/>
              <w:rPr>
                <w:del w:id="7012" w:author="bmooney" w:date="2011-06-14T14:14:00Z"/>
                <w:sz w:val="20"/>
              </w:rPr>
            </w:pPr>
            <w:del w:id="7013" w:author="bmooney" w:date="2011-06-14T14:14:00Z">
              <w:r w:rsidRPr="00931F9D" w:rsidDel="00EC2424">
                <w:rPr>
                  <w:sz w:val="20"/>
                </w:rPr>
                <w:delText>Pathology. Physician. Address. Fax</w:delText>
              </w:r>
            </w:del>
          </w:p>
        </w:tc>
        <w:tc>
          <w:tcPr>
            <w:tcW w:w="1620" w:type="dxa"/>
            <w:tcPrChange w:id="7014" w:author="bmooney" w:date="2011-04-11T12:51:00Z">
              <w:tcPr>
                <w:tcW w:w="1620" w:type="dxa"/>
              </w:tcPr>
            </w:tcPrChange>
          </w:tcPr>
          <w:p w14:paraId="16E4AD28" w14:textId="2BE84517" w:rsidR="000760DD" w:rsidRPr="00931F9D" w:rsidDel="00EC2424" w:rsidRDefault="000760DD" w:rsidP="00931F9D">
            <w:pPr>
              <w:spacing w:after="120"/>
              <w:rPr>
                <w:del w:id="7015" w:author="bmooney" w:date="2011-06-14T14:14:00Z"/>
                <w:sz w:val="20"/>
              </w:rPr>
            </w:pPr>
            <w:del w:id="7016" w:author="bmooney" w:date="2011-04-11T13:17:00Z">
              <w:r w:rsidRPr="00931F9D" w:rsidDel="005036CF">
                <w:rPr>
                  <w:sz w:val="20"/>
                </w:rPr>
                <w:delText>IX. Pathology Information</w:delText>
              </w:r>
            </w:del>
          </w:p>
        </w:tc>
        <w:tc>
          <w:tcPr>
            <w:tcW w:w="1890" w:type="dxa"/>
            <w:tcPrChange w:id="7017" w:author="bmooney" w:date="2011-04-11T12:51:00Z">
              <w:tcPr>
                <w:tcW w:w="1890" w:type="dxa"/>
              </w:tcPr>
            </w:tcPrChange>
          </w:tcPr>
          <w:p w14:paraId="16E4AD29" w14:textId="08AF3C3B" w:rsidR="000760DD" w:rsidRPr="00931F9D" w:rsidDel="00EC2424" w:rsidRDefault="000760DD" w:rsidP="00931F9D">
            <w:pPr>
              <w:spacing w:after="120"/>
              <w:rPr>
                <w:del w:id="7018" w:author="bmooney" w:date="2011-06-14T14:14:00Z"/>
                <w:sz w:val="20"/>
              </w:rPr>
            </w:pPr>
            <w:del w:id="7019" w:author="bmooney" w:date="2011-06-14T14:14:00Z">
              <w:r w:rsidRPr="00931F9D" w:rsidDel="00EC2424">
                <w:rPr>
                  <w:sz w:val="20"/>
                </w:rPr>
                <w:delText>Fax</w:delText>
              </w:r>
            </w:del>
          </w:p>
        </w:tc>
        <w:tc>
          <w:tcPr>
            <w:tcW w:w="1980" w:type="dxa"/>
            <w:tcPrChange w:id="7020" w:author="bmooney" w:date="2011-04-11T12:51:00Z">
              <w:tcPr>
                <w:tcW w:w="3420" w:type="dxa"/>
              </w:tcPr>
            </w:tcPrChange>
          </w:tcPr>
          <w:p w14:paraId="16E4AD2A" w14:textId="189AA33E" w:rsidR="000760DD" w:rsidRPr="00931F9D" w:rsidDel="00EC2424" w:rsidRDefault="000760DD" w:rsidP="00931F9D">
            <w:pPr>
              <w:spacing w:after="120"/>
              <w:rPr>
                <w:del w:id="7021" w:author="bmooney" w:date="2011-06-14T14:14:00Z"/>
                <w:sz w:val="20"/>
              </w:rPr>
            </w:pPr>
            <w:del w:id="7022" w:author="bmooney" w:date="2011-06-14T14:14:00Z">
              <w:r w:rsidRPr="00931F9D" w:rsidDel="00EC2424">
                <w:rPr>
                  <w:sz w:val="20"/>
                </w:rPr>
                <w:delText>tblRequisitionAddress.AddressFax for the tblRequisitionAddress entry for the address type Report To and the requisition Role Type Pathology.</w:delText>
              </w:r>
            </w:del>
          </w:p>
        </w:tc>
        <w:tc>
          <w:tcPr>
            <w:tcW w:w="1530" w:type="dxa"/>
            <w:tcPrChange w:id="7023" w:author="bmooney" w:date="2011-04-11T12:51:00Z">
              <w:tcPr>
                <w:tcW w:w="3420" w:type="dxa"/>
              </w:tcPr>
            </w:tcPrChange>
          </w:tcPr>
          <w:p w14:paraId="530AE380" w14:textId="50CC5829" w:rsidR="000760DD" w:rsidRPr="00931F9D" w:rsidDel="00EC2424" w:rsidRDefault="000760DD" w:rsidP="00931F9D">
            <w:pPr>
              <w:spacing w:after="120"/>
              <w:rPr>
                <w:del w:id="7024" w:author="bmooney" w:date="2011-06-14T14:14:00Z"/>
                <w:sz w:val="20"/>
              </w:rPr>
            </w:pPr>
          </w:p>
        </w:tc>
      </w:tr>
      <w:tr w:rsidR="000760DD" w:rsidRPr="00931F9D" w:rsidDel="005036CF" w14:paraId="16E4AD31" w14:textId="145C91AB" w:rsidTr="005137E6">
        <w:trPr>
          <w:cantSplit/>
          <w:tblHeader/>
          <w:del w:id="7025" w:author="bmooney" w:date="2011-04-11T13:17:00Z"/>
          <w:trPrChange w:id="7026" w:author="bmooney" w:date="2011-04-11T12:51:00Z">
            <w:trPr>
              <w:cantSplit/>
              <w:tblHeader/>
            </w:trPr>
          </w:trPrChange>
        </w:trPr>
        <w:tc>
          <w:tcPr>
            <w:tcW w:w="630" w:type="dxa"/>
            <w:tcPrChange w:id="7027" w:author="bmooney" w:date="2011-04-11T12:51:00Z">
              <w:tcPr>
                <w:tcW w:w="630" w:type="dxa"/>
              </w:tcPr>
            </w:tcPrChange>
          </w:tcPr>
          <w:p w14:paraId="16E4AD2C" w14:textId="74A3441E" w:rsidR="000760DD" w:rsidRPr="00931F9D" w:rsidDel="005036CF" w:rsidRDefault="000760DD" w:rsidP="002D2B21">
            <w:pPr>
              <w:spacing w:after="120"/>
              <w:rPr>
                <w:del w:id="7028" w:author="bmooney" w:date="2011-04-11T13:17:00Z"/>
                <w:sz w:val="20"/>
              </w:rPr>
            </w:pPr>
            <w:del w:id="7029" w:author="bmooney" w:date="2011-04-11T13:17:00Z">
              <w:r w:rsidRPr="00931F9D" w:rsidDel="005036CF">
                <w:rPr>
                  <w:sz w:val="20"/>
                </w:rPr>
                <w:delText>977</w:delText>
              </w:r>
            </w:del>
          </w:p>
        </w:tc>
        <w:tc>
          <w:tcPr>
            <w:tcW w:w="1890" w:type="dxa"/>
            <w:tcPrChange w:id="7030" w:author="bmooney" w:date="2011-04-11T12:51:00Z">
              <w:tcPr>
                <w:tcW w:w="1890" w:type="dxa"/>
              </w:tcPr>
            </w:tcPrChange>
          </w:tcPr>
          <w:p w14:paraId="16E4AD2D" w14:textId="63457735" w:rsidR="000760DD" w:rsidRPr="00931F9D" w:rsidDel="005036CF" w:rsidRDefault="000760DD" w:rsidP="00931F9D">
            <w:pPr>
              <w:spacing w:after="120"/>
              <w:rPr>
                <w:del w:id="7031" w:author="bmooney" w:date="2011-04-11T13:17:00Z"/>
                <w:sz w:val="20"/>
              </w:rPr>
            </w:pPr>
            <w:del w:id="7032" w:author="bmooney" w:date="2011-04-11T13:17:00Z">
              <w:r w:rsidRPr="00931F9D" w:rsidDel="005036CF">
                <w:rPr>
                  <w:sz w:val="20"/>
                </w:rPr>
                <w:delText>Specimen. Primaries</w:delText>
              </w:r>
            </w:del>
          </w:p>
        </w:tc>
        <w:tc>
          <w:tcPr>
            <w:tcW w:w="1620" w:type="dxa"/>
            <w:tcPrChange w:id="7033" w:author="bmooney" w:date="2011-04-11T12:51:00Z">
              <w:tcPr>
                <w:tcW w:w="1620" w:type="dxa"/>
              </w:tcPr>
            </w:tcPrChange>
          </w:tcPr>
          <w:p w14:paraId="16E4AD2E" w14:textId="0D44DFF4" w:rsidR="000760DD" w:rsidRPr="00931F9D" w:rsidDel="005036CF" w:rsidRDefault="000760DD" w:rsidP="00931F9D">
            <w:pPr>
              <w:spacing w:after="120"/>
              <w:rPr>
                <w:del w:id="7034" w:author="bmooney" w:date="2011-04-11T13:17:00Z"/>
                <w:sz w:val="20"/>
              </w:rPr>
            </w:pPr>
            <w:del w:id="7035" w:author="bmooney" w:date="2011-04-11T13:17:00Z">
              <w:r w:rsidRPr="00931F9D" w:rsidDel="005036CF">
                <w:rPr>
                  <w:sz w:val="20"/>
                </w:rPr>
                <w:delText>IX. Pathology Information</w:delText>
              </w:r>
            </w:del>
          </w:p>
        </w:tc>
        <w:tc>
          <w:tcPr>
            <w:tcW w:w="1890" w:type="dxa"/>
            <w:tcPrChange w:id="7036" w:author="bmooney" w:date="2011-04-11T12:51:00Z">
              <w:tcPr>
                <w:tcW w:w="1890" w:type="dxa"/>
              </w:tcPr>
            </w:tcPrChange>
          </w:tcPr>
          <w:p w14:paraId="16E4AD2F" w14:textId="6EF93043" w:rsidR="000760DD" w:rsidRPr="00931F9D" w:rsidDel="005036CF" w:rsidRDefault="000760DD" w:rsidP="00931F9D">
            <w:pPr>
              <w:spacing w:after="120"/>
              <w:rPr>
                <w:del w:id="7037" w:author="bmooney" w:date="2011-04-11T13:17:00Z"/>
                <w:sz w:val="20"/>
              </w:rPr>
            </w:pPr>
            <w:del w:id="7038" w:author="bmooney" w:date="2011-04-11T13:17:00Z">
              <w:r w:rsidRPr="00931F9D" w:rsidDel="005036CF">
                <w:rPr>
                  <w:sz w:val="20"/>
                </w:rPr>
                <w:delText>Multiple Primaries Yes checkbox</w:delText>
              </w:r>
            </w:del>
          </w:p>
        </w:tc>
        <w:tc>
          <w:tcPr>
            <w:tcW w:w="1980" w:type="dxa"/>
            <w:tcPrChange w:id="7039" w:author="bmooney" w:date="2011-04-11T12:51:00Z">
              <w:tcPr>
                <w:tcW w:w="3420" w:type="dxa"/>
              </w:tcPr>
            </w:tcPrChange>
          </w:tcPr>
          <w:p w14:paraId="16E4AD30" w14:textId="4355EED2" w:rsidR="000760DD" w:rsidRPr="00931F9D" w:rsidDel="005036CF" w:rsidRDefault="000760DD" w:rsidP="00931F9D">
            <w:pPr>
              <w:spacing w:after="120"/>
              <w:rPr>
                <w:del w:id="7040" w:author="bmooney" w:date="2011-04-11T13:17:00Z"/>
                <w:sz w:val="20"/>
              </w:rPr>
            </w:pPr>
            <w:del w:id="7041" w:author="bmooney" w:date="2011-04-11T13:17:00Z">
              <w:r w:rsidRPr="00931F9D" w:rsidDel="005036CF">
                <w:rPr>
                  <w:sz w:val="20"/>
                </w:rPr>
                <w:delText>Checked if tblSpecimen.PrimariesEnumID indicates Yes.</w:delText>
              </w:r>
            </w:del>
          </w:p>
        </w:tc>
        <w:tc>
          <w:tcPr>
            <w:tcW w:w="1530" w:type="dxa"/>
            <w:tcPrChange w:id="7042" w:author="bmooney" w:date="2011-04-11T12:51:00Z">
              <w:tcPr>
                <w:tcW w:w="3420" w:type="dxa"/>
              </w:tcPr>
            </w:tcPrChange>
          </w:tcPr>
          <w:p w14:paraId="54011C65" w14:textId="6CA86CA3" w:rsidR="000760DD" w:rsidRPr="00931F9D" w:rsidDel="005036CF" w:rsidRDefault="000760DD" w:rsidP="00931F9D">
            <w:pPr>
              <w:spacing w:after="120"/>
              <w:rPr>
                <w:del w:id="7043" w:author="bmooney" w:date="2011-04-11T13:17:00Z"/>
                <w:sz w:val="20"/>
              </w:rPr>
            </w:pPr>
          </w:p>
        </w:tc>
      </w:tr>
      <w:tr w:rsidR="000760DD" w:rsidRPr="00931F9D" w:rsidDel="005036CF" w14:paraId="16E4AD37" w14:textId="1E628D9E" w:rsidTr="005137E6">
        <w:trPr>
          <w:cantSplit/>
          <w:tblHeader/>
          <w:del w:id="7044" w:author="bmooney" w:date="2011-04-11T13:17:00Z"/>
          <w:trPrChange w:id="7045" w:author="bmooney" w:date="2011-04-11T12:51:00Z">
            <w:trPr>
              <w:cantSplit/>
              <w:tblHeader/>
            </w:trPr>
          </w:trPrChange>
        </w:trPr>
        <w:tc>
          <w:tcPr>
            <w:tcW w:w="630" w:type="dxa"/>
            <w:tcPrChange w:id="7046" w:author="bmooney" w:date="2011-04-11T12:51:00Z">
              <w:tcPr>
                <w:tcW w:w="630" w:type="dxa"/>
              </w:tcPr>
            </w:tcPrChange>
          </w:tcPr>
          <w:p w14:paraId="16E4AD32" w14:textId="2C53314A" w:rsidR="000760DD" w:rsidRPr="00931F9D" w:rsidDel="005036CF" w:rsidRDefault="000760DD" w:rsidP="002D2B21">
            <w:pPr>
              <w:spacing w:after="120"/>
              <w:rPr>
                <w:del w:id="7047" w:author="bmooney" w:date="2011-04-11T13:17:00Z"/>
                <w:sz w:val="20"/>
              </w:rPr>
            </w:pPr>
            <w:del w:id="7048" w:author="bmooney" w:date="2011-04-11T13:17:00Z">
              <w:r w:rsidRPr="00931F9D" w:rsidDel="005036CF">
                <w:rPr>
                  <w:sz w:val="20"/>
                </w:rPr>
                <w:delText>978</w:delText>
              </w:r>
            </w:del>
          </w:p>
        </w:tc>
        <w:tc>
          <w:tcPr>
            <w:tcW w:w="1890" w:type="dxa"/>
            <w:tcPrChange w:id="7049" w:author="bmooney" w:date="2011-04-11T12:51:00Z">
              <w:tcPr>
                <w:tcW w:w="1890" w:type="dxa"/>
              </w:tcPr>
            </w:tcPrChange>
          </w:tcPr>
          <w:p w14:paraId="16E4AD33" w14:textId="44729C7D" w:rsidR="000760DD" w:rsidRPr="00931F9D" w:rsidDel="005036CF" w:rsidRDefault="000760DD" w:rsidP="00931F9D">
            <w:pPr>
              <w:spacing w:after="120"/>
              <w:rPr>
                <w:del w:id="7050" w:author="bmooney" w:date="2011-04-11T13:17:00Z"/>
                <w:sz w:val="20"/>
              </w:rPr>
            </w:pPr>
            <w:del w:id="7051" w:author="bmooney" w:date="2011-04-11T13:17:00Z">
              <w:r w:rsidRPr="00931F9D" w:rsidDel="005036CF">
                <w:rPr>
                  <w:sz w:val="20"/>
                </w:rPr>
                <w:delText>Specimen. Primaries</w:delText>
              </w:r>
            </w:del>
          </w:p>
        </w:tc>
        <w:tc>
          <w:tcPr>
            <w:tcW w:w="1620" w:type="dxa"/>
            <w:tcPrChange w:id="7052" w:author="bmooney" w:date="2011-04-11T12:51:00Z">
              <w:tcPr>
                <w:tcW w:w="1620" w:type="dxa"/>
              </w:tcPr>
            </w:tcPrChange>
          </w:tcPr>
          <w:p w14:paraId="16E4AD34" w14:textId="6338188B" w:rsidR="000760DD" w:rsidRPr="00931F9D" w:rsidDel="005036CF" w:rsidRDefault="000760DD" w:rsidP="00931F9D">
            <w:pPr>
              <w:spacing w:after="120"/>
              <w:rPr>
                <w:del w:id="7053" w:author="bmooney" w:date="2011-04-11T13:17:00Z"/>
                <w:sz w:val="20"/>
              </w:rPr>
            </w:pPr>
            <w:del w:id="7054" w:author="bmooney" w:date="2011-04-11T13:17:00Z">
              <w:r w:rsidRPr="00931F9D" w:rsidDel="005036CF">
                <w:rPr>
                  <w:sz w:val="20"/>
                </w:rPr>
                <w:delText>IX. Pathology Information</w:delText>
              </w:r>
            </w:del>
          </w:p>
        </w:tc>
        <w:tc>
          <w:tcPr>
            <w:tcW w:w="1890" w:type="dxa"/>
            <w:tcPrChange w:id="7055" w:author="bmooney" w:date="2011-04-11T12:51:00Z">
              <w:tcPr>
                <w:tcW w:w="1890" w:type="dxa"/>
              </w:tcPr>
            </w:tcPrChange>
          </w:tcPr>
          <w:p w14:paraId="16E4AD35" w14:textId="31932465" w:rsidR="000760DD" w:rsidRPr="00931F9D" w:rsidDel="005036CF" w:rsidRDefault="000760DD" w:rsidP="00931F9D">
            <w:pPr>
              <w:spacing w:after="120"/>
              <w:rPr>
                <w:del w:id="7056" w:author="bmooney" w:date="2011-04-11T13:17:00Z"/>
                <w:sz w:val="20"/>
              </w:rPr>
            </w:pPr>
            <w:del w:id="7057" w:author="bmooney" w:date="2011-04-11T13:17:00Z">
              <w:r w:rsidRPr="00931F9D" w:rsidDel="005036CF">
                <w:rPr>
                  <w:sz w:val="20"/>
                </w:rPr>
                <w:delText>Multiple Primaries No checkbox</w:delText>
              </w:r>
            </w:del>
          </w:p>
        </w:tc>
        <w:tc>
          <w:tcPr>
            <w:tcW w:w="1980" w:type="dxa"/>
            <w:tcPrChange w:id="7058" w:author="bmooney" w:date="2011-04-11T12:51:00Z">
              <w:tcPr>
                <w:tcW w:w="3420" w:type="dxa"/>
              </w:tcPr>
            </w:tcPrChange>
          </w:tcPr>
          <w:p w14:paraId="16E4AD36" w14:textId="03BE1AE1" w:rsidR="000760DD" w:rsidRPr="00931F9D" w:rsidDel="005036CF" w:rsidRDefault="000760DD" w:rsidP="00931F9D">
            <w:pPr>
              <w:spacing w:after="120"/>
              <w:rPr>
                <w:del w:id="7059" w:author="bmooney" w:date="2011-04-11T13:17:00Z"/>
                <w:sz w:val="20"/>
              </w:rPr>
            </w:pPr>
            <w:del w:id="7060" w:author="bmooney" w:date="2011-04-11T13:17:00Z">
              <w:r w:rsidRPr="00931F9D" w:rsidDel="005036CF">
                <w:rPr>
                  <w:sz w:val="20"/>
                </w:rPr>
                <w:delText>Checked if tblSpecimen.PrimariesEnumID indicates No.</w:delText>
              </w:r>
            </w:del>
          </w:p>
        </w:tc>
        <w:tc>
          <w:tcPr>
            <w:tcW w:w="1530" w:type="dxa"/>
            <w:tcPrChange w:id="7061" w:author="bmooney" w:date="2011-04-11T12:51:00Z">
              <w:tcPr>
                <w:tcW w:w="3420" w:type="dxa"/>
              </w:tcPr>
            </w:tcPrChange>
          </w:tcPr>
          <w:p w14:paraId="4558C56D" w14:textId="0CE3E8B1" w:rsidR="000760DD" w:rsidRPr="00931F9D" w:rsidDel="005036CF" w:rsidRDefault="000760DD" w:rsidP="00931F9D">
            <w:pPr>
              <w:spacing w:after="120"/>
              <w:rPr>
                <w:del w:id="7062" w:author="bmooney" w:date="2011-04-11T13:17:00Z"/>
                <w:sz w:val="20"/>
              </w:rPr>
            </w:pPr>
          </w:p>
        </w:tc>
      </w:tr>
      <w:tr w:rsidR="000760DD" w:rsidRPr="00931F9D" w:rsidDel="00EC2424" w14:paraId="16E4AD3D" w14:textId="36B90866" w:rsidTr="005137E6">
        <w:trPr>
          <w:cantSplit/>
          <w:tblHeader/>
          <w:del w:id="7063" w:author="bmooney" w:date="2011-06-14T14:14:00Z"/>
          <w:trPrChange w:id="7064" w:author="bmooney" w:date="2011-04-11T12:51:00Z">
            <w:trPr>
              <w:cantSplit/>
              <w:tblHeader/>
            </w:trPr>
          </w:trPrChange>
        </w:trPr>
        <w:tc>
          <w:tcPr>
            <w:tcW w:w="630" w:type="dxa"/>
            <w:tcPrChange w:id="7065" w:author="bmooney" w:date="2011-04-11T12:51:00Z">
              <w:tcPr>
                <w:tcW w:w="630" w:type="dxa"/>
              </w:tcPr>
            </w:tcPrChange>
          </w:tcPr>
          <w:p w14:paraId="16E4AD38" w14:textId="37FE5E0A" w:rsidR="000760DD" w:rsidRPr="00931F9D" w:rsidDel="00EC2424" w:rsidRDefault="000760DD" w:rsidP="002D2B21">
            <w:pPr>
              <w:spacing w:after="120"/>
              <w:rPr>
                <w:del w:id="7066" w:author="bmooney" w:date="2011-06-14T14:14:00Z"/>
                <w:sz w:val="20"/>
              </w:rPr>
            </w:pPr>
            <w:del w:id="7067" w:author="bmooney" w:date="2011-06-14T14:14:00Z">
              <w:r w:rsidRPr="00931F9D" w:rsidDel="00EC2424">
                <w:rPr>
                  <w:sz w:val="20"/>
                </w:rPr>
                <w:delText>979</w:delText>
              </w:r>
            </w:del>
          </w:p>
        </w:tc>
        <w:tc>
          <w:tcPr>
            <w:tcW w:w="1890" w:type="dxa"/>
            <w:tcPrChange w:id="7068" w:author="bmooney" w:date="2011-04-11T12:51:00Z">
              <w:tcPr>
                <w:tcW w:w="1890" w:type="dxa"/>
              </w:tcPr>
            </w:tcPrChange>
          </w:tcPr>
          <w:p w14:paraId="16E4AD39" w14:textId="346A743C" w:rsidR="000760DD" w:rsidRPr="00931F9D" w:rsidDel="00EC2424" w:rsidRDefault="000760DD" w:rsidP="00931F9D">
            <w:pPr>
              <w:spacing w:after="120"/>
              <w:rPr>
                <w:del w:id="7069" w:author="bmooney" w:date="2011-06-14T14:14:00Z"/>
                <w:sz w:val="20"/>
              </w:rPr>
            </w:pPr>
            <w:del w:id="7070" w:author="bmooney" w:date="2011-06-14T14:14:00Z">
              <w:r w:rsidRPr="00931F9D" w:rsidDel="00EC2424">
                <w:rPr>
                  <w:sz w:val="20"/>
                </w:rPr>
                <w:delText>Specimen.One.ID</w:delText>
              </w:r>
            </w:del>
          </w:p>
        </w:tc>
        <w:tc>
          <w:tcPr>
            <w:tcW w:w="1620" w:type="dxa"/>
            <w:tcPrChange w:id="7071" w:author="bmooney" w:date="2011-04-11T12:51:00Z">
              <w:tcPr>
                <w:tcW w:w="1620" w:type="dxa"/>
              </w:tcPr>
            </w:tcPrChange>
          </w:tcPr>
          <w:p w14:paraId="16E4AD3A" w14:textId="65F4BE14" w:rsidR="000760DD" w:rsidRPr="00931F9D" w:rsidDel="00EC2424" w:rsidRDefault="000760DD" w:rsidP="00931F9D">
            <w:pPr>
              <w:spacing w:after="120"/>
              <w:rPr>
                <w:del w:id="7072" w:author="bmooney" w:date="2011-06-14T14:14:00Z"/>
                <w:sz w:val="20"/>
              </w:rPr>
            </w:pPr>
            <w:del w:id="7073" w:author="bmooney" w:date="2011-06-14T14:14:00Z">
              <w:r w:rsidRPr="00931F9D" w:rsidDel="00EC2424">
                <w:rPr>
                  <w:sz w:val="20"/>
                </w:rPr>
                <w:delText>I</w:delText>
              </w:r>
            </w:del>
            <w:del w:id="7074" w:author="bmooney" w:date="2011-04-11T13:19:00Z">
              <w:r w:rsidRPr="00931F9D" w:rsidDel="005036CF">
                <w:rPr>
                  <w:sz w:val="20"/>
                </w:rPr>
                <w:delText>X. Pathology Information</w:delText>
              </w:r>
            </w:del>
          </w:p>
        </w:tc>
        <w:tc>
          <w:tcPr>
            <w:tcW w:w="1890" w:type="dxa"/>
            <w:tcPrChange w:id="7075" w:author="bmooney" w:date="2011-04-11T12:51:00Z">
              <w:tcPr>
                <w:tcW w:w="1890" w:type="dxa"/>
              </w:tcPr>
            </w:tcPrChange>
          </w:tcPr>
          <w:p w14:paraId="16E4AD3B" w14:textId="792CE9D1" w:rsidR="000760DD" w:rsidRPr="00931F9D" w:rsidDel="00EC2424" w:rsidRDefault="000760DD" w:rsidP="00931F9D">
            <w:pPr>
              <w:spacing w:after="120"/>
              <w:rPr>
                <w:del w:id="7076" w:author="bmooney" w:date="2011-06-14T14:14:00Z"/>
                <w:sz w:val="20"/>
              </w:rPr>
            </w:pPr>
            <w:del w:id="7077" w:author="bmooney" w:date="2011-06-14T14:14:00Z">
              <w:r w:rsidRPr="00931F9D" w:rsidDel="00EC2424">
                <w:rPr>
                  <w:sz w:val="20"/>
                </w:rPr>
                <w:delText>Specimen ID 1</w:delText>
              </w:r>
            </w:del>
          </w:p>
        </w:tc>
        <w:tc>
          <w:tcPr>
            <w:tcW w:w="1980" w:type="dxa"/>
            <w:tcPrChange w:id="7078" w:author="bmooney" w:date="2011-04-11T12:51:00Z">
              <w:tcPr>
                <w:tcW w:w="3420" w:type="dxa"/>
              </w:tcPr>
            </w:tcPrChange>
          </w:tcPr>
          <w:p w14:paraId="16E4AD3C" w14:textId="4B12EDFD" w:rsidR="000760DD" w:rsidRPr="00931F9D" w:rsidDel="00EC2424" w:rsidRDefault="000760DD" w:rsidP="00931F9D">
            <w:pPr>
              <w:spacing w:after="120"/>
              <w:rPr>
                <w:del w:id="7079" w:author="bmooney" w:date="2011-06-14T14:14:00Z"/>
                <w:sz w:val="20"/>
              </w:rPr>
            </w:pPr>
            <w:del w:id="7080" w:author="bmooney" w:date="2011-06-14T14:14:00Z">
              <w:r w:rsidRPr="00931F9D" w:rsidDel="00EC2424">
                <w:rPr>
                  <w:sz w:val="20"/>
                </w:rPr>
                <w:delText>tblSpecimen.SpecimenNumber</w:delText>
              </w:r>
            </w:del>
          </w:p>
        </w:tc>
        <w:tc>
          <w:tcPr>
            <w:tcW w:w="1530" w:type="dxa"/>
            <w:tcPrChange w:id="7081" w:author="bmooney" w:date="2011-04-11T12:51:00Z">
              <w:tcPr>
                <w:tcW w:w="3420" w:type="dxa"/>
              </w:tcPr>
            </w:tcPrChange>
          </w:tcPr>
          <w:p w14:paraId="3E6E3609" w14:textId="413F5BFE" w:rsidR="000760DD" w:rsidRPr="00931F9D" w:rsidDel="00EC2424" w:rsidRDefault="000760DD" w:rsidP="00931F9D">
            <w:pPr>
              <w:spacing w:after="120"/>
              <w:rPr>
                <w:del w:id="7082" w:author="bmooney" w:date="2011-06-14T14:14:00Z"/>
                <w:sz w:val="20"/>
              </w:rPr>
            </w:pPr>
          </w:p>
        </w:tc>
      </w:tr>
      <w:tr w:rsidR="000760DD" w:rsidRPr="00931F9D" w:rsidDel="00EC2424" w14:paraId="16E4AD43" w14:textId="26E58ADD" w:rsidTr="005137E6">
        <w:trPr>
          <w:cantSplit/>
          <w:tblHeader/>
          <w:del w:id="7083" w:author="bmooney" w:date="2011-06-14T14:14:00Z"/>
          <w:trPrChange w:id="7084" w:author="bmooney" w:date="2011-04-11T12:51:00Z">
            <w:trPr>
              <w:cantSplit/>
              <w:tblHeader/>
            </w:trPr>
          </w:trPrChange>
        </w:trPr>
        <w:tc>
          <w:tcPr>
            <w:tcW w:w="630" w:type="dxa"/>
            <w:tcPrChange w:id="7085" w:author="bmooney" w:date="2011-04-11T12:51:00Z">
              <w:tcPr>
                <w:tcW w:w="630" w:type="dxa"/>
              </w:tcPr>
            </w:tcPrChange>
          </w:tcPr>
          <w:p w14:paraId="16E4AD3E" w14:textId="738404D2" w:rsidR="000760DD" w:rsidRPr="00931F9D" w:rsidDel="00EC2424" w:rsidRDefault="000760DD" w:rsidP="002D2B21">
            <w:pPr>
              <w:spacing w:after="120"/>
              <w:rPr>
                <w:del w:id="7086" w:author="bmooney" w:date="2011-06-14T14:14:00Z"/>
                <w:sz w:val="20"/>
              </w:rPr>
            </w:pPr>
            <w:del w:id="7087" w:author="bmooney" w:date="2011-06-14T14:14:00Z">
              <w:r w:rsidRPr="00931F9D" w:rsidDel="00EC2424">
                <w:rPr>
                  <w:sz w:val="20"/>
                </w:rPr>
                <w:delText>980</w:delText>
              </w:r>
            </w:del>
          </w:p>
        </w:tc>
        <w:tc>
          <w:tcPr>
            <w:tcW w:w="1890" w:type="dxa"/>
            <w:tcPrChange w:id="7088" w:author="bmooney" w:date="2011-04-11T12:51:00Z">
              <w:tcPr>
                <w:tcW w:w="1890" w:type="dxa"/>
              </w:tcPr>
            </w:tcPrChange>
          </w:tcPr>
          <w:p w14:paraId="16E4AD3F" w14:textId="2AB9EF57" w:rsidR="000760DD" w:rsidRPr="00931F9D" w:rsidDel="00EC2424" w:rsidRDefault="000760DD" w:rsidP="00931F9D">
            <w:pPr>
              <w:spacing w:after="120"/>
              <w:rPr>
                <w:del w:id="7089" w:author="bmooney" w:date="2011-06-14T14:14:00Z"/>
                <w:sz w:val="20"/>
              </w:rPr>
            </w:pPr>
            <w:del w:id="7090" w:author="bmooney" w:date="2011-06-14T14:14:00Z">
              <w:r w:rsidRPr="00931F9D" w:rsidDel="00EC2424">
                <w:rPr>
                  <w:sz w:val="20"/>
                </w:rPr>
                <w:delText>Specimen.Two.ID</w:delText>
              </w:r>
            </w:del>
          </w:p>
        </w:tc>
        <w:tc>
          <w:tcPr>
            <w:tcW w:w="1620" w:type="dxa"/>
            <w:tcPrChange w:id="7091" w:author="bmooney" w:date="2011-04-11T12:51:00Z">
              <w:tcPr>
                <w:tcW w:w="1620" w:type="dxa"/>
              </w:tcPr>
            </w:tcPrChange>
          </w:tcPr>
          <w:p w14:paraId="16E4AD40" w14:textId="2C059BA9" w:rsidR="000760DD" w:rsidRPr="00931F9D" w:rsidDel="00EC2424" w:rsidRDefault="000760DD" w:rsidP="00931F9D">
            <w:pPr>
              <w:spacing w:after="120"/>
              <w:rPr>
                <w:del w:id="7092" w:author="bmooney" w:date="2011-06-14T14:14:00Z"/>
                <w:sz w:val="20"/>
              </w:rPr>
            </w:pPr>
            <w:del w:id="7093" w:author="bmooney" w:date="2011-04-11T13:19:00Z">
              <w:r w:rsidRPr="00931F9D" w:rsidDel="005036CF">
                <w:rPr>
                  <w:sz w:val="20"/>
                </w:rPr>
                <w:delText>IX. Pathology Information</w:delText>
              </w:r>
            </w:del>
          </w:p>
        </w:tc>
        <w:tc>
          <w:tcPr>
            <w:tcW w:w="1890" w:type="dxa"/>
            <w:tcPrChange w:id="7094" w:author="bmooney" w:date="2011-04-11T12:51:00Z">
              <w:tcPr>
                <w:tcW w:w="1890" w:type="dxa"/>
              </w:tcPr>
            </w:tcPrChange>
          </w:tcPr>
          <w:p w14:paraId="16E4AD41" w14:textId="6E315BDD" w:rsidR="000760DD" w:rsidRPr="00931F9D" w:rsidDel="00EC2424" w:rsidRDefault="000760DD" w:rsidP="00931F9D">
            <w:pPr>
              <w:spacing w:after="120"/>
              <w:rPr>
                <w:del w:id="7095" w:author="bmooney" w:date="2011-06-14T14:14:00Z"/>
                <w:sz w:val="20"/>
              </w:rPr>
            </w:pPr>
            <w:del w:id="7096" w:author="bmooney" w:date="2011-06-14T14:14:00Z">
              <w:r w:rsidRPr="00931F9D" w:rsidDel="00EC2424">
                <w:rPr>
                  <w:sz w:val="20"/>
                </w:rPr>
                <w:delText>Specimen ID 2</w:delText>
              </w:r>
            </w:del>
          </w:p>
        </w:tc>
        <w:tc>
          <w:tcPr>
            <w:tcW w:w="1980" w:type="dxa"/>
            <w:tcPrChange w:id="7097" w:author="bmooney" w:date="2011-04-11T12:51:00Z">
              <w:tcPr>
                <w:tcW w:w="3420" w:type="dxa"/>
              </w:tcPr>
            </w:tcPrChange>
          </w:tcPr>
          <w:p w14:paraId="16E4AD42" w14:textId="2958B338" w:rsidR="000760DD" w:rsidRPr="00931F9D" w:rsidDel="00EC2424" w:rsidRDefault="000760DD" w:rsidP="00931F9D">
            <w:pPr>
              <w:spacing w:after="120"/>
              <w:rPr>
                <w:del w:id="7098" w:author="bmooney" w:date="2011-06-14T14:14:00Z"/>
                <w:sz w:val="20"/>
              </w:rPr>
            </w:pPr>
            <w:del w:id="7099" w:author="bmooney" w:date="2011-06-14T14:14:00Z">
              <w:r w:rsidRPr="00931F9D" w:rsidDel="00EC2424">
                <w:rPr>
                  <w:sz w:val="20"/>
                </w:rPr>
                <w:delText>tblSpecimen.SpecimenNumber2</w:delText>
              </w:r>
            </w:del>
          </w:p>
        </w:tc>
        <w:tc>
          <w:tcPr>
            <w:tcW w:w="1530" w:type="dxa"/>
            <w:tcPrChange w:id="7100" w:author="bmooney" w:date="2011-04-11T12:51:00Z">
              <w:tcPr>
                <w:tcW w:w="3420" w:type="dxa"/>
              </w:tcPr>
            </w:tcPrChange>
          </w:tcPr>
          <w:p w14:paraId="370F7266" w14:textId="15CE5026" w:rsidR="000760DD" w:rsidRPr="00931F9D" w:rsidDel="00EC2424" w:rsidRDefault="000760DD" w:rsidP="00931F9D">
            <w:pPr>
              <w:spacing w:after="120"/>
              <w:rPr>
                <w:del w:id="7101" w:author="bmooney" w:date="2011-06-14T14:14:00Z"/>
                <w:sz w:val="20"/>
              </w:rPr>
            </w:pPr>
          </w:p>
        </w:tc>
      </w:tr>
      <w:tr w:rsidR="000760DD" w:rsidRPr="00931F9D" w:rsidDel="00EC2424" w14:paraId="16E4AD49" w14:textId="539ABF02" w:rsidTr="005137E6">
        <w:trPr>
          <w:cantSplit/>
          <w:tblHeader/>
          <w:del w:id="7102" w:author="bmooney" w:date="2011-06-14T14:14:00Z"/>
          <w:trPrChange w:id="7103" w:author="bmooney" w:date="2011-04-11T12:51:00Z">
            <w:trPr>
              <w:cantSplit/>
              <w:tblHeader/>
            </w:trPr>
          </w:trPrChange>
        </w:trPr>
        <w:tc>
          <w:tcPr>
            <w:tcW w:w="630" w:type="dxa"/>
            <w:tcPrChange w:id="7104" w:author="bmooney" w:date="2011-04-11T12:51:00Z">
              <w:tcPr>
                <w:tcW w:w="630" w:type="dxa"/>
              </w:tcPr>
            </w:tcPrChange>
          </w:tcPr>
          <w:p w14:paraId="16E4AD44" w14:textId="4F0CF795" w:rsidR="000760DD" w:rsidRPr="00931F9D" w:rsidDel="00EC2424" w:rsidRDefault="000760DD" w:rsidP="002D2B21">
            <w:pPr>
              <w:spacing w:after="120"/>
              <w:rPr>
                <w:del w:id="7105" w:author="bmooney" w:date="2011-06-14T14:14:00Z"/>
                <w:sz w:val="20"/>
              </w:rPr>
            </w:pPr>
            <w:del w:id="7106" w:author="bmooney" w:date="2011-06-14T14:14:00Z">
              <w:r w:rsidRPr="00931F9D" w:rsidDel="00EC2424">
                <w:rPr>
                  <w:sz w:val="20"/>
                </w:rPr>
                <w:delText>981</w:delText>
              </w:r>
            </w:del>
          </w:p>
        </w:tc>
        <w:tc>
          <w:tcPr>
            <w:tcW w:w="1890" w:type="dxa"/>
            <w:tcPrChange w:id="7107" w:author="bmooney" w:date="2011-04-11T12:51:00Z">
              <w:tcPr>
                <w:tcW w:w="1890" w:type="dxa"/>
              </w:tcPr>
            </w:tcPrChange>
          </w:tcPr>
          <w:p w14:paraId="16E4AD45" w14:textId="3F82EAEB" w:rsidR="000760DD" w:rsidRPr="00931F9D" w:rsidDel="00EC2424" w:rsidRDefault="000760DD" w:rsidP="00931F9D">
            <w:pPr>
              <w:spacing w:after="120"/>
              <w:rPr>
                <w:del w:id="7108" w:author="bmooney" w:date="2011-06-14T14:14:00Z"/>
                <w:sz w:val="20"/>
              </w:rPr>
            </w:pPr>
            <w:del w:id="7109" w:author="bmooney" w:date="2011-06-14T14:14:00Z">
              <w:r w:rsidRPr="00931F9D" w:rsidDel="00EC2424">
                <w:rPr>
                  <w:sz w:val="20"/>
                </w:rPr>
                <w:delText>Specimen.Three.ID</w:delText>
              </w:r>
            </w:del>
          </w:p>
        </w:tc>
        <w:tc>
          <w:tcPr>
            <w:tcW w:w="1620" w:type="dxa"/>
            <w:tcPrChange w:id="7110" w:author="bmooney" w:date="2011-04-11T12:51:00Z">
              <w:tcPr>
                <w:tcW w:w="1620" w:type="dxa"/>
              </w:tcPr>
            </w:tcPrChange>
          </w:tcPr>
          <w:p w14:paraId="16E4AD46" w14:textId="53E5ADB7" w:rsidR="000760DD" w:rsidRPr="00931F9D" w:rsidDel="00EC2424" w:rsidRDefault="000760DD" w:rsidP="00931F9D">
            <w:pPr>
              <w:spacing w:after="120"/>
              <w:rPr>
                <w:del w:id="7111" w:author="bmooney" w:date="2011-06-14T14:14:00Z"/>
                <w:sz w:val="20"/>
              </w:rPr>
            </w:pPr>
            <w:del w:id="7112" w:author="bmooney" w:date="2011-04-11T13:19:00Z">
              <w:r w:rsidRPr="00931F9D" w:rsidDel="005036CF">
                <w:rPr>
                  <w:sz w:val="20"/>
                </w:rPr>
                <w:delText>IX. Pathology Information</w:delText>
              </w:r>
            </w:del>
          </w:p>
        </w:tc>
        <w:tc>
          <w:tcPr>
            <w:tcW w:w="1890" w:type="dxa"/>
            <w:tcPrChange w:id="7113" w:author="bmooney" w:date="2011-04-11T12:51:00Z">
              <w:tcPr>
                <w:tcW w:w="1890" w:type="dxa"/>
              </w:tcPr>
            </w:tcPrChange>
          </w:tcPr>
          <w:p w14:paraId="16E4AD47" w14:textId="2D4628C3" w:rsidR="000760DD" w:rsidRPr="00931F9D" w:rsidDel="00EC2424" w:rsidRDefault="000760DD" w:rsidP="00931F9D">
            <w:pPr>
              <w:spacing w:after="120"/>
              <w:rPr>
                <w:del w:id="7114" w:author="bmooney" w:date="2011-06-14T14:14:00Z"/>
                <w:sz w:val="20"/>
              </w:rPr>
            </w:pPr>
            <w:del w:id="7115" w:author="bmooney" w:date="2011-06-14T14:14:00Z">
              <w:r w:rsidRPr="00931F9D" w:rsidDel="00EC2424">
                <w:rPr>
                  <w:sz w:val="20"/>
                </w:rPr>
                <w:delText>Specimen ID 3</w:delText>
              </w:r>
            </w:del>
          </w:p>
        </w:tc>
        <w:tc>
          <w:tcPr>
            <w:tcW w:w="1980" w:type="dxa"/>
            <w:tcPrChange w:id="7116" w:author="bmooney" w:date="2011-04-11T12:51:00Z">
              <w:tcPr>
                <w:tcW w:w="3420" w:type="dxa"/>
              </w:tcPr>
            </w:tcPrChange>
          </w:tcPr>
          <w:p w14:paraId="16E4AD48" w14:textId="77968E2A" w:rsidR="000760DD" w:rsidRPr="00931F9D" w:rsidDel="00EC2424" w:rsidRDefault="000760DD" w:rsidP="00931F9D">
            <w:pPr>
              <w:spacing w:after="120"/>
              <w:rPr>
                <w:del w:id="7117" w:author="bmooney" w:date="2011-06-14T14:14:00Z"/>
                <w:sz w:val="20"/>
              </w:rPr>
            </w:pPr>
            <w:del w:id="7118" w:author="bmooney" w:date="2011-06-14T14:14:00Z">
              <w:r w:rsidRPr="00931F9D" w:rsidDel="00EC2424">
                <w:rPr>
                  <w:sz w:val="20"/>
                </w:rPr>
                <w:delText>tblSpecimen.SpecimenNumber3</w:delText>
              </w:r>
            </w:del>
          </w:p>
        </w:tc>
        <w:tc>
          <w:tcPr>
            <w:tcW w:w="1530" w:type="dxa"/>
            <w:tcPrChange w:id="7119" w:author="bmooney" w:date="2011-04-11T12:51:00Z">
              <w:tcPr>
                <w:tcW w:w="3420" w:type="dxa"/>
              </w:tcPr>
            </w:tcPrChange>
          </w:tcPr>
          <w:p w14:paraId="4D966EB7" w14:textId="492961D3" w:rsidR="000760DD" w:rsidRPr="00931F9D" w:rsidDel="00EC2424" w:rsidRDefault="000760DD" w:rsidP="00931F9D">
            <w:pPr>
              <w:spacing w:after="120"/>
              <w:rPr>
                <w:del w:id="7120" w:author="bmooney" w:date="2011-06-14T14:14:00Z"/>
                <w:sz w:val="20"/>
              </w:rPr>
            </w:pPr>
          </w:p>
        </w:tc>
      </w:tr>
      <w:tr w:rsidR="000760DD" w:rsidRPr="00931F9D" w:rsidDel="00EC2424" w14:paraId="16E4AD4F" w14:textId="5C817FB9" w:rsidTr="005137E6">
        <w:trPr>
          <w:cantSplit/>
          <w:tblHeader/>
          <w:del w:id="7121" w:author="bmooney" w:date="2011-06-14T14:14:00Z"/>
          <w:trPrChange w:id="7122" w:author="bmooney" w:date="2011-04-11T12:51:00Z">
            <w:trPr>
              <w:cantSplit/>
              <w:tblHeader/>
            </w:trPr>
          </w:trPrChange>
        </w:trPr>
        <w:tc>
          <w:tcPr>
            <w:tcW w:w="630" w:type="dxa"/>
            <w:tcPrChange w:id="7123" w:author="bmooney" w:date="2011-04-11T12:51:00Z">
              <w:tcPr>
                <w:tcW w:w="630" w:type="dxa"/>
              </w:tcPr>
            </w:tcPrChange>
          </w:tcPr>
          <w:p w14:paraId="16E4AD4A" w14:textId="729E8405" w:rsidR="000760DD" w:rsidRPr="00931F9D" w:rsidDel="00EC2424" w:rsidRDefault="000760DD" w:rsidP="002D2B21">
            <w:pPr>
              <w:spacing w:after="120"/>
              <w:rPr>
                <w:del w:id="7124" w:author="bmooney" w:date="2011-06-14T14:14:00Z"/>
                <w:sz w:val="20"/>
              </w:rPr>
            </w:pPr>
            <w:del w:id="7125" w:author="bmooney" w:date="2011-06-14T14:14:00Z">
              <w:r w:rsidRPr="00931F9D" w:rsidDel="00EC2424">
                <w:rPr>
                  <w:sz w:val="20"/>
                </w:rPr>
                <w:delText>982</w:delText>
              </w:r>
            </w:del>
          </w:p>
        </w:tc>
        <w:tc>
          <w:tcPr>
            <w:tcW w:w="1890" w:type="dxa"/>
            <w:tcPrChange w:id="7126" w:author="bmooney" w:date="2011-04-11T12:51:00Z">
              <w:tcPr>
                <w:tcW w:w="1890" w:type="dxa"/>
              </w:tcPr>
            </w:tcPrChange>
          </w:tcPr>
          <w:p w14:paraId="16E4AD4B" w14:textId="463B9AEB" w:rsidR="000760DD" w:rsidRPr="00931F9D" w:rsidDel="00EC2424" w:rsidRDefault="000760DD" w:rsidP="00931F9D">
            <w:pPr>
              <w:spacing w:after="120"/>
              <w:rPr>
                <w:del w:id="7127" w:author="bmooney" w:date="2011-06-14T14:14:00Z"/>
                <w:sz w:val="20"/>
              </w:rPr>
            </w:pPr>
            <w:del w:id="7128" w:author="bmooney" w:date="2011-06-14T14:14:00Z">
              <w:r w:rsidRPr="00931F9D" w:rsidDel="00EC2424">
                <w:rPr>
                  <w:sz w:val="20"/>
                </w:rPr>
                <w:delText>Specimen. Four. ID</w:delText>
              </w:r>
            </w:del>
          </w:p>
        </w:tc>
        <w:tc>
          <w:tcPr>
            <w:tcW w:w="1620" w:type="dxa"/>
            <w:tcPrChange w:id="7129" w:author="bmooney" w:date="2011-04-11T12:51:00Z">
              <w:tcPr>
                <w:tcW w:w="1620" w:type="dxa"/>
              </w:tcPr>
            </w:tcPrChange>
          </w:tcPr>
          <w:p w14:paraId="16E4AD4C" w14:textId="253DB3C6" w:rsidR="000760DD" w:rsidRPr="00931F9D" w:rsidDel="00EC2424" w:rsidRDefault="000760DD" w:rsidP="00931F9D">
            <w:pPr>
              <w:spacing w:after="120"/>
              <w:rPr>
                <w:del w:id="7130" w:author="bmooney" w:date="2011-06-14T14:14:00Z"/>
                <w:sz w:val="20"/>
              </w:rPr>
            </w:pPr>
            <w:del w:id="7131" w:author="bmooney" w:date="2011-04-11T13:19:00Z">
              <w:r w:rsidRPr="00931F9D" w:rsidDel="005036CF">
                <w:rPr>
                  <w:sz w:val="20"/>
                </w:rPr>
                <w:delText>IX. Pathology Information</w:delText>
              </w:r>
            </w:del>
          </w:p>
        </w:tc>
        <w:tc>
          <w:tcPr>
            <w:tcW w:w="1890" w:type="dxa"/>
            <w:tcPrChange w:id="7132" w:author="bmooney" w:date="2011-04-11T12:51:00Z">
              <w:tcPr>
                <w:tcW w:w="1890" w:type="dxa"/>
              </w:tcPr>
            </w:tcPrChange>
          </w:tcPr>
          <w:p w14:paraId="16E4AD4D" w14:textId="4B26752A" w:rsidR="000760DD" w:rsidRPr="00931F9D" w:rsidDel="00EC2424" w:rsidRDefault="000760DD" w:rsidP="00931F9D">
            <w:pPr>
              <w:spacing w:after="120"/>
              <w:rPr>
                <w:del w:id="7133" w:author="bmooney" w:date="2011-06-14T14:14:00Z"/>
                <w:sz w:val="20"/>
              </w:rPr>
            </w:pPr>
            <w:del w:id="7134" w:author="bmooney" w:date="2011-06-14T14:14:00Z">
              <w:r w:rsidRPr="00931F9D" w:rsidDel="00EC2424">
                <w:rPr>
                  <w:sz w:val="20"/>
                </w:rPr>
                <w:delText>Specimen ID 4</w:delText>
              </w:r>
            </w:del>
          </w:p>
        </w:tc>
        <w:tc>
          <w:tcPr>
            <w:tcW w:w="1980" w:type="dxa"/>
            <w:tcPrChange w:id="7135" w:author="bmooney" w:date="2011-04-11T12:51:00Z">
              <w:tcPr>
                <w:tcW w:w="3420" w:type="dxa"/>
              </w:tcPr>
            </w:tcPrChange>
          </w:tcPr>
          <w:p w14:paraId="16E4AD4E" w14:textId="7C5D38FD" w:rsidR="000760DD" w:rsidRPr="00931F9D" w:rsidDel="00EC2424" w:rsidRDefault="000760DD" w:rsidP="00931F9D">
            <w:pPr>
              <w:spacing w:after="120"/>
              <w:rPr>
                <w:del w:id="7136" w:author="bmooney" w:date="2011-06-14T14:14:00Z"/>
                <w:sz w:val="20"/>
              </w:rPr>
            </w:pPr>
            <w:del w:id="7137" w:author="bmooney" w:date="2011-06-14T14:14:00Z">
              <w:r w:rsidRPr="00931F9D" w:rsidDel="00EC2424">
                <w:rPr>
                  <w:sz w:val="20"/>
                </w:rPr>
                <w:delText>tblSpecimen.SpecimenNumber4</w:delText>
              </w:r>
            </w:del>
          </w:p>
        </w:tc>
        <w:tc>
          <w:tcPr>
            <w:tcW w:w="1530" w:type="dxa"/>
            <w:tcPrChange w:id="7138" w:author="bmooney" w:date="2011-04-11T12:51:00Z">
              <w:tcPr>
                <w:tcW w:w="3420" w:type="dxa"/>
              </w:tcPr>
            </w:tcPrChange>
          </w:tcPr>
          <w:p w14:paraId="7DE9F90C" w14:textId="48A77D5F" w:rsidR="000760DD" w:rsidRPr="00931F9D" w:rsidDel="00EC2424" w:rsidRDefault="000760DD" w:rsidP="00931F9D">
            <w:pPr>
              <w:spacing w:after="120"/>
              <w:rPr>
                <w:del w:id="7139" w:author="bmooney" w:date="2011-06-14T14:14:00Z"/>
                <w:sz w:val="20"/>
              </w:rPr>
            </w:pPr>
          </w:p>
        </w:tc>
      </w:tr>
      <w:tr w:rsidR="000760DD" w:rsidRPr="00931F9D" w:rsidDel="00EC2424" w14:paraId="16E4AD55" w14:textId="7D84EDD6" w:rsidTr="005137E6">
        <w:trPr>
          <w:cantSplit/>
          <w:tblHeader/>
          <w:del w:id="7140" w:author="bmooney" w:date="2011-06-14T14:14:00Z"/>
          <w:trPrChange w:id="7141" w:author="bmooney" w:date="2011-04-11T12:51:00Z">
            <w:trPr>
              <w:cantSplit/>
              <w:tblHeader/>
            </w:trPr>
          </w:trPrChange>
        </w:trPr>
        <w:tc>
          <w:tcPr>
            <w:tcW w:w="630" w:type="dxa"/>
            <w:tcPrChange w:id="7142" w:author="bmooney" w:date="2011-04-11T12:51:00Z">
              <w:tcPr>
                <w:tcW w:w="630" w:type="dxa"/>
              </w:tcPr>
            </w:tcPrChange>
          </w:tcPr>
          <w:p w14:paraId="16E4AD50" w14:textId="6F0DD0B8" w:rsidR="000760DD" w:rsidRPr="00931F9D" w:rsidDel="00EC2424" w:rsidRDefault="000760DD" w:rsidP="002D2B21">
            <w:pPr>
              <w:spacing w:after="120"/>
              <w:rPr>
                <w:del w:id="7143" w:author="bmooney" w:date="2011-06-14T14:14:00Z"/>
                <w:sz w:val="20"/>
              </w:rPr>
            </w:pPr>
            <w:del w:id="7144" w:author="bmooney" w:date="2011-06-14T14:14:00Z">
              <w:r w:rsidRPr="00931F9D" w:rsidDel="00EC2424">
                <w:rPr>
                  <w:sz w:val="20"/>
                </w:rPr>
                <w:delText>983</w:delText>
              </w:r>
            </w:del>
          </w:p>
        </w:tc>
        <w:tc>
          <w:tcPr>
            <w:tcW w:w="1890" w:type="dxa"/>
            <w:tcPrChange w:id="7145" w:author="bmooney" w:date="2011-04-11T12:51:00Z">
              <w:tcPr>
                <w:tcW w:w="1890" w:type="dxa"/>
              </w:tcPr>
            </w:tcPrChange>
          </w:tcPr>
          <w:p w14:paraId="16E4AD51" w14:textId="000D0DFF" w:rsidR="000760DD" w:rsidRPr="00931F9D" w:rsidDel="00EC2424" w:rsidRDefault="000760DD" w:rsidP="00931F9D">
            <w:pPr>
              <w:spacing w:after="120"/>
              <w:rPr>
                <w:del w:id="7146" w:author="bmooney" w:date="2011-06-14T14:14:00Z"/>
                <w:sz w:val="20"/>
              </w:rPr>
            </w:pPr>
            <w:del w:id="7147" w:author="bmooney" w:date="2011-06-14T14:14:00Z">
              <w:r w:rsidRPr="00931F9D" w:rsidDel="00EC2424">
                <w:rPr>
                  <w:sz w:val="20"/>
                </w:rPr>
                <w:delText>Specimen. SurgeryDate</w:delText>
              </w:r>
            </w:del>
          </w:p>
        </w:tc>
        <w:tc>
          <w:tcPr>
            <w:tcW w:w="1620" w:type="dxa"/>
            <w:tcPrChange w:id="7148" w:author="bmooney" w:date="2011-04-11T12:51:00Z">
              <w:tcPr>
                <w:tcW w:w="1620" w:type="dxa"/>
              </w:tcPr>
            </w:tcPrChange>
          </w:tcPr>
          <w:p w14:paraId="16E4AD52" w14:textId="6DF04F83" w:rsidR="000760DD" w:rsidRPr="00931F9D" w:rsidDel="00EC2424" w:rsidRDefault="000760DD" w:rsidP="00931F9D">
            <w:pPr>
              <w:spacing w:after="120"/>
              <w:rPr>
                <w:del w:id="7149" w:author="bmooney" w:date="2011-06-14T14:14:00Z"/>
                <w:sz w:val="20"/>
              </w:rPr>
            </w:pPr>
            <w:del w:id="7150" w:author="bmooney" w:date="2011-04-11T13:19:00Z">
              <w:r w:rsidRPr="00931F9D" w:rsidDel="005036CF">
                <w:rPr>
                  <w:sz w:val="20"/>
                </w:rPr>
                <w:delText>IX. Pathology Information</w:delText>
              </w:r>
            </w:del>
          </w:p>
        </w:tc>
        <w:tc>
          <w:tcPr>
            <w:tcW w:w="1890" w:type="dxa"/>
            <w:tcPrChange w:id="7151" w:author="bmooney" w:date="2011-04-11T12:51:00Z">
              <w:tcPr>
                <w:tcW w:w="1890" w:type="dxa"/>
              </w:tcPr>
            </w:tcPrChange>
          </w:tcPr>
          <w:p w14:paraId="16E4AD53" w14:textId="37273938" w:rsidR="000760DD" w:rsidRPr="00931F9D" w:rsidDel="00EC2424" w:rsidRDefault="000760DD" w:rsidP="00931F9D">
            <w:pPr>
              <w:spacing w:after="120"/>
              <w:rPr>
                <w:del w:id="7152" w:author="bmooney" w:date="2011-06-14T14:14:00Z"/>
                <w:sz w:val="20"/>
              </w:rPr>
            </w:pPr>
            <w:del w:id="7153" w:author="bmooney" w:date="2011-06-14T14:14:00Z">
              <w:r w:rsidRPr="00931F9D" w:rsidDel="00EC2424">
                <w:rPr>
                  <w:sz w:val="20"/>
                </w:rPr>
                <w:delText>Date of Surgery</w:delText>
              </w:r>
            </w:del>
          </w:p>
        </w:tc>
        <w:tc>
          <w:tcPr>
            <w:tcW w:w="1980" w:type="dxa"/>
            <w:tcPrChange w:id="7154" w:author="bmooney" w:date="2011-04-11T12:51:00Z">
              <w:tcPr>
                <w:tcW w:w="3420" w:type="dxa"/>
              </w:tcPr>
            </w:tcPrChange>
          </w:tcPr>
          <w:p w14:paraId="16E4AD54" w14:textId="76CAF115" w:rsidR="000760DD" w:rsidRPr="00931F9D" w:rsidDel="00EC2424" w:rsidRDefault="000760DD" w:rsidP="00931F9D">
            <w:pPr>
              <w:spacing w:after="120"/>
              <w:rPr>
                <w:del w:id="7155" w:author="bmooney" w:date="2011-06-14T14:14:00Z"/>
                <w:sz w:val="20"/>
              </w:rPr>
            </w:pPr>
            <w:del w:id="7156" w:author="bmooney" w:date="2011-06-14T14:14:00Z">
              <w:r w:rsidRPr="00931F9D" w:rsidDel="00EC2424">
                <w:rPr>
                  <w:sz w:val="20"/>
                </w:rPr>
                <w:delText>tblSpecimen.SurgeryDate</w:delText>
              </w:r>
            </w:del>
          </w:p>
        </w:tc>
        <w:tc>
          <w:tcPr>
            <w:tcW w:w="1530" w:type="dxa"/>
            <w:tcPrChange w:id="7157" w:author="bmooney" w:date="2011-04-11T12:51:00Z">
              <w:tcPr>
                <w:tcW w:w="3420" w:type="dxa"/>
              </w:tcPr>
            </w:tcPrChange>
          </w:tcPr>
          <w:p w14:paraId="0003DDB4" w14:textId="3C149AD7" w:rsidR="000760DD" w:rsidRPr="00931F9D" w:rsidDel="00EC2424" w:rsidRDefault="000760DD" w:rsidP="00931F9D">
            <w:pPr>
              <w:spacing w:after="120"/>
              <w:rPr>
                <w:del w:id="7158" w:author="bmooney" w:date="2011-06-14T14:14:00Z"/>
                <w:sz w:val="20"/>
              </w:rPr>
            </w:pPr>
          </w:p>
        </w:tc>
      </w:tr>
      <w:tr w:rsidR="000760DD" w:rsidRPr="00931F9D" w:rsidDel="00EC2424" w14:paraId="16E4AD5B" w14:textId="522B4C28" w:rsidTr="005137E6">
        <w:trPr>
          <w:cantSplit/>
          <w:tblHeader/>
          <w:del w:id="7159" w:author="bmooney" w:date="2011-06-14T14:14:00Z"/>
          <w:trPrChange w:id="7160" w:author="bmooney" w:date="2011-04-11T12:51:00Z">
            <w:trPr>
              <w:cantSplit/>
              <w:tblHeader/>
            </w:trPr>
          </w:trPrChange>
        </w:trPr>
        <w:tc>
          <w:tcPr>
            <w:tcW w:w="630" w:type="dxa"/>
            <w:tcPrChange w:id="7161" w:author="bmooney" w:date="2011-04-11T12:51:00Z">
              <w:tcPr>
                <w:tcW w:w="630" w:type="dxa"/>
              </w:tcPr>
            </w:tcPrChange>
          </w:tcPr>
          <w:p w14:paraId="16E4AD56" w14:textId="6FA532BC" w:rsidR="000760DD" w:rsidRPr="00931F9D" w:rsidDel="00EC2424" w:rsidRDefault="000760DD" w:rsidP="002D2B21">
            <w:pPr>
              <w:spacing w:after="120"/>
              <w:rPr>
                <w:del w:id="7162" w:author="bmooney" w:date="2011-06-14T14:14:00Z"/>
                <w:sz w:val="20"/>
              </w:rPr>
            </w:pPr>
            <w:del w:id="7163" w:author="bmooney" w:date="2011-06-14T14:14:00Z">
              <w:r w:rsidRPr="00931F9D" w:rsidDel="00EC2424">
                <w:rPr>
                  <w:sz w:val="20"/>
                </w:rPr>
                <w:delText>984</w:delText>
              </w:r>
            </w:del>
          </w:p>
        </w:tc>
        <w:tc>
          <w:tcPr>
            <w:tcW w:w="1890" w:type="dxa"/>
            <w:tcPrChange w:id="7164" w:author="bmooney" w:date="2011-04-11T12:51:00Z">
              <w:tcPr>
                <w:tcW w:w="1890" w:type="dxa"/>
              </w:tcPr>
            </w:tcPrChange>
          </w:tcPr>
          <w:p w14:paraId="16E4AD57" w14:textId="2F984A36" w:rsidR="000760DD" w:rsidRPr="00931F9D" w:rsidDel="00EC2424" w:rsidRDefault="000760DD" w:rsidP="00931F9D">
            <w:pPr>
              <w:spacing w:after="120"/>
              <w:rPr>
                <w:del w:id="7165" w:author="bmooney" w:date="2011-06-14T14:14:00Z"/>
                <w:sz w:val="20"/>
              </w:rPr>
            </w:pPr>
            <w:del w:id="7166" w:author="bmooney" w:date="2011-06-14T14:14:00Z">
              <w:r w:rsidRPr="00931F9D" w:rsidDel="00EC2424">
                <w:rPr>
                  <w:sz w:val="20"/>
                </w:rPr>
                <w:delText>Specimen. BlockArchiveRetrievalDate</w:delText>
              </w:r>
            </w:del>
          </w:p>
        </w:tc>
        <w:tc>
          <w:tcPr>
            <w:tcW w:w="1620" w:type="dxa"/>
            <w:tcPrChange w:id="7167" w:author="bmooney" w:date="2011-04-11T12:51:00Z">
              <w:tcPr>
                <w:tcW w:w="1620" w:type="dxa"/>
              </w:tcPr>
            </w:tcPrChange>
          </w:tcPr>
          <w:p w14:paraId="16E4AD58" w14:textId="649DF4BD" w:rsidR="000760DD" w:rsidRPr="00931F9D" w:rsidDel="00EC2424" w:rsidRDefault="000760DD" w:rsidP="00931F9D">
            <w:pPr>
              <w:spacing w:after="120"/>
              <w:rPr>
                <w:del w:id="7168" w:author="bmooney" w:date="2011-06-14T14:14:00Z"/>
                <w:sz w:val="20"/>
              </w:rPr>
            </w:pPr>
            <w:del w:id="7169" w:author="bmooney" w:date="2011-04-11T13:19:00Z">
              <w:r w:rsidRPr="00931F9D" w:rsidDel="005036CF">
                <w:rPr>
                  <w:sz w:val="20"/>
                </w:rPr>
                <w:delText>IX. Pathology Information</w:delText>
              </w:r>
            </w:del>
          </w:p>
        </w:tc>
        <w:tc>
          <w:tcPr>
            <w:tcW w:w="1890" w:type="dxa"/>
            <w:tcPrChange w:id="7170" w:author="bmooney" w:date="2011-04-11T12:51:00Z">
              <w:tcPr>
                <w:tcW w:w="1890" w:type="dxa"/>
              </w:tcPr>
            </w:tcPrChange>
          </w:tcPr>
          <w:p w14:paraId="16E4AD59" w14:textId="3F2F3370" w:rsidR="000760DD" w:rsidRPr="00931F9D" w:rsidDel="00EC2424" w:rsidRDefault="000760DD" w:rsidP="00931F9D">
            <w:pPr>
              <w:spacing w:after="120"/>
              <w:rPr>
                <w:del w:id="7171" w:author="bmooney" w:date="2011-06-14T14:14:00Z"/>
                <w:sz w:val="20"/>
              </w:rPr>
            </w:pPr>
            <w:del w:id="7172" w:author="bmooney" w:date="2011-06-14T14:14:00Z">
              <w:r w:rsidRPr="00931F9D" w:rsidDel="00EC2424">
                <w:rPr>
                  <w:sz w:val="20"/>
                </w:rPr>
                <w:delText>Date Block Pulled From Archive</w:delText>
              </w:r>
            </w:del>
          </w:p>
        </w:tc>
        <w:tc>
          <w:tcPr>
            <w:tcW w:w="1980" w:type="dxa"/>
            <w:tcPrChange w:id="7173" w:author="bmooney" w:date="2011-04-11T12:51:00Z">
              <w:tcPr>
                <w:tcW w:w="3420" w:type="dxa"/>
              </w:tcPr>
            </w:tcPrChange>
          </w:tcPr>
          <w:p w14:paraId="16E4AD5A" w14:textId="10D52CD4" w:rsidR="000760DD" w:rsidRPr="00931F9D" w:rsidDel="00EC2424" w:rsidRDefault="000760DD" w:rsidP="00931F9D">
            <w:pPr>
              <w:spacing w:after="120"/>
              <w:rPr>
                <w:del w:id="7174" w:author="bmooney" w:date="2011-06-14T14:14:00Z"/>
                <w:sz w:val="20"/>
              </w:rPr>
            </w:pPr>
            <w:del w:id="7175" w:author="bmooney" w:date="2011-06-14T14:14:00Z">
              <w:r w:rsidRPr="00931F9D" w:rsidDel="00EC2424">
                <w:rPr>
                  <w:sz w:val="20"/>
                </w:rPr>
                <w:delText>tblSpecimen.BlockArchiveRetrievalDate</w:delText>
              </w:r>
            </w:del>
          </w:p>
        </w:tc>
        <w:tc>
          <w:tcPr>
            <w:tcW w:w="1530" w:type="dxa"/>
            <w:tcPrChange w:id="7176" w:author="bmooney" w:date="2011-04-11T12:51:00Z">
              <w:tcPr>
                <w:tcW w:w="3420" w:type="dxa"/>
              </w:tcPr>
            </w:tcPrChange>
          </w:tcPr>
          <w:p w14:paraId="1E08E38A" w14:textId="7FAE060E" w:rsidR="000760DD" w:rsidRPr="00931F9D" w:rsidDel="00EC2424" w:rsidRDefault="000760DD" w:rsidP="00931F9D">
            <w:pPr>
              <w:spacing w:after="120"/>
              <w:rPr>
                <w:del w:id="7177" w:author="bmooney" w:date="2011-06-14T14:14:00Z"/>
                <w:sz w:val="20"/>
              </w:rPr>
            </w:pPr>
          </w:p>
        </w:tc>
      </w:tr>
      <w:tr w:rsidR="000760DD" w:rsidRPr="00931F9D" w:rsidDel="00EC2424" w14:paraId="16E4AD61" w14:textId="4E579197" w:rsidTr="005137E6">
        <w:trPr>
          <w:cantSplit/>
          <w:tblHeader/>
          <w:del w:id="7178" w:author="bmooney" w:date="2011-06-14T14:14:00Z"/>
          <w:trPrChange w:id="7179" w:author="bmooney" w:date="2011-04-11T12:51:00Z">
            <w:trPr>
              <w:cantSplit/>
              <w:tblHeader/>
            </w:trPr>
          </w:trPrChange>
        </w:trPr>
        <w:tc>
          <w:tcPr>
            <w:tcW w:w="630" w:type="dxa"/>
            <w:tcPrChange w:id="7180" w:author="bmooney" w:date="2011-04-11T12:51:00Z">
              <w:tcPr>
                <w:tcW w:w="630" w:type="dxa"/>
              </w:tcPr>
            </w:tcPrChange>
          </w:tcPr>
          <w:p w14:paraId="16E4AD5C" w14:textId="62158B26" w:rsidR="000760DD" w:rsidRPr="00931F9D" w:rsidDel="00EC2424" w:rsidRDefault="000760DD" w:rsidP="002D2B21">
            <w:pPr>
              <w:spacing w:after="120"/>
              <w:rPr>
                <w:del w:id="7181" w:author="bmooney" w:date="2011-06-14T14:14:00Z"/>
                <w:sz w:val="20"/>
              </w:rPr>
            </w:pPr>
            <w:del w:id="7182" w:author="bmooney" w:date="2011-06-14T14:14:00Z">
              <w:r w:rsidRPr="00931F9D" w:rsidDel="00EC2424">
                <w:rPr>
                  <w:sz w:val="20"/>
                </w:rPr>
                <w:delText>985</w:delText>
              </w:r>
            </w:del>
          </w:p>
        </w:tc>
        <w:tc>
          <w:tcPr>
            <w:tcW w:w="1890" w:type="dxa"/>
            <w:tcPrChange w:id="7183" w:author="bmooney" w:date="2011-04-11T12:51:00Z">
              <w:tcPr>
                <w:tcW w:w="1890" w:type="dxa"/>
              </w:tcPr>
            </w:tcPrChange>
          </w:tcPr>
          <w:p w14:paraId="16E4AD5D" w14:textId="6F880ADE" w:rsidR="000760DD" w:rsidRPr="00931F9D" w:rsidDel="00EC2424" w:rsidRDefault="000760DD" w:rsidP="00931F9D">
            <w:pPr>
              <w:spacing w:after="120"/>
              <w:rPr>
                <w:del w:id="7184" w:author="bmooney" w:date="2011-06-14T14:14:00Z"/>
                <w:sz w:val="20"/>
              </w:rPr>
            </w:pPr>
            <w:del w:id="7185" w:author="bmooney" w:date="2011-06-14T14:14:00Z">
              <w:r w:rsidRPr="00931F9D" w:rsidDel="00EC2424">
                <w:rPr>
                  <w:sz w:val="20"/>
                </w:rPr>
                <w:delText>Specimen. Return. Name</w:delText>
              </w:r>
            </w:del>
          </w:p>
        </w:tc>
        <w:tc>
          <w:tcPr>
            <w:tcW w:w="1620" w:type="dxa"/>
            <w:tcPrChange w:id="7186" w:author="bmooney" w:date="2011-04-11T12:51:00Z">
              <w:tcPr>
                <w:tcW w:w="1620" w:type="dxa"/>
              </w:tcPr>
            </w:tcPrChange>
          </w:tcPr>
          <w:p w14:paraId="16E4AD5E" w14:textId="580D294D" w:rsidR="000760DD" w:rsidRPr="00931F9D" w:rsidDel="00EC2424" w:rsidRDefault="000760DD" w:rsidP="00931F9D">
            <w:pPr>
              <w:spacing w:after="120"/>
              <w:rPr>
                <w:del w:id="7187" w:author="bmooney" w:date="2011-06-14T14:14:00Z"/>
                <w:sz w:val="20"/>
              </w:rPr>
            </w:pPr>
            <w:del w:id="7188" w:author="bmooney" w:date="2011-04-11T13:19:00Z">
              <w:r w:rsidRPr="00931F9D" w:rsidDel="005036CF">
                <w:rPr>
                  <w:sz w:val="20"/>
                </w:rPr>
                <w:delText>IX. Pathology Information</w:delText>
              </w:r>
            </w:del>
          </w:p>
        </w:tc>
        <w:tc>
          <w:tcPr>
            <w:tcW w:w="1890" w:type="dxa"/>
            <w:tcPrChange w:id="7189" w:author="bmooney" w:date="2011-04-11T12:51:00Z">
              <w:tcPr>
                <w:tcW w:w="1890" w:type="dxa"/>
              </w:tcPr>
            </w:tcPrChange>
          </w:tcPr>
          <w:p w14:paraId="16E4AD5F" w14:textId="0BF65268" w:rsidR="000760DD" w:rsidRPr="00931F9D" w:rsidDel="00EC2424" w:rsidRDefault="000760DD" w:rsidP="00931F9D">
            <w:pPr>
              <w:spacing w:after="120"/>
              <w:rPr>
                <w:del w:id="7190" w:author="bmooney" w:date="2011-06-14T14:14:00Z"/>
                <w:sz w:val="20"/>
              </w:rPr>
            </w:pPr>
            <w:del w:id="7191" w:author="bmooney" w:date="2011-06-14T14:14:00Z">
              <w:r w:rsidRPr="00931F9D" w:rsidDel="00EC2424">
                <w:rPr>
                  <w:sz w:val="20"/>
                </w:rPr>
                <w:delText>Block Return Location</w:delText>
              </w:r>
            </w:del>
          </w:p>
        </w:tc>
        <w:tc>
          <w:tcPr>
            <w:tcW w:w="1980" w:type="dxa"/>
            <w:tcPrChange w:id="7192" w:author="bmooney" w:date="2011-04-11T12:51:00Z">
              <w:tcPr>
                <w:tcW w:w="3420" w:type="dxa"/>
              </w:tcPr>
            </w:tcPrChange>
          </w:tcPr>
          <w:p w14:paraId="16E4AD60" w14:textId="145A3A32" w:rsidR="000760DD" w:rsidRPr="00931F9D" w:rsidDel="00EC2424" w:rsidRDefault="000760DD" w:rsidP="00931F9D">
            <w:pPr>
              <w:spacing w:after="120"/>
              <w:rPr>
                <w:del w:id="7193" w:author="bmooney" w:date="2011-06-14T14:14:00Z"/>
                <w:sz w:val="20"/>
              </w:rPr>
            </w:pPr>
            <w:del w:id="7194" w:author="bmooney" w:date="2011-06-14T14:14:00Z">
              <w:r w:rsidRPr="00931F9D" w:rsidDel="00EC2424">
                <w:rPr>
                  <w:sz w:val="20"/>
                </w:rPr>
                <w:delText>tblRequisitionEntity.EntityName for the tblRequisitionEntity entry for entity type Contact and requisition role type Materials Return.</w:delText>
              </w:r>
            </w:del>
          </w:p>
        </w:tc>
        <w:tc>
          <w:tcPr>
            <w:tcW w:w="1530" w:type="dxa"/>
            <w:tcPrChange w:id="7195" w:author="bmooney" w:date="2011-04-11T12:51:00Z">
              <w:tcPr>
                <w:tcW w:w="3420" w:type="dxa"/>
              </w:tcPr>
            </w:tcPrChange>
          </w:tcPr>
          <w:p w14:paraId="6BBBC019" w14:textId="4E1D1FBE" w:rsidR="000760DD" w:rsidRPr="00931F9D" w:rsidDel="00EC2424" w:rsidRDefault="000760DD" w:rsidP="00931F9D">
            <w:pPr>
              <w:spacing w:after="120"/>
              <w:rPr>
                <w:del w:id="7196" w:author="bmooney" w:date="2011-06-14T14:14:00Z"/>
                <w:sz w:val="20"/>
              </w:rPr>
            </w:pPr>
          </w:p>
        </w:tc>
      </w:tr>
      <w:tr w:rsidR="000760DD" w:rsidRPr="00931F9D" w:rsidDel="00EC2424" w14:paraId="16E4AD67" w14:textId="6D39B835" w:rsidTr="005137E6">
        <w:trPr>
          <w:cantSplit/>
          <w:tblHeader/>
          <w:del w:id="7197" w:author="bmooney" w:date="2011-06-14T14:14:00Z"/>
          <w:trPrChange w:id="7198" w:author="bmooney" w:date="2011-04-11T12:51:00Z">
            <w:trPr>
              <w:cantSplit/>
              <w:tblHeader/>
            </w:trPr>
          </w:trPrChange>
        </w:trPr>
        <w:tc>
          <w:tcPr>
            <w:tcW w:w="630" w:type="dxa"/>
            <w:tcPrChange w:id="7199" w:author="bmooney" w:date="2011-04-11T12:51:00Z">
              <w:tcPr>
                <w:tcW w:w="630" w:type="dxa"/>
              </w:tcPr>
            </w:tcPrChange>
          </w:tcPr>
          <w:p w14:paraId="16E4AD62" w14:textId="10793855" w:rsidR="000760DD" w:rsidRPr="00931F9D" w:rsidDel="00EC2424" w:rsidRDefault="000760DD" w:rsidP="002D2B21">
            <w:pPr>
              <w:spacing w:after="120"/>
              <w:rPr>
                <w:del w:id="7200" w:author="bmooney" w:date="2011-06-14T14:14:00Z"/>
                <w:sz w:val="20"/>
              </w:rPr>
            </w:pPr>
            <w:del w:id="7201" w:author="bmooney" w:date="2011-06-14T14:14:00Z">
              <w:r w:rsidRPr="00931F9D" w:rsidDel="00EC2424">
                <w:rPr>
                  <w:sz w:val="20"/>
                </w:rPr>
                <w:delText>986</w:delText>
              </w:r>
            </w:del>
          </w:p>
        </w:tc>
        <w:tc>
          <w:tcPr>
            <w:tcW w:w="1890" w:type="dxa"/>
            <w:tcPrChange w:id="7202" w:author="bmooney" w:date="2011-04-11T12:51:00Z">
              <w:tcPr>
                <w:tcW w:w="1890" w:type="dxa"/>
              </w:tcPr>
            </w:tcPrChange>
          </w:tcPr>
          <w:p w14:paraId="16E4AD63" w14:textId="1572CCA1" w:rsidR="000760DD" w:rsidRPr="00931F9D" w:rsidDel="00EC2424" w:rsidRDefault="000760DD" w:rsidP="00931F9D">
            <w:pPr>
              <w:spacing w:after="120"/>
              <w:rPr>
                <w:del w:id="7203" w:author="bmooney" w:date="2011-06-14T14:14:00Z"/>
                <w:sz w:val="20"/>
              </w:rPr>
            </w:pPr>
            <w:del w:id="7204" w:author="bmooney" w:date="2011-06-14T14:14:00Z">
              <w:r w:rsidRPr="00931F9D" w:rsidDel="00EC2424">
                <w:rPr>
                  <w:sz w:val="20"/>
                </w:rPr>
                <w:delText>Specimen. Return. Address. Phone</w:delText>
              </w:r>
            </w:del>
          </w:p>
        </w:tc>
        <w:tc>
          <w:tcPr>
            <w:tcW w:w="1620" w:type="dxa"/>
            <w:tcPrChange w:id="7205" w:author="bmooney" w:date="2011-04-11T12:51:00Z">
              <w:tcPr>
                <w:tcW w:w="1620" w:type="dxa"/>
              </w:tcPr>
            </w:tcPrChange>
          </w:tcPr>
          <w:p w14:paraId="16E4AD64" w14:textId="10F118F0" w:rsidR="000760DD" w:rsidRPr="00931F9D" w:rsidDel="00EC2424" w:rsidRDefault="000760DD" w:rsidP="00931F9D">
            <w:pPr>
              <w:spacing w:after="120"/>
              <w:rPr>
                <w:del w:id="7206" w:author="bmooney" w:date="2011-06-14T14:14:00Z"/>
                <w:sz w:val="20"/>
              </w:rPr>
            </w:pPr>
            <w:del w:id="7207" w:author="bmooney" w:date="2011-04-11T13:19:00Z">
              <w:r w:rsidRPr="00931F9D" w:rsidDel="005036CF">
                <w:rPr>
                  <w:sz w:val="20"/>
                </w:rPr>
                <w:delText>IX. Pathology Information</w:delText>
              </w:r>
            </w:del>
          </w:p>
        </w:tc>
        <w:tc>
          <w:tcPr>
            <w:tcW w:w="1890" w:type="dxa"/>
            <w:tcPrChange w:id="7208" w:author="bmooney" w:date="2011-04-11T12:51:00Z">
              <w:tcPr>
                <w:tcW w:w="1890" w:type="dxa"/>
              </w:tcPr>
            </w:tcPrChange>
          </w:tcPr>
          <w:p w14:paraId="16E4AD65" w14:textId="0C567207" w:rsidR="000760DD" w:rsidRPr="00931F9D" w:rsidDel="00EC2424" w:rsidRDefault="000760DD" w:rsidP="00931F9D">
            <w:pPr>
              <w:spacing w:after="120"/>
              <w:rPr>
                <w:del w:id="7209" w:author="bmooney" w:date="2011-06-14T14:14:00Z"/>
                <w:sz w:val="20"/>
              </w:rPr>
            </w:pPr>
            <w:del w:id="7210" w:author="bmooney" w:date="2011-06-14T14:14:00Z">
              <w:r w:rsidRPr="00931F9D" w:rsidDel="00EC2424">
                <w:rPr>
                  <w:sz w:val="20"/>
                </w:rPr>
                <w:delText>Phone (in Block Return section)</w:delText>
              </w:r>
            </w:del>
          </w:p>
        </w:tc>
        <w:tc>
          <w:tcPr>
            <w:tcW w:w="1980" w:type="dxa"/>
            <w:tcPrChange w:id="7211" w:author="bmooney" w:date="2011-04-11T12:51:00Z">
              <w:tcPr>
                <w:tcW w:w="3420" w:type="dxa"/>
              </w:tcPr>
            </w:tcPrChange>
          </w:tcPr>
          <w:p w14:paraId="16E4AD66" w14:textId="09B851F1" w:rsidR="000760DD" w:rsidRPr="00931F9D" w:rsidDel="00EC2424" w:rsidRDefault="000760DD" w:rsidP="00931F9D">
            <w:pPr>
              <w:spacing w:after="120"/>
              <w:rPr>
                <w:del w:id="7212" w:author="bmooney" w:date="2011-06-14T14:14:00Z"/>
                <w:sz w:val="20"/>
              </w:rPr>
            </w:pPr>
            <w:del w:id="7213" w:author="bmooney" w:date="2011-06-14T14:14:00Z">
              <w:r w:rsidRPr="00931F9D" w:rsidDel="00EC2424">
                <w:rPr>
                  <w:sz w:val="20"/>
                </w:rPr>
                <w:delText>tblRequisitionAddress.AddressPhone for the tblRequisitionAddress entry for the address type Materials Return and the requisition role type Materials Return</w:delText>
              </w:r>
            </w:del>
          </w:p>
        </w:tc>
        <w:tc>
          <w:tcPr>
            <w:tcW w:w="1530" w:type="dxa"/>
            <w:tcPrChange w:id="7214" w:author="bmooney" w:date="2011-04-11T12:51:00Z">
              <w:tcPr>
                <w:tcW w:w="3420" w:type="dxa"/>
              </w:tcPr>
            </w:tcPrChange>
          </w:tcPr>
          <w:p w14:paraId="5B7AF5B0" w14:textId="5D99B821" w:rsidR="000760DD" w:rsidRPr="00931F9D" w:rsidDel="00EC2424" w:rsidRDefault="000760DD" w:rsidP="00931F9D">
            <w:pPr>
              <w:spacing w:after="120"/>
              <w:rPr>
                <w:del w:id="7215" w:author="bmooney" w:date="2011-06-14T14:14:00Z"/>
                <w:sz w:val="20"/>
              </w:rPr>
            </w:pPr>
          </w:p>
        </w:tc>
      </w:tr>
      <w:tr w:rsidR="000760DD" w:rsidRPr="00931F9D" w:rsidDel="00EC2424" w14:paraId="16E4AD6D" w14:textId="26272EC6" w:rsidTr="005137E6">
        <w:trPr>
          <w:cantSplit/>
          <w:tblHeader/>
          <w:del w:id="7216" w:author="bmooney" w:date="2011-06-14T14:14:00Z"/>
          <w:trPrChange w:id="7217" w:author="bmooney" w:date="2011-04-11T12:51:00Z">
            <w:trPr>
              <w:cantSplit/>
              <w:tblHeader/>
            </w:trPr>
          </w:trPrChange>
        </w:trPr>
        <w:tc>
          <w:tcPr>
            <w:tcW w:w="630" w:type="dxa"/>
            <w:tcPrChange w:id="7218" w:author="bmooney" w:date="2011-04-11T12:51:00Z">
              <w:tcPr>
                <w:tcW w:w="630" w:type="dxa"/>
              </w:tcPr>
            </w:tcPrChange>
          </w:tcPr>
          <w:p w14:paraId="16E4AD68" w14:textId="5A5CAA82" w:rsidR="000760DD" w:rsidRPr="00931F9D" w:rsidDel="00EC2424" w:rsidRDefault="000760DD" w:rsidP="002D2B21">
            <w:pPr>
              <w:spacing w:after="120"/>
              <w:rPr>
                <w:del w:id="7219" w:author="bmooney" w:date="2011-06-14T14:14:00Z"/>
                <w:sz w:val="20"/>
              </w:rPr>
            </w:pPr>
            <w:del w:id="7220" w:author="bmooney" w:date="2011-06-14T14:14:00Z">
              <w:r w:rsidRPr="00931F9D" w:rsidDel="00EC2424">
                <w:rPr>
                  <w:sz w:val="20"/>
                </w:rPr>
                <w:delText>FR-#</w:delText>
              </w:r>
            </w:del>
          </w:p>
        </w:tc>
        <w:tc>
          <w:tcPr>
            <w:tcW w:w="1890" w:type="dxa"/>
            <w:tcPrChange w:id="7221" w:author="bmooney" w:date="2011-04-11T12:51:00Z">
              <w:tcPr>
                <w:tcW w:w="1890" w:type="dxa"/>
              </w:tcPr>
            </w:tcPrChange>
          </w:tcPr>
          <w:p w14:paraId="16E4AD69" w14:textId="30063497" w:rsidR="000760DD" w:rsidRPr="00931F9D" w:rsidDel="00EC2424" w:rsidRDefault="000760DD" w:rsidP="002D2B21">
            <w:pPr>
              <w:spacing w:after="120"/>
              <w:rPr>
                <w:del w:id="7222" w:author="bmooney" w:date="2011-06-14T14:14:00Z"/>
                <w:sz w:val="20"/>
              </w:rPr>
            </w:pPr>
            <w:del w:id="7223" w:author="bmooney" w:date="2011-06-14T14:14:00Z">
              <w:r w:rsidRPr="00931F9D" w:rsidDel="00EC2424">
                <w:rPr>
                  <w:sz w:val="20"/>
                </w:rPr>
                <w:delText>Field name (Stacey’s spreadsheet)</w:delText>
              </w:r>
            </w:del>
          </w:p>
        </w:tc>
        <w:tc>
          <w:tcPr>
            <w:tcW w:w="1620" w:type="dxa"/>
            <w:tcPrChange w:id="7224" w:author="bmooney" w:date="2011-04-11T12:51:00Z">
              <w:tcPr>
                <w:tcW w:w="1620" w:type="dxa"/>
              </w:tcPr>
            </w:tcPrChange>
          </w:tcPr>
          <w:p w14:paraId="16E4AD6A" w14:textId="791C45E4" w:rsidR="000760DD" w:rsidRPr="00931F9D" w:rsidDel="00EC2424" w:rsidRDefault="000760DD" w:rsidP="002D2B21">
            <w:pPr>
              <w:spacing w:after="120"/>
              <w:rPr>
                <w:del w:id="7225" w:author="bmooney" w:date="2011-06-14T14:14:00Z"/>
                <w:sz w:val="20"/>
              </w:rPr>
            </w:pPr>
            <w:del w:id="7226" w:author="bmooney" w:date="2011-06-14T14:14:00Z">
              <w:r w:rsidRPr="00931F9D" w:rsidDel="00EC2424">
                <w:rPr>
                  <w:sz w:val="20"/>
                </w:rPr>
                <w:delText>Form section, v11</w:delText>
              </w:r>
            </w:del>
          </w:p>
        </w:tc>
        <w:tc>
          <w:tcPr>
            <w:tcW w:w="1890" w:type="dxa"/>
            <w:tcPrChange w:id="7227" w:author="bmooney" w:date="2011-04-11T12:51:00Z">
              <w:tcPr>
                <w:tcW w:w="1890" w:type="dxa"/>
              </w:tcPr>
            </w:tcPrChange>
          </w:tcPr>
          <w:p w14:paraId="16E4AD6B" w14:textId="4CB22F24" w:rsidR="000760DD" w:rsidRPr="00931F9D" w:rsidDel="00EC2424" w:rsidRDefault="000760DD" w:rsidP="002D2B21">
            <w:pPr>
              <w:spacing w:after="120"/>
              <w:rPr>
                <w:del w:id="7228" w:author="bmooney" w:date="2011-06-14T14:14:00Z"/>
                <w:sz w:val="20"/>
              </w:rPr>
            </w:pPr>
            <w:del w:id="7229" w:author="bmooney" w:date="2011-06-14T14:14:00Z">
              <w:r w:rsidRPr="00931F9D" w:rsidDel="00EC2424">
                <w:rPr>
                  <w:sz w:val="20"/>
                </w:rPr>
                <w:delText>Field, v11</w:delText>
              </w:r>
            </w:del>
          </w:p>
        </w:tc>
        <w:tc>
          <w:tcPr>
            <w:tcW w:w="1980" w:type="dxa"/>
            <w:tcPrChange w:id="7230" w:author="bmooney" w:date="2011-04-11T12:51:00Z">
              <w:tcPr>
                <w:tcW w:w="3420" w:type="dxa"/>
              </w:tcPr>
            </w:tcPrChange>
          </w:tcPr>
          <w:p w14:paraId="16E4AD6C" w14:textId="6AC766E5" w:rsidR="000760DD" w:rsidRPr="00931F9D" w:rsidDel="00EC2424" w:rsidRDefault="000760DD" w:rsidP="002D2B21">
            <w:pPr>
              <w:spacing w:after="120"/>
              <w:rPr>
                <w:del w:id="7231" w:author="bmooney" w:date="2011-06-14T14:14:00Z"/>
                <w:sz w:val="20"/>
              </w:rPr>
            </w:pPr>
            <w:del w:id="7232" w:author="bmooney" w:date="2011-06-14T14:14:00Z">
              <w:r w:rsidRPr="00931F9D" w:rsidDel="00EC2424">
                <w:rPr>
                  <w:sz w:val="20"/>
                </w:rPr>
                <w:delText>Source</w:delText>
              </w:r>
            </w:del>
          </w:p>
        </w:tc>
        <w:tc>
          <w:tcPr>
            <w:tcW w:w="1530" w:type="dxa"/>
            <w:tcPrChange w:id="7233" w:author="bmooney" w:date="2011-04-11T12:51:00Z">
              <w:tcPr>
                <w:tcW w:w="3420" w:type="dxa"/>
              </w:tcPr>
            </w:tcPrChange>
          </w:tcPr>
          <w:p w14:paraId="31DB43FD" w14:textId="7EC351D4" w:rsidR="000760DD" w:rsidRPr="00931F9D" w:rsidDel="00EC2424" w:rsidRDefault="000760DD" w:rsidP="002D2B21">
            <w:pPr>
              <w:spacing w:after="120"/>
              <w:rPr>
                <w:del w:id="7234" w:author="bmooney" w:date="2011-06-14T14:14:00Z"/>
                <w:sz w:val="20"/>
              </w:rPr>
            </w:pPr>
          </w:p>
        </w:tc>
      </w:tr>
      <w:tr w:rsidR="000760DD" w:rsidRPr="00931F9D" w:rsidDel="00EC2424" w14:paraId="16E4AD73" w14:textId="6C3F5E3C" w:rsidTr="005137E6">
        <w:trPr>
          <w:cantSplit/>
          <w:tblHeader/>
          <w:del w:id="7235" w:author="bmooney" w:date="2011-06-14T14:14:00Z"/>
          <w:trPrChange w:id="7236" w:author="bmooney" w:date="2011-04-11T12:51:00Z">
            <w:trPr>
              <w:cantSplit/>
              <w:tblHeader/>
            </w:trPr>
          </w:trPrChange>
        </w:trPr>
        <w:tc>
          <w:tcPr>
            <w:tcW w:w="630" w:type="dxa"/>
            <w:tcPrChange w:id="7237" w:author="bmooney" w:date="2011-04-11T12:51:00Z">
              <w:tcPr>
                <w:tcW w:w="630" w:type="dxa"/>
              </w:tcPr>
            </w:tcPrChange>
          </w:tcPr>
          <w:p w14:paraId="16E4AD6E" w14:textId="483A260A" w:rsidR="000760DD" w:rsidRPr="00931F9D" w:rsidDel="00EC2424" w:rsidRDefault="000760DD" w:rsidP="002D2B21">
            <w:pPr>
              <w:spacing w:after="120"/>
              <w:rPr>
                <w:del w:id="7238" w:author="bmooney" w:date="2011-06-14T14:14:00Z"/>
                <w:sz w:val="20"/>
              </w:rPr>
            </w:pPr>
            <w:del w:id="7239" w:author="bmooney" w:date="2011-06-14T14:14:00Z">
              <w:r w:rsidRPr="00931F9D" w:rsidDel="00EC2424">
                <w:rPr>
                  <w:sz w:val="20"/>
                </w:rPr>
                <w:delText>987</w:delText>
              </w:r>
            </w:del>
          </w:p>
        </w:tc>
        <w:tc>
          <w:tcPr>
            <w:tcW w:w="1890" w:type="dxa"/>
            <w:tcPrChange w:id="7240" w:author="bmooney" w:date="2011-04-11T12:51:00Z">
              <w:tcPr>
                <w:tcW w:w="1890" w:type="dxa"/>
              </w:tcPr>
            </w:tcPrChange>
          </w:tcPr>
          <w:p w14:paraId="16E4AD6F" w14:textId="79D22BBD" w:rsidR="000760DD" w:rsidRPr="00931F9D" w:rsidDel="00EC2424" w:rsidRDefault="000760DD" w:rsidP="00931F9D">
            <w:pPr>
              <w:spacing w:after="120"/>
              <w:rPr>
                <w:del w:id="7241" w:author="bmooney" w:date="2011-06-14T14:14:00Z"/>
                <w:sz w:val="20"/>
              </w:rPr>
            </w:pPr>
          </w:p>
        </w:tc>
        <w:tc>
          <w:tcPr>
            <w:tcW w:w="1620" w:type="dxa"/>
            <w:tcPrChange w:id="7242" w:author="bmooney" w:date="2011-04-11T12:51:00Z">
              <w:tcPr>
                <w:tcW w:w="1620" w:type="dxa"/>
              </w:tcPr>
            </w:tcPrChange>
          </w:tcPr>
          <w:p w14:paraId="16E4AD70" w14:textId="56DA4464" w:rsidR="000760DD" w:rsidRPr="00931F9D" w:rsidDel="00EC2424" w:rsidRDefault="000760DD" w:rsidP="00931F9D">
            <w:pPr>
              <w:spacing w:after="120"/>
              <w:rPr>
                <w:del w:id="7243" w:author="bmooney" w:date="2011-06-14T14:14:00Z"/>
                <w:sz w:val="20"/>
              </w:rPr>
            </w:pPr>
            <w:del w:id="7244" w:author="bmooney" w:date="2011-04-11T13:19:00Z">
              <w:r w:rsidRPr="00931F9D" w:rsidDel="005036CF">
                <w:rPr>
                  <w:sz w:val="20"/>
                </w:rPr>
                <w:delText>IX. Pathology Information</w:delText>
              </w:r>
            </w:del>
          </w:p>
        </w:tc>
        <w:tc>
          <w:tcPr>
            <w:tcW w:w="1890" w:type="dxa"/>
            <w:tcPrChange w:id="7245" w:author="bmooney" w:date="2011-04-11T12:51:00Z">
              <w:tcPr>
                <w:tcW w:w="1890" w:type="dxa"/>
              </w:tcPr>
            </w:tcPrChange>
          </w:tcPr>
          <w:p w14:paraId="16E4AD71" w14:textId="0E7E9569" w:rsidR="000760DD" w:rsidRPr="00931F9D" w:rsidDel="00EC2424" w:rsidRDefault="000760DD" w:rsidP="00931F9D">
            <w:pPr>
              <w:spacing w:after="120"/>
              <w:rPr>
                <w:del w:id="7246" w:author="bmooney" w:date="2011-06-14T14:14:00Z"/>
                <w:sz w:val="20"/>
              </w:rPr>
            </w:pPr>
            <w:del w:id="7247" w:author="bmooney" w:date="2011-06-14T14:14:00Z">
              <w:r w:rsidRPr="00931F9D" w:rsidDel="00EC2424">
                <w:rPr>
                  <w:sz w:val="20"/>
                </w:rPr>
                <w:delText>Contact Name</w:delText>
              </w:r>
            </w:del>
          </w:p>
        </w:tc>
        <w:tc>
          <w:tcPr>
            <w:tcW w:w="1980" w:type="dxa"/>
            <w:tcPrChange w:id="7248" w:author="bmooney" w:date="2011-04-11T12:51:00Z">
              <w:tcPr>
                <w:tcW w:w="3420" w:type="dxa"/>
              </w:tcPr>
            </w:tcPrChange>
          </w:tcPr>
          <w:p w14:paraId="16E4AD72" w14:textId="29369D5C" w:rsidR="000760DD" w:rsidRPr="00931F9D" w:rsidDel="00EC2424" w:rsidRDefault="000760DD" w:rsidP="00931F9D">
            <w:pPr>
              <w:spacing w:after="120"/>
              <w:rPr>
                <w:del w:id="7249" w:author="bmooney" w:date="2011-06-14T14:14:00Z"/>
                <w:sz w:val="20"/>
              </w:rPr>
            </w:pPr>
            <w:del w:id="7250" w:author="bmooney" w:date="2011-06-14T14:14:00Z">
              <w:r w:rsidRPr="00931F9D" w:rsidDel="00EC2424">
                <w:rPr>
                  <w:sz w:val="20"/>
                </w:rPr>
                <w:delText>This is not currently populated.</w:delText>
              </w:r>
            </w:del>
          </w:p>
        </w:tc>
        <w:tc>
          <w:tcPr>
            <w:tcW w:w="1530" w:type="dxa"/>
            <w:tcPrChange w:id="7251" w:author="bmooney" w:date="2011-04-11T12:51:00Z">
              <w:tcPr>
                <w:tcW w:w="3420" w:type="dxa"/>
              </w:tcPr>
            </w:tcPrChange>
          </w:tcPr>
          <w:p w14:paraId="087E65AD" w14:textId="1CF4892E" w:rsidR="000760DD" w:rsidRPr="00931F9D" w:rsidDel="00EC2424" w:rsidRDefault="000760DD" w:rsidP="00931F9D">
            <w:pPr>
              <w:spacing w:after="120"/>
              <w:rPr>
                <w:del w:id="7252" w:author="bmooney" w:date="2011-06-14T14:14:00Z"/>
                <w:sz w:val="20"/>
              </w:rPr>
            </w:pPr>
          </w:p>
        </w:tc>
      </w:tr>
      <w:tr w:rsidR="000760DD" w:rsidRPr="002D2B21" w:rsidDel="00EC2424" w14:paraId="16E4AD79" w14:textId="3862A83D" w:rsidTr="005137E6">
        <w:trPr>
          <w:cantSplit/>
          <w:tblHeader/>
          <w:del w:id="7253" w:author="bmooney" w:date="2011-06-14T14:14:00Z"/>
          <w:trPrChange w:id="7254" w:author="bmooney" w:date="2011-04-11T12:51:00Z">
            <w:trPr>
              <w:cantSplit/>
              <w:tblHeader/>
            </w:trPr>
          </w:trPrChange>
        </w:trPr>
        <w:tc>
          <w:tcPr>
            <w:tcW w:w="630" w:type="dxa"/>
            <w:tcPrChange w:id="7255" w:author="bmooney" w:date="2011-04-11T12:51:00Z">
              <w:tcPr>
                <w:tcW w:w="630" w:type="dxa"/>
              </w:tcPr>
            </w:tcPrChange>
          </w:tcPr>
          <w:p w14:paraId="16E4AD74" w14:textId="560F0A4C" w:rsidR="000760DD" w:rsidRPr="002D2B21" w:rsidDel="00EC2424" w:rsidRDefault="000760DD" w:rsidP="002D2B21">
            <w:pPr>
              <w:spacing w:after="120"/>
              <w:rPr>
                <w:del w:id="7256" w:author="bmooney" w:date="2011-06-14T14:14:00Z"/>
                <w:sz w:val="20"/>
              </w:rPr>
            </w:pPr>
            <w:del w:id="7257" w:author="bmooney" w:date="2011-06-14T14:14:00Z">
              <w:r w:rsidRPr="002D2B21" w:rsidDel="00EC2424">
                <w:rPr>
                  <w:sz w:val="20"/>
                </w:rPr>
                <w:delText>988</w:delText>
              </w:r>
            </w:del>
          </w:p>
        </w:tc>
        <w:tc>
          <w:tcPr>
            <w:tcW w:w="1890" w:type="dxa"/>
            <w:tcPrChange w:id="7258" w:author="bmooney" w:date="2011-04-11T12:51:00Z">
              <w:tcPr>
                <w:tcW w:w="1890" w:type="dxa"/>
              </w:tcPr>
            </w:tcPrChange>
          </w:tcPr>
          <w:p w14:paraId="16E4AD75" w14:textId="1A0AF209" w:rsidR="000760DD" w:rsidRPr="0011545D" w:rsidDel="00EC2424" w:rsidRDefault="000760DD" w:rsidP="0011545D">
            <w:pPr>
              <w:rPr>
                <w:del w:id="7259" w:author="bmooney" w:date="2011-06-14T14:14:00Z"/>
                <w:sz w:val="20"/>
              </w:rPr>
            </w:pPr>
            <w:del w:id="7260" w:author="bmooney" w:date="2011-06-14T14:14:00Z">
              <w:r w:rsidRPr="0011545D" w:rsidDel="00EC2424">
                <w:rPr>
                  <w:sz w:val="20"/>
                </w:rPr>
                <w:delText>Requisition.PodLabel</w:delText>
              </w:r>
            </w:del>
          </w:p>
        </w:tc>
        <w:tc>
          <w:tcPr>
            <w:tcW w:w="1620" w:type="dxa"/>
            <w:tcPrChange w:id="7261" w:author="bmooney" w:date="2011-04-11T12:51:00Z">
              <w:tcPr>
                <w:tcW w:w="1620" w:type="dxa"/>
              </w:tcPr>
            </w:tcPrChange>
          </w:tcPr>
          <w:p w14:paraId="16E4AD76" w14:textId="30F3F061" w:rsidR="000760DD" w:rsidRPr="002D2B21" w:rsidDel="00EC2424" w:rsidRDefault="000760DD" w:rsidP="00B734F0">
            <w:pPr>
              <w:spacing w:after="120"/>
              <w:rPr>
                <w:del w:id="7262" w:author="bmooney" w:date="2011-06-14T14:14:00Z"/>
                <w:sz w:val="20"/>
              </w:rPr>
            </w:pPr>
            <w:del w:id="7263" w:author="bmooney" w:date="2011-06-14T14:14:00Z">
              <w:r w:rsidRPr="002D2B21" w:rsidDel="00EC2424">
                <w:rPr>
                  <w:sz w:val="20"/>
                </w:rPr>
                <w:delText>I. Assay / Submission Type</w:delText>
              </w:r>
            </w:del>
          </w:p>
        </w:tc>
        <w:tc>
          <w:tcPr>
            <w:tcW w:w="1890" w:type="dxa"/>
            <w:tcPrChange w:id="7264" w:author="bmooney" w:date="2011-04-11T12:51:00Z">
              <w:tcPr>
                <w:tcW w:w="1890" w:type="dxa"/>
              </w:tcPr>
            </w:tcPrChange>
          </w:tcPr>
          <w:p w14:paraId="16E4AD77" w14:textId="19597A0E" w:rsidR="000760DD" w:rsidRPr="002D2B21" w:rsidDel="00EC2424" w:rsidRDefault="000760DD" w:rsidP="00931F9D">
            <w:pPr>
              <w:spacing w:after="120"/>
              <w:rPr>
                <w:del w:id="7265" w:author="bmooney" w:date="2011-06-14T14:14:00Z"/>
                <w:sz w:val="20"/>
              </w:rPr>
            </w:pPr>
            <w:del w:id="7266" w:author="bmooney" w:date="2011-06-14T14:14:00Z">
              <w:r w:rsidRPr="002D2B21" w:rsidDel="00EC2424">
                <w:rPr>
                  <w:sz w:val="20"/>
                </w:rPr>
                <w:delText>Unlabeled space in the Assay/ Submission Type header</w:delText>
              </w:r>
            </w:del>
          </w:p>
        </w:tc>
        <w:tc>
          <w:tcPr>
            <w:tcW w:w="1980" w:type="dxa"/>
            <w:tcPrChange w:id="7267" w:author="bmooney" w:date="2011-04-11T12:51:00Z">
              <w:tcPr>
                <w:tcW w:w="3420" w:type="dxa"/>
              </w:tcPr>
            </w:tcPrChange>
          </w:tcPr>
          <w:p w14:paraId="16E4AD78" w14:textId="3BABCBD3" w:rsidR="000760DD" w:rsidRPr="002D2B21" w:rsidDel="00EC2424" w:rsidRDefault="000760DD" w:rsidP="00B734F0">
            <w:pPr>
              <w:spacing w:after="120"/>
              <w:rPr>
                <w:del w:id="7268" w:author="bmooney" w:date="2011-06-14T14:14:00Z"/>
                <w:sz w:val="20"/>
              </w:rPr>
            </w:pPr>
            <w:del w:id="7269" w:author="bmooney" w:date="2011-06-14T14:14:00Z">
              <w:r w:rsidRPr="002D2B21" w:rsidDel="00EC2424">
                <w:rPr>
                  <w:sz w:val="20"/>
                </w:rPr>
                <w:delText xml:space="preserve">This is populated with a phrase indicating that the Pod Name field is for internal use only. </w:delText>
              </w:r>
              <w:r w:rsidDel="00EC2424">
                <w:rPr>
                  <w:sz w:val="20"/>
                </w:rPr>
                <w:delText xml:space="preserve"> </w:delText>
              </w:r>
              <w:r w:rsidRPr="002D2B21" w:rsidDel="00EC2424">
                <w:rPr>
                  <w:sz w:val="20"/>
                </w:rPr>
                <w:delText xml:space="preserve">The exact phrase is configured in the application configuration file. </w:delText>
              </w:r>
              <w:r w:rsidDel="00EC2424">
                <w:rPr>
                  <w:sz w:val="20"/>
                </w:rPr>
                <w:delText xml:space="preserve"> </w:delText>
              </w:r>
              <w:r w:rsidRPr="002D2B21" w:rsidDel="00EC2424">
                <w:rPr>
                  <w:sz w:val="20"/>
                </w:rPr>
                <w:delText xml:space="preserve">The phrase will be “Internal Use Only:” in production. </w:delText>
              </w:r>
            </w:del>
          </w:p>
        </w:tc>
        <w:tc>
          <w:tcPr>
            <w:tcW w:w="1530" w:type="dxa"/>
            <w:tcPrChange w:id="7270" w:author="bmooney" w:date="2011-04-11T12:51:00Z">
              <w:tcPr>
                <w:tcW w:w="3420" w:type="dxa"/>
              </w:tcPr>
            </w:tcPrChange>
          </w:tcPr>
          <w:p w14:paraId="09F4D73C" w14:textId="48B73B16" w:rsidR="000760DD" w:rsidRPr="002D2B21" w:rsidDel="00EC2424" w:rsidRDefault="000760DD" w:rsidP="00B734F0">
            <w:pPr>
              <w:spacing w:after="120"/>
              <w:rPr>
                <w:del w:id="7271" w:author="bmooney" w:date="2011-06-14T14:14:00Z"/>
                <w:sz w:val="20"/>
              </w:rPr>
            </w:pPr>
          </w:p>
        </w:tc>
      </w:tr>
      <w:tr w:rsidR="000760DD" w:rsidRPr="002D2B21" w:rsidDel="00EC2424" w14:paraId="16E4AD7F" w14:textId="370FE011" w:rsidTr="005137E6">
        <w:trPr>
          <w:cantSplit/>
          <w:tblHeader/>
          <w:del w:id="7272" w:author="bmooney" w:date="2011-06-14T14:14:00Z"/>
          <w:trPrChange w:id="7273" w:author="bmooney" w:date="2011-04-11T12:51:00Z">
            <w:trPr>
              <w:cantSplit/>
              <w:tblHeader/>
            </w:trPr>
          </w:trPrChange>
        </w:trPr>
        <w:tc>
          <w:tcPr>
            <w:tcW w:w="630" w:type="dxa"/>
            <w:tcPrChange w:id="7274" w:author="bmooney" w:date="2011-04-11T12:51:00Z">
              <w:tcPr>
                <w:tcW w:w="630" w:type="dxa"/>
              </w:tcPr>
            </w:tcPrChange>
          </w:tcPr>
          <w:p w14:paraId="16E4AD7A" w14:textId="3BDCFF8E" w:rsidR="000760DD" w:rsidRPr="002D2B21" w:rsidDel="00EC2424" w:rsidRDefault="000760DD" w:rsidP="002D2B21">
            <w:pPr>
              <w:spacing w:after="120"/>
              <w:rPr>
                <w:del w:id="7275" w:author="bmooney" w:date="2011-06-14T14:14:00Z"/>
                <w:sz w:val="20"/>
              </w:rPr>
            </w:pPr>
            <w:del w:id="7276" w:author="bmooney" w:date="2011-06-14T14:14:00Z">
              <w:r w:rsidRPr="002D2B21" w:rsidDel="00EC2424">
                <w:rPr>
                  <w:sz w:val="20"/>
                </w:rPr>
                <w:delText>989</w:delText>
              </w:r>
            </w:del>
          </w:p>
        </w:tc>
        <w:tc>
          <w:tcPr>
            <w:tcW w:w="1890" w:type="dxa"/>
            <w:tcPrChange w:id="7277" w:author="bmooney" w:date="2011-04-11T12:51:00Z">
              <w:tcPr>
                <w:tcW w:w="1890" w:type="dxa"/>
              </w:tcPr>
            </w:tcPrChange>
          </w:tcPr>
          <w:p w14:paraId="16E4AD7B" w14:textId="2844CACC" w:rsidR="000760DD" w:rsidRPr="0011545D" w:rsidDel="00EC2424" w:rsidRDefault="000760DD" w:rsidP="0011545D">
            <w:pPr>
              <w:rPr>
                <w:del w:id="7278" w:author="bmooney" w:date="2011-06-14T14:14:00Z"/>
                <w:sz w:val="20"/>
              </w:rPr>
            </w:pPr>
            <w:del w:id="7279" w:author="bmooney" w:date="2011-06-14T14:14:00Z">
              <w:r w:rsidRPr="0011545D" w:rsidDel="00EC2424">
                <w:rPr>
                  <w:sz w:val="20"/>
                </w:rPr>
                <w:delText>Requisition.PodName</w:delText>
              </w:r>
            </w:del>
          </w:p>
        </w:tc>
        <w:tc>
          <w:tcPr>
            <w:tcW w:w="1620" w:type="dxa"/>
            <w:tcPrChange w:id="7280" w:author="bmooney" w:date="2011-04-11T12:51:00Z">
              <w:tcPr>
                <w:tcW w:w="1620" w:type="dxa"/>
              </w:tcPr>
            </w:tcPrChange>
          </w:tcPr>
          <w:p w14:paraId="16E4AD7C" w14:textId="7224B046" w:rsidR="000760DD" w:rsidRPr="002D2B21" w:rsidDel="00EC2424" w:rsidRDefault="000760DD" w:rsidP="00931F9D">
            <w:pPr>
              <w:spacing w:after="120"/>
              <w:rPr>
                <w:del w:id="7281" w:author="bmooney" w:date="2011-06-14T14:14:00Z"/>
                <w:sz w:val="20"/>
              </w:rPr>
            </w:pPr>
            <w:del w:id="7282" w:author="bmooney" w:date="2011-06-14T14:14:00Z">
              <w:r w:rsidRPr="002D2B21" w:rsidDel="00EC2424">
                <w:rPr>
                  <w:sz w:val="20"/>
                </w:rPr>
                <w:delText>I. Assay / Submission Type</w:delText>
              </w:r>
            </w:del>
          </w:p>
        </w:tc>
        <w:tc>
          <w:tcPr>
            <w:tcW w:w="1890" w:type="dxa"/>
            <w:tcPrChange w:id="7283" w:author="bmooney" w:date="2011-04-11T12:51:00Z">
              <w:tcPr>
                <w:tcW w:w="1890" w:type="dxa"/>
              </w:tcPr>
            </w:tcPrChange>
          </w:tcPr>
          <w:p w14:paraId="16E4AD7D" w14:textId="048B682B" w:rsidR="000760DD" w:rsidRPr="002D2B21" w:rsidDel="00EC2424" w:rsidRDefault="000760DD" w:rsidP="00931F9D">
            <w:pPr>
              <w:spacing w:after="120"/>
              <w:rPr>
                <w:del w:id="7284" w:author="bmooney" w:date="2011-06-14T14:14:00Z"/>
                <w:sz w:val="20"/>
              </w:rPr>
            </w:pPr>
            <w:del w:id="7285" w:author="bmooney" w:date="2011-06-14T14:14:00Z">
              <w:r w:rsidRPr="002D2B21" w:rsidDel="00EC2424">
                <w:rPr>
                  <w:sz w:val="20"/>
                </w:rPr>
                <w:delText>Unlabeled space following the space in FR-988.</w:delText>
              </w:r>
            </w:del>
          </w:p>
        </w:tc>
        <w:tc>
          <w:tcPr>
            <w:tcW w:w="1980" w:type="dxa"/>
            <w:tcPrChange w:id="7286" w:author="bmooney" w:date="2011-04-11T12:51:00Z">
              <w:tcPr>
                <w:tcW w:w="3420" w:type="dxa"/>
              </w:tcPr>
            </w:tcPrChange>
          </w:tcPr>
          <w:p w14:paraId="16E4AD7E" w14:textId="5AC391CA" w:rsidR="000760DD" w:rsidRPr="002D2B21" w:rsidDel="00EC2424" w:rsidRDefault="000760DD" w:rsidP="00931F9D">
            <w:pPr>
              <w:spacing w:after="120"/>
              <w:rPr>
                <w:del w:id="7287" w:author="bmooney" w:date="2011-06-14T14:14:00Z"/>
                <w:sz w:val="20"/>
              </w:rPr>
            </w:pPr>
            <w:del w:id="7288" w:author="bmooney" w:date="2011-06-14T14:14:00Z">
              <w:r w:rsidRPr="002D2B21" w:rsidDel="00EC2424">
                <w:rPr>
                  <w:sz w:val="20"/>
                </w:rPr>
                <w:delText xml:space="preserve">tblRequisition.CurrentPodName. </w:delText>
              </w:r>
              <w:r w:rsidDel="00EC2424">
                <w:rPr>
                  <w:sz w:val="20"/>
                </w:rPr>
                <w:delText xml:space="preserve"> </w:delText>
              </w:r>
              <w:r w:rsidRPr="002D2B21" w:rsidDel="00EC2424">
                <w:rPr>
                  <w:sz w:val="20"/>
                </w:rPr>
                <w:delText xml:space="preserve">The stamper will take the first three characters of the Pod name and cast it to all caps. </w:delText>
              </w:r>
              <w:r w:rsidDel="00EC2424">
                <w:rPr>
                  <w:sz w:val="20"/>
                </w:rPr>
                <w:delText xml:space="preserve"> </w:delText>
              </w:r>
              <w:r w:rsidRPr="002D2B21" w:rsidDel="00EC2424">
                <w:rPr>
                  <w:sz w:val="20"/>
                </w:rPr>
                <w:delText>For example, the Sword pod will become ‘SWO’.</w:delText>
              </w:r>
            </w:del>
          </w:p>
        </w:tc>
        <w:tc>
          <w:tcPr>
            <w:tcW w:w="1530" w:type="dxa"/>
            <w:tcPrChange w:id="7289" w:author="bmooney" w:date="2011-04-11T12:51:00Z">
              <w:tcPr>
                <w:tcW w:w="3420" w:type="dxa"/>
              </w:tcPr>
            </w:tcPrChange>
          </w:tcPr>
          <w:p w14:paraId="270E2CEA" w14:textId="1BBCDA50" w:rsidR="000760DD" w:rsidRPr="002D2B21" w:rsidDel="00EC2424" w:rsidRDefault="000760DD" w:rsidP="00931F9D">
            <w:pPr>
              <w:spacing w:after="120"/>
              <w:rPr>
                <w:del w:id="7290" w:author="bmooney" w:date="2011-06-14T14:14:00Z"/>
                <w:sz w:val="20"/>
              </w:rPr>
            </w:pPr>
          </w:p>
        </w:tc>
      </w:tr>
    </w:tbl>
    <w:p w14:paraId="16E4AD80" w14:textId="6BF4D053" w:rsidR="00EC2B18" w:rsidRPr="00CF02D7" w:rsidDel="00E54959" w:rsidRDefault="00EC2B18" w:rsidP="00CF02D7">
      <w:pPr>
        <w:rPr>
          <w:del w:id="7291" w:author="bmooney" w:date="2011-06-14T14:16:00Z"/>
          <w:sz w:val="20"/>
        </w:rPr>
      </w:pPr>
    </w:p>
    <w:p w14:paraId="16E4AD81" w14:textId="621DBCF1" w:rsidR="00684432" w:rsidDel="00EC2424" w:rsidRDefault="007E1491">
      <w:pPr>
        <w:pStyle w:val="Body3"/>
        <w:rPr>
          <w:del w:id="7292" w:author="bmooney" w:date="2011-06-14T14:15:00Z"/>
        </w:rPr>
      </w:pPr>
      <w:del w:id="7293" w:author="bmooney" w:date="2011-06-14T14:15:00Z">
        <w:r w:rsidDel="00EC2424">
          <w:delText>FR-990</w:delText>
        </w:r>
        <w:r w:rsidR="00931F9D" w:rsidDel="00EC2424">
          <w:delText xml:space="preserve">. </w:delText>
        </w:r>
        <w:r w:rsidR="003673AE" w:rsidRPr="00FB06D0" w:rsidDel="00EC2424">
          <w:delText xml:space="preserve"> The </w:delText>
        </w:r>
        <w:r w:rsidR="00F75F64" w:rsidRPr="00FB06D0" w:rsidDel="00EC2424">
          <w:delText xml:space="preserve">requisition barcode, </w:delText>
        </w:r>
        <w:r w:rsidR="000D388F" w:rsidRPr="00FB06D0" w:rsidDel="00EC2424">
          <w:delText>practice barcode and pathology account barcode</w:delText>
        </w:r>
        <w:r w:rsidR="003673AE" w:rsidRPr="00FB06D0" w:rsidDel="00EC2424">
          <w:delText xml:space="preserve"> </w:delText>
        </w:r>
        <w:r w:rsidR="000D388F" w:rsidRPr="00FB06D0" w:rsidDel="00EC2424">
          <w:delText xml:space="preserve">fields are </w:delText>
        </w:r>
        <w:r w:rsidR="003673AE" w:rsidRPr="00FB06D0" w:rsidDel="00EC2424">
          <w:delText xml:space="preserve">accompanied by a scannable barcode encoding the account identifier. </w:delText>
        </w:r>
      </w:del>
    </w:p>
    <w:p w14:paraId="16E4AD82" w14:textId="4A2D0DE2" w:rsidR="00684432" w:rsidDel="00EC2424" w:rsidRDefault="007E1491">
      <w:pPr>
        <w:pStyle w:val="Body3"/>
        <w:rPr>
          <w:del w:id="7294" w:author="bmooney" w:date="2011-06-14T14:15:00Z"/>
        </w:rPr>
      </w:pPr>
      <w:del w:id="7295" w:author="bmooney" w:date="2011-06-14T14:15:00Z">
        <w:r w:rsidDel="00EC2424">
          <w:delText>FR-991</w:delText>
        </w:r>
        <w:r w:rsidR="003673AE" w:rsidRPr="00FB06D0" w:rsidDel="00EC2424">
          <w:delText xml:space="preserve">. </w:delText>
        </w:r>
        <w:r w:rsidR="00931F9D" w:rsidDel="00EC2424">
          <w:delText xml:space="preserve"> </w:delText>
        </w:r>
        <w:r w:rsidR="003673AE" w:rsidRPr="00FB06D0" w:rsidDel="00EC2424">
          <w:delText>The barcodes look like this:</w:delText>
        </w:r>
      </w:del>
    </w:p>
    <w:p w14:paraId="16E4AD83" w14:textId="2081BA3D" w:rsidR="003673AE" w:rsidRPr="00FB06D0" w:rsidDel="00EC2424" w:rsidRDefault="005D4E0A">
      <w:pPr>
        <w:pStyle w:val="Body3"/>
        <w:rPr>
          <w:del w:id="7296" w:author="bmooney" w:date="2011-06-14T14:15:00Z"/>
        </w:rPr>
        <w:pPrChange w:id="7297" w:author="bmooney" w:date="2011-06-14T14:15:00Z">
          <w:pPr>
            <w:pStyle w:val="Body3"/>
            <w:jc w:val="center"/>
          </w:pPr>
        </w:pPrChange>
      </w:pPr>
      <w:del w:id="7298" w:author="bmooney" w:date="2011-06-14T14:15:00Z">
        <w:r w:rsidDel="00EC2424">
          <w:rPr>
            <w:noProof/>
          </w:rPr>
          <w:drawing>
            <wp:inline distT="0" distB="0" distL="0" distR="0" wp14:anchorId="16E4B005" wp14:editId="16E4B006">
              <wp:extent cx="1095375" cy="371475"/>
              <wp:effectExtent l="0" t="0" r="0" b="0"/>
              <wp:docPr id="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95375" cy="371475"/>
                      </a:xfrm>
                      <a:prstGeom prst="rect">
                        <a:avLst/>
                      </a:prstGeom>
                      <a:noFill/>
                      <a:ln>
                        <a:noFill/>
                      </a:ln>
                    </pic:spPr>
                  </pic:pic>
                </a:graphicData>
              </a:graphic>
            </wp:inline>
          </w:drawing>
        </w:r>
      </w:del>
    </w:p>
    <w:p w14:paraId="16E4AD84" w14:textId="45D5F532" w:rsidR="00684432" w:rsidDel="00EC2424" w:rsidRDefault="007E1491">
      <w:pPr>
        <w:pStyle w:val="Body3"/>
        <w:rPr>
          <w:del w:id="7299" w:author="bmooney" w:date="2011-06-14T14:15:00Z"/>
        </w:rPr>
      </w:pPr>
      <w:del w:id="7300" w:author="bmooney" w:date="2011-06-14T14:15:00Z">
        <w:r w:rsidDel="00EC2424">
          <w:delText>FR-992</w:delText>
        </w:r>
        <w:r w:rsidR="00931F9D" w:rsidDel="00EC2424">
          <w:delText xml:space="preserve">. </w:delText>
        </w:r>
        <w:r w:rsidR="005E093A" w:rsidRPr="00FB06D0" w:rsidDel="00EC2424">
          <w:delText xml:space="preserve"> The </w:delText>
        </w:r>
        <w:r w:rsidR="00FB5851" w:rsidDel="00EC2424">
          <w:delText xml:space="preserve">credit card information </w:delText>
        </w:r>
        <w:r w:rsidR="005E093A" w:rsidRPr="00FB06D0" w:rsidDel="00EC2424">
          <w:delText>fields in the Billing Information section</w:delText>
        </w:r>
        <w:r w:rsidR="00FB5851" w:rsidDel="00EC2424">
          <w:delText xml:space="preserve"> (name, number, expiration date)</w:delText>
        </w:r>
        <w:r w:rsidR="005E093A" w:rsidRPr="00FB06D0" w:rsidDel="00EC2424">
          <w:delText xml:space="preserve"> are not populated.</w:delText>
        </w:r>
        <w:r w:rsidR="00FB5851" w:rsidDel="00EC2424">
          <w:delText xml:space="preserve"> </w:delText>
        </w:r>
        <w:r w:rsidR="00931F9D" w:rsidDel="00EC2424">
          <w:delText xml:space="preserve"> </w:delText>
        </w:r>
        <w:r w:rsidR="00FB5851" w:rsidDel="00EC2424">
          <w:delText>This is to protect the patient’s privacy.</w:delText>
        </w:r>
        <w:r w:rsidR="005E093A" w:rsidRPr="00FB06D0" w:rsidDel="00EC2424">
          <w:delText xml:space="preserve"> </w:delText>
        </w:r>
      </w:del>
    </w:p>
    <w:p w14:paraId="16E4AD85" w14:textId="73A168AB" w:rsidR="00684432" w:rsidDel="00EC2424" w:rsidRDefault="007E1491">
      <w:pPr>
        <w:pStyle w:val="Body3"/>
        <w:rPr>
          <w:del w:id="7301" w:author="bmooney" w:date="2011-06-14T14:15:00Z"/>
        </w:rPr>
      </w:pPr>
      <w:del w:id="7302" w:author="bmooney" w:date="2011-06-14T14:15:00Z">
        <w:r w:rsidDel="00EC2424">
          <w:delText xml:space="preserve">FR-993. </w:delText>
        </w:r>
        <w:r w:rsidR="00931F9D" w:rsidDel="00EC2424">
          <w:delText xml:space="preserve"> </w:delText>
        </w:r>
        <w:r w:rsidDel="00EC2424">
          <w:delText xml:space="preserve">In the </w:delText>
        </w:r>
        <w:r w:rsidR="00C54369" w:rsidRPr="00FB06D0" w:rsidDel="00EC2424">
          <w:delText>Specimen Retrieval</w:delText>
        </w:r>
        <w:r w:rsidDel="00EC2424">
          <w:delText xml:space="preserve"> section</w:delText>
        </w:r>
        <w:r w:rsidR="00C54369" w:rsidRPr="00FB06D0" w:rsidDel="00EC2424">
          <w:delText xml:space="preserve">, the Location, Phone, and Fax fields are only populated if the ordering physician has requested GHI to retrieve the specimen. </w:delText>
        </w:r>
        <w:r w:rsidR="00931F9D" w:rsidDel="00EC2424">
          <w:delText xml:space="preserve"> </w:delText>
        </w:r>
        <w:r w:rsidR="002D3928" w:rsidRPr="00FB06D0" w:rsidDel="00EC2424">
          <w:delText xml:space="preserve">They are blank if the physician has chosen to </w:delText>
        </w:r>
        <w:r w:rsidR="00F9623E" w:rsidRPr="00FB06D0" w:rsidDel="00EC2424">
          <w:delText>arrange specimen submission.</w:delText>
        </w:r>
      </w:del>
    </w:p>
    <w:p w14:paraId="16E4AD86" w14:textId="29E64CFB" w:rsidR="00684432" w:rsidDel="00EC2424" w:rsidRDefault="007E1491">
      <w:pPr>
        <w:pStyle w:val="Body3"/>
        <w:rPr>
          <w:del w:id="7303" w:author="bmooney" w:date="2011-06-14T14:15:00Z"/>
        </w:rPr>
      </w:pPr>
      <w:del w:id="7304" w:author="bmooney" w:date="2011-06-14T14:15:00Z">
        <w:r w:rsidDel="00EC2424">
          <w:delText>FR-994</w:delText>
        </w:r>
        <w:r w:rsidR="00781A1E" w:rsidRPr="00FB06D0" w:rsidDel="00EC2424">
          <w:delText xml:space="preserve">. </w:delText>
        </w:r>
        <w:r w:rsidR="00931F9D" w:rsidDel="00EC2424">
          <w:delText xml:space="preserve"> </w:delText>
        </w:r>
        <w:r w:rsidR="00781A1E" w:rsidRPr="00FB06D0" w:rsidDel="00EC2424">
          <w:delText>For all enumerated types represented by checkboxes (for example, test type, node status, T4 status), there may be some enumerated values that are not mentioned in the requirements above</w:delText>
        </w:r>
        <w:r w:rsidR="00004F2E" w:rsidDel="00EC2424">
          <w:delText xml:space="preserve"> (for example, Unset)</w:delText>
        </w:r>
        <w:r w:rsidR="00781A1E" w:rsidRPr="00FB06D0" w:rsidDel="00EC2424">
          <w:delText xml:space="preserve">. </w:delText>
        </w:r>
        <w:r w:rsidR="00931F9D" w:rsidDel="00EC2424">
          <w:delText xml:space="preserve"> </w:delText>
        </w:r>
        <w:r w:rsidR="00781A1E" w:rsidRPr="00FB06D0" w:rsidDel="00EC2424">
          <w:delText xml:space="preserve">If any of these values are selected in the database, no box should be checked on the req form. </w:delText>
        </w:r>
      </w:del>
    </w:p>
    <w:p w14:paraId="16E4AD87" w14:textId="66A9C4CE" w:rsidR="00684432" w:rsidDel="00E54959" w:rsidRDefault="002877CC" w:rsidP="006F622A">
      <w:pPr>
        <w:pStyle w:val="Body3"/>
        <w:rPr>
          <w:del w:id="7305" w:author="bmooney" w:date="2011-06-14T14:15:00Z"/>
        </w:rPr>
      </w:pPr>
      <w:del w:id="7306" w:author="bmooney" w:date="2011-06-14T14:15:00Z">
        <w:r w:rsidDel="00E54959">
          <w:delText>FR</w:delText>
        </w:r>
        <w:r w:rsidR="00E874BD" w:rsidDel="00E54959">
          <w:delText>-1</w:delText>
        </w:r>
        <w:r w:rsidR="00050B52" w:rsidDel="00E54959">
          <w:delText>250</w:delText>
        </w:r>
        <w:r w:rsidDel="00E54959">
          <w:delText xml:space="preserve">. </w:delText>
        </w:r>
        <w:r w:rsidR="00931F9D" w:rsidDel="00E54959">
          <w:delText xml:space="preserve"> </w:delText>
        </w:r>
        <w:r w:rsidDel="00E54959">
          <w:delText>If the value of a field is not specified, it is not stamped.</w:delText>
        </w:r>
      </w:del>
    </w:p>
    <w:p w14:paraId="16E4AD88" w14:textId="77777777" w:rsidR="00684432" w:rsidRDefault="002877CC" w:rsidP="006F622A">
      <w:pPr>
        <w:pStyle w:val="Body3"/>
      </w:pPr>
      <w:proofErr w:type="gramStart"/>
      <w:r>
        <w:t>FR-</w:t>
      </w:r>
      <w:r w:rsidR="00050B52">
        <w:t>1251</w:t>
      </w:r>
      <w:r>
        <w:t>.</w:t>
      </w:r>
      <w:proofErr w:type="gramEnd"/>
      <w:r>
        <w:t xml:space="preserve"> </w:t>
      </w:r>
      <w:r w:rsidR="00931F9D">
        <w:t xml:space="preserve"> </w:t>
      </w:r>
      <w:r>
        <w:t>Unstamped fields can be edited in the resulting PDF, but changes cannot be saved or emailed. The PDF document can be printed with the edited values.</w:t>
      </w:r>
    </w:p>
    <w:p w14:paraId="16E4AD89" w14:textId="77777777" w:rsidR="00684432" w:rsidRDefault="002877CC" w:rsidP="006F622A">
      <w:pPr>
        <w:pStyle w:val="Body3"/>
      </w:pPr>
      <w:proofErr w:type="gramStart"/>
      <w:r>
        <w:t>FR-</w:t>
      </w:r>
      <w:r w:rsidR="00050B52">
        <w:t>1252</w:t>
      </w:r>
      <w:r>
        <w:t>.</w:t>
      </w:r>
      <w:proofErr w:type="gramEnd"/>
      <w:r>
        <w:t xml:space="preserve"> </w:t>
      </w:r>
      <w:r w:rsidR="00931F9D">
        <w:t xml:space="preserve"> </w:t>
      </w:r>
      <w:r>
        <w:t>Stamped fields cannot be edited in the resulting PDF.</w:t>
      </w:r>
    </w:p>
    <w:p w14:paraId="16E4AD8A" w14:textId="77777777" w:rsidR="00684432" w:rsidRDefault="002D2DFC" w:rsidP="006F622A">
      <w:pPr>
        <w:pStyle w:val="Heading3"/>
      </w:pPr>
      <w:bookmarkStart w:id="7307" w:name="_Toc248042353"/>
      <w:bookmarkStart w:id="7308" w:name="_Toc270946288"/>
      <w:bookmarkStart w:id="7309" w:name="_Toc278358757"/>
      <w:bookmarkStart w:id="7310" w:name="_Toc295735834"/>
      <w:r w:rsidRPr="00FB06D0">
        <w:t>View Original Requisition Fax</w:t>
      </w:r>
      <w:bookmarkEnd w:id="7307"/>
      <w:bookmarkEnd w:id="7308"/>
      <w:bookmarkEnd w:id="7309"/>
      <w:bookmarkEnd w:id="7310"/>
    </w:p>
    <w:p w14:paraId="16E4AD8B" w14:textId="77777777" w:rsidR="00684432" w:rsidRDefault="00286FB2" w:rsidP="006F622A">
      <w:pPr>
        <w:pStyle w:val="Body3"/>
      </w:pPr>
      <w:r>
        <w:t>Requirements not yet documented.</w:t>
      </w:r>
    </w:p>
    <w:p w14:paraId="16E4AD8C" w14:textId="77777777" w:rsidR="00684432" w:rsidRDefault="002D2DFC" w:rsidP="006F622A">
      <w:pPr>
        <w:pStyle w:val="Heading3"/>
      </w:pPr>
      <w:bookmarkStart w:id="7311" w:name="_Toc248042354"/>
      <w:bookmarkStart w:id="7312" w:name="_Toc270946289"/>
      <w:bookmarkStart w:id="7313" w:name="_Toc278358758"/>
      <w:bookmarkStart w:id="7314" w:name="_Toc295735835"/>
      <w:r w:rsidRPr="00FB06D0">
        <w:t>Verification Complete</w:t>
      </w:r>
      <w:bookmarkEnd w:id="7311"/>
      <w:bookmarkEnd w:id="7312"/>
      <w:bookmarkEnd w:id="7313"/>
      <w:bookmarkEnd w:id="7314"/>
    </w:p>
    <w:p w14:paraId="16E4AD8D" w14:textId="77777777" w:rsidR="00684432" w:rsidRDefault="00B85BAE" w:rsidP="006F622A">
      <w:pPr>
        <w:pStyle w:val="Body3"/>
      </w:pPr>
      <w:r>
        <w:t xml:space="preserve">Verification is a manual process of comparing the paper </w:t>
      </w:r>
      <w:proofErr w:type="spellStart"/>
      <w:r>
        <w:t>req</w:t>
      </w:r>
      <w:proofErr w:type="spellEnd"/>
      <w:r>
        <w:t xml:space="preserve"> form to the data entered in SARP. When verification is finished for a requisition, then the Verification Complete activity is run.</w:t>
      </w:r>
    </w:p>
    <w:p w14:paraId="16E4AD8E" w14:textId="77777777" w:rsidR="00684432" w:rsidRDefault="00744E43" w:rsidP="006F622A">
      <w:pPr>
        <w:pStyle w:val="Body3"/>
      </w:pPr>
      <w:proofErr w:type="gramStart"/>
      <w:r w:rsidRPr="00931F9D">
        <w:t>FR-801.</w:t>
      </w:r>
      <w:proofErr w:type="gramEnd"/>
      <w:r w:rsidRPr="00931F9D">
        <w:t xml:space="preserve"> </w:t>
      </w:r>
      <w:r w:rsidR="00931F9D" w:rsidRPr="00931F9D">
        <w:t xml:space="preserve"> </w:t>
      </w:r>
      <w:r w:rsidRPr="00931F9D">
        <w:t>The Verification Complete process is invoked by selecting Verification Complete from the actions menu.</w:t>
      </w:r>
    </w:p>
    <w:p w14:paraId="16E4AD8F" w14:textId="77777777" w:rsidR="00684432" w:rsidRDefault="00744E43" w:rsidP="006F622A">
      <w:pPr>
        <w:pStyle w:val="Body3"/>
      </w:pPr>
      <w:proofErr w:type="gramStart"/>
      <w:r w:rsidRPr="00931F9D">
        <w:t>FR-802.</w:t>
      </w:r>
      <w:proofErr w:type="gramEnd"/>
      <w:r w:rsidRPr="00931F9D">
        <w:t xml:space="preserve"> </w:t>
      </w:r>
      <w:r w:rsidR="00931F9D" w:rsidRPr="00931F9D">
        <w:t xml:space="preserve"> </w:t>
      </w:r>
      <w:r w:rsidR="0060449E" w:rsidRPr="00931F9D">
        <w:t xml:space="preserve">When Verification Complete finishes successfully, the current date and time is recorded as the </w:t>
      </w:r>
      <w:proofErr w:type="spellStart"/>
      <w:r w:rsidR="0060449E" w:rsidRPr="00931F9D">
        <w:t>VerificationCompleted</w:t>
      </w:r>
      <w:proofErr w:type="spellEnd"/>
      <w:r w:rsidR="0060449E" w:rsidRPr="00931F9D">
        <w:t xml:space="preserve"> column in </w:t>
      </w:r>
      <w:proofErr w:type="spellStart"/>
      <w:r w:rsidR="0060449E" w:rsidRPr="00931F9D">
        <w:t>tblRequisitionStatus</w:t>
      </w:r>
      <w:proofErr w:type="spellEnd"/>
      <w:r w:rsidR="0060449E" w:rsidRPr="00931F9D">
        <w:t>.</w:t>
      </w:r>
    </w:p>
    <w:p w14:paraId="16E4AD90" w14:textId="77777777" w:rsidR="00684432" w:rsidRDefault="00B85BAE" w:rsidP="006F622A">
      <w:pPr>
        <w:pStyle w:val="Body3"/>
      </w:pPr>
      <w:proofErr w:type="gramStart"/>
      <w:r w:rsidRPr="00931F9D">
        <w:t>FR-803.</w:t>
      </w:r>
      <w:proofErr w:type="gramEnd"/>
      <w:r w:rsidRPr="00931F9D">
        <w:t xml:space="preserve"> </w:t>
      </w:r>
      <w:r w:rsidR="00931F9D" w:rsidRPr="00931F9D">
        <w:t xml:space="preserve"> </w:t>
      </w:r>
      <w:r w:rsidRPr="00931F9D">
        <w:t>Report generation is put on hold if verification has not completed.</w:t>
      </w:r>
    </w:p>
    <w:p w14:paraId="16E4AD91" w14:textId="77777777" w:rsidR="00684432" w:rsidRDefault="00642ECF" w:rsidP="006F622A">
      <w:pPr>
        <w:pStyle w:val="Heading3"/>
      </w:pPr>
      <w:bookmarkStart w:id="7315" w:name="_Toc256417961"/>
      <w:bookmarkStart w:id="7316" w:name="_Toc270946290"/>
      <w:bookmarkStart w:id="7317" w:name="_Toc278358759"/>
      <w:bookmarkStart w:id="7318" w:name="_Toc295735836"/>
      <w:r w:rsidRPr="00F830DF">
        <w:t>Initiate Specimen Retrieval</w:t>
      </w:r>
      <w:bookmarkEnd w:id="7315"/>
      <w:bookmarkEnd w:id="7316"/>
      <w:bookmarkEnd w:id="7317"/>
      <w:bookmarkEnd w:id="7318"/>
    </w:p>
    <w:p w14:paraId="16E4AD92" w14:textId="77777777" w:rsidR="00684432" w:rsidRDefault="00642ECF" w:rsidP="006F622A">
      <w:pPr>
        <w:pStyle w:val="Body3"/>
      </w:pPr>
      <w:r w:rsidRPr="00F830DF">
        <w:t xml:space="preserve">The Specimen Retrieval process is invoked when GHI gets a requisition form that is not accompanied by a specimen. Customers can choose to request the specimen themselves or have GHI perform the specimen request from a pathology lab. </w:t>
      </w:r>
      <w:r w:rsidR="0011545D">
        <w:t xml:space="preserve"> </w:t>
      </w:r>
      <w:r w:rsidRPr="00F830DF">
        <w:t xml:space="preserve">This choice is documented in the Service Option dropdown on the Specimen tab. If the customer has chosen to request the specimen, a customer service representative opens a case to follow up if the specimen has not arrived within </w:t>
      </w:r>
      <w:r w:rsidR="00144E07">
        <w:t>8</w:t>
      </w:r>
      <w:r w:rsidR="00144E07" w:rsidRPr="00F830DF">
        <w:t xml:space="preserve"> </w:t>
      </w:r>
      <w:r w:rsidRPr="00F830DF">
        <w:t xml:space="preserve">days of the requisition form. </w:t>
      </w:r>
      <w:r w:rsidR="0011545D">
        <w:t xml:space="preserve"> </w:t>
      </w:r>
      <w:r w:rsidRPr="00F830DF">
        <w:t xml:space="preserve">If the customer has opted for GHI to retrieve the specimen, then a customer service representative sends a fax request to the pathology lab storing the specimen, and creates a case to follow up if the specimen has not arrived within 3 days of the fax.  </w:t>
      </w:r>
    </w:p>
    <w:p w14:paraId="16E4AD93" w14:textId="77777777" w:rsidR="00684432" w:rsidRDefault="00642ECF" w:rsidP="006F622A">
      <w:pPr>
        <w:pStyle w:val="Body3"/>
      </w:pPr>
      <w:r w:rsidRPr="00F830DF">
        <w:t xml:space="preserve">The following flowcharts document how this process will work with the changes detailed below. </w:t>
      </w:r>
      <w:r w:rsidR="0011545D">
        <w:t xml:space="preserve"> </w:t>
      </w:r>
      <w:r w:rsidRPr="00F830DF">
        <w:t xml:space="preserve">Note that they are intended to give a general idea of overall flow, not to be system requirements. </w:t>
      </w:r>
    </w:p>
    <w:bookmarkStart w:id="7319" w:name="OLE_LINK1"/>
    <w:bookmarkStart w:id="7320" w:name="OLE_LINK2"/>
    <w:p w14:paraId="16E4AD94" w14:textId="77777777" w:rsidR="00684432" w:rsidRDefault="000A7ADF" w:rsidP="002D2B21">
      <w:pPr>
        <w:jc w:val="center"/>
      </w:pPr>
      <w:r>
        <w:object w:dxaOrig="9352" w:dyaOrig="13757" w14:anchorId="16E4B007">
          <v:shape id="_x0000_i1028" type="#_x0000_t75" style="width:443pt;height:9in" o:ole="">
            <v:imagedata r:id="rId70" o:title=""/>
          </v:shape>
          <o:OLEObject Type="Embed" ProgID="Visio.Drawing.11" ShapeID="_x0000_i1028" DrawAspect="Content" ObjectID="_1379920439" r:id="rId71"/>
        </w:object>
      </w:r>
      <w:bookmarkEnd w:id="7319"/>
      <w:bookmarkEnd w:id="7320"/>
    </w:p>
    <w:p w14:paraId="16E4AD95" w14:textId="77777777" w:rsidR="00684432" w:rsidRDefault="00DC3423" w:rsidP="006F622A">
      <w:pPr>
        <w:pStyle w:val="Body3"/>
      </w:pPr>
      <w:r w:rsidRPr="00F830DF">
        <w:object w:dxaOrig="8085" w:dyaOrig="11365" w14:anchorId="16E4B008">
          <v:shape id="_x0000_i1029" type="#_x0000_t75" style="width:442.5pt;height:621.5pt" o:ole="">
            <v:imagedata r:id="rId72" o:title=""/>
          </v:shape>
          <o:OLEObject Type="Embed" ProgID="Visio.Drawing.11" ShapeID="_x0000_i1029" DrawAspect="Content" ObjectID="_1379920440" r:id="rId73"/>
        </w:object>
      </w:r>
    </w:p>
    <w:p w14:paraId="16E4AD96" w14:textId="77777777" w:rsidR="00CF592E" w:rsidRDefault="00046D42">
      <w:pPr>
        <w:pStyle w:val="Heading4"/>
      </w:pPr>
      <w:r>
        <w:t>The Initiate Specimen Retrieval Request Button</w:t>
      </w:r>
    </w:p>
    <w:p w14:paraId="16E4AD97" w14:textId="77777777" w:rsidR="00CF592E" w:rsidRDefault="00046D42">
      <w:pPr>
        <w:pStyle w:val="Body4"/>
      </w:pPr>
      <w:proofErr w:type="gramStart"/>
      <w:r>
        <w:t>FR-1701.</w:t>
      </w:r>
      <w:proofErr w:type="gramEnd"/>
      <w:r w:rsidR="004C29B6">
        <w:t xml:space="preserve"> </w:t>
      </w:r>
      <w:r>
        <w:t xml:space="preserve"> The Initiate Specimen Retrieval button appears in the button bar with the Data Entry Complete and Intake Complete buttons as in the screen shot below:</w:t>
      </w:r>
    </w:p>
    <w:p w14:paraId="16E4AD98" w14:textId="77777777" w:rsidR="00CF592E" w:rsidRDefault="00956A25">
      <w:pPr>
        <w:pStyle w:val="Body4"/>
      </w:pPr>
      <w:r>
        <w:rPr>
          <w:noProof/>
        </w:rPr>
        <w:drawing>
          <wp:inline distT="0" distB="0" distL="0" distR="0" wp14:anchorId="16E4B009" wp14:editId="16E4B00A">
            <wp:extent cx="5206857" cy="261689"/>
            <wp:effectExtent l="1905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print"/>
                    <a:srcRect/>
                    <a:stretch>
                      <a:fillRect/>
                    </a:stretch>
                  </pic:blipFill>
                  <pic:spPr bwMode="auto">
                    <a:xfrm>
                      <a:off x="0" y="0"/>
                      <a:ext cx="5206857" cy="261689"/>
                    </a:xfrm>
                    <a:prstGeom prst="rect">
                      <a:avLst/>
                    </a:prstGeom>
                    <a:noFill/>
                    <a:ln w="9525">
                      <a:noFill/>
                      <a:miter lim="800000"/>
                      <a:headEnd/>
                      <a:tailEnd/>
                    </a:ln>
                  </pic:spPr>
                </pic:pic>
              </a:graphicData>
            </a:graphic>
          </wp:inline>
        </w:drawing>
      </w:r>
    </w:p>
    <w:p w14:paraId="16E4AD99" w14:textId="77777777" w:rsidR="00CF592E" w:rsidRPr="0011545D" w:rsidRDefault="00CF592E" w:rsidP="0011545D">
      <w:pPr>
        <w:rPr>
          <w:sz w:val="20"/>
        </w:rPr>
      </w:pPr>
    </w:p>
    <w:p w14:paraId="16E4AD9A" w14:textId="77777777" w:rsidR="00CF592E" w:rsidRDefault="00046D42">
      <w:pPr>
        <w:pStyle w:val="Body4"/>
      </w:pPr>
      <w:proofErr w:type="gramStart"/>
      <w:r>
        <w:t>FR-1703.</w:t>
      </w:r>
      <w:proofErr w:type="gramEnd"/>
      <w:r w:rsidR="004C29B6">
        <w:t xml:space="preserve"> </w:t>
      </w:r>
      <w:r>
        <w:t xml:space="preserve"> Initiate Specimen Retrieval Request appears on the Actions menu as in the screen shot below:</w:t>
      </w:r>
    </w:p>
    <w:p w14:paraId="16E4AD9B" w14:textId="77777777" w:rsidR="00CF592E" w:rsidRDefault="00956A25">
      <w:pPr>
        <w:pStyle w:val="Body4"/>
      </w:pPr>
      <w:r>
        <w:rPr>
          <w:noProof/>
        </w:rPr>
        <w:drawing>
          <wp:inline distT="0" distB="0" distL="0" distR="0" wp14:anchorId="16E4B00B" wp14:editId="16E4B00C">
            <wp:extent cx="2952750" cy="320040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2952750" cy="3200400"/>
                    </a:xfrm>
                    <a:prstGeom prst="rect">
                      <a:avLst/>
                    </a:prstGeom>
                    <a:noFill/>
                    <a:ln w="9525">
                      <a:noFill/>
                      <a:miter lim="800000"/>
                      <a:headEnd/>
                      <a:tailEnd/>
                    </a:ln>
                  </pic:spPr>
                </pic:pic>
              </a:graphicData>
            </a:graphic>
          </wp:inline>
        </w:drawing>
      </w:r>
    </w:p>
    <w:p w14:paraId="16E4AD9C" w14:textId="77777777" w:rsidR="00CF592E" w:rsidRDefault="00046D42">
      <w:pPr>
        <w:pStyle w:val="Body4"/>
      </w:pPr>
      <w:r>
        <w:t>FR-</w:t>
      </w:r>
      <w:proofErr w:type="gramStart"/>
      <w:r>
        <w:t>1704</w:t>
      </w:r>
      <w:r w:rsidR="004C29B6">
        <w:t xml:space="preserve"> </w:t>
      </w:r>
      <w:r>
        <w:t>.</w:t>
      </w:r>
      <w:proofErr w:type="gramEnd"/>
      <w:r>
        <w:t xml:space="preserve"> The Initiate Specimen Retrieval Request item does not appear on the Actions menu or the button bar if the</w:t>
      </w:r>
      <w:r w:rsidR="00D92C01">
        <w:t xml:space="preserve"> Initiate Specimen Retrieval process has been run previously or if the specimen has arrived at Genomic Health.  The technical criteria for this requirement are in FR-1705 and FR-1706.</w:t>
      </w:r>
    </w:p>
    <w:p w14:paraId="16E4AD9D" w14:textId="77777777" w:rsidR="00CF592E" w:rsidRDefault="00D92C01">
      <w:pPr>
        <w:pStyle w:val="Body4"/>
      </w:pPr>
      <w:proofErr w:type="gramStart"/>
      <w:r>
        <w:t>FR-1705.</w:t>
      </w:r>
      <w:proofErr w:type="gramEnd"/>
      <w:r w:rsidR="004C29B6">
        <w:t xml:space="preserve"> </w:t>
      </w:r>
      <w:r>
        <w:t xml:space="preserve"> The Initiate Specimen Retrieval Request item and button are hidden if the Specimen Arrival Date (SR Received) is not null.</w:t>
      </w:r>
    </w:p>
    <w:p w14:paraId="16E4AD9E" w14:textId="77777777" w:rsidR="00CF592E" w:rsidRDefault="00D92C01">
      <w:pPr>
        <w:pStyle w:val="Body4"/>
      </w:pPr>
      <w:proofErr w:type="gramStart"/>
      <w:r>
        <w:t>FR-1706.</w:t>
      </w:r>
      <w:proofErr w:type="gramEnd"/>
      <w:r w:rsidR="004C29B6">
        <w:t xml:space="preserve"> </w:t>
      </w:r>
      <w:r>
        <w:t xml:space="preserve"> The Initiate Specimen Retrieval Request item and button are hidden if </w:t>
      </w:r>
      <w:r w:rsidR="009438D5">
        <w:t xml:space="preserve">there is </w:t>
      </w:r>
      <w:r w:rsidR="009C4F42">
        <w:t>a</w:t>
      </w:r>
      <w:r w:rsidR="00FD39EB">
        <w:t>n open</w:t>
      </w:r>
      <w:r w:rsidR="009438D5">
        <w:t xml:space="preserve"> specimen retrieval case associated with the requisition. </w:t>
      </w:r>
    </w:p>
    <w:p w14:paraId="16E4AD9F" w14:textId="77777777" w:rsidR="00DC0B10" w:rsidRDefault="00DC0B10">
      <w:pPr>
        <w:pStyle w:val="Body4"/>
      </w:pPr>
      <w:proofErr w:type="gramStart"/>
      <w:r>
        <w:t>FR-1707.</w:t>
      </w:r>
      <w:proofErr w:type="gramEnd"/>
      <w:r>
        <w:t xml:space="preserve"> The Initiate Specimen Retrieval Request item and button are </w:t>
      </w:r>
      <w:proofErr w:type="gramStart"/>
      <w:r>
        <w:t>hidden  if</w:t>
      </w:r>
      <w:proofErr w:type="gramEnd"/>
      <w:r>
        <w:t xml:space="preserve"> the requisition test type is Unknown. </w:t>
      </w:r>
    </w:p>
    <w:p w14:paraId="16E4ADA0" w14:textId="77777777" w:rsidR="009D6DAD" w:rsidRDefault="009D6DAD">
      <w:pPr>
        <w:pStyle w:val="Body4"/>
      </w:pPr>
      <w:proofErr w:type="gramStart"/>
      <w:r>
        <w:t>FR-1708.</w:t>
      </w:r>
      <w:proofErr w:type="gramEnd"/>
      <w:r>
        <w:t xml:space="preserve"> The Initiate Specimen Retrieval Request item and button are hidden if the requisition is cancelled. </w:t>
      </w:r>
    </w:p>
    <w:p w14:paraId="16E4ADA1" w14:textId="77777777" w:rsidR="00CF592E" w:rsidRDefault="006811B3">
      <w:pPr>
        <w:pStyle w:val="Heading4"/>
      </w:pPr>
      <w:r>
        <w:t>Specimen Retrieval Validation</w:t>
      </w:r>
    </w:p>
    <w:p w14:paraId="16E4ADA2" w14:textId="77777777" w:rsidR="00684432" w:rsidRDefault="00642ECF" w:rsidP="00CF592E">
      <w:pPr>
        <w:pStyle w:val="Body4"/>
      </w:pPr>
      <w:r w:rsidRPr="00F830DF">
        <w:t xml:space="preserve">When a user presses the Initiate Specimen Retrieval button, a validation process runs. </w:t>
      </w:r>
      <w:r w:rsidR="00CF592E">
        <w:t xml:space="preserve"> </w:t>
      </w:r>
      <w:r w:rsidR="0092726E">
        <w:t>See the validation rule</w:t>
      </w:r>
      <w:r w:rsidR="006811B3">
        <w:t>s spreadsheet, ERD-OP-IT-05-007.</w:t>
      </w:r>
      <w:r w:rsidR="00CF592E">
        <w:t xml:space="preserve"> </w:t>
      </w:r>
      <w:r w:rsidR="006811B3">
        <w:t xml:space="preserve"> The rules</w:t>
      </w:r>
      <w:r w:rsidR="0092726E">
        <w:t xml:space="preserve"> are </w:t>
      </w:r>
      <w:r w:rsidR="006811B3">
        <w:t xml:space="preserve">listed in the </w:t>
      </w:r>
      <w:proofErr w:type="gramStart"/>
      <w:r w:rsidR="006811B3">
        <w:t>spreadsheet  as</w:t>
      </w:r>
      <w:proofErr w:type="gramEnd"/>
      <w:r w:rsidR="006811B3">
        <w:t xml:space="preserve"> </w:t>
      </w:r>
      <w:r w:rsidR="0092726E">
        <w:t xml:space="preserve">the </w:t>
      </w:r>
      <w:proofErr w:type="spellStart"/>
      <w:r w:rsidR="0092726E">
        <w:t>SpecimenRetrieval</w:t>
      </w:r>
      <w:proofErr w:type="spellEnd"/>
      <w:r w:rsidR="0092726E">
        <w:t xml:space="preserve"> validation rules.</w:t>
      </w:r>
      <w:r w:rsidR="00E30F5B">
        <w:t xml:space="preserve"> </w:t>
      </w:r>
      <w:r w:rsidR="00CF592E">
        <w:t xml:space="preserve"> </w:t>
      </w:r>
      <w:r w:rsidR="00E30F5B">
        <w:t>Note that the rules prohibit running Specimen Retrieval if the specimen retrieval option is set to blank.</w:t>
      </w:r>
    </w:p>
    <w:p w14:paraId="16E4ADA3" w14:textId="77777777" w:rsidR="00CF592E" w:rsidRDefault="0014627D" w:rsidP="00CF592E">
      <w:pPr>
        <w:pStyle w:val="Body4"/>
      </w:pPr>
      <w:proofErr w:type="gramStart"/>
      <w:r w:rsidRPr="0014627D">
        <w:t>FR-1711.</w:t>
      </w:r>
      <w:proofErr w:type="gramEnd"/>
      <w:r w:rsidR="00CF592E">
        <w:t xml:space="preserve"> </w:t>
      </w:r>
      <w:r w:rsidRPr="0014627D">
        <w:t xml:space="preserve"> </w:t>
      </w:r>
      <w:r w:rsidR="00A955F0">
        <w:t xml:space="preserve">If </w:t>
      </w:r>
      <w:r w:rsidR="00345C4B">
        <w:t xml:space="preserve">the requisition fails </w:t>
      </w:r>
      <w:r w:rsidR="00B4344D">
        <w:t>specimen retrieval validation, an error window appears.</w:t>
      </w:r>
    </w:p>
    <w:p w14:paraId="16E4ADA4" w14:textId="77777777" w:rsidR="00CF592E" w:rsidRDefault="00B4344D" w:rsidP="00CF592E">
      <w:pPr>
        <w:pStyle w:val="Body4"/>
      </w:pPr>
      <w:proofErr w:type="gramStart"/>
      <w:r>
        <w:t>FR-1712.</w:t>
      </w:r>
      <w:proofErr w:type="gramEnd"/>
      <w:r>
        <w:t xml:space="preserve"> </w:t>
      </w:r>
      <w:r w:rsidR="00CF592E">
        <w:t xml:space="preserve"> </w:t>
      </w:r>
      <w:r>
        <w:t>The error window contains one message for each failed validation rule.</w:t>
      </w:r>
    </w:p>
    <w:p w14:paraId="16E4ADA5" w14:textId="77777777" w:rsidR="00CF592E" w:rsidRDefault="008902BD" w:rsidP="00CF592E">
      <w:pPr>
        <w:pStyle w:val="Body4"/>
      </w:pPr>
      <w:proofErr w:type="gramStart"/>
      <w:r>
        <w:t>FR-1713.</w:t>
      </w:r>
      <w:proofErr w:type="gramEnd"/>
      <w:r>
        <w:t xml:space="preserve"> </w:t>
      </w:r>
      <w:r w:rsidR="00CF592E">
        <w:t xml:space="preserve"> </w:t>
      </w:r>
      <w:r>
        <w:t xml:space="preserve">The user is able to copy text onto the clipboard from the error window. </w:t>
      </w:r>
    </w:p>
    <w:p w14:paraId="16E4ADA6" w14:textId="77777777" w:rsidR="00CF592E" w:rsidRDefault="0014627D" w:rsidP="00CF592E">
      <w:pPr>
        <w:pStyle w:val="Body4"/>
      </w:pPr>
      <w:proofErr w:type="gramStart"/>
      <w:r w:rsidRPr="0014627D">
        <w:t>FR-1714.</w:t>
      </w:r>
      <w:proofErr w:type="gramEnd"/>
      <w:r w:rsidRPr="0014627D">
        <w:t xml:space="preserve">  When the user dismisses the error window, a fax is not sent, a case is not opened, and the specimen retrieval </w:t>
      </w:r>
      <w:proofErr w:type="spellStart"/>
      <w:r w:rsidRPr="0014627D">
        <w:t>intiation</w:t>
      </w:r>
      <w:proofErr w:type="spellEnd"/>
      <w:r w:rsidRPr="0014627D">
        <w:t xml:space="preserve"> date is not set. </w:t>
      </w:r>
      <w:r w:rsidR="0011545D">
        <w:t xml:space="preserve"> </w:t>
      </w:r>
      <w:r w:rsidRPr="0014627D">
        <w:t xml:space="preserve">The Initiate Specimen Retrieval button remains available. </w:t>
      </w:r>
    </w:p>
    <w:p w14:paraId="16E4ADA7" w14:textId="77777777" w:rsidR="00684432" w:rsidRDefault="00642ECF" w:rsidP="006F622A">
      <w:pPr>
        <w:pStyle w:val="Heading4"/>
      </w:pPr>
      <w:r w:rsidRPr="00F830DF">
        <w:t>Specimen Retrieval Option 1, I want Genomic Health to request the specimen</w:t>
      </w:r>
    </w:p>
    <w:p w14:paraId="16E4ADA8" w14:textId="77777777" w:rsidR="00684432" w:rsidRDefault="00642ECF" w:rsidP="006F622A">
      <w:pPr>
        <w:pStyle w:val="Body4"/>
      </w:pPr>
      <w:proofErr w:type="gramStart"/>
      <w:r w:rsidRPr="00F830DF">
        <w:t>FR-1720.</w:t>
      </w:r>
      <w:proofErr w:type="gramEnd"/>
      <w:r w:rsidRPr="00F830DF">
        <w:t xml:space="preserve"> </w:t>
      </w:r>
      <w:r w:rsidR="00AF05BF">
        <w:t xml:space="preserve"> </w:t>
      </w:r>
      <w:r w:rsidRPr="00F830DF">
        <w:t xml:space="preserve">If the requisition passes validation and the Specimen Retrieval option is “1. I want Genomic Health to request the specimen.”, then SARP </w:t>
      </w:r>
      <w:r w:rsidR="00CB51C8">
        <w:t xml:space="preserve">initiates the process of </w:t>
      </w:r>
      <w:r w:rsidR="007F479D">
        <w:t>send</w:t>
      </w:r>
      <w:r w:rsidR="00CB51C8">
        <w:t>ing</w:t>
      </w:r>
      <w:r w:rsidR="007F479D">
        <w:t xml:space="preserve"> a fax to the pathology account.</w:t>
      </w:r>
    </w:p>
    <w:p w14:paraId="16E4ADA9" w14:textId="77777777" w:rsidR="00954FA5" w:rsidRDefault="00954FA5" w:rsidP="006F622A">
      <w:pPr>
        <w:pStyle w:val="Body4"/>
      </w:pPr>
      <w:proofErr w:type="gramStart"/>
      <w:r>
        <w:t>FR-1721.</w:t>
      </w:r>
      <w:proofErr w:type="gramEnd"/>
      <w:r w:rsidR="00CF592E">
        <w:t xml:space="preserve"> </w:t>
      </w:r>
      <w:r>
        <w:t xml:space="preserve"> SARP will launch the Create </w:t>
      </w:r>
      <w:proofErr w:type="gramStart"/>
      <w:r>
        <w:t>And</w:t>
      </w:r>
      <w:proofErr w:type="gramEnd"/>
      <w:r>
        <w:t xml:space="preserve"> Send PDF tool, with the specimen retrieval option selected.</w:t>
      </w:r>
    </w:p>
    <w:p w14:paraId="16E4ADAA" w14:textId="77777777" w:rsidR="00954FA5" w:rsidRDefault="00084F4A" w:rsidP="00954FA5">
      <w:pPr>
        <w:pStyle w:val="Body4"/>
      </w:pPr>
      <w:proofErr w:type="gramStart"/>
      <w:r>
        <w:t>FR-172</w:t>
      </w:r>
      <w:r w:rsidR="00954FA5">
        <w:t>2.</w:t>
      </w:r>
      <w:proofErr w:type="gramEnd"/>
      <w:r w:rsidR="00CF592E">
        <w:t xml:space="preserve"> </w:t>
      </w:r>
      <w:r w:rsidR="00954FA5">
        <w:t xml:space="preserve"> </w:t>
      </w:r>
      <w:proofErr w:type="gramStart"/>
      <w:r w:rsidR="00746755">
        <w:t>This requirement unused.</w:t>
      </w:r>
      <w:proofErr w:type="gramEnd"/>
    </w:p>
    <w:p w14:paraId="16E4ADAB" w14:textId="77777777" w:rsidR="00954FA5" w:rsidRDefault="00954FA5" w:rsidP="00954FA5">
      <w:pPr>
        <w:pStyle w:val="Body4"/>
      </w:pPr>
      <w:proofErr w:type="gramStart"/>
      <w:r>
        <w:t>FR-1723.</w:t>
      </w:r>
      <w:proofErr w:type="gramEnd"/>
      <w:r>
        <w:t xml:space="preserve"> </w:t>
      </w:r>
      <w:r w:rsidR="00CF592E">
        <w:t xml:space="preserve"> </w:t>
      </w:r>
      <w:r>
        <w:t>If the user selects ‘</w:t>
      </w:r>
      <w:r w:rsidR="00E30F5B">
        <w:t>Close’</w:t>
      </w:r>
      <w:r>
        <w:t xml:space="preserve"> from the Create </w:t>
      </w:r>
      <w:proofErr w:type="gramStart"/>
      <w:r>
        <w:t>And</w:t>
      </w:r>
      <w:proofErr w:type="gramEnd"/>
      <w:r>
        <w:t xml:space="preserve"> Send PDF tool, no changes are made to the requisition.</w:t>
      </w:r>
    </w:p>
    <w:p w14:paraId="16E4ADAC" w14:textId="77777777" w:rsidR="00954FA5" w:rsidRDefault="00BE1E2E" w:rsidP="00954FA5">
      <w:pPr>
        <w:pStyle w:val="Body4"/>
      </w:pPr>
      <w:proofErr w:type="gramStart"/>
      <w:r>
        <w:t>FR-1724.</w:t>
      </w:r>
      <w:proofErr w:type="gramEnd"/>
      <w:r>
        <w:t xml:space="preserve"> </w:t>
      </w:r>
      <w:r w:rsidR="00CF592E">
        <w:t xml:space="preserve"> </w:t>
      </w:r>
      <w:r>
        <w:t>If the user select</w:t>
      </w:r>
      <w:r w:rsidR="00954FA5">
        <w:t xml:space="preserve">s ‘Send’ from the Create </w:t>
      </w:r>
      <w:proofErr w:type="gramStart"/>
      <w:r w:rsidR="00954FA5">
        <w:t>And</w:t>
      </w:r>
      <w:proofErr w:type="gramEnd"/>
      <w:r w:rsidR="00954FA5">
        <w:t xml:space="preserve"> Send PDF tool, </w:t>
      </w:r>
      <w:r w:rsidR="00D70AA3">
        <w:t xml:space="preserve">specimen retrieval proceeds: </w:t>
      </w:r>
      <w:r w:rsidR="00954FA5">
        <w:t>the specimen retr</w:t>
      </w:r>
      <w:r w:rsidR="00D70AA3">
        <w:t xml:space="preserve">ieval initiation date is set, </w:t>
      </w:r>
      <w:r w:rsidR="00954FA5">
        <w:t>a spe</w:t>
      </w:r>
      <w:r w:rsidR="00911E4C">
        <w:t xml:space="preserve">cimen retrieval case is created and a fax is </w:t>
      </w:r>
      <w:r w:rsidR="00D70AA3">
        <w:t>queued.</w:t>
      </w:r>
    </w:p>
    <w:p w14:paraId="16E4ADAD" w14:textId="77777777" w:rsidR="00BE1E2E" w:rsidRDefault="00BE1E2E" w:rsidP="00954FA5">
      <w:pPr>
        <w:pStyle w:val="Body4"/>
      </w:pPr>
      <w:proofErr w:type="gramStart"/>
      <w:r>
        <w:t>FR-1725.</w:t>
      </w:r>
      <w:proofErr w:type="gramEnd"/>
      <w:r>
        <w:t xml:space="preserve"> </w:t>
      </w:r>
      <w:r w:rsidR="00CF592E">
        <w:t xml:space="preserve"> </w:t>
      </w:r>
      <w:r>
        <w:t xml:space="preserve">If the user selects a non-Specimen Retrieval fax type and then selects ‘Send’ from the Create And Send PDF tool, an error message will appear and specimen retrieval will not proceed. </w:t>
      </w:r>
    </w:p>
    <w:p w14:paraId="16E4ADAE" w14:textId="77777777" w:rsidR="00CF592E" w:rsidRDefault="00954FA5">
      <w:pPr>
        <w:pStyle w:val="Heading5"/>
      </w:pPr>
      <w:r>
        <w:t>Specimen Retrieval Initiation Date</w:t>
      </w:r>
    </w:p>
    <w:p w14:paraId="16E4ADAF" w14:textId="77777777" w:rsidR="00CF592E" w:rsidRDefault="00954FA5">
      <w:pPr>
        <w:pStyle w:val="Body5"/>
      </w:pPr>
      <w:r>
        <w:t>See FR-</w:t>
      </w:r>
      <w:r w:rsidR="000B6E16">
        <w:t xml:space="preserve">419 </w:t>
      </w:r>
      <w:r>
        <w:t xml:space="preserve">for the UI requirements for the SR initiation date.  </w:t>
      </w:r>
    </w:p>
    <w:p w14:paraId="16E4ADB0" w14:textId="77777777" w:rsidR="00CF592E" w:rsidRDefault="00954FA5" w:rsidP="00CF592E">
      <w:pPr>
        <w:pStyle w:val="Body5"/>
      </w:pPr>
      <w:proofErr w:type="gramStart"/>
      <w:r>
        <w:t>FR-1730.</w:t>
      </w:r>
      <w:proofErr w:type="gramEnd"/>
      <w:r w:rsidR="00CF592E">
        <w:t xml:space="preserve"> </w:t>
      </w:r>
      <w:r>
        <w:t xml:space="preserve"> When the specimen retrieval initiation date is set, it is set to the current day’s date.</w:t>
      </w:r>
    </w:p>
    <w:p w14:paraId="16E4ADB1" w14:textId="77777777" w:rsidR="00CF592E" w:rsidRDefault="00954FA5" w:rsidP="00CF592E">
      <w:pPr>
        <w:pStyle w:val="Body5"/>
      </w:pPr>
      <w:proofErr w:type="gramStart"/>
      <w:r>
        <w:t>FR-1731.</w:t>
      </w:r>
      <w:proofErr w:type="gramEnd"/>
      <w:r w:rsidR="00CF592E">
        <w:t xml:space="preserve"> </w:t>
      </w:r>
      <w:r>
        <w:t xml:space="preserve"> Once the specimen retrieval initiat</w:t>
      </w:r>
      <w:r w:rsidR="000B6E16">
        <w:t>i</w:t>
      </w:r>
      <w:r>
        <w:t xml:space="preserve">on date is set, the Initiate Specimen Retrieval button is no longer visible. (Users can still send faxes and open cases, but they must use other tools). </w:t>
      </w:r>
    </w:p>
    <w:p w14:paraId="16E4ADB2" w14:textId="77777777" w:rsidR="007E4850" w:rsidRPr="00954FA5" w:rsidRDefault="007E4850" w:rsidP="00CF592E">
      <w:pPr>
        <w:pStyle w:val="Body5"/>
      </w:pPr>
      <w:proofErr w:type="gramStart"/>
      <w:r>
        <w:t>FR-1732.</w:t>
      </w:r>
      <w:proofErr w:type="gramEnd"/>
      <w:r>
        <w:t xml:space="preserve">  When the specimen retrieval initiation date is set, SARP will add a requisition event in the event history.  The event name will be ‘Specimen Retrieval Initiated’.</w:t>
      </w:r>
    </w:p>
    <w:p w14:paraId="16E4ADB3" w14:textId="77777777" w:rsidR="00CF592E" w:rsidRDefault="00954FA5">
      <w:pPr>
        <w:pStyle w:val="Heading5"/>
      </w:pPr>
      <w:r>
        <w:t>Specimen Retrieval Case</w:t>
      </w:r>
    </w:p>
    <w:p w14:paraId="16E4ADB4" w14:textId="77777777" w:rsidR="00684432" w:rsidRDefault="00642ECF" w:rsidP="00CF592E">
      <w:pPr>
        <w:pStyle w:val="Body5"/>
      </w:pPr>
      <w:proofErr w:type="gramStart"/>
      <w:r w:rsidRPr="00FF15E3">
        <w:t>FR-1761.</w:t>
      </w:r>
      <w:proofErr w:type="gramEnd"/>
      <w:r w:rsidRPr="00FF15E3">
        <w:t xml:space="preserve"> </w:t>
      </w:r>
      <w:r w:rsidR="00CC31D3">
        <w:t xml:space="preserve"> </w:t>
      </w:r>
      <w:r w:rsidRPr="00FF15E3">
        <w:t xml:space="preserve">The subject of the </w:t>
      </w:r>
      <w:r w:rsidR="00954FA5">
        <w:t xml:space="preserve">specimen retrieval </w:t>
      </w:r>
      <w:r w:rsidRPr="00FF15E3">
        <w:t>case is set in the application configuration file. In production, the subject should be Specimen Retrieval.</w:t>
      </w:r>
    </w:p>
    <w:p w14:paraId="16E4ADB5" w14:textId="77777777" w:rsidR="00684432" w:rsidRDefault="00642ECF" w:rsidP="00CF592E">
      <w:pPr>
        <w:pStyle w:val="Body5"/>
      </w:pPr>
      <w:proofErr w:type="gramStart"/>
      <w:r w:rsidRPr="00FF15E3">
        <w:t>FR-1762.</w:t>
      </w:r>
      <w:proofErr w:type="gramEnd"/>
      <w:r w:rsidRPr="00FF15E3">
        <w:t xml:space="preserve"> </w:t>
      </w:r>
      <w:r w:rsidR="00CC31D3">
        <w:t xml:space="preserve"> </w:t>
      </w:r>
      <w:r w:rsidRPr="00FF15E3">
        <w:t xml:space="preserve">The case should go into the Specimen Retrieval queue for the requisition’s pod. </w:t>
      </w:r>
      <w:r w:rsidR="00CC31D3">
        <w:t xml:space="preserve"> </w:t>
      </w:r>
      <w:r w:rsidRPr="00FF15E3">
        <w:t>These queues are set in the application configuration file; in production, the queue names are Specimen Retrieval (Juno), Specimen Retrieval (Gold), etc.</w:t>
      </w:r>
    </w:p>
    <w:p w14:paraId="16E4ADB6" w14:textId="77777777" w:rsidR="00684432" w:rsidRDefault="00642ECF" w:rsidP="00CF592E">
      <w:pPr>
        <w:pStyle w:val="Body5"/>
      </w:pPr>
      <w:proofErr w:type="gramStart"/>
      <w:r w:rsidRPr="00FF15E3">
        <w:t>FR-1763.</w:t>
      </w:r>
      <w:proofErr w:type="gramEnd"/>
      <w:r w:rsidRPr="00FF15E3">
        <w:t xml:space="preserve"> </w:t>
      </w:r>
      <w:r w:rsidR="00CC31D3">
        <w:t xml:space="preserve"> </w:t>
      </w:r>
      <w:r w:rsidRPr="00FF15E3">
        <w:t xml:space="preserve">The description </w:t>
      </w:r>
      <w:proofErr w:type="gramStart"/>
      <w:r w:rsidRPr="00FF15E3">
        <w:t>of  the</w:t>
      </w:r>
      <w:proofErr w:type="gramEnd"/>
      <w:r w:rsidRPr="00FF15E3">
        <w:t xml:space="preserve"> case will be the following: </w:t>
      </w:r>
      <w:r w:rsidR="00CC31D3">
        <w:t xml:space="preserve"> </w:t>
      </w:r>
      <w:r w:rsidRPr="00FF15E3">
        <w:t xml:space="preserve">“Specimen retrieval fax </w:t>
      </w:r>
      <w:proofErr w:type="spellStart"/>
      <w:r w:rsidRPr="00FF15E3">
        <w:t>attn:</w:t>
      </w:r>
      <w:proofErr w:type="spellEnd"/>
      <w:r w:rsidRPr="00FF15E3">
        <w:t xml:space="preserve"> {0} to fax number {1} queued at {2}</w:t>
      </w:r>
      <w:r w:rsidR="004D719C">
        <w:t>.</w:t>
      </w:r>
      <w:r w:rsidRPr="00FF15E3">
        <w:t xml:space="preserve">” where {0} is the contact person to whose attention it was sent, {1} is the outbound fax number, {2} is the date and time it entered the fax queue. </w:t>
      </w:r>
    </w:p>
    <w:p w14:paraId="16E4ADB7" w14:textId="77777777" w:rsidR="00684432" w:rsidRDefault="00642ECF" w:rsidP="00CF592E">
      <w:pPr>
        <w:pStyle w:val="Body5"/>
      </w:pPr>
      <w:proofErr w:type="gramStart"/>
      <w:r w:rsidRPr="00FF15E3">
        <w:t>FR-1764.</w:t>
      </w:r>
      <w:proofErr w:type="gramEnd"/>
      <w:r w:rsidRPr="00FF15E3">
        <w:t xml:space="preserve"> </w:t>
      </w:r>
      <w:r w:rsidR="00CC31D3">
        <w:t xml:space="preserve"> </w:t>
      </w:r>
      <w:r w:rsidRPr="00FF15E3">
        <w:t>The specimen retrieval cases are Hold cases.</w:t>
      </w:r>
    </w:p>
    <w:p w14:paraId="16E4ADB8" w14:textId="77777777" w:rsidR="00684432" w:rsidRDefault="00642ECF" w:rsidP="00CF592E">
      <w:pPr>
        <w:pStyle w:val="Body5"/>
      </w:pPr>
      <w:proofErr w:type="gramStart"/>
      <w:r w:rsidRPr="00FF15E3">
        <w:t>FR-1765.</w:t>
      </w:r>
      <w:proofErr w:type="gramEnd"/>
      <w:r w:rsidR="00CC31D3">
        <w:t xml:space="preserve"> </w:t>
      </w:r>
      <w:r w:rsidRPr="00FF15E3">
        <w:t xml:space="preserve"> The specimen retrieval case </w:t>
      </w:r>
      <w:r w:rsidR="00767097">
        <w:t>customer</w:t>
      </w:r>
      <w:r w:rsidR="00767097" w:rsidRPr="00FF15E3">
        <w:t xml:space="preserve"> </w:t>
      </w:r>
      <w:r w:rsidRPr="00FF15E3">
        <w:t>will be the pathology account on the requisition.</w:t>
      </w:r>
    </w:p>
    <w:p w14:paraId="16E4ADB9" w14:textId="77777777" w:rsidR="000A7ADF" w:rsidRDefault="00642ECF" w:rsidP="00CF592E">
      <w:pPr>
        <w:pStyle w:val="Body5"/>
      </w:pPr>
      <w:proofErr w:type="gramStart"/>
      <w:r w:rsidRPr="00FF15E3">
        <w:t>FR-1766.</w:t>
      </w:r>
      <w:proofErr w:type="gramEnd"/>
      <w:r w:rsidR="00CC31D3">
        <w:t xml:space="preserve"> </w:t>
      </w:r>
      <w:r w:rsidRPr="00FF15E3">
        <w:t xml:space="preserve"> The case title will be “Specimen Retrieval by GHI (): requisition {1}” where </w:t>
      </w:r>
      <w:r w:rsidR="000A7ADF">
        <w:t>{</w:t>
      </w:r>
      <w:r w:rsidRPr="00FF15E3">
        <w:t xml:space="preserve">1} is the requisition barcode. </w:t>
      </w:r>
      <w:r w:rsidR="00F42820">
        <w:t xml:space="preserve"> </w:t>
      </w:r>
      <w:r w:rsidR="000A7ADF">
        <w:t>The () provide</w:t>
      </w:r>
      <w:r w:rsidR="00D258B3">
        <w:t>s</w:t>
      </w:r>
      <w:r w:rsidR="000A7ADF">
        <w:t xml:space="preserve"> a space for the user to enter an indication of the account </w:t>
      </w:r>
      <w:proofErr w:type="spellStart"/>
      <w:r w:rsidR="00D258B3">
        <w:t>timezone</w:t>
      </w:r>
      <w:proofErr w:type="spellEnd"/>
      <w:r w:rsidR="00D258B3">
        <w:t xml:space="preserve"> so that Customer Service can organize callbacks by </w:t>
      </w:r>
      <w:proofErr w:type="spellStart"/>
      <w:r w:rsidR="00D258B3">
        <w:t>timezone</w:t>
      </w:r>
      <w:proofErr w:type="spellEnd"/>
      <w:r w:rsidR="00D258B3">
        <w:t xml:space="preserve">. </w:t>
      </w:r>
    </w:p>
    <w:p w14:paraId="16E4ADBA" w14:textId="77777777" w:rsidR="00684432" w:rsidRDefault="00642ECF" w:rsidP="00CF592E">
      <w:pPr>
        <w:pStyle w:val="Body5"/>
      </w:pPr>
      <w:proofErr w:type="gramStart"/>
      <w:r w:rsidRPr="00FF15E3">
        <w:t>FR-1767.</w:t>
      </w:r>
      <w:proofErr w:type="gramEnd"/>
      <w:r w:rsidRPr="00FF15E3">
        <w:t xml:space="preserve"> </w:t>
      </w:r>
      <w:r w:rsidR="00CC31D3">
        <w:t xml:space="preserve"> </w:t>
      </w:r>
      <w:r w:rsidRPr="00FF15E3">
        <w:t>If an open specimen retrieval case already exists for this requisition, SARP will display an error message, “Automatic specimen retrieval case not generated for requisition {0} because an open specimen retrieval case already exists”. {0} is replaced by the requisition barcode.</w:t>
      </w:r>
      <w:r w:rsidR="00954FA5">
        <w:t xml:space="preserve"> Note that in this case, the fax will still be sent and the specimen retrieval initiation date will still be set.</w:t>
      </w:r>
    </w:p>
    <w:p w14:paraId="16E4ADBB" w14:textId="77777777" w:rsidR="00684432" w:rsidRDefault="00642ECF" w:rsidP="00CF592E">
      <w:pPr>
        <w:pStyle w:val="Body5"/>
      </w:pPr>
      <w:proofErr w:type="gramStart"/>
      <w:r w:rsidRPr="00FF15E3">
        <w:t>FR-1768.</w:t>
      </w:r>
      <w:proofErr w:type="gramEnd"/>
      <w:r w:rsidRPr="00FF15E3">
        <w:t xml:space="preserve"> </w:t>
      </w:r>
      <w:r w:rsidR="00CC31D3">
        <w:t xml:space="preserve"> </w:t>
      </w:r>
      <w:r w:rsidRPr="00FF15E3">
        <w:t xml:space="preserve">If a closed specimen retrieval case already exists for this requisition, SARP will create a new specimen retrieval case. </w:t>
      </w:r>
    </w:p>
    <w:p w14:paraId="16E4ADBC" w14:textId="77777777" w:rsidR="00AD5799" w:rsidRDefault="00642ECF" w:rsidP="00CF592E">
      <w:pPr>
        <w:pStyle w:val="Body5"/>
      </w:pPr>
      <w:proofErr w:type="gramStart"/>
      <w:r w:rsidRPr="00FF15E3">
        <w:t>FR-1769.</w:t>
      </w:r>
      <w:proofErr w:type="gramEnd"/>
      <w:r w:rsidRPr="00FF15E3">
        <w:t xml:space="preserve"> </w:t>
      </w:r>
      <w:r w:rsidR="00CC31D3">
        <w:t xml:space="preserve"> </w:t>
      </w:r>
      <w:r w:rsidRPr="00FF15E3">
        <w:t xml:space="preserve">The follow-up date on the specimen retrieval case is set to the current date plus a configurable number </w:t>
      </w:r>
      <w:proofErr w:type="gramStart"/>
      <w:r w:rsidRPr="00FF15E3">
        <w:t xml:space="preserve">of  </w:t>
      </w:r>
      <w:r w:rsidR="000A7ADF">
        <w:t>business</w:t>
      </w:r>
      <w:proofErr w:type="gramEnd"/>
      <w:r w:rsidR="000A7ADF" w:rsidRPr="00FF15E3">
        <w:t xml:space="preserve"> </w:t>
      </w:r>
      <w:r w:rsidRPr="00FF15E3">
        <w:t xml:space="preserve">days. </w:t>
      </w:r>
      <w:r w:rsidR="00CC31D3">
        <w:t xml:space="preserve"> </w:t>
      </w:r>
    </w:p>
    <w:p w14:paraId="16E4ADBD" w14:textId="77777777" w:rsidR="00684432" w:rsidRDefault="00AD5799" w:rsidP="00CF592E">
      <w:pPr>
        <w:pStyle w:val="Body5"/>
      </w:pPr>
      <w:proofErr w:type="gramStart"/>
      <w:r>
        <w:t>FR-1770.</w:t>
      </w:r>
      <w:proofErr w:type="gramEnd"/>
      <w:r>
        <w:t xml:space="preserve"> </w:t>
      </w:r>
      <w:r w:rsidR="00F46BDD">
        <w:t xml:space="preserve"> </w:t>
      </w:r>
      <w:r w:rsidR="00642ECF" w:rsidRPr="00FF15E3">
        <w:t xml:space="preserve">The </w:t>
      </w:r>
      <w:r>
        <w:t xml:space="preserve">default </w:t>
      </w:r>
      <w:r w:rsidR="00642ECF" w:rsidRPr="00FF15E3">
        <w:t xml:space="preserve">number of </w:t>
      </w:r>
      <w:r w:rsidR="000A7ADF">
        <w:t>business</w:t>
      </w:r>
      <w:r w:rsidR="000A7ADF" w:rsidRPr="00FF15E3">
        <w:t xml:space="preserve"> </w:t>
      </w:r>
      <w:r w:rsidR="00642ECF" w:rsidRPr="00FF15E3">
        <w:t xml:space="preserve">days will be set in the application configuration file. </w:t>
      </w:r>
      <w:r w:rsidR="00CC31D3">
        <w:t xml:space="preserve"> </w:t>
      </w:r>
      <w:r w:rsidR="00642ECF" w:rsidRPr="00FF15E3">
        <w:t xml:space="preserve">It will initially be set to 3. </w:t>
      </w:r>
      <w:r w:rsidR="00CC31D3">
        <w:t xml:space="preserve"> </w:t>
      </w:r>
      <w:r w:rsidR="00642ECF" w:rsidRPr="00FF15E3">
        <w:t xml:space="preserve">Example: if today is Thursday, March 10, the follow-up date will be Tuesday, March 15. </w:t>
      </w:r>
    </w:p>
    <w:p w14:paraId="16E4ADBE" w14:textId="77777777" w:rsidR="00AD5799" w:rsidRDefault="00AD5799" w:rsidP="00CF592E">
      <w:pPr>
        <w:pStyle w:val="Body5"/>
      </w:pPr>
      <w:proofErr w:type="gramStart"/>
      <w:r>
        <w:t>FR-1771.</w:t>
      </w:r>
      <w:proofErr w:type="gramEnd"/>
      <w:r>
        <w:t xml:space="preserve"> </w:t>
      </w:r>
      <w:r w:rsidR="00F46BDD">
        <w:t xml:space="preserve"> </w:t>
      </w:r>
      <w:r>
        <w:t xml:space="preserve">If the pathology account for the requisition has the Specimen Retrieval </w:t>
      </w:r>
      <w:proofErr w:type="spellStart"/>
      <w:r>
        <w:t>Followup</w:t>
      </w:r>
      <w:proofErr w:type="spellEnd"/>
      <w:r>
        <w:t xml:space="preserve"> Interval </w:t>
      </w:r>
      <w:r w:rsidR="007A5808">
        <w:t xml:space="preserve">property </w:t>
      </w:r>
      <w:r>
        <w:t xml:space="preserve">set to a number, then the follow-up date on the case is set to the current date plus that number of </w:t>
      </w:r>
      <w:r w:rsidR="000A7ADF">
        <w:t xml:space="preserve">business </w:t>
      </w:r>
      <w:r>
        <w:t xml:space="preserve">days. For example, if the pathology account’s Specimen Retrieval </w:t>
      </w:r>
      <w:proofErr w:type="spellStart"/>
      <w:r>
        <w:t>Followup</w:t>
      </w:r>
      <w:proofErr w:type="spellEnd"/>
      <w:r>
        <w:t xml:space="preserve"> Inter </w:t>
      </w:r>
      <w:proofErr w:type="spellStart"/>
      <w:proofErr w:type="gramStart"/>
      <w:r>
        <w:t>val</w:t>
      </w:r>
      <w:proofErr w:type="spellEnd"/>
      <w:proofErr w:type="gramEnd"/>
      <w:r>
        <w:t xml:space="preserve"> is set to 5, then the follow-up date on the case will be one week after the current date. </w:t>
      </w:r>
    </w:p>
    <w:p w14:paraId="16E4ADBF" w14:textId="77777777" w:rsidR="00CF592E" w:rsidRDefault="0019318C" w:rsidP="00CF592E">
      <w:pPr>
        <w:pStyle w:val="Body5"/>
      </w:pPr>
      <w:proofErr w:type="gramStart"/>
      <w:r>
        <w:t>FR-1772.</w:t>
      </w:r>
      <w:proofErr w:type="gramEnd"/>
      <w:r>
        <w:t xml:space="preserve"> </w:t>
      </w:r>
      <w:r w:rsidR="00F46BDD">
        <w:t xml:space="preserve"> </w:t>
      </w:r>
      <w:r>
        <w:t>The case will pop up in the foreground.</w:t>
      </w:r>
    </w:p>
    <w:p w14:paraId="16E4ADC0" w14:textId="77777777" w:rsidR="00B94C90" w:rsidRDefault="00B94C90" w:rsidP="0011545D">
      <w:pPr>
        <w:pStyle w:val="Body5"/>
      </w:pPr>
      <w:proofErr w:type="gramStart"/>
      <w:r>
        <w:t>FR-1773</w:t>
      </w:r>
      <w:r w:rsidR="00F46BDD">
        <w:t>.</w:t>
      </w:r>
      <w:proofErr w:type="gramEnd"/>
      <w:r w:rsidR="00F46BDD">
        <w:t xml:space="preserve"> </w:t>
      </w:r>
      <w:r>
        <w:t xml:space="preserve"> If there is an error that prevents the case from opening, an error message will appear indicating why the case opening failed. </w:t>
      </w:r>
      <w:r w:rsidR="00F46BDD">
        <w:t xml:space="preserve"> </w:t>
      </w:r>
      <w:r>
        <w:t>The error message will be suffixed by the following text: “Please open the specimen retrieval case manually. Fax has been sent.”</w:t>
      </w:r>
    </w:p>
    <w:p w14:paraId="16E4ADC1" w14:textId="77777777" w:rsidR="00684432" w:rsidRDefault="00642ECF" w:rsidP="006F622A">
      <w:pPr>
        <w:pStyle w:val="Heading4"/>
      </w:pPr>
      <w:r>
        <w:t>Specimen Retrieval Option 2, I will arrange having the specimen sent</w:t>
      </w:r>
    </w:p>
    <w:p w14:paraId="16E4ADC2" w14:textId="77777777" w:rsidR="00187388" w:rsidRDefault="00642ECF" w:rsidP="006F622A">
      <w:pPr>
        <w:pStyle w:val="Body4"/>
      </w:pPr>
      <w:r>
        <w:t xml:space="preserve">If the ordering physician has indicated that he or she will arrange for a specimen, then we do not need to send a fax. </w:t>
      </w:r>
      <w:r w:rsidR="00F46BDD">
        <w:t xml:space="preserve"> </w:t>
      </w:r>
      <w:r>
        <w:t>We do need to open a case to follow up with the ordering physician</w:t>
      </w:r>
      <w:r w:rsidR="00187388">
        <w:t>.</w:t>
      </w:r>
    </w:p>
    <w:p w14:paraId="16E4ADC3" w14:textId="77777777" w:rsidR="00684432" w:rsidRDefault="00187388" w:rsidP="006F622A">
      <w:pPr>
        <w:pStyle w:val="Body4"/>
      </w:pPr>
      <w:proofErr w:type="gramStart"/>
      <w:r>
        <w:t>FR-1774.</w:t>
      </w:r>
      <w:proofErr w:type="gramEnd"/>
      <w:r w:rsidRPr="00187388">
        <w:t xml:space="preserve"> </w:t>
      </w:r>
      <w:r w:rsidR="000C2EC2">
        <w:t xml:space="preserve"> </w:t>
      </w:r>
      <w:r>
        <w:t xml:space="preserve">If the requisition passes validation and the Specimen Retrieval option is “2. I will arrange having the specimen sent.”, then SARP sets the specimen retrieval </w:t>
      </w:r>
      <w:proofErr w:type="spellStart"/>
      <w:r>
        <w:t>initation</w:t>
      </w:r>
      <w:proofErr w:type="spellEnd"/>
      <w:r>
        <w:t xml:space="preserve"> date as in requirements FR-1730 </w:t>
      </w:r>
      <w:r w:rsidR="000C2EC2">
        <w:t>-</w:t>
      </w:r>
      <w:r w:rsidR="007E4850">
        <w:t xml:space="preserve"> FR-1732</w:t>
      </w:r>
      <w:r>
        <w:t>.</w:t>
      </w:r>
    </w:p>
    <w:p w14:paraId="16E4ADC4" w14:textId="77777777" w:rsidR="00684432" w:rsidRDefault="00642ECF" w:rsidP="006F622A">
      <w:pPr>
        <w:pStyle w:val="Body4"/>
      </w:pPr>
      <w:proofErr w:type="gramStart"/>
      <w:r>
        <w:t>FR-1775.</w:t>
      </w:r>
      <w:proofErr w:type="gramEnd"/>
      <w:r w:rsidR="00CC31D3">
        <w:t xml:space="preserve"> </w:t>
      </w:r>
      <w:r>
        <w:t xml:space="preserve"> </w:t>
      </w:r>
      <w:r w:rsidR="00187388">
        <w:t xml:space="preserve">After the initiation date is set, </w:t>
      </w:r>
      <w:proofErr w:type="gramStart"/>
      <w:r>
        <w:t>then</w:t>
      </w:r>
      <w:proofErr w:type="gramEnd"/>
      <w:r>
        <w:t xml:space="preserve"> SARP automatically opens a specimen retrieval case.</w:t>
      </w:r>
    </w:p>
    <w:p w14:paraId="16E4ADC5" w14:textId="77777777" w:rsidR="00684432" w:rsidRDefault="00642ECF" w:rsidP="006F622A">
      <w:pPr>
        <w:pStyle w:val="Body4"/>
      </w:pPr>
      <w:proofErr w:type="gramStart"/>
      <w:r>
        <w:t>FR-1776.</w:t>
      </w:r>
      <w:proofErr w:type="gramEnd"/>
      <w:r>
        <w:t xml:space="preserve"> </w:t>
      </w:r>
      <w:r w:rsidR="00CC31D3">
        <w:t xml:space="preserve"> </w:t>
      </w:r>
      <w:r>
        <w:t xml:space="preserve">The subject of the case is set in the application configuration file. </w:t>
      </w:r>
      <w:r w:rsidR="00CC31D3">
        <w:t xml:space="preserve"> </w:t>
      </w:r>
      <w:r>
        <w:t>In production, the subject should be Specimen Retrieval.</w:t>
      </w:r>
    </w:p>
    <w:p w14:paraId="16E4ADC6" w14:textId="77777777" w:rsidR="00684432" w:rsidRDefault="00642ECF" w:rsidP="006F622A">
      <w:pPr>
        <w:pStyle w:val="Body4"/>
      </w:pPr>
      <w:proofErr w:type="gramStart"/>
      <w:r>
        <w:t>FR-1777.</w:t>
      </w:r>
      <w:proofErr w:type="gramEnd"/>
      <w:r>
        <w:t xml:space="preserve"> </w:t>
      </w:r>
      <w:r w:rsidR="00CC31D3">
        <w:t xml:space="preserve"> </w:t>
      </w:r>
      <w:r>
        <w:t xml:space="preserve">The case should go into the Specimen Retrieval queue for the requisition’s pod. </w:t>
      </w:r>
      <w:r w:rsidR="00CC31D3">
        <w:t xml:space="preserve"> </w:t>
      </w:r>
      <w:r>
        <w:t>These queues are set in the application configuration file; in production, the queue names are Specimen Retrieval (Juno), Specimen Retrieval (Gold), etc.</w:t>
      </w:r>
    </w:p>
    <w:p w14:paraId="16E4ADC7" w14:textId="77777777" w:rsidR="00684432" w:rsidRDefault="00642ECF" w:rsidP="006F622A">
      <w:pPr>
        <w:pStyle w:val="Body4"/>
      </w:pPr>
      <w:proofErr w:type="gramStart"/>
      <w:r>
        <w:t>FR-1778.</w:t>
      </w:r>
      <w:proofErr w:type="gramEnd"/>
      <w:r>
        <w:t xml:space="preserve"> </w:t>
      </w:r>
      <w:r w:rsidR="00CC31D3">
        <w:t xml:space="preserve"> </w:t>
      </w:r>
      <w:r>
        <w:t xml:space="preserve">The case description will be “Ordering physician will arrange for specimen. </w:t>
      </w:r>
      <w:r w:rsidR="00CC31D3">
        <w:t xml:space="preserve"> </w:t>
      </w:r>
      <w:r>
        <w:t>Follow up with {0} at phone {1}” where {0} is the contact name or ordering physician contact name if there is no contact name and {1} is the phone number</w:t>
      </w:r>
      <w:r w:rsidR="00B140AF">
        <w:t xml:space="preserve"> on the report to address selected with the ordering physician.</w:t>
      </w:r>
      <w:r>
        <w:t xml:space="preserve">. </w:t>
      </w:r>
    </w:p>
    <w:p w14:paraId="16E4ADC8" w14:textId="77777777" w:rsidR="00684432" w:rsidRDefault="00642ECF" w:rsidP="006F622A">
      <w:pPr>
        <w:pStyle w:val="Body4"/>
      </w:pPr>
      <w:proofErr w:type="gramStart"/>
      <w:r>
        <w:t>FR-1779.</w:t>
      </w:r>
      <w:proofErr w:type="gramEnd"/>
      <w:r>
        <w:t xml:space="preserve"> </w:t>
      </w:r>
      <w:r w:rsidR="00CC31D3">
        <w:t xml:space="preserve"> </w:t>
      </w:r>
      <w:r>
        <w:t>The case title will be “Specimen Retrieval by MD (): requisition {1}” where {1} is the requisition barcode.</w:t>
      </w:r>
      <w:r w:rsidR="00C212CD">
        <w:t xml:space="preserve"> See FR-1766 for an explanation of the ().</w:t>
      </w:r>
    </w:p>
    <w:p w14:paraId="16E4ADC9" w14:textId="77777777" w:rsidR="00684432" w:rsidRDefault="00642ECF" w:rsidP="006F622A">
      <w:pPr>
        <w:pStyle w:val="Body4"/>
      </w:pPr>
      <w:proofErr w:type="gramStart"/>
      <w:r>
        <w:t>FR-1780.</w:t>
      </w:r>
      <w:proofErr w:type="gramEnd"/>
      <w:r>
        <w:t xml:space="preserve"> </w:t>
      </w:r>
      <w:r w:rsidR="00CC31D3">
        <w:t xml:space="preserve"> </w:t>
      </w:r>
      <w:r>
        <w:t>The specimen retrieval cases are Hold cases.</w:t>
      </w:r>
    </w:p>
    <w:p w14:paraId="16E4ADCA" w14:textId="77777777" w:rsidR="00684432" w:rsidRDefault="00642ECF" w:rsidP="006F622A">
      <w:pPr>
        <w:pStyle w:val="Body4"/>
      </w:pPr>
      <w:proofErr w:type="gramStart"/>
      <w:r>
        <w:t>FR-1781.</w:t>
      </w:r>
      <w:proofErr w:type="gramEnd"/>
      <w:r>
        <w:t xml:space="preserve"> </w:t>
      </w:r>
      <w:r w:rsidR="00CC31D3">
        <w:t xml:space="preserve"> </w:t>
      </w:r>
      <w:r>
        <w:t xml:space="preserve">The specimen retrieval </w:t>
      </w:r>
      <w:r w:rsidR="00767097">
        <w:t xml:space="preserve">case customer </w:t>
      </w:r>
      <w:r>
        <w:t xml:space="preserve">will be the </w:t>
      </w:r>
      <w:r w:rsidR="00C212CD">
        <w:t>ordering physician</w:t>
      </w:r>
      <w:r>
        <w:t xml:space="preserve"> on the requisition.</w:t>
      </w:r>
    </w:p>
    <w:p w14:paraId="16E4ADCB" w14:textId="77777777" w:rsidR="006B543F" w:rsidRDefault="00642ECF" w:rsidP="006F622A">
      <w:pPr>
        <w:pStyle w:val="Body4"/>
      </w:pPr>
      <w:proofErr w:type="gramStart"/>
      <w:r>
        <w:t>FR-1782.</w:t>
      </w:r>
      <w:proofErr w:type="gramEnd"/>
      <w:r>
        <w:t xml:space="preserve"> </w:t>
      </w:r>
      <w:r w:rsidR="00CC31D3">
        <w:t xml:space="preserve"> </w:t>
      </w:r>
      <w:r>
        <w:t xml:space="preserve">The follow-up date on the specimen retrieval case is set to the current date plus a configurable number </w:t>
      </w:r>
      <w:proofErr w:type="gramStart"/>
      <w:r>
        <w:t xml:space="preserve">of  </w:t>
      </w:r>
      <w:r w:rsidR="00C212CD">
        <w:t>business</w:t>
      </w:r>
      <w:proofErr w:type="gramEnd"/>
      <w:r w:rsidR="00C212CD">
        <w:t xml:space="preserve"> </w:t>
      </w:r>
      <w:r>
        <w:t xml:space="preserve">days. </w:t>
      </w:r>
      <w:r w:rsidR="00CC31D3">
        <w:t xml:space="preserve"> </w:t>
      </w:r>
    </w:p>
    <w:p w14:paraId="16E4ADCC" w14:textId="77777777" w:rsidR="00684432" w:rsidRDefault="006B543F" w:rsidP="006F622A">
      <w:pPr>
        <w:pStyle w:val="Body4"/>
      </w:pPr>
      <w:proofErr w:type="gramStart"/>
      <w:r>
        <w:t>FR-1783</w:t>
      </w:r>
      <w:r w:rsidR="000C2EC2">
        <w:t>.</w:t>
      </w:r>
      <w:proofErr w:type="gramEnd"/>
      <w:r w:rsidR="000C2EC2">
        <w:t xml:space="preserve"> </w:t>
      </w:r>
      <w:r>
        <w:t xml:space="preserve"> </w:t>
      </w:r>
      <w:r w:rsidR="00642ECF">
        <w:t xml:space="preserve">The </w:t>
      </w:r>
      <w:r>
        <w:t xml:space="preserve">default </w:t>
      </w:r>
      <w:r w:rsidR="00642ECF">
        <w:t xml:space="preserve">number of </w:t>
      </w:r>
      <w:r w:rsidR="00C212CD">
        <w:t xml:space="preserve">business </w:t>
      </w:r>
      <w:r w:rsidR="00642ECF">
        <w:t>days will be set in the application configuration file.</w:t>
      </w:r>
      <w:r w:rsidR="00CC31D3">
        <w:t xml:space="preserve"> </w:t>
      </w:r>
      <w:r w:rsidR="00642ECF">
        <w:t xml:space="preserve"> It will initially be set to </w:t>
      </w:r>
      <w:r w:rsidR="00535B29">
        <w:t>8</w:t>
      </w:r>
      <w:r w:rsidR="00642ECF">
        <w:t xml:space="preserve">. </w:t>
      </w:r>
      <w:r w:rsidR="00CC31D3">
        <w:t xml:space="preserve"> </w:t>
      </w:r>
      <w:r w:rsidR="00642ECF">
        <w:t xml:space="preserve">Example: </w:t>
      </w:r>
      <w:r w:rsidR="00CC31D3">
        <w:t xml:space="preserve"> </w:t>
      </w:r>
      <w:r w:rsidR="00642ECF">
        <w:t xml:space="preserve">if today is </w:t>
      </w:r>
      <w:r w:rsidR="00535B29">
        <w:t>Monday</w:t>
      </w:r>
      <w:r w:rsidR="00642ECF">
        <w:t xml:space="preserve">, March 10, the follow-up date will be </w:t>
      </w:r>
      <w:r w:rsidR="00535B29">
        <w:t>Wednesday</w:t>
      </w:r>
      <w:r w:rsidR="00642ECF">
        <w:t xml:space="preserve">, March </w:t>
      </w:r>
      <w:r w:rsidR="00535B29">
        <w:t>20</w:t>
      </w:r>
      <w:r w:rsidR="00642ECF">
        <w:t xml:space="preserve">. </w:t>
      </w:r>
    </w:p>
    <w:p w14:paraId="16E4ADCD" w14:textId="77777777" w:rsidR="00AF409E" w:rsidRDefault="006B543F">
      <w:pPr>
        <w:pStyle w:val="Body4"/>
      </w:pPr>
      <w:proofErr w:type="gramStart"/>
      <w:r>
        <w:t>FR-1784</w:t>
      </w:r>
      <w:r w:rsidR="00B140AF">
        <w:t>.</w:t>
      </w:r>
      <w:proofErr w:type="gramEnd"/>
      <w:r w:rsidR="000C2EC2">
        <w:t xml:space="preserve"> </w:t>
      </w:r>
      <w:r w:rsidR="00B140AF">
        <w:t xml:space="preserve"> </w:t>
      </w:r>
      <w:proofErr w:type="gramStart"/>
      <w:r w:rsidR="00B140AF">
        <w:t>This requirement number unused.</w:t>
      </w:r>
      <w:proofErr w:type="gramEnd"/>
    </w:p>
    <w:p w14:paraId="16E4ADCE" w14:textId="77777777" w:rsidR="00684432" w:rsidRDefault="00642ECF" w:rsidP="006F622A">
      <w:pPr>
        <w:pStyle w:val="Body4"/>
      </w:pPr>
      <w:proofErr w:type="gramStart"/>
      <w:r>
        <w:t>FR-178</w:t>
      </w:r>
      <w:r w:rsidR="006B543F">
        <w:t>5</w:t>
      </w:r>
      <w:r>
        <w:t>.</w:t>
      </w:r>
      <w:proofErr w:type="gramEnd"/>
      <w:r>
        <w:t xml:space="preserve"> </w:t>
      </w:r>
      <w:r w:rsidR="00CC31D3">
        <w:t xml:space="preserve"> </w:t>
      </w:r>
      <w:r>
        <w:t>If an open specimen retrieval case already exists for this requisition, SARP will display an error message, “Automatic specimen retrieval case not generated for requisition {0} because an open specimen retrieval case already exists”. {0} is replaced by the requisition barcode.</w:t>
      </w:r>
    </w:p>
    <w:p w14:paraId="16E4ADCF" w14:textId="77777777" w:rsidR="00684432" w:rsidRDefault="00642ECF" w:rsidP="006F622A">
      <w:pPr>
        <w:pStyle w:val="Body4"/>
      </w:pPr>
      <w:proofErr w:type="gramStart"/>
      <w:r>
        <w:t>FR-178</w:t>
      </w:r>
      <w:r w:rsidR="006B543F">
        <w:t>6</w:t>
      </w:r>
      <w:r>
        <w:t>.</w:t>
      </w:r>
      <w:proofErr w:type="gramEnd"/>
      <w:r>
        <w:t xml:space="preserve"> </w:t>
      </w:r>
      <w:r w:rsidR="00CC31D3">
        <w:t xml:space="preserve"> </w:t>
      </w:r>
      <w:r>
        <w:t xml:space="preserve">If a closed specimen retrieval case already exists for this requisition, SARP will create a new specimen retrieval case. </w:t>
      </w:r>
    </w:p>
    <w:p w14:paraId="16E4ADD0" w14:textId="77777777" w:rsidR="00CF592E" w:rsidRPr="00F46BDD" w:rsidRDefault="00BD6619" w:rsidP="00F46BDD">
      <w:pPr>
        <w:pStyle w:val="Body4"/>
      </w:pPr>
      <w:proofErr w:type="gramStart"/>
      <w:r>
        <w:t>FR-1787.</w:t>
      </w:r>
      <w:proofErr w:type="gramEnd"/>
      <w:r w:rsidR="000C2EC2">
        <w:t xml:space="preserve"> </w:t>
      </w:r>
      <w:r>
        <w:t xml:space="preserve"> The case will pop up in the foreground.</w:t>
      </w:r>
      <w:bookmarkStart w:id="7321" w:name="_Toc272912345"/>
      <w:bookmarkStart w:id="7322" w:name="_Toc273028658"/>
      <w:bookmarkStart w:id="7323" w:name="_Toc273695896"/>
      <w:bookmarkStart w:id="7324" w:name="_Toc276545683"/>
      <w:bookmarkStart w:id="7325" w:name="_Toc270663494"/>
      <w:bookmarkStart w:id="7326" w:name="_Toc256417962"/>
      <w:bookmarkEnd w:id="7321"/>
      <w:bookmarkEnd w:id="7322"/>
      <w:bookmarkEnd w:id="7323"/>
      <w:bookmarkEnd w:id="7324"/>
    </w:p>
    <w:p w14:paraId="16E4ADD1" w14:textId="77777777" w:rsidR="007645D4" w:rsidRDefault="007645D4" w:rsidP="000B0F7C">
      <w:pPr>
        <w:pStyle w:val="Heading3"/>
      </w:pPr>
      <w:bookmarkStart w:id="7327" w:name="_Toc278349758"/>
      <w:bookmarkStart w:id="7328" w:name="_Toc278358760"/>
      <w:bookmarkStart w:id="7329" w:name="_Toc278349759"/>
      <w:bookmarkStart w:id="7330" w:name="_Toc278358761"/>
      <w:bookmarkStart w:id="7331" w:name="_Toc270946291"/>
      <w:bookmarkStart w:id="7332" w:name="_Toc278358762"/>
      <w:bookmarkStart w:id="7333" w:name="_Toc295735837"/>
      <w:bookmarkEnd w:id="7327"/>
      <w:bookmarkEnd w:id="7328"/>
      <w:bookmarkEnd w:id="7329"/>
      <w:bookmarkEnd w:id="7330"/>
      <w:r>
        <w:t xml:space="preserve">Create </w:t>
      </w:r>
      <w:proofErr w:type="gramStart"/>
      <w:r>
        <w:t>And</w:t>
      </w:r>
      <w:proofErr w:type="gramEnd"/>
      <w:r>
        <w:t xml:space="preserve"> Send </w:t>
      </w:r>
      <w:bookmarkEnd w:id="7325"/>
      <w:bookmarkEnd w:id="7331"/>
      <w:r w:rsidR="009B6F0B">
        <w:t>Fax</w:t>
      </w:r>
      <w:bookmarkEnd w:id="7332"/>
      <w:bookmarkEnd w:id="7333"/>
    </w:p>
    <w:p w14:paraId="16E4ADD2" w14:textId="77777777" w:rsidR="00310CF1" w:rsidRDefault="007645D4" w:rsidP="000B0F7C">
      <w:pPr>
        <w:pStyle w:val="Body3"/>
      </w:pPr>
      <w:r>
        <w:t xml:space="preserve">Users in Customer Service often need to send faxes to treating physicians or pathology offices in the process of preparing a requisition </w:t>
      </w:r>
      <w:r w:rsidR="00402A3B">
        <w:t>to be ready for work in the lab</w:t>
      </w:r>
      <w:r>
        <w:t>. Note that fax is considered a secure medium for transmission of patient information, which is why we use it instead of email, which is not secure unless a special secured channel has been set up between GHI and the email recipient.</w:t>
      </w:r>
    </w:p>
    <w:p w14:paraId="4EF7D4D8" w14:textId="77777777" w:rsidR="00255496" w:rsidRDefault="00F67CE8" w:rsidP="000B0F7C">
      <w:pPr>
        <w:pStyle w:val="Body3"/>
        <w:rPr>
          <w:ins w:id="7334" w:author="bmooney" w:date="2011-06-14T14:20:00Z"/>
        </w:rPr>
      </w:pPr>
      <w:r>
        <w:t xml:space="preserve">This tool is designed only for domestic use, not for international. </w:t>
      </w:r>
    </w:p>
    <w:p w14:paraId="16E4ADD3" w14:textId="6B11CF84" w:rsidR="00F67CE8" w:rsidRDefault="00255496">
      <w:pPr>
        <w:pStyle w:val="Body3"/>
      </w:pPr>
      <w:moveToRangeStart w:id="7335" w:author="bmooney" w:date="2011-06-14T14:20:00Z" w:name="move295824537"/>
      <w:moveTo w:id="7336" w:author="bmooney" w:date="2011-06-14T14:20:00Z">
        <w:r>
          <w:t xml:space="preserve">The Create </w:t>
        </w:r>
        <w:proofErr w:type="gramStart"/>
        <w:r>
          <w:t>And</w:t>
        </w:r>
        <w:proofErr w:type="gramEnd"/>
        <w:r>
          <w:t xml:space="preserve"> Send Fax action </w:t>
        </w:r>
        <w:del w:id="7337" w:author="bmooney" w:date="2011-06-14T14:20:00Z">
          <w:r w:rsidDel="00255496">
            <w:delText>will eventually</w:delText>
          </w:r>
        </w:del>
      </w:moveTo>
      <w:ins w:id="7338" w:author="bmooney" w:date="2011-06-14T14:20:00Z">
        <w:r>
          <w:t>was designed to</w:t>
        </w:r>
      </w:ins>
      <w:moveTo w:id="7339" w:author="bmooney" w:date="2011-06-14T14:20:00Z">
        <w:r>
          <w:t xml:space="preserve"> allow users to send faxes directly from SARP for </w:t>
        </w:r>
      </w:moveTo>
      <w:ins w:id="7340" w:author="bmooney" w:date="2011-06-14T14:20:00Z">
        <w:r>
          <w:t xml:space="preserve">all </w:t>
        </w:r>
      </w:ins>
      <w:moveTo w:id="7341" w:author="bmooney" w:date="2011-06-14T14:20:00Z">
        <w:r>
          <w:t xml:space="preserve">the use cases </w:t>
        </w:r>
        <w:del w:id="7342" w:author="bmooney" w:date="2011-06-14T14:20:00Z">
          <w:r w:rsidDel="00255496">
            <w:delText>above</w:delText>
          </w:r>
        </w:del>
      </w:moveTo>
      <w:ins w:id="7343" w:author="bmooney" w:date="2011-06-14T14:20:00Z">
        <w:r>
          <w:t>below</w:t>
        </w:r>
      </w:ins>
      <w:moveTo w:id="7344" w:author="bmooney" w:date="2011-06-14T14:20:00Z">
        <w:r>
          <w:t xml:space="preserve">.  </w:t>
        </w:r>
      </w:moveTo>
      <w:moveToRangeEnd w:id="7335"/>
      <w:ins w:id="7345" w:author="bmooney" w:date="2011-06-14T14:19:00Z">
        <w:r>
          <w:t>Use cases 1, 2, and 3 below are currently implemented. 4 and 5 are potential future uses of this tool.</w:t>
        </w:r>
      </w:ins>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350"/>
        <w:gridCol w:w="2700"/>
        <w:gridCol w:w="1170"/>
        <w:gridCol w:w="1386"/>
        <w:gridCol w:w="1062"/>
      </w:tblGrid>
      <w:tr w:rsidR="007645D4" w:rsidRPr="000B0F7C" w14:paraId="16E4ADDA" w14:textId="77777777" w:rsidTr="000B0F7C">
        <w:trPr>
          <w:cantSplit/>
          <w:tblHeader/>
        </w:trPr>
        <w:tc>
          <w:tcPr>
            <w:tcW w:w="1080" w:type="dxa"/>
            <w:tcBorders>
              <w:top w:val="single" w:sz="4" w:space="0" w:color="auto"/>
              <w:left w:val="single" w:sz="4" w:space="0" w:color="auto"/>
              <w:bottom w:val="single" w:sz="4" w:space="0" w:color="auto"/>
              <w:right w:val="single" w:sz="4" w:space="0" w:color="auto"/>
            </w:tcBorders>
            <w:hideMark/>
          </w:tcPr>
          <w:p w14:paraId="16E4ADD4" w14:textId="77777777" w:rsidR="007645D4" w:rsidRPr="000B0F7C" w:rsidRDefault="007645D4" w:rsidP="000B0F7C">
            <w:pPr>
              <w:spacing w:after="120"/>
              <w:rPr>
                <w:sz w:val="20"/>
              </w:rPr>
            </w:pPr>
            <w:r w:rsidRPr="000B0F7C">
              <w:rPr>
                <w:sz w:val="20"/>
              </w:rPr>
              <w:t>Fax use case #</w:t>
            </w:r>
          </w:p>
        </w:tc>
        <w:tc>
          <w:tcPr>
            <w:tcW w:w="1350" w:type="dxa"/>
            <w:tcBorders>
              <w:top w:val="single" w:sz="4" w:space="0" w:color="auto"/>
              <w:left w:val="single" w:sz="4" w:space="0" w:color="auto"/>
              <w:bottom w:val="single" w:sz="4" w:space="0" w:color="auto"/>
              <w:right w:val="single" w:sz="4" w:space="0" w:color="auto"/>
            </w:tcBorders>
            <w:hideMark/>
          </w:tcPr>
          <w:p w14:paraId="16E4ADD5" w14:textId="77777777" w:rsidR="007645D4" w:rsidRPr="000B0F7C" w:rsidRDefault="007645D4" w:rsidP="000B0F7C">
            <w:pPr>
              <w:spacing w:after="120"/>
              <w:rPr>
                <w:sz w:val="20"/>
              </w:rPr>
            </w:pPr>
            <w:r w:rsidRPr="000B0F7C">
              <w:rPr>
                <w:sz w:val="20"/>
              </w:rPr>
              <w:t>Use case name</w:t>
            </w:r>
          </w:p>
        </w:tc>
        <w:tc>
          <w:tcPr>
            <w:tcW w:w="2700" w:type="dxa"/>
            <w:tcBorders>
              <w:top w:val="single" w:sz="4" w:space="0" w:color="auto"/>
              <w:left w:val="single" w:sz="4" w:space="0" w:color="auto"/>
              <w:bottom w:val="single" w:sz="4" w:space="0" w:color="auto"/>
              <w:right w:val="single" w:sz="4" w:space="0" w:color="auto"/>
            </w:tcBorders>
            <w:hideMark/>
          </w:tcPr>
          <w:p w14:paraId="16E4ADD6" w14:textId="77777777" w:rsidR="007645D4" w:rsidRPr="000B0F7C" w:rsidRDefault="007645D4" w:rsidP="000B0F7C">
            <w:pPr>
              <w:spacing w:after="120"/>
              <w:rPr>
                <w:sz w:val="20"/>
              </w:rPr>
            </w:pPr>
            <w:r w:rsidRPr="000B0F7C">
              <w:rPr>
                <w:sz w:val="20"/>
              </w:rPr>
              <w:t>Description</w:t>
            </w:r>
          </w:p>
        </w:tc>
        <w:tc>
          <w:tcPr>
            <w:tcW w:w="1170" w:type="dxa"/>
            <w:tcBorders>
              <w:top w:val="single" w:sz="4" w:space="0" w:color="auto"/>
              <w:left w:val="single" w:sz="4" w:space="0" w:color="auto"/>
              <w:bottom w:val="single" w:sz="4" w:space="0" w:color="auto"/>
              <w:right w:val="single" w:sz="4" w:space="0" w:color="auto"/>
            </w:tcBorders>
            <w:hideMark/>
          </w:tcPr>
          <w:p w14:paraId="16E4ADD7" w14:textId="77777777" w:rsidR="007645D4" w:rsidRPr="000B0F7C" w:rsidRDefault="007645D4" w:rsidP="000B0F7C">
            <w:pPr>
              <w:spacing w:after="120"/>
              <w:rPr>
                <w:sz w:val="20"/>
              </w:rPr>
            </w:pPr>
            <w:r w:rsidRPr="000B0F7C">
              <w:rPr>
                <w:sz w:val="20"/>
              </w:rPr>
              <w:t>Fax recipient</w:t>
            </w:r>
          </w:p>
        </w:tc>
        <w:tc>
          <w:tcPr>
            <w:tcW w:w="1386" w:type="dxa"/>
            <w:tcBorders>
              <w:top w:val="single" w:sz="4" w:space="0" w:color="auto"/>
              <w:left w:val="single" w:sz="4" w:space="0" w:color="auto"/>
              <w:bottom w:val="single" w:sz="4" w:space="0" w:color="auto"/>
              <w:right w:val="single" w:sz="4" w:space="0" w:color="auto"/>
            </w:tcBorders>
            <w:hideMark/>
          </w:tcPr>
          <w:p w14:paraId="16E4ADD8" w14:textId="77777777" w:rsidR="007645D4" w:rsidRPr="000B0F7C" w:rsidRDefault="007645D4" w:rsidP="000B0F7C">
            <w:pPr>
              <w:spacing w:after="120"/>
              <w:rPr>
                <w:sz w:val="20"/>
              </w:rPr>
            </w:pPr>
            <w:r w:rsidRPr="000B0F7C">
              <w:rPr>
                <w:sz w:val="20"/>
              </w:rPr>
              <w:t>% of current requisitions</w:t>
            </w:r>
          </w:p>
        </w:tc>
        <w:tc>
          <w:tcPr>
            <w:tcW w:w="1062" w:type="dxa"/>
            <w:tcBorders>
              <w:top w:val="single" w:sz="4" w:space="0" w:color="auto"/>
              <w:left w:val="single" w:sz="4" w:space="0" w:color="auto"/>
              <w:bottom w:val="single" w:sz="4" w:space="0" w:color="auto"/>
              <w:right w:val="single" w:sz="4" w:space="0" w:color="auto"/>
            </w:tcBorders>
            <w:hideMark/>
          </w:tcPr>
          <w:p w14:paraId="16E4ADD9" w14:textId="77777777" w:rsidR="007645D4" w:rsidRPr="000B0F7C" w:rsidRDefault="007645D4" w:rsidP="000B0F7C">
            <w:pPr>
              <w:spacing w:after="120"/>
              <w:rPr>
                <w:sz w:val="20"/>
              </w:rPr>
            </w:pPr>
            <w:r w:rsidRPr="000B0F7C">
              <w:rPr>
                <w:sz w:val="20"/>
              </w:rPr>
              <w:t>Current fax method</w:t>
            </w:r>
          </w:p>
        </w:tc>
      </w:tr>
      <w:tr w:rsidR="007645D4" w:rsidRPr="000B0F7C" w14:paraId="16E4ADE1" w14:textId="77777777" w:rsidTr="000B0F7C">
        <w:trPr>
          <w:cantSplit/>
          <w:tblHeader/>
        </w:trPr>
        <w:tc>
          <w:tcPr>
            <w:tcW w:w="1080" w:type="dxa"/>
            <w:tcBorders>
              <w:top w:val="single" w:sz="4" w:space="0" w:color="auto"/>
              <w:left w:val="single" w:sz="4" w:space="0" w:color="auto"/>
              <w:bottom w:val="single" w:sz="4" w:space="0" w:color="auto"/>
              <w:right w:val="single" w:sz="4" w:space="0" w:color="auto"/>
            </w:tcBorders>
            <w:hideMark/>
          </w:tcPr>
          <w:p w14:paraId="16E4ADDB" w14:textId="77777777" w:rsidR="007645D4" w:rsidRPr="000B0F7C" w:rsidRDefault="007645D4" w:rsidP="000B0F7C">
            <w:pPr>
              <w:spacing w:after="120"/>
              <w:rPr>
                <w:sz w:val="20"/>
              </w:rPr>
            </w:pPr>
            <w:r w:rsidRPr="000B0F7C">
              <w:rPr>
                <w:sz w:val="20"/>
              </w:rPr>
              <w:t>FAXUC-1</w:t>
            </w:r>
          </w:p>
        </w:tc>
        <w:tc>
          <w:tcPr>
            <w:tcW w:w="1350" w:type="dxa"/>
            <w:tcBorders>
              <w:top w:val="single" w:sz="4" w:space="0" w:color="auto"/>
              <w:left w:val="single" w:sz="4" w:space="0" w:color="auto"/>
              <w:bottom w:val="single" w:sz="4" w:space="0" w:color="auto"/>
              <w:right w:val="single" w:sz="4" w:space="0" w:color="auto"/>
            </w:tcBorders>
            <w:hideMark/>
          </w:tcPr>
          <w:p w14:paraId="16E4ADDC" w14:textId="77777777" w:rsidR="007645D4" w:rsidRPr="000B0F7C" w:rsidRDefault="007645D4" w:rsidP="000B0F7C">
            <w:pPr>
              <w:spacing w:after="120"/>
              <w:rPr>
                <w:sz w:val="20"/>
              </w:rPr>
            </w:pPr>
            <w:r w:rsidRPr="000B0F7C">
              <w:rPr>
                <w:sz w:val="20"/>
              </w:rPr>
              <w:t>Specimen Retrieval Request</w:t>
            </w:r>
          </w:p>
        </w:tc>
        <w:tc>
          <w:tcPr>
            <w:tcW w:w="2700" w:type="dxa"/>
            <w:tcBorders>
              <w:top w:val="single" w:sz="4" w:space="0" w:color="auto"/>
              <w:left w:val="single" w:sz="4" w:space="0" w:color="auto"/>
              <w:bottom w:val="single" w:sz="4" w:space="0" w:color="auto"/>
              <w:right w:val="single" w:sz="4" w:space="0" w:color="auto"/>
            </w:tcBorders>
            <w:hideMark/>
          </w:tcPr>
          <w:p w14:paraId="16E4ADDD" w14:textId="77777777" w:rsidR="007645D4" w:rsidRPr="000B0F7C" w:rsidRDefault="007645D4" w:rsidP="000B0F7C">
            <w:pPr>
              <w:spacing w:after="120"/>
              <w:rPr>
                <w:sz w:val="20"/>
              </w:rPr>
            </w:pPr>
            <w:r w:rsidRPr="000B0F7C">
              <w:rPr>
                <w:sz w:val="20"/>
              </w:rPr>
              <w:t xml:space="preserve">These faxes go out to pathology labs to request that they send a specific tumor sample to Genomic Health. Right now, we send a stamped copy of the requisition form to the lab; in the future, we may create a special form containing a subset of the information on the requisition form. </w:t>
            </w:r>
          </w:p>
        </w:tc>
        <w:tc>
          <w:tcPr>
            <w:tcW w:w="1170" w:type="dxa"/>
            <w:tcBorders>
              <w:top w:val="single" w:sz="4" w:space="0" w:color="auto"/>
              <w:left w:val="single" w:sz="4" w:space="0" w:color="auto"/>
              <w:bottom w:val="single" w:sz="4" w:space="0" w:color="auto"/>
              <w:right w:val="single" w:sz="4" w:space="0" w:color="auto"/>
            </w:tcBorders>
            <w:hideMark/>
          </w:tcPr>
          <w:p w14:paraId="16E4ADDE" w14:textId="77777777" w:rsidR="007645D4" w:rsidRPr="000B0F7C" w:rsidRDefault="007645D4" w:rsidP="000B0F7C">
            <w:pPr>
              <w:spacing w:after="120"/>
              <w:rPr>
                <w:sz w:val="20"/>
              </w:rPr>
            </w:pPr>
            <w:r w:rsidRPr="000B0F7C">
              <w:rPr>
                <w:sz w:val="20"/>
              </w:rPr>
              <w:t>Pathology office</w:t>
            </w:r>
          </w:p>
        </w:tc>
        <w:tc>
          <w:tcPr>
            <w:tcW w:w="1386" w:type="dxa"/>
            <w:tcBorders>
              <w:top w:val="single" w:sz="4" w:space="0" w:color="auto"/>
              <w:left w:val="single" w:sz="4" w:space="0" w:color="auto"/>
              <w:bottom w:val="single" w:sz="4" w:space="0" w:color="auto"/>
              <w:right w:val="single" w:sz="4" w:space="0" w:color="auto"/>
            </w:tcBorders>
            <w:hideMark/>
          </w:tcPr>
          <w:p w14:paraId="16E4ADDF" w14:textId="77777777" w:rsidR="007645D4" w:rsidRPr="000B0F7C" w:rsidRDefault="007645D4" w:rsidP="000B0F7C">
            <w:pPr>
              <w:spacing w:after="120"/>
              <w:rPr>
                <w:sz w:val="20"/>
              </w:rPr>
            </w:pPr>
            <w:r w:rsidRPr="000B0F7C">
              <w:rPr>
                <w:sz w:val="20"/>
              </w:rPr>
              <w:t>65%</w:t>
            </w:r>
          </w:p>
        </w:tc>
        <w:tc>
          <w:tcPr>
            <w:tcW w:w="1062" w:type="dxa"/>
            <w:tcBorders>
              <w:top w:val="single" w:sz="4" w:space="0" w:color="auto"/>
              <w:left w:val="single" w:sz="4" w:space="0" w:color="auto"/>
              <w:bottom w:val="single" w:sz="4" w:space="0" w:color="auto"/>
              <w:right w:val="single" w:sz="4" w:space="0" w:color="auto"/>
            </w:tcBorders>
            <w:hideMark/>
          </w:tcPr>
          <w:p w14:paraId="16E4ADE0" w14:textId="59857D5C" w:rsidR="007645D4" w:rsidRPr="000B0F7C" w:rsidRDefault="007645D4" w:rsidP="000B0F7C">
            <w:pPr>
              <w:spacing w:after="120"/>
              <w:rPr>
                <w:sz w:val="20"/>
              </w:rPr>
            </w:pPr>
            <w:del w:id="7346" w:author="bmooney" w:date="2011-06-14T14:18:00Z">
              <w:r w:rsidRPr="000B0F7C" w:rsidDel="00255496">
                <w:rPr>
                  <w:sz w:val="20"/>
                </w:rPr>
                <w:delText>FaxMaker</w:delText>
              </w:r>
            </w:del>
            <w:ins w:id="7347" w:author="bmooney" w:date="2011-06-14T14:18:00Z">
              <w:r w:rsidR="00255496">
                <w:rPr>
                  <w:sz w:val="20"/>
                </w:rPr>
                <w:t>SARP fax tool</w:t>
              </w:r>
            </w:ins>
          </w:p>
        </w:tc>
      </w:tr>
      <w:tr w:rsidR="007645D4" w:rsidRPr="000B0F7C" w14:paraId="16E4ADE8" w14:textId="77777777" w:rsidTr="000B0F7C">
        <w:trPr>
          <w:cantSplit/>
          <w:tblHeader/>
        </w:trPr>
        <w:tc>
          <w:tcPr>
            <w:tcW w:w="1080" w:type="dxa"/>
            <w:tcBorders>
              <w:top w:val="single" w:sz="4" w:space="0" w:color="auto"/>
              <w:left w:val="single" w:sz="4" w:space="0" w:color="auto"/>
              <w:bottom w:val="single" w:sz="4" w:space="0" w:color="auto"/>
              <w:right w:val="single" w:sz="4" w:space="0" w:color="auto"/>
            </w:tcBorders>
            <w:hideMark/>
          </w:tcPr>
          <w:p w14:paraId="16E4ADE2" w14:textId="77777777" w:rsidR="007645D4" w:rsidRPr="000B0F7C" w:rsidRDefault="007645D4" w:rsidP="000B0F7C">
            <w:pPr>
              <w:spacing w:after="120"/>
              <w:rPr>
                <w:sz w:val="20"/>
              </w:rPr>
            </w:pPr>
            <w:r w:rsidRPr="000B0F7C">
              <w:rPr>
                <w:sz w:val="20"/>
              </w:rPr>
              <w:t>FAXUC-2</w:t>
            </w:r>
          </w:p>
        </w:tc>
        <w:tc>
          <w:tcPr>
            <w:tcW w:w="1350" w:type="dxa"/>
            <w:tcBorders>
              <w:top w:val="single" w:sz="4" w:space="0" w:color="auto"/>
              <w:left w:val="single" w:sz="4" w:space="0" w:color="auto"/>
              <w:bottom w:val="single" w:sz="4" w:space="0" w:color="auto"/>
              <w:right w:val="single" w:sz="4" w:space="0" w:color="auto"/>
            </w:tcBorders>
            <w:hideMark/>
          </w:tcPr>
          <w:p w14:paraId="16E4ADE3" w14:textId="77777777" w:rsidR="007645D4" w:rsidRPr="000B0F7C" w:rsidRDefault="007645D4" w:rsidP="000B0F7C">
            <w:pPr>
              <w:spacing w:after="120"/>
              <w:rPr>
                <w:sz w:val="20"/>
              </w:rPr>
            </w:pPr>
            <w:r w:rsidRPr="000B0F7C">
              <w:rPr>
                <w:sz w:val="20"/>
              </w:rPr>
              <w:t>Signature Request</w:t>
            </w:r>
          </w:p>
        </w:tc>
        <w:tc>
          <w:tcPr>
            <w:tcW w:w="2700" w:type="dxa"/>
            <w:tcBorders>
              <w:top w:val="single" w:sz="4" w:space="0" w:color="auto"/>
              <w:left w:val="single" w:sz="4" w:space="0" w:color="auto"/>
              <w:bottom w:val="single" w:sz="4" w:space="0" w:color="auto"/>
              <w:right w:val="single" w:sz="4" w:space="0" w:color="auto"/>
            </w:tcBorders>
            <w:hideMark/>
          </w:tcPr>
          <w:p w14:paraId="16E4ADE4" w14:textId="77777777" w:rsidR="007645D4" w:rsidRPr="000B0F7C" w:rsidRDefault="007645D4" w:rsidP="000B0F7C">
            <w:pPr>
              <w:spacing w:after="120"/>
              <w:rPr>
                <w:sz w:val="20"/>
              </w:rPr>
            </w:pPr>
            <w:r w:rsidRPr="000B0F7C">
              <w:rPr>
                <w:sz w:val="20"/>
              </w:rPr>
              <w:t xml:space="preserve">The requisition form has some legalese, called the </w:t>
            </w:r>
            <w:proofErr w:type="gramStart"/>
            <w:r w:rsidRPr="000B0F7C">
              <w:rPr>
                <w:sz w:val="20"/>
              </w:rPr>
              <w:t>attestation, that</w:t>
            </w:r>
            <w:proofErr w:type="gramEnd"/>
            <w:r w:rsidRPr="000B0F7C">
              <w:rPr>
                <w:sz w:val="20"/>
              </w:rPr>
              <w:t xml:space="preserve"> the ordering physician needs to sign to order the test. This attestation has changed between requisition form versions. When we get a requisition form with an out of date attestation (</w:t>
            </w:r>
            <w:proofErr w:type="spellStart"/>
            <w:r w:rsidRPr="000B0F7C">
              <w:rPr>
                <w:sz w:val="20"/>
              </w:rPr>
              <w:t>pre</w:t>
            </w:r>
            <w:proofErr w:type="spellEnd"/>
            <w:r w:rsidRPr="000B0F7C">
              <w:rPr>
                <w:sz w:val="20"/>
              </w:rPr>
              <w:t xml:space="preserve"> v9 for breast and pre v11 for colon), a Customer Service rep creates a copy of the order on the latest requisition form. She then faxes this form to the ordering physician with a cover sheet asking her to sign it and fax it back.  At the moment, CS reps frequently highlight or circle the signature area to direct the physician’s attention to it. In the future, we may create a special form for these faxes, with just the necessary information to satisfy legal requirements. </w:t>
            </w:r>
          </w:p>
        </w:tc>
        <w:tc>
          <w:tcPr>
            <w:tcW w:w="1170" w:type="dxa"/>
            <w:tcBorders>
              <w:top w:val="single" w:sz="4" w:space="0" w:color="auto"/>
              <w:left w:val="single" w:sz="4" w:space="0" w:color="auto"/>
              <w:bottom w:val="single" w:sz="4" w:space="0" w:color="auto"/>
              <w:right w:val="single" w:sz="4" w:space="0" w:color="auto"/>
            </w:tcBorders>
            <w:hideMark/>
          </w:tcPr>
          <w:p w14:paraId="16E4ADE5" w14:textId="77777777" w:rsidR="007645D4" w:rsidRPr="000B0F7C" w:rsidRDefault="007645D4" w:rsidP="000B0F7C">
            <w:pPr>
              <w:spacing w:after="120"/>
              <w:rPr>
                <w:sz w:val="20"/>
              </w:rPr>
            </w:pPr>
            <w:r w:rsidRPr="000B0F7C">
              <w:rPr>
                <w:sz w:val="20"/>
              </w:rPr>
              <w:t>Ordering physician office</w:t>
            </w:r>
          </w:p>
        </w:tc>
        <w:tc>
          <w:tcPr>
            <w:tcW w:w="1386" w:type="dxa"/>
            <w:tcBorders>
              <w:top w:val="single" w:sz="4" w:space="0" w:color="auto"/>
              <w:left w:val="single" w:sz="4" w:space="0" w:color="auto"/>
              <w:bottom w:val="single" w:sz="4" w:space="0" w:color="auto"/>
              <w:right w:val="single" w:sz="4" w:space="0" w:color="auto"/>
            </w:tcBorders>
            <w:hideMark/>
          </w:tcPr>
          <w:p w14:paraId="16E4ADE6" w14:textId="77777777" w:rsidR="007645D4" w:rsidRPr="000B0F7C" w:rsidRDefault="007645D4" w:rsidP="000B0F7C">
            <w:pPr>
              <w:spacing w:after="120"/>
              <w:rPr>
                <w:sz w:val="20"/>
              </w:rPr>
            </w:pPr>
            <w:r w:rsidRPr="000B0F7C">
              <w:rPr>
                <w:sz w:val="20"/>
              </w:rPr>
              <w:t>15%</w:t>
            </w:r>
          </w:p>
        </w:tc>
        <w:tc>
          <w:tcPr>
            <w:tcW w:w="1062" w:type="dxa"/>
            <w:tcBorders>
              <w:top w:val="single" w:sz="4" w:space="0" w:color="auto"/>
              <w:left w:val="single" w:sz="4" w:space="0" w:color="auto"/>
              <w:bottom w:val="single" w:sz="4" w:space="0" w:color="auto"/>
              <w:right w:val="single" w:sz="4" w:space="0" w:color="auto"/>
            </w:tcBorders>
            <w:hideMark/>
          </w:tcPr>
          <w:p w14:paraId="16E4ADE7" w14:textId="53E6F90A" w:rsidR="007645D4" w:rsidRPr="000B0F7C" w:rsidRDefault="007645D4" w:rsidP="000B0F7C">
            <w:pPr>
              <w:spacing w:after="120"/>
              <w:rPr>
                <w:sz w:val="20"/>
              </w:rPr>
            </w:pPr>
            <w:del w:id="7348" w:author="bmooney" w:date="2011-06-14T14:18:00Z">
              <w:r w:rsidRPr="000B0F7C" w:rsidDel="00255496">
                <w:rPr>
                  <w:sz w:val="20"/>
                </w:rPr>
                <w:delText>Paper</w:delText>
              </w:r>
            </w:del>
            <w:ins w:id="7349" w:author="bmooney" w:date="2011-06-14T14:18:00Z">
              <w:r w:rsidR="00255496">
                <w:rPr>
                  <w:sz w:val="20"/>
                </w:rPr>
                <w:t>SARP fax tool</w:t>
              </w:r>
            </w:ins>
          </w:p>
        </w:tc>
      </w:tr>
      <w:tr w:rsidR="007645D4" w:rsidRPr="000B0F7C" w14:paraId="16E4ADEF" w14:textId="77777777" w:rsidTr="000B0F7C">
        <w:trPr>
          <w:cantSplit/>
          <w:tblHeader/>
        </w:trPr>
        <w:tc>
          <w:tcPr>
            <w:tcW w:w="1080" w:type="dxa"/>
            <w:tcBorders>
              <w:top w:val="single" w:sz="4" w:space="0" w:color="auto"/>
              <w:left w:val="single" w:sz="4" w:space="0" w:color="auto"/>
              <w:bottom w:val="single" w:sz="4" w:space="0" w:color="auto"/>
              <w:right w:val="single" w:sz="4" w:space="0" w:color="auto"/>
            </w:tcBorders>
            <w:hideMark/>
          </w:tcPr>
          <w:p w14:paraId="16E4ADE9" w14:textId="77777777" w:rsidR="007645D4" w:rsidRPr="000B0F7C" w:rsidRDefault="007645D4" w:rsidP="000B0F7C">
            <w:pPr>
              <w:spacing w:after="120"/>
              <w:rPr>
                <w:sz w:val="20"/>
              </w:rPr>
            </w:pPr>
            <w:r w:rsidRPr="000B0F7C">
              <w:rPr>
                <w:sz w:val="20"/>
              </w:rPr>
              <w:t>FAXUC-3</w:t>
            </w:r>
          </w:p>
        </w:tc>
        <w:tc>
          <w:tcPr>
            <w:tcW w:w="1350" w:type="dxa"/>
            <w:tcBorders>
              <w:top w:val="single" w:sz="4" w:space="0" w:color="auto"/>
              <w:left w:val="single" w:sz="4" w:space="0" w:color="auto"/>
              <w:bottom w:val="single" w:sz="4" w:space="0" w:color="auto"/>
              <w:right w:val="single" w:sz="4" w:space="0" w:color="auto"/>
            </w:tcBorders>
            <w:hideMark/>
          </w:tcPr>
          <w:p w14:paraId="16E4ADEA" w14:textId="77777777" w:rsidR="007645D4" w:rsidRPr="000B0F7C" w:rsidRDefault="007645D4" w:rsidP="000B0F7C">
            <w:pPr>
              <w:spacing w:after="120"/>
              <w:rPr>
                <w:sz w:val="20"/>
              </w:rPr>
            </w:pPr>
            <w:r w:rsidRPr="000B0F7C">
              <w:rPr>
                <w:sz w:val="20"/>
              </w:rPr>
              <w:t>Order Confirmation</w:t>
            </w:r>
          </w:p>
        </w:tc>
        <w:tc>
          <w:tcPr>
            <w:tcW w:w="2700" w:type="dxa"/>
            <w:tcBorders>
              <w:top w:val="single" w:sz="4" w:space="0" w:color="auto"/>
              <w:left w:val="single" w:sz="4" w:space="0" w:color="auto"/>
              <w:bottom w:val="single" w:sz="4" w:space="0" w:color="auto"/>
              <w:right w:val="single" w:sz="4" w:space="0" w:color="auto"/>
            </w:tcBorders>
            <w:hideMark/>
          </w:tcPr>
          <w:p w14:paraId="16E4ADEB" w14:textId="77777777" w:rsidR="007645D4" w:rsidRPr="000B0F7C" w:rsidRDefault="007645D4" w:rsidP="000B0F7C">
            <w:pPr>
              <w:spacing w:after="120"/>
              <w:rPr>
                <w:sz w:val="20"/>
              </w:rPr>
            </w:pPr>
            <w:r w:rsidRPr="000B0F7C">
              <w:rPr>
                <w:sz w:val="20"/>
              </w:rPr>
              <w:t xml:space="preserve">Users currently update a Word document with the patient’s first and last name and send the fax back to the ordering doctor’s office. Because this is so manual and time-consuming, customer service only does it now for requisitions that don’t also receive a follow-up call from </w:t>
            </w:r>
            <w:proofErr w:type="spellStart"/>
            <w:r w:rsidRPr="000B0F7C">
              <w:rPr>
                <w:sz w:val="20"/>
              </w:rPr>
              <w:t>Quadax</w:t>
            </w:r>
            <w:proofErr w:type="spellEnd"/>
            <w:r w:rsidRPr="000B0F7C">
              <w:rPr>
                <w:sz w:val="20"/>
              </w:rPr>
              <w:t xml:space="preserve"> (BI 1). They would like to be able to expand to doing some form of acknowledgement for every requisition except for online orders. </w:t>
            </w:r>
          </w:p>
        </w:tc>
        <w:tc>
          <w:tcPr>
            <w:tcW w:w="1170" w:type="dxa"/>
            <w:tcBorders>
              <w:top w:val="single" w:sz="4" w:space="0" w:color="auto"/>
              <w:left w:val="single" w:sz="4" w:space="0" w:color="auto"/>
              <w:bottom w:val="single" w:sz="4" w:space="0" w:color="auto"/>
              <w:right w:val="single" w:sz="4" w:space="0" w:color="auto"/>
            </w:tcBorders>
            <w:hideMark/>
          </w:tcPr>
          <w:p w14:paraId="16E4ADEC" w14:textId="77777777" w:rsidR="007645D4" w:rsidRPr="000B0F7C" w:rsidRDefault="007645D4" w:rsidP="000B0F7C">
            <w:pPr>
              <w:spacing w:after="120"/>
              <w:rPr>
                <w:sz w:val="20"/>
              </w:rPr>
            </w:pPr>
            <w:r w:rsidRPr="000B0F7C">
              <w:rPr>
                <w:sz w:val="20"/>
              </w:rPr>
              <w:t>Ordering physician office.</w:t>
            </w:r>
          </w:p>
        </w:tc>
        <w:tc>
          <w:tcPr>
            <w:tcW w:w="1386" w:type="dxa"/>
            <w:tcBorders>
              <w:top w:val="single" w:sz="4" w:space="0" w:color="auto"/>
              <w:left w:val="single" w:sz="4" w:space="0" w:color="auto"/>
              <w:bottom w:val="single" w:sz="4" w:space="0" w:color="auto"/>
              <w:right w:val="single" w:sz="4" w:space="0" w:color="auto"/>
            </w:tcBorders>
            <w:hideMark/>
          </w:tcPr>
          <w:p w14:paraId="16E4ADED" w14:textId="77777777" w:rsidR="007645D4" w:rsidRPr="000B0F7C" w:rsidRDefault="007645D4" w:rsidP="000B0F7C">
            <w:pPr>
              <w:spacing w:after="120"/>
              <w:rPr>
                <w:sz w:val="20"/>
              </w:rPr>
            </w:pPr>
            <w:r w:rsidRPr="000B0F7C">
              <w:rPr>
                <w:sz w:val="20"/>
              </w:rPr>
              <w:t>25% currently; 75% if we acknowledged every eligible requisition this way.</w:t>
            </w:r>
          </w:p>
        </w:tc>
        <w:tc>
          <w:tcPr>
            <w:tcW w:w="1062" w:type="dxa"/>
            <w:tcBorders>
              <w:top w:val="single" w:sz="4" w:space="0" w:color="auto"/>
              <w:left w:val="single" w:sz="4" w:space="0" w:color="auto"/>
              <w:bottom w:val="single" w:sz="4" w:space="0" w:color="auto"/>
              <w:right w:val="single" w:sz="4" w:space="0" w:color="auto"/>
            </w:tcBorders>
            <w:hideMark/>
          </w:tcPr>
          <w:p w14:paraId="16E4ADEE" w14:textId="21C6375E" w:rsidR="007645D4" w:rsidRPr="000B0F7C" w:rsidRDefault="007645D4" w:rsidP="000B0F7C">
            <w:pPr>
              <w:spacing w:after="120"/>
              <w:rPr>
                <w:sz w:val="20"/>
              </w:rPr>
            </w:pPr>
            <w:del w:id="7350" w:author="bmooney" w:date="2011-06-14T14:19:00Z">
              <w:r w:rsidRPr="000B0F7C" w:rsidDel="00255496">
                <w:rPr>
                  <w:sz w:val="20"/>
                </w:rPr>
                <w:delText>Paper</w:delText>
              </w:r>
            </w:del>
            <w:ins w:id="7351" w:author="bmooney" w:date="2011-06-14T14:19:00Z">
              <w:r w:rsidR="00255496">
                <w:rPr>
                  <w:sz w:val="20"/>
                </w:rPr>
                <w:t>SARP fax tool</w:t>
              </w:r>
            </w:ins>
          </w:p>
        </w:tc>
      </w:tr>
      <w:tr w:rsidR="007645D4" w:rsidRPr="000B0F7C" w14:paraId="16E4ADF6" w14:textId="77777777" w:rsidTr="000B0F7C">
        <w:trPr>
          <w:cantSplit/>
          <w:tblHeader/>
        </w:trPr>
        <w:tc>
          <w:tcPr>
            <w:tcW w:w="1080" w:type="dxa"/>
            <w:tcBorders>
              <w:top w:val="single" w:sz="4" w:space="0" w:color="auto"/>
              <w:left w:val="single" w:sz="4" w:space="0" w:color="auto"/>
              <w:bottom w:val="single" w:sz="4" w:space="0" w:color="auto"/>
              <w:right w:val="single" w:sz="4" w:space="0" w:color="auto"/>
            </w:tcBorders>
            <w:hideMark/>
          </w:tcPr>
          <w:p w14:paraId="16E4ADF0" w14:textId="77777777" w:rsidR="007645D4" w:rsidRPr="000B0F7C" w:rsidRDefault="007645D4" w:rsidP="000B0F7C">
            <w:pPr>
              <w:spacing w:after="120"/>
              <w:rPr>
                <w:sz w:val="20"/>
              </w:rPr>
            </w:pPr>
            <w:r w:rsidRPr="000B0F7C">
              <w:rPr>
                <w:sz w:val="20"/>
              </w:rPr>
              <w:t>FAXUC-4</w:t>
            </w:r>
          </w:p>
        </w:tc>
        <w:tc>
          <w:tcPr>
            <w:tcW w:w="1350" w:type="dxa"/>
            <w:tcBorders>
              <w:top w:val="single" w:sz="4" w:space="0" w:color="auto"/>
              <w:left w:val="single" w:sz="4" w:space="0" w:color="auto"/>
              <w:bottom w:val="single" w:sz="4" w:space="0" w:color="auto"/>
              <w:right w:val="single" w:sz="4" w:space="0" w:color="auto"/>
            </w:tcBorders>
            <w:hideMark/>
          </w:tcPr>
          <w:p w14:paraId="16E4ADF1" w14:textId="77777777" w:rsidR="007645D4" w:rsidRPr="000B0F7C" w:rsidRDefault="007645D4" w:rsidP="000B0F7C">
            <w:pPr>
              <w:spacing w:after="120"/>
              <w:rPr>
                <w:sz w:val="20"/>
              </w:rPr>
            </w:pPr>
            <w:r w:rsidRPr="000B0F7C">
              <w:rPr>
                <w:sz w:val="20"/>
              </w:rPr>
              <w:t>Report faxing</w:t>
            </w:r>
          </w:p>
        </w:tc>
        <w:tc>
          <w:tcPr>
            <w:tcW w:w="2700" w:type="dxa"/>
            <w:tcBorders>
              <w:top w:val="single" w:sz="4" w:space="0" w:color="auto"/>
              <w:left w:val="single" w:sz="4" w:space="0" w:color="auto"/>
              <w:bottom w:val="single" w:sz="4" w:space="0" w:color="auto"/>
              <w:right w:val="single" w:sz="4" w:space="0" w:color="auto"/>
            </w:tcBorders>
            <w:hideMark/>
          </w:tcPr>
          <w:p w14:paraId="16E4ADF2" w14:textId="77777777" w:rsidR="007645D4" w:rsidRPr="000B0F7C" w:rsidRDefault="007645D4" w:rsidP="000B0F7C">
            <w:pPr>
              <w:spacing w:after="120"/>
              <w:rPr>
                <w:sz w:val="20"/>
              </w:rPr>
            </w:pPr>
            <w:r w:rsidRPr="000B0F7C">
              <w:rPr>
                <w:sz w:val="20"/>
              </w:rPr>
              <w:t>We sometimes need to send a copy of the requisition report to a contact who was not one of the original requisition contacts.</w:t>
            </w:r>
          </w:p>
        </w:tc>
        <w:tc>
          <w:tcPr>
            <w:tcW w:w="1170" w:type="dxa"/>
            <w:tcBorders>
              <w:top w:val="single" w:sz="4" w:space="0" w:color="auto"/>
              <w:left w:val="single" w:sz="4" w:space="0" w:color="auto"/>
              <w:bottom w:val="single" w:sz="4" w:space="0" w:color="auto"/>
              <w:right w:val="single" w:sz="4" w:space="0" w:color="auto"/>
            </w:tcBorders>
            <w:hideMark/>
          </w:tcPr>
          <w:p w14:paraId="16E4ADF3" w14:textId="77777777" w:rsidR="007645D4" w:rsidRPr="000B0F7C" w:rsidRDefault="007645D4" w:rsidP="000B0F7C">
            <w:pPr>
              <w:spacing w:after="120"/>
              <w:rPr>
                <w:sz w:val="20"/>
              </w:rPr>
            </w:pPr>
            <w:r w:rsidRPr="000B0F7C">
              <w:rPr>
                <w:sz w:val="20"/>
              </w:rPr>
              <w:t>Physician not on original requisition</w:t>
            </w:r>
          </w:p>
        </w:tc>
        <w:tc>
          <w:tcPr>
            <w:tcW w:w="1386" w:type="dxa"/>
            <w:tcBorders>
              <w:top w:val="single" w:sz="4" w:space="0" w:color="auto"/>
              <w:left w:val="single" w:sz="4" w:space="0" w:color="auto"/>
              <w:bottom w:val="single" w:sz="4" w:space="0" w:color="auto"/>
              <w:right w:val="single" w:sz="4" w:space="0" w:color="auto"/>
            </w:tcBorders>
            <w:hideMark/>
          </w:tcPr>
          <w:p w14:paraId="16E4ADF4" w14:textId="77777777" w:rsidR="007645D4" w:rsidRPr="000B0F7C" w:rsidRDefault="007645D4" w:rsidP="000B0F7C">
            <w:pPr>
              <w:spacing w:after="120"/>
              <w:rPr>
                <w:sz w:val="20"/>
              </w:rPr>
            </w:pPr>
            <w:r w:rsidRPr="000B0F7C">
              <w:rPr>
                <w:sz w:val="20"/>
              </w:rPr>
              <w:t>5%</w:t>
            </w:r>
          </w:p>
        </w:tc>
        <w:tc>
          <w:tcPr>
            <w:tcW w:w="1062" w:type="dxa"/>
            <w:tcBorders>
              <w:top w:val="single" w:sz="4" w:space="0" w:color="auto"/>
              <w:left w:val="single" w:sz="4" w:space="0" w:color="auto"/>
              <w:bottom w:val="single" w:sz="4" w:space="0" w:color="auto"/>
              <w:right w:val="single" w:sz="4" w:space="0" w:color="auto"/>
            </w:tcBorders>
            <w:hideMark/>
          </w:tcPr>
          <w:p w14:paraId="16E4ADF5" w14:textId="77777777" w:rsidR="007645D4" w:rsidRPr="000B0F7C" w:rsidRDefault="007645D4" w:rsidP="000B0F7C">
            <w:pPr>
              <w:spacing w:after="120"/>
              <w:rPr>
                <w:sz w:val="20"/>
              </w:rPr>
            </w:pPr>
            <w:r w:rsidRPr="000B0F7C">
              <w:rPr>
                <w:sz w:val="20"/>
              </w:rPr>
              <w:t>Paper</w:t>
            </w:r>
          </w:p>
        </w:tc>
      </w:tr>
      <w:tr w:rsidR="007645D4" w:rsidRPr="000B0F7C" w14:paraId="16E4ADFD" w14:textId="77777777" w:rsidTr="000B0F7C">
        <w:trPr>
          <w:cantSplit/>
          <w:tblHeader/>
        </w:trPr>
        <w:tc>
          <w:tcPr>
            <w:tcW w:w="1080" w:type="dxa"/>
            <w:tcBorders>
              <w:top w:val="single" w:sz="4" w:space="0" w:color="auto"/>
              <w:left w:val="single" w:sz="4" w:space="0" w:color="auto"/>
              <w:bottom w:val="single" w:sz="4" w:space="0" w:color="auto"/>
              <w:right w:val="single" w:sz="4" w:space="0" w:color="auto"/>
            </w:tcBorders>
            <w:hideMark/>
          </w:tcPr>
          <w:p w14:paraId="16E4ADF7" w14:textId="77777777" w:rsidR="007645D4" w:rsidRPr="000B0F7C" w:rsidRDefault="007645D4" w:rsidP="000B0F7C">
            <w:pPr>
              <w:spacing w:after="120"/>
              <w:rPr>
                <w:sz w:val="20"/>
              </w:rPr>
            </w:pPr>
            <w:r w:rsidRPr="000B0F7C">
              <w:rPr>
                <w:sz w:val="20"/>
              </w:rPr>
              <w:t>FAXUC-5</w:t>
            </w:r>
          </w:p>
        </w:tc>
        <w:tc>
          <w:tcPr>
            <w:tcW w:w="1350" w:type="dxa"/>
            <w:tcBorders>
              <w:top w:val="single" w:sz="4" w:space="0" w:color="auto"/>
              <w:left w:val="single" w:sz="4" w:space="0" w:color="auto"/>
              <w:bottom w:val="single" w:sz="4" w:space="0" w:color="auto"/>
              <w:right w:val="single" w:sz="4" w:space="0" w:color="auto"/>
            </w:tcBorders>
            <w:hideMark/>
          </w:tcPr>
          <w:p w14:paraId="16E4ADF8" w14:textId="77777777" w:rsidR="007645D4" w:rsidRPr="000B0F7C" w:rsidRDefault="007645D4" w:rsidP="000B0F7C">
            <w:pPr>
              <w:spacing w:after="120"/>
              <w:rPr>
                <w:sz w:val="20"/>
              </w:rPr>
            </w:pPr>
            <w:r w:rsidRPr="000B0F7C">
              <w:rPr>
                <w:sz w:val="20"/>
              </w:rPr>
              <w:t>Financial assistance application (also called economic hardship)</w:t>
            </w:r>
          </w:p>
        </w:tc>
        <w:tc>
          <w:tcPr>
            <w:tcW w:w="2700" w:type="dxa"/>
            <w:tcBorders>
              <w:top w:val="single" w:sz="4" w:space="0" w:color="auto"/>
              <w:left w:val="single" w:sz="4" w:space="0" w:color="auto"/>
              <w:bottom w:val="single" w:sz="4" w:space="0" w:color="auto"/>
              <w:right w:val="single" w:sz="4" w:space="0" w:color="auto"/>
            </w:tcBorders>
            <w:hideMark/>
          </w:tcPr>
          <w:p w14:paraId="16E4ADF9" w14:textId="77777777" w:rsidR="007645D4" w:rsidRPr="000B0F7C" w:rsidRDefault="007645D4" w:rsidP="000B0F7C">
            <w:pPr>
              <w:spacing w:after="120"/>
              <w:rPr>
                <w:sz w:val="20"/>
              </w:rPr>
            </w:pPr>
            <w:r w:rsidRPr="000B0F7C">
              <w:rPr>
                <w:sz w:val="20"/>
              </w:rPr>
              <w:t>When patients apply for financial assistance from GHI, we need the treating physician’s office to sign an additional form. We would like to automatically fill out this form with information from the requisition to make it as easy as possible for the physician.</w:t>
            </w:r>
          </w:p>
        </w:tc>
        <w:tc>
          <w:tcPr>
            <w:tcW w:w="1170" w:type="dxa"/>
            <w:tcBorders>
              <w:top w:val="single" w:sz="4" w:space="0" w:color="auto"/>
              <w:left w:val="single" w:sz="4" w:space="0" w:color="auto"/>
              <w:bottom w:val="single" w:sz="4" w:space="0" w:color="auto"/>
              <w:right w:val="single" w:sz="4" w:space="0" w:color="auto"/>
            </w:tcBorders>
            <w:hideMark/>
          </w:tcPr>
          <w:p w14:paraId="16E4ADFA" w14:textId="77777777" w:rsidR="007645D4" w:rsidRPr="000B0F7C" w:rsidRDefault="007645D4" w:rsidP="000B0F7C">
            <w:pPr>
              <w:spacing w:after="120"/>
              <w:rPr>
                <w:sz w:val="20"/>
              </w:rPr>
            </w:pPr>
            <w:r w:rsidRPr="000B0F7C">
              <w:rPr>
                <w:sz w:val="20"/>
              </w:rPr>
              <w:t>Ordering physician office</w:t>
            </w:r>
          </w:p>
        </w:tc>
        <w:tc>
          <w:tcPr>
            <w:tcW w:w="1386" w:type="dxa"/>
            <w:tcBorders>
              <w:top w:val="single" w:sz="4" w:space="0" w:color="auto"/>
              <w:left w:val="single" w:sz="4" w:space="0" w:color="auto"/>
              <w:bottom w:val="single" w:sz="4" w:space="0" w:color="auto"/>
              <w:right w:val="single" w:sz="4" w:space="0" w:color="auto"/>
            </w:tcBorders>
            <w:hideMark/>
          </w:tcPr>
          <w:p w14:paraId="16E4ADFB" w14:textId="77777777" w:rsidR="007645D4" w:rsidRPr="000B0F7C" w:rsidRDefault="007645D4" w:rsidP="000B0F7C">
            <w:pPr>
              <w:spacing w:after="120"/>
              <w:rPr>
                <w:sz w:val="20"/>
              </w:rPr>
            </w:pPr>
            <w:r w:rsidRPr="000B0F7C">
              <w:rPr>
                <w:sz w:val="20"/>
              </w:rPr>
              <w:t>7%</w:t>
            </w:r>
          </w:p>
        </w:tc>
        <w:tc>
          <w:tcPr>
            <w:tcW w:w="1062" w:type="dxa"/>
            <w:tcBorders>
              <w:top w:val="single" w:sz="4" w:space="0" w:color="auto"/>
              <w:left w:val="single" w:sz="4" w:space="0" w:color="auto"/>
              <w:bottom w:val="single" w:sz="4" w:space="0" w:color="auto"/>
              <w:right w:val="single" w:sz="4" w:space="0" w:color="auto"/>
            </w:tcBorders>
            <w:hideMark/>
          </w:tcPr>
          <w:p w14:paraId="16E4ADFC" w14:textId="77777777" w:rsidR="007645D4" w:rsidRPr="000B0F7C" w:rsidRDefault="007645D4" w:rsidP="000B0F7C">
            <w:pPr>
              <w:spacing w:after="120"/>
              <w:rPr>
                <w:sz w:val="20"/>
              </w:rPr>
            </w:pPr>
            <w:r w:rsidRPr="000B0F7C">
              <w:rPr>
                <w:sz w:val="20"/>
              </w:rPr>
              <w:t>Paper</w:t>
            </w:r>
          </w:p>
        </w:tc>
      </w:tr>
    </w:tbl>
    <w:p w14:paraId="16E4ADFE" w14:textId="77777777" w:rsidR="007645D4" w:rsidRPr="000B0F7C" w:rsidRDefault="007645D4" w:rsidP="000B0F7C"/>
    <w:p w14:paraId="16E4ADFF" w14:textId="60A0BE8F" w:rsidR="007645D4" w:rsidDel="00255496" w:rsidRDefault="007645D4" w:rsidP="000B0F7C">
      <w:pPr>
        <w:pStyle w:val="Body3"/>
        <w:rPr>
          <w:del w:id="7352" w:author="bmooney" w:date="2011-06-14T14:20:00Z"/>
        </w:rPr>
      </w:pPr>
      <w:moveFromRangeStart w:id="7353" w:author="bmooney" w:date="2011-06-14T14:20:00Z" w:name="move295824537"/>
      <w:moveFrom w:id="7354" w:author="bmooney" w:date="2011-06-14T14:20:00Z">
        <w:del w:id="7355" w:author="bmooney" w:date="2011-06-14T14:20:00Z">
          <w:r w:rsidDel="00255496">
            <w:delText xml:space="preserve">The Create And Send Fax action will eventually allow users to send faxes directly from SARP for the use cases above.  </w:delText>
          </w:r>
        </w:del>
      </w:moveFrom>
      <w:moveFromRangeEnd w:id="7353"/>
      <w:del w:id="7356" w:author="bmooney" w:date="2011-06-14T14:20:00Z">
        <w:r w:rsidDel="00255496">
          <w:delText>Note that individual use cases may be released in different releases.</w:delText>
        </w:r>
        <w:r w:rsidR="003C3250" w:rsidDel="00255496">
          <w:delText xml:space="preserve"> Commercial Krypton incorporates Specimen Retrieval, Signature Request and Order Confirmation.</w:delText>
        </w:r>
      </w:del>
    </w:p>
    <w:p w14:paraId="16E4AE00" w14:textId="77777777" w:rsidR="007645D4" w:rsidRDefault="007645D4" w:rsidP="000B0F7C">
      <w:pPr>
        <w:pStyle w:val="Heading4"/>
      </w:pPr>
      <w:r>
        <w:t>User Interface</w:t>
      </w:r>
    </w:p>
    <w:p w14:paraId="16E4AE01" w14:textId="77777777" w:rsidR="00CF592E" w:rsidRDefault="009B6F0B">
      <w:pPr>
        <w:pStyle w:val="Body4"/>
      </w:pPr>
      <w:proofErr w:type="gramStart"/>
      <w:r>
        <w:t>FR-1600.</w:t>
      </w:r>
      <w:proofErr w:type="gramEnd"/>
      <w:r w:rsidR="000B0F7C">
        <w:t xml:space="preserve"> </w:t>
      </w:r>
      <w:r>
        <w:t xml:space="preserve"> The Fax Tool is triggered by selecting the “Create </w:t>
      </w:r>
      <w:proofErr w:type="gramStart"/>
      <w:r>
        <w:t>And</w:t>
      </w:r>
      <w:proofErr w:type="gramEnd"/>
      <w:r>
        <w:t xml:space="preserve"> Send Fax</w:t>
      </w:r>
      <w:r w:rsidR="006D393E">
        <w:t xml:space="preserve"> PDF</w:t>
      </w:r>
      <w:r>
        <w:t>” item from the Actions m</w:t>
      </w:r>
      <w:r w:rsidR="00F46BDD">
        <w:t>enu in the Requisitions window.</w:t>
      </w:r>
    </w:p>
    <w:p w14:paraId="16E4AE02" w14:textId="77777777" w:rsidR="00CF592E" w:rsidRDefault="00EA62C8">
      <w:pPr>
        <w:pStyle w:val="Body4"/>
      </w:pPr>
      <w:proofErr w:type="gramStart"/>
      <w:r>
        <w:t>FR-1600a.</w:t>
      </w:r>
      <w:proofErr w:type="gramEnd"/>
      <w:r w:rsidR="000B0F7C">
        <w:t xml:space="preserve"> </w:t>
      </w:r>
      <w:r>
        <w:t xml:space="preserve"> </w:t>
      </w:r>
      <w:r w:rsidR="009B6F0B">
        <w:t>This menu item should be available from all SARP requisition screens: Requisition, Materials, Path</w:t>
      </w:r>
      <w:r w:rsidR="00F46BDD">
        <w:t>ology, Report, and Activities.</w:t>
      </w:r>
    </w:p>
    <w:p w14:paraId="16E4AE03" w14:textId="77777777" w:rsidR="006A3E52" w:rsidRDefault="006A3E52">
      <w:pPr>
        <w:pStyle w:val="Body4"/>
      </w:pPr>
      <w:proofErr w:type="gramStart"/>
      <w:r>
        <w:t>FR-1600b.</w:t>
      </w:r>
      <w:proofErr w:type="gramEnd"/>
      <w:r>
        <w:t xml:space="preserve"> </w:t>
      </w:r>
      <w:r w:rsidR="00F46BDD">
        <w:t xml:space="preserve"> </w:t>
      </w:r>
      <w:r>
        <w:t xml:space="preserve">If the Create </w:t>
      </w:r>
      <w:proofErr w:type="gramStart"/>
      <w:r>
        <w:t>And</w:t>
      </w:r>
      <w:proofErr w:type="gramEnd"/>
      <w:r>
        <w:t xml:space="preserve"> Send Fax PDF window is open and the user attempts to open it again from the Actions menu, the following error will appear:</w:t>
      </w:r>
      <w:r w:rsidR="00F46BDD">
        <w:t xml:space="preserve"> </w:t>
      </w:r>
      <w:r>
        <w:t xml:space="preserve"> “A Canned Fax Tool window is already open. Please close the existing window before attempting to open the window again.”</w:t>
      </w:r>
    </w:p>
    <w:p w14:paraId="16E4AE04" w14:textId="77777777" w:rsidR="007645D4" w:rsidRDefault="007645D4" w:rsidP="000B0F7C">
      <w:pPr>
        <w:pStyle w:val="Heading4"/>
      </w:pPr>
      <w:r>
        <w:t>UI Elements</w:t>
      </w:r>
    </w:p>
    <w:p w14:paraId="16E4AE05" w14:textId="77777777" w:rsidR="007645D4" w:rsidRDefault="007645D4" w:rsidP="000B0F7C">
      <w:pPr>
        <w:pStyle w:val="Body4"/>
      </w:pPr>
      <w:r>
        <w:t xml:space="preserve">When the user chooses Create </w:t>
      </w:r>
      <w:proofErr w:type="gramStart"/>
      <w:r>
        <w:t>And</w:t>
      </w:r>
      <w:proofErr w:type="gramEnd"/>
      <w:r>
        <w:t xml:space="preserve"> Send </w:t>
      </w:r>
      <w:r w:rsidR="009B6F0B">
        <w:t>Fax</w:t>
      </w:r>
      <w:r>
        <w:t xml:space="preserve"> from the Actions menu, a window with the following UI elements appears:</w:t>
      </w:r>
    </w:p>
    <w:p w14:paraId="16E4AE06" w14:textId="77777777" w:rsidR="007645D4" w:rsidRDefault="00956A25" w:rsidP="00F46BDD">
      <w:r w:rsidRPr="00F46BDD">
        <w:rPr>
          <w:noProof/>
        </w:rPr>
        <w:drawing>
          <wp:inline distT="0" distB="0" distL="0" distR="0" wp14:anchorId="16E4B00D" wp14:editId="16E4B00E">
            <wp:extent cx="5939790" cy="4857115"/>
            <wp:effectExtent l="1905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srcRect/>
                    <a:stretch>
                      <a:fillRect/>
                    </a:stretch>
                  </pic:blipFill>
                  <pic:spPr bwMode="auto">
                    <a:xfrm>
                      <a:off x="0" y="0"/>
                      <a:ext cx="5939790" cy="4857115"/>
                    </a:xfrm>
                    <a:prstGeom prst="rect">
                      <a:avLst/>
                    </a:prstGeom>
                    <a:noFill/>
                    <a:ln w="9525">
                      <a:noFill/>
                      <a:miter lim="800000"/>
                      <a:headEnd/>
                      <a:tailEnd/>
                    </a:ln>
                  </pic:spPr>
                </pic:pic>
              </a:graphicData>
            </a:graphic>
          </wp:inline>
        </w:drawing>
      </w:r>
    </w:p>
    <w:p w14:paraId="16E4AE07" w14:textId="77777777" w:rsidR="00F46BDD" w:rsidRPr="00F46BDD" w:rsidRDefault="00F46BDD" w:rsidP="00F46BDD">
      <w:pPr>
        <w:rPr>
          <w:sz w:val="20"/>
        </w:rPr>
      </w:pPr>
    </w:p>
    <w:tbl>
      <w:tblPr>
        <w:tblW w:w="921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440"/>
        <w:gridCol w:w="1710"/>
        <w:gridCol w:w="990"/>
        <w:gridCol w:w="3978"/>
      </w:tblGrid>
      <w:tr w:rsidR="00CF592E" w:rsidRPr="000B0F7C" w14:paraId="16E4AE0D" w14:textId="77777777" w:rsidTr="00F4245B">
        <w:tc>
          <w:tcPr>
            <w:tcW w:w="1098" w:type="dxa"/>
            <w:tcBorders>
              <w:top w:val="single" w:sz="4" w:space="0" w:color="auto"/>
              <w:left w:val="single" w:sz="4" w:space="0" w:color="auto"/>
              <w:bottom w:val="single" w:sz="4" w:space="0" w:color="auto"/>
              <w:right w:val="single" w:sz="4" w:space="0" w:color="auto"/>
            </w:tcBorders>
            <w:hideMark/>
          </w:tcPr>
          <w:p w14:paraId="16E4AE08" w14:textId="77777777" w:rsidR="00E611AC" w:rsidRPr="000B0F7C" w:rsidRDefault="00E611AC" w:rsidP="000B0F7C">
            <w:pPr>
              <w:spacing w:after="120"/>
              <w:rPr>
                <w:sz w:val="20"/>
              </w:rPr>
            </w:pPr>
            <w:r w:rsidRPr="000B0F7C">
              <w:rPr>
                <w:sz w:val="20"/>
              </w:rPr>
              <w:t>FR-#</w:t>
            </w:r>
          </w:p>
        </w:tc>
        <w:tc>
          <w:tcPr>
            <w:tcW w:w="1440" w:type="dxa"/>
            <w:tcBorders>
              <w:top w:val="single" w:sz="4" w:space="0" w:color="auto"/>
              <w:left w:val="single" w:sz="4" w:space="0" w:color="auto"/>
              <w:bottom w:val="single" w:sz="4" w:space="0" w:color="auto"/>
              <w:right w:val="single" w:sz="4" w:space="0" w:color="auto"/>
            </w:tcBorders>
            <w:hideMark/>
          </w:tcPr>
          <w:p w14:paraId="16E4AE09" w14:textId="77777777" w:rsidR="00E611AC" w:rsidRPr="000B0F7C" w:rsidRDefault="00E611AC" w:rsidP="000B0F7C">
            <w:pPr>
              <w:spacing w:after="120"/>
              <w:rPr>
                <w:sz w:val="20"/>
              </w:rPr>
            </w:pPr>
            <w:r w:rsidRPr="000B0F7C">
              <w:rPr>
                <w:sz w:val="20"/>
              </w:rPr>
              <w:t>Element label</w:t>
            </w:r>
          </w:p>
        </w:tc>
        <w:tc>
          <w:tcPr>
            <w:tcW w:w="1710" w:type="dxa"/>
            <w:tcBorders>
              <w:top w:val="single" w:sz="4" w:space="0" w:color="auto"/>
              <w:left w:val="single" w:sz="4" w:space="0" w:color="auto"/>
              <w:bottom w:val="single" w:sz="4" w:space="0" w:color="auto"/>
              <w:right w:val="single" w:sz="4" w:space="0" w:color="auto"/>
            </w:tcBorders>
            <w:hideMark/>
          </w:tcPr>
          <w:p w14:paraId="16E4AE0A" w14:textId="77777777" w:rsidR="00E611AC" w:rsidRPr="000B0F7C" w:rsidRDefault="00E611AC" w:rsidP="000B0F7C">
            <w:pPr>
              <w:spacing w:after="120"/>
              <w:rPr>
                <w:sz w:val="20"/>
              </w:rPr>
            </w:pPr>
            <w:r w:rsidRPr="000B0F7C">
              <w:rPr>
                <w:sz w:val="20"/>
              </w:rPr>
              <w:t>Element type</w:t>
            </w:r>
          </w:p>
        </w:tc>
        <w:tc>
          <w:tcPr>
            <w:tcW w:w="990" w:type="dxa"/>
            <w:tcBorders>
              <w:top w:val="single" w:sz="4" w:space="0" w:color="auto"/>
              <w:left w:val="single" w:sz="4" w:space="0" w:color="auto"/>
              <w:bottom w:val="single" w:sz="4" w:space="0" w:color="auto"/>
              <w:right w:val="single" w:sz="4" w:space="0" w:color="auto"/>
            </w:tcBorders>
          </w:tcPr>
          <w:p w14:paraId="16E4AE0B" w14:textId="77777777" w:rsidR="00E611AC" w:rsidRPr="000B0F7C" w:rsidRDefault="00E611AC" w:rsidP="000B0F7C">
            <w:pPr>
              <w:spacing w:after="120"/>
              <w:rPr>
                <w:sz w:val="20"/>
              </w:rPr>
            </w:pPr>
            <w:r w:rsidRPr="000B0F7C">
              <w:rPr>
                <w:sz w:val="20"/>
              </w:rPr>
              <w:t>Tab order</w:t>
            </w:r>
          </w:p>
        </w:tc>
        <w:tc>
          <w:tcPr>
            <w:tcW w:w="3978" w:type="dxa"/>
            <w:tcBorders>
              <w:top w:val="single" w:sz="4" w:space="0" w:color="auto"/>
              <w:left w:val="single" w:sz="4" w:space="0" w:color="auto"/>
              <w:bottom w:val="single" w:sz="4" w:space="0" w:color="auto"/>
              <w:right w:val="single" w:sz="4" w:space="0" w:color="auto"/>
            </w:tcBorders>
            <w:hideMark/>
          </w:tcPr>
          <w:p w14:paraId="16E4AE0C" w14:textId="77777777" w:rsidR="00E611AC" w:rsidRPr="000B0F7C" w:rsidRDefault="00E611AC" w:rsidP="000B0F7C">
            <w:pPr>
              <w:spacing w:after="120"/>
              <w:rPr>
                <w:sz w:val="20"/>
              </w:rPr>
            </w:pPr>
            <w:r w:rsidRPr="000B0F7C">
              <w:rPr>
                <w:sz w:val="20"/>
              </w:rPr>
              <w:t>Comments</w:t>
            </w:r>
          </w:p>
        </w:tc>
      </w:tr>
      <w:tr w:rsidR="00CF592E" w:rsidRPr="000B0F7C" w14:paraId="16E4AE13" w14:textId="77777777" w:rsidTr="00F4245B">
        <w:tc>
          <w:tcPr>
            <w:tcW w:w="1098" w:type="dxa"/>
            <w:tcBorders>
              <w:top w:val="single" w:sz="4" w:space="0" w:color="auto"/>
              <w:left w:val="single" w:sz="4" w:space="0" w:color="auto"/>
              <w:bottom w:val="single" w:sz="4" w:space="0" w:color="auto"/>
              <w:right w:val="single" w:sz="4" w:space="0" w:color="auto"/>
            </w:tcBorders>
            <w:hideMark/>
          </w:tcPr>
          <w:p w14:paraId="16E4AE0E" w14:textId="77777777" w:rsidR="00E611AC" w:rsidRPr="000B0F7C" w:rsidRDefault="00E611AC" w:rsidP="000B0F7C">
            <w:pPr>
              <w:spacing w:after="120"/>
              <w:rPr>
                <w:sz w:val="20"/>
              </w:rPr>
            </w:pPr>
            <w:r w:rsidRPr="000B0F7C">
              <w:rPr>
                <w:sz w:val="20"/>
              </w:rPr>
              <w:t>FR-1601</w:t>
            </w:r>
          </w:p>
        </w:tc>
        <w:tc>
          <w:tcPr>
            <w:tcW w:w="1440" w:type="dxa"/>
            <w:tcBorders>
              <w:top w:val="single" w:sz="4" w:space="0" w:color="auto"/>
              <w:left w:val="single" w:sz="4" w:space="0" w:color="auto"/>
              <w:bottom w:val="single" w:sz="4" w:space="0" w:color="auto"/>
              <w:right w:val="single" w:sz="4" w:space="0" w:color="auto"/>
            </w:tcBorders>
            <w:hideMark/>
          </w:tcPr>
          <w:p w14:paraId="16E4AE0F" w14:textId="77777777" w:rsidR="00E611AC" w:rsidRPr="000B0F7C" w:rsidRDefault="00E611AC" w:rsidP="000B0F7C">
            <w:pPr>
              <w:spacing w:after="120"/>
              <w:rPr>
                <w:sz w:val="20"/>
              </w:rPr>
            </w:pPr>
            <w:r w:rsidRPr="000B0F7C">
              <w:rPr>
                <w:sz w:val="20"/>
              </w:rPr>
              <w:t xml:space="preserve">Document </w:t>
            </w:r>
          </w:p>
        </w:tc>
        <w:tc>
          <w:tcPr>
            <w:tcW w:w="1710" w:type="dxa"/>
            <w:tcBorders>
              <w:top w:val="single" w:sz="4" w:space="0" w:color="auto"/>
              <w:left w:val="single" w:sz="4" w:space="0" w:color="auto"/>
              <w:bottom w:val="single" w:sz="4" w:space="0" w:color="auto"/>
              <w:right w:val="single" w:sz="4" w:space="0" w:color="auto"/>
            </w:tcBorders>
            <w:hideMark/>
          </w:tcPr>
          <w:p w14:paraId="16E4AE10" w14:textId="77777777" w:rsidR="00E611AC" w:rsidRPr="000B0F7C" w:rsidRDefault="00E611AC" w:rsidP="000B0F7C">
            <w:pPr>
              <w:spacing w:after="120"/>
              <w:rPr>
                <w:sz w:val="20"/>
              </w:rPr>
            </w:pPr>
            <w:r w:rsidRPr="000B0F7C">
              <w:rPr>
                <w:sz w:val="20"/>
              </w:rPr>
              <w:t>Dropdown list</w:t>
            </w:r>
          </w:p>
        </w:tc>
        <w:tc>
          <w:tcPr>
            <w:tcW w:w="990" w:type="dxa"/>
            <w:tcBorders>
              <w:top w:val="single" w:sz="4" w:space="0" w:color="auto"/>
              <w:left w:val="single" w:sz="4" w:space="0" w:color="auto"/>
              <w:bottom w:val="single" w:sz="4" w:space="0" w:color="auto"/>
              <w:right w:val="single" w:sz="4" w:space="0" w:color="auto"/>
            </w:tcBorders>
          </w:tcPr>
          <w:p w14:paraId="16E4AE11" w14:textId="77777777" w:rsidR="00E611AC" w:rsidRPr="000B0F7C" w:rsidRDefault="00F4245B" w:rsidP="000B0F7C">
            <w:pPr>
              <w:spacing w:after="120"/>
              <w:rPr>
                <w:sz w:val="20"/>
              </w:rPr>
            </w:pPr>
            <w:r w:rsidRPr="000B0F7C">
              <w:rPr>
                <w:sz w:val="20"/>
              </w:rPr>
              <w:t>2</w:t>
            </w:r>
          </w:p>
        </w:tc>
        <w:tc>
          <w:tcPr>
            <w:tcW w:w="3978" w:type="dxa"/>
            <w:tcBorders>
              <w:top w:val="single" w:sz="4" w:space="0" w:color="auto"/>
              <w:left w:val="single" w:sz="4" w:space="0" w:color="auto"/>
              <w:bottom w:val="single" w:sz="4" w:space="0" w:color="auto"/>
              <w:right w:val="single" w:sz="4" w:space="0" w:color="auto"/>
            </w:tcBorders>
          </w:tcPr>
          <w:p w14:paraId="16E4AE12" w14:textId="77777777" w:rsidR="00E611AC" w:rsidRPr="000B0F7C" w:rsidRDefault="00E611AC" w:rsidP="000B0F7C">
            <w:pPr>
              <w:spacing w:after="120"/>
              <w:rPr>
                <w:sz w:val="20"/>
              </w:rPr>
            </w:pPr>
          </w:p>
        </w:tc>
      </w:tr>
      <w:tr w:rsidR="00CF592E" w:rsidRPr="000B0F7C" w14:paraId="16E4AE19" w14:textId="77777777" w:rsidTr="00F4245B">
        <w:tc>
          <w:tcPr>
            <w:tcW w:w="1098" w:type="dxa"/>
            <w:tcBorders>
              <w:top w:val="single" w:sz="4" w:space="0" w:color="auto"/>
              <w:left w:val="single" w:sz="4" w:space="0" w:color="auto"/>
              <w:bottom w:val="single" w:sz="4" w:space="0" w:color="auto"/>
              <w:right w:val="single" w:sz="4" w:space="0" w:color="auto"/>
            </w:tcBorders>
            <w:hideMark/>
          </w:tcPr>
          <w:p w14:paraId="16E4AE14" w14:textId="77777777" w:rsidR="00E611AC" w:rsidRPr="000B0F7C" w:rsidRDefault="00E611AC" w:rsidP="000B0F7C">
            <w:pPr>
              <w:spacing w:after="120"/>
              <w:rPr>
                <w:sz w:val="20"/>
              </w:rPr>
            </w:pPr>
            <w:r w:rsidRPr="000B0F7C">
              <w:rPr>
                <w:sz w:val="20"/>
              </w:rPr>
              <w:t>FR-1602</w:t>
            </w:r>
          </w:p>
        </w:tc>
        <w:tc>
          <w:tcPr>
            <w:tcW w:w="1440" w:type="dxa"/>
            <w:tcBorders>
              <w:top w:val="single" w:sz="4" w:space="0" w:color="auto"/>
              <w:left w:val="single" w:sz="4" w:space="0" w:color="auto"/>
              <w:bottom w:val="single" w:sz="4" w:space="0" w:color="auto"/>
              <w:right w:val="single" w:sz="4" w:space="0" w:color="auto"/>
            </w:tcBorders>
            <w:hideMark/>
          </w:tcPr>
          <w:p w14:paraId="16E4AE15" w14:textId="77777777" w:rsidR="00E611AC" w:rsidRPr="000B0F7C" w:rsidRDefault="00E611AC" w:rsidP="000B0F7C">
            <w:pPr>
              <w:spacing w:after="120"/>
              <w:rPr>
                <w:sz w:val="20"/>
              </w:rPr>
            </w:pPr>
            <w:r w:rsidRPr="000B0F7C">
              <w:rPr>
                <w:sz w:val="20"/>
              </w:rPr>
              <w:t>Attention</w:t>
            </w:r>
          </w:p>
        </w:tc>
        <w:tc>
          <w:tcPr>
            <w:tcW w:w="1710" w:type="dxa"/>
            <w:tcBorders>
              <w:top w:val="single" w:sz="4" w:space="0" w:color="auto"/>
              <w:left w:val="single" w:sz="4" w:space="0" w:color="auto"/>
              <w:bottom w:val="single" w:sz="4" w:space="0" w:color="auto"/>
              <w:right w:val="single" w:sz="4" w:space="0" w:color="auto"/>
            </w:tcBorders>
            <w:hideMark/>
          </w:tcPr>
          <w:p w14:paraId="16E4AE16" w14:textId="77777777" w:rsidR="00E611AC" w:rsidRPr="000B0F7C" w:rsidRDefault="00E611AC" w:rsidP="000B0F7C">
            <w:pPr>
              <w:spacing w:after="120"/>
              <w:rPr>
                <w:sz w:val="20"/>
              </w:rPr>
            </w:pPr>
            <w:r w:rsidRPr="000B0F7C">
              <w:rPr>
                <w:sz w:val="20"/>
              </w:rPr>
              <w:t>Text box</w:t>
            </w:r>
          </w:p>
        </w:tc>
        <w:tc>
          <w:tcPr>
            <w:tcW w:w="990" w:type="dxa"/>
            <w:tcBorders>
              <w:top w:val="single" w:sz="4" w:space="0" w:color="auto"/>
              <w:left w:val="single" w:sz="4" w:space="0" w:color="auto"/>
              <w:bottom w:val="single" w:sz="4" w:space="0" w:color="auto"/>
              <w:right w:val="single" w:sz="4" w:space="0" w:color="auto"/>
            </w:tcBorders>
          </w:tcPr>
          <w:p w14:paraId="16E4AE17" w14:textId="77777777" w:rsidR="00E611AC" w:rsidRPr="000B0F7C" w:rsidRDefault="00F4245B" w:rsidP="000B0F7C">
            <w:pPr>
              <w:spacing w:after="120"/>
              <w:rPr>
                <w:sz w:val="20"/>
              </w:rPr>
            </w:pPr>
            <w:r w:rsidRPr="000B0F7C">
              <w:rPr>
                <w:sz w:val="20"/>
              </w:rPr>
              <w:t>8</w:t>
            </w:r>
          </w:p>
        </w:tc>
        <w:tc>
          <w:tcPr>
            <w:tcW w:w="3978" w:type="dxa"/>
            <w:tcBorders>
              <w:top w:val="single" w:sz="4" w:space="0" w:color="auto"/>
              <w:left w:val="single" w:sz="4" w:space="0" w:color="auto"/>
              <w:bottom w:val="single" w:sz="4" w:space="0" w:color="auto"/>
              <w:right w:val="single" w:sz="4" w:space="0" w:color="auto"/>
            </w:tcBorders>
            <w:hideMark/>
          </w:tcPr>
          <w:p w14:paraId="16E4AE18" w14:textId="77777777" w:rsidR="00E611AC" w:rsidRPr="000B0F7C" w:rsidRDefault="00E611AC" w:rsidP="000B0F7C">
            <w:pPr>
              <w:spacing w:after="120"/>
              <w:rPr>
                <w:sz w:val="20"/>
              </w:rPr>
            </w:pPr>
            <w:r w:rsidRPr="000B0F7C">
              <w:rPr>
                <w:sz w:val="20"/>
              </w:rPr>
              <w:t>Editable</w:t>
            </w:r>
          </w:p>
        </w:tc>
      </w:tr>
      <w:tr w:rsidR="00CF592E" w:rsidRPr="000B0F7C" w14:paraId="16E4AE1F" w14:textId="77777777" w:rsidTr="00F4245B">
        <w:tc>
          <w:tcPr>
            <w:tcW w:w="1098" w:type="dxa"/>
            <w:tcBorders>
              <w:top w:val="single" w:sz="4" w:space="0" w:color="auto"/>
              <w:left w:val="single" w:sz="4" w:space="0" w:color="auto"/>
              <w:bottom w:val="single" w:sz="4" w:space="0" w:color="auto"/>
              <w:right w:val="single" w:sz="4" w:space="0" w:color="auto"/>
            </w:tcBorders>
            <w:hideMark/>
          </w:tcPr>
          <w:p w14:paraId="16E4AE1A" w14:textId="77777777" w:rsidR="00E611AC" w:rsidRPr="000B0F7C" w:rsidRDefault="00E611AC" w:rsidP="000B0F7C">
            <w:pPr>
              <w:spacing w:after="120"/>
              <w:rPr>
                <w:sz w:val="20"/>
              </w:rPr>
            </w:pPr>
            <w:r w:rsidRPr="000B0F7C">
              <w:rPr>
                <w:sz w:val="20"/>
              </w:rPr>
              <w:t>FR-1603</w:t>
            </w:r>
          </w:p>
        </w:tc>
        <w:tc>
          <w:tcPr>
            <w:tcW w:w="1440" w:type="dxa"/>
            <w:tcBorders>
              <w:top w:val="single" w:sz="4" w:space="0" w:color="auto"/>
              <w:left w:val="single" w:sz="4" w:space="0" w:color="auto"/>
              <w:bottom w:val="single" w:sz="4" w:space="0" w:color="auto"/>
              <w:right w:val="single" w:sz="4" w:space="0" w:color="auto"/>
            </w:tcBorders>
            <w:hideMark/>
          </w:tcPr>
          <w:p w14:paraId="16E4AE1B" w14:textId="77777777" w:rsidR="00E611AC" w:rsidRPr="000B0F7C" w:rsidRDefault="00E611AC" w:rsidP="000B0F7C">
            <w:pPr>
              <w:spacing w:after="120"/>
              <w:rPr>
                <w:sz w:val="20"/>
              </w:rPr>
            </w:pPr>
            <w:r w:rsidRPr="000B0F7C">
              <w:rPr>
                <w:sz w:val="20"/>
              </w:rPr>
              <w:t>Recipient</w:t>
            </w:r>
          </w:p>
        </w:tc>
        <w:tc>
          <w:tcPr>
            <w:tcW w:w="1710" w:type="dxa"/>
            <w:tcBorders>
              <w:top w:val="single" w:sz="4" w:space="0" w:color="auto"/>
              <w:left w:val="single" w:sz="4" w:space="0" w:color="auto"/>
              <w:bottom w:val="single" w:sz="4" w:space="0" w:color="auto"/>
              <w:right w:val="single" w:sz="4" w:space="0" w:color="auto"/>
            </w:tcBorders>
            <w:hideMark/>
          </w:tcPr>
          <w:p w14:paraId="16E4AE1C" w14:textId="77777777" w:rsidR="00E611AC" w:rsidRPr="000B0F7C" w:rsidRDefault="00E611AC" w:rsidP="000B0F7C">
            <w:pPr>
              <w:spacing w:after="120"/>
              <w:rPr>
                <w:sz w:val="20"/>
              </w:rPr>
            </w:pPr>
            <w:r w:rsidRPr="000B0F7C">
              <w:rPr>
                <w:sz w:val="20"/>
              </w:rPr>
              <w:t>Dropdown list</w:t>
            </w:r>
          </w:p>
        </w:tc>
        <w:tc>
          <w:tcPr>
            <w:tcW w:w="990" w:type="dxa"/>
            <w:tcBorders>
              <w:top w:val="single" w:sz="4" w:space="0" w:color="auto"/>
              <w:left w:val="single" w:sz="4" w:space="0" w:color="auto"/>
              <w:bottom w:val="single" w:sz="4" w:space="0" w:color="auto"/>
              <w:right w:val="single" w:sz="4" w:space="0" w:color="auto"/>
            </w:tcBorders>
          </w:tcPr>
          <w:p w14:paraId="16E4AE1D" w14:textId="77777777" w:rsidR="00E611AC" w:rsidRPr="000B0F7C" w:rsidRDefault="00F4245B" w:rsidP="000B0F7C">
            <w:pPr>
              <w:spacing w:after="120"/>
              <w:rPr>
                <w:sz w:val="20"/>
              </w:rPr>
            </w:pPr>
            <w:r w:rsidRPr="000B0F7C">
              <w:rPr>
                <w:sz w:val="20"/>
              </w:rPr>
              <w:t>3</w:t>
            </w:r>
          </w:p>
        </w:tc>
        <w:tc>
          <w:tcPr>
            <w:tcW w:w="3978" w:type="dxa"/>
            <w:tcBorders>
              <w:top w:val="single" w:sz="4" w:space="0" w:color="auto"/>
              <w:left w:val="single" w:sz="4" w:space="0" w:color="auto"/>
              <w:bottom w:val="single" w:sz="4" w:space="0" w:color="auto"/>
              <w:right w:val="single" w:sz="4" w:space="0" w:color="auto"/>
            </w:tcBorders>
          </w:tcPr>
          <w:p w14:paraId="16E4AE1E" w14:textId="77777777" w:rsidR="00E611AC" w:rsidRPr="000B0F7C" w:rsidRDefault="00E611AC" w:rsidP="000B0F7C">
            <w:pPr>
              <w:spacing w:after="120"/>
              <w:rPr>
                <w:sz w:val="20"/>
              </w:rPr>
            </w:pPr>
          </w:p>
        </w:tc>
      </w:tr>
      <w:tr w:rsidR="00CF592E" w:rsidRPr="000B0F7C" w14:paraId="16E4AE25" w14:textId="77777777" w:rsidTr="00F4245B">
        <w:tc>
          <w:tcPr>
            <w:tcW w:w="1098" w:type="dxa"/>
            <w:tcBorders>
              <w:top w:val="single" w:sz="4" w:space="0" w:color="auto"/>
              <w:left w:val="single" w:sz="4" w:space="0" w:color="auto"/>
              <w:bottom w:val="single" w:sz="4" w:space="0" w:color="auto"/>
              <w:right w:val="single" w:sz="4" w:space="0" w:color="auto"/>
            </w:tcBorders>
            <w:hideMark/>
          </w:tcPr>
          <w:p w14:paraId="16E4AE20" w14:textId="77777777" w:rsidR="00E611AC" w:rsidRPr="000B0F7C" w:rsidRDefault="00E611AC" w:rsidP="000B0F7C">
            <w:pPr>
              <w:spacing w:after="120"/>
              <w:rPr>
                <w:sz w:val="20"/>
              </w:rPr>
            </w:pPr>
            <w:r w:rsidRPr="000B0F7C">
              <w:rPr>
                <w:sz w:val="20"/>
              </w:rPr>
              <w:t>FR-1604</w:t>
            </w:r>
          </w:p>
        </w:tc>
        <w:tc>
          <w:tcPr>
            <w:tcW w:w="1440" w:type="dxa"/>
            <w:tcBorders>
              <w:top w:val="single" w:sz="4" w:space="0" w:color="auto"/>
              <w:left w:val="single" w:sz="4" w:space="0" w:color="auto"/>
              <w:bottom w:val="single" w:sz="4" w:space="0" w:color="auto"/>
              <w:right w:val="single" w:sz="4" w:space="0" w:color="auto"/>
            </w:tcBorders>
            <w:hideMark/>
          </w:tcPr>
          <w:p w14:paraId="16E4AE21" w14:textId="77777777" w:rsidR="00E611AC" w:rsidRPr="000B0F7C" w:rsidRDefault="00E611AC" w:rsidP="000B0F7C">
            <w:pPr>
              <w:spacing w:after="120"/>
              <w:rPr>
                <w:sz w:val="20"/>
              </w:rPr>
            </w:pPr>
            <w:r w:rsidRPr="000B0F7C">
              <w:rPr>
                <w:sz w:val="20"/>
              </w:rPr>
              <w:t>Fax Number</w:t>
            </w:r>
          </w:p>
        </w:tc>
        <w:tc>
          <w:tcPr>
            <w:tcW w:w="1710" w:type="dxa"/>
            <w:tcBorders>
              <w:top w:val="single" w:sz="4" w:space="0" w:color="auto"/>
              <w:left w:val="single" w:sz="4" w:space="0" w:color="auto"/>
              <w:bottom w:val="single" w:sz="4" w:space="0" w:color="auto"/>
              <w:right w:val="single" w:sz="4" w:space="0" w:color="auto"/>
            </w:tcBorders>
            <w:hideMark/>
          </w:tcPr>
          <w:p w14:paraId="16E4AE22" w14:textId="77777777" w:rsidR="00E611AC" w:rsidRPr="000B0F7C" w:rsidRDefault="00E611AC" w:rsidP="000B0F7C">
            <w:pPr>
              <w:spacing w:after="120"/>
              <w:rPr>
                <w:sz w:val="20"/>
              </w:rPr>
            </w:pPr>
            <w:r w:rsidRPr="000B0F7C">
              <w:rPr>
                <w:sz w:val="20"/>
              </w:rPr>
              <w:t>Text box</w:t>
            </w:r>
          </w:p>
        </w:tc>
        <w:tc>
          <w:tcPr>
            <w:tcW w:w="990" w:type="dxa"/>
            <w:tcBorders>
              <w:top w:val="single" w:sz="4" w:space="0" w:color="auto"/>
              <w:left w:val="single" w:sz="4" w:space="0" w:color="auto"/>
              <w:bottom w:val="single" w:sz="4" w:space="0" w:color="auto"/>
              <w:right w:val="single" w:sz="4" w:space="0" w:color="auto"/>
            </w:tcBorders>
          </w:tcPr>
          <w:p w14:paraId="16E4AE23" w14:textId="77777777" w:rsidR="00E611AC" w:rsidRPr="000B0F7C" w:rsidRDefault="00F4245B" w:rsidP="000B0F7C">
            <w:pPr>
              <w:spacing w:after="120"/>
              <w:rPr>
                <w:sz w:val="20"/>
              </w:rPr>
            </w:pPr>
            <w:r w:rsidRPr="000B0F7C">
              <w:rPr>
                <w:sz w:val="20"/>
              </w:rPr>
              <w:t>5</w:t>
            </w:r>
          </w:p>
        </w:tc>
        <w:tc>
          <w:tcPr>
            <w:tcW w:w="3978" w:type="dxa"/>
            <w:tcBorders>
              <w:top w:val="single" w:sz="4" w:space="0" w:color="auto"/>
              <w:left w:val="single" w:sz="4" w:space="0" w:color="auto"/>
              <w:bottom w:val="single" w:sz="4" w:space="0" w:color="auto"/>
              <w:right w:val="single" w:sz="4" w:space="0" w:color="auto"/>
            </w:tcBorders>
            <w:hideMark/>
          </w:tcPr>
          <w:p w14:paraId="16E4AE24" w14:textId="77777777" w:rsidR="00E611AC" w:rsidRPr="000B0F7C" w:rsidRDefault="00E611AC" w:rsidP="000B0F7C">
            <w:pPr>
              <w:spacing w:after="120"/>
              <w:rPr>
                <w:sz w:val="20"/>
              </w:rPr>
            </w:pPr>
          </w:p>
        </w:tc>
      </w:tr>
      <w:tr w:rsidR="00CF592E" w:rsidRPr="000B0F7C" w14:paraId="16E4AE2B" w14:textId="77777777" w:rsidTr="00F4245B">
        <w:tc>
          <w:tcPr>
            <w:tcW w:w="1098" w:type="dxa"/>
            <w:tcBorders>
              <w:top w:val="single" w:sz="4" w:space="0" w:color="auto"/>
              <w:left w:val="single" w:sz="4" w:space="0" w:color="auto"/>
              <w:bottom w:val="single" w:sz="4" w:space="0" w:color="auto"/>
              <w:right w:val="single" w:sz="4" w:space="0" w:color="auto"/>
            </w:tcBorders>
            <w:hideMark/>
          </w:tcPr>
          <w:p w14:paraId="16E4AE26" w14:textId="77777777" w:rsidR="00E611AC" w:rsidRPr="000B0F7C" w:rsidRDefault="00E611AC" w:rsidP="000B0F7C">
            <w:pPr>
              <w:spacing w:after="120"/>
              <w:rPr>
                <w:sz w:val="20"/>
              </w:rPr>
            </w:pPr>
            <w:r w:rsidRPr="000B0F7C">
              <w:rPr>
                <w:sz w:val="20"/>
              </w:rPr>
              <w:t>FR-1605</w:t>
            </w:r>
          </w:p>
        </w:tc>
        <w:tc>
          <w:tcPr>
            <w:tcW w:w="1440" w:type="dxa"/>
            <w:tcBorders>
              <w:top w:val="single" w:sz="4" w:space="0" w:color="auto"/>
              <w:left w:val="single" w:sz="4" w:space="0" w:color="auto"/>
              <w:bottom w:val="single" w:sz="4" w:space="0" w:color="auto"/>
              <w:right w:val="single" w:sz="4" w:space="0" w:color="auto"/>
            </w:tcBorders>
            <w:hideMark/>
          </w:tcPr>
          <w:p w14:paraId="16E4AE27" w14:textId="77777777" w:rsidR="00E611AC" w:rsidRPr="000B0F7C" w:rsidRDefault="00E611AC" w:rsidP="000B0F7C">
            <w:pPr>
              <w:spacing w:after="120"/>
              <w:rPr>
                <w:sz w:val="20"/>
              </w:rPr>
            </w:pPr>
            <w:r w:rsidRPr="000B0F7C">
              <w:rPr>
                <w:sz w:val="20"/>
              </w:rPr>
              <w:t>Edit</w:t>
            </w:r>
          </w:p>
        </w:tc>
        <w:tc>
          <w:tcPr>
            <w:tcW w:w="1710" w:type="dxa"/>
            <w:tcBorders>
              <w:top w:val="single" w:sz="4" w:space="0" w:color="auto"/>
              <w:left w:val="single" w:sz="4" w:space="0" w:color="auto"/>
              <w:bottom w:val="single" w:sz="4" w:space="0" w:color="auto"/>
              <w:right w:val="single" w:sz="4" w:space="0" w:color="auto"/>
            </w:tcBorders>
            <w:hideMark/>
          </w:tcPr>
          <w:p w14:paraId="16E4AE28" w14:textId="77777777" w:rsidR="00E611AC" w:rsidRPr="000B0F7C" w:rsidRDefault="00E611AC" w:rsidP="000B0F7C">
            <w:pPr>
              <w:spacing w:after="120"/>
              <w:rPr>
                <w:sz w:val="20"/>
              </w:rPr>
            </w:pPr>
            <w:r w:rsidRPr="000B0F7C">
              <w:rPr>
                <w:sz w:val="20"/>
              </w:rPr>
              <w:t>Checkbox</w:t>
            </w:r>
          </w:p>
        </w:tc>
        <w:tc>
          <w:tcPr>
            <w:tcW w:w="990" w:type="dxa"/>
            <w:tcBorders>
              <w:top w:val="single" w:sz="4" w:space="0" w:color="auto"/>
              <w:left w:val="single" w:sz="4" w:space="0" w:color="auto"/>
              <w:bottom w:val="single" w:sz="4" w:space="0" w:color="auto"/>
              <w:right w:val="single" w:sz="4" w:space="0" w:color="auto"/>
            </w:tcBorders>
          </w:tcPr>
          <w:p w14:paraId="16E4AE29" w14:textId="77777777" w:rsidR="00E611AC" w:rsidRPr="000B0F7C" w:rsidRDefault="00F4245B" w:rsidP="000B0F7C">
            <w:pPr>
              <w:spacing w:after="120"/>
              <w:rPr>
                <w:sz w:val="20"/>
              </w:rPr>
            </w:pPr>
            <w:r w:rsidRPr="000B0F7C">
              <w:rPr>
                <w:sz w:val="20"/>
              </w:rPr>
              <w:t>6</w:t>
            </w:r>
          </w:p>
        </w:tc>
        <w:tc>
          <w:tcPr>
            <w:tcW w:w="3978" w:type="dxa"/>
            <w:tcBorders>
              <w:top w:val="single" w:sz="4" w:space="0" w:color="auto"/>
              <w:left w:val="single" w:sz="4" w:space="0" w:color="auto"/>
              <w:bottom w:val="single" w:sz="4" w:space="0" w:color="auto"/>
              <w:right w:val="single" w:sz="4" w:space="0" w:color="auto"/>
            </w:tcBorders>
            <w:hideMark/>
          </w:tcPr>
          <w:p w14:paraId="16E4AE2A" w14:textId="77777777" w:rsidR="00E611AC" w:rsidRPr="000B0F7C" w:rsidRDefault="00E611AC" w:rsidP="000B0F7C">
            <w:pPr>
              <w:spacing w:after="120"/>
              <w:rPr>
                <w:sz w:val="20"/>
              </w:rPr>
            </w:pPr>
            <w:r w:rsidRPr="000B0F7C">
              <w:rPr>
                <w:sz w:val="20"/>
              </w:rPr>
              <w:t>Controls whether the Fax Number textbox is editable; see FR-1653 and FR-1654 for more details. Default is unchecked.</w:t>
            </w:r>
          </w:p>
        </w:tc>
      </w:tr>
      <w:tr w:rsidR="00CF592E" w:rsidRPr="000B0F7C" w14:paraId="16E4AE31" w14:textId="77777777" w:rsidTr="00F4245B">
        <w:tc>
          <w:tcPr>
            <w:tcW w:w="1098" w:type="dxa"/>
            <w:tcBorders>
              <w:top w:val="single" w:sz="4" w:space="0" w:color="auto"/>
              <w:left w:val="single" w:sz="4" w:space="0" w:color="auto"/>
              <w:bottom w:val="single" w:sz="4" w:space="0" w:color="auto"/>
              <w:right w:val="single" w:sz="4" w:space="0" w:color="auto"/>
            </w:tcBorders>
            <w:hideMark/>
          </w:tcPr>
          <w:p w14:paraId="16E4AE2C" w14:textId="77777777" w:rsidR="00E611AC" w:rsidRPr="000B0F7C" w:rsidRDefault="00E611AC" w:rsidP="000B0F7C">
            <w:pPr>
              <w:spacing w:after="120"/>
              <w:rPr>
                <w:sz w:val="20"/>
              </w:rPr>
            </w:pPr>
            <w:r w:rsidRPr="000B0F7C">
              <w:rPr>
                <w:sz w:val="20"/>
              </w:rPr>
              <w:t>FR-1606</w:t>
            </w:r>
          </w:p>
        </w:tc>
        <w:tc>
          <w:tcPr>
            <w:tcW w:w="1440" w:type="dxa"/>
            <w:tcBorders>
              <w:top w:val="single" w:sz="4" w:space="0" w:color="auto"/>
              <w:left w:val="single" w:sz="4" w:space="0" w:color="auto"/>
              <w:bottom w:val="single" w:sz="4" w:space="0" w:color="auto"/>
              <w:right w:val="single" w:sz="4" w:space="0" w:color="auto"/>
            </w:tcBorders>
            <w:hideMark/>
          </w:tcPr>
          <w:p w14:paraId="16E4AE2D" w14:textId="77777777" w:rsidR="00E611AC" w:rsidRPr="000B0F7C" w:rsidRDefault="00F67CE8" w:rsidP="000B0F7C">
            <w:pPr>
              <w:spacing w:after="120"/>
              <w:rPr>
                <w:sz w:val="20"/>
              </w:rPr>
            </w:pPr>
            <w:r w:rsidRPr="000B0F7C">
              <w:rPr>
                <w:sz w:val="20"/>
              </w:rPr>
              <w:t>Preview</w:t>
            </w:r>
          </w:p>
        </w:tc>
        <w:tc>
          <w:tcPr>
            <w:tcW w:w="1710" w:type="dxa"/>
            <w:tcBorders>
              <w:top w:val="single" w:sz="4" w:space="0" w:color="auto"/>
              <w:left w:val="single" w:sz="4" w:space="0" w:color="auto"/>
              <w:bottom w:val="single" w:sz="4" w:space="0" w:color="auto"/>
              <w:right w:val="single" w:sz="4" w:space="0" w:color="auto"/>
            </w:tcBorders>
            <w:hideMark/>
          </w:tcPr>
          <w:p w14:paraId="16E4AE2E" w14:textId="77777777" w:rsidR="00E611AC" w:rsidRPr="000B0F7C" w:rsidRDefault="00E611AC" w:rsidP="000B0F7C">
            <w:pPr>
              <w:spacing w:after="120"/>
              <w:rPr>
                <w:sz w:val="20"/>
              </w:rPr>
            </w:pPr>
            <w:r w:rsidRPr="000B0F7C">
              <w:rPr>
                <w:sz w:val="20"/>
              </w:rPr>
              <w:t>Button</w:t>
            </w:r>
          </w:p>
        </w:tc>
        <w:tc>
          <w:tcPr>
            <w:tcW w:w="990" w:type="dxa"/>
            <w:tcBorders>
              <w:top w:val="single" w:sz="4" w:space="0" w:color="auto"/>
              <w:left w:val="single" w:sz="4" w:space="0" w:color="auto"/>
              <w:bottom w:val="single" w:sz="4" w:space="0" w:color="auto"/>
              <w:right w:val="single" w:sz="4" w:space="0" w:color="auto"/>
            </w:tcBorders>
          </w:tcPr>
          <w:p w14:paraId="16E4AE2F" w14:textId="77777777" w:rsidR="00E611AC" w:rsidRPr="000B0F7C" w:rsidRDefault="006D393E" w:rsidP="000B0F7C">
            <w:pPr>
              <w:spacing w:after="120"/>
              <w:rPr>
                <w:sz w:val="20"/>
              </w:rPr>
            </w:pPr>
            <w:r w:rsidRPr="000B0F7C">
              <w:rPr>
                <w:sz w:val="20"/>
              </w:rPr>
              <w:t xml:space="preserve">Cannot tab here </w:t>
            </w:r>
          </w:p>
        </w:tc>
        <w:tc>
          <w:tcPr>
            <w:tcW w:w="3978" w:type="dxa"/>
            <w:tcBorders>
              <w:top w:val="single" w:sz="4" w:space="0" w:color="auto"/>
              <w:left w:val="single" w:sz="4" w:space="0" w:color="auto"/>
              <w:bottom w:val="single" w:sz="4" w:space="0" w:color="auto"/>
              <w:right w:val="single" w:sz="4" w:space="0" w:color="auto"/>
            </w:tcBorders>
          </w:tcPr>
          <w:p w14:paraId="16E4AE30" w14:textId="77777777" w:rsidR="00E611AC" w:rsidRPr="000B0F7C" w:rsidRDefault="00F67CE8" w:rsidP="000B0F7C">
            <w:pPr>
              <w:spacing w:after="120"/>
              <w:rPr>
                <w:sz w:val="20"/>
              </w:rPr>
            </w:pPr>
            <w:r w:rsidRPr="000B0F7C">
              <w:rPr>
                <w:sz w:val="20"/>
              </w:rPr>
              <w:t xml:space="preserve">Populates the Fax Preview frame. </w:t>
            </w:r>
          </w:p>
        </w:tc>
      </w:tr>
      <w:tr w:rsidR="00CF592E" w:rsidRPr="000B0F7C" w14:paraId="16E4AE37" w14:textId="77777777" w:rsidTr="00F4245B">
        <w:tc>
          <w:tcPr>
            <w:tcW w:w="1098" w:type="dxa"/>
            <w:tcBorders>
              <w:top w:val="single" w:sz="4" w:space="0" w:color="auto"/>
              <w:left w:val="single" w:sz="4" w:space="0" w:color="auto"/>
              <w:bottom w:val="single" w:sz="4" w:space="0" w:color="auto"/>
              <w:right w:val="single" w:sz="4" w:space="0" w:color="auto"/>
            </w:tcBorders>
            <w:hideMark/>
          </w:tcPr>
          <w:p w14:paraId="16E4AE32" w14:textId="77777777" w:rsidR="00E611AC" w:rsidRPr="000B0F7C" w:rsidRDefault="00E611AC" w:rsidP="000B0F7C">
            <w:pPr>
              <w:spacing w:after="120"/>
              <w:rPr>
                <w:sz w:val="20"/>
              </w:rPr>
            </w:pPr>
            <w:r w:rsidRPr="000B0F7C">
              <w:rPr>
                <w:sz w:val="20"/>
              </w:rPr>
              <w:t>FR-1607</w:t>
            </w:r>
          </w:p>
        </w:tc>
        <w:tc>
          <w:tcPr>
            <w:tcW w:w="1440" w:type="dxa"/>
            <w:tcBorders>
              <w:top w:val="single" w:sz="4" w:space="0" w:color="auto"/>
              <w:left w:val="single" w:sz="4" w:space="0" w:color="auto"/>
              <w:bottom w:val="single" w:sz="4" w:space="0" w:color="auto"/>
              <w:right w:val="single" w:sz="4" w:space="0" w:color="auto"/>
            </w:tcBorders>
            <w:hideMark/>
          </w:tcPr>
          <w:p w14:paraId="16E4AE33" w14:textId="77777777" w:rsidR="00E611AC" w:rsidRPr="000B0F7C" w:rsidRDefault="006D393E" w:rsidP="000B0F7C">
            <w:pPr>
              <w:spacing w:after="120"/>
              <w:rPr>
                <w:sz w:val="20"/>
              </w:rPr>
            </w:pPr>
            <w:r w:rsidRPr="000B0F7C">
              <w:rPr>
                <w:sz w:val="20"/>
              </w:rPr>
              <w:t>Close</w:t>
            </w:r>
          </w:p>
        </w:tc>
        <w:tc>
          <w:tcPr>
            <w:tcW w:w="1710" w:type="dxa"/>
            <w:tcBorders>
              <w:top w:val="single" w:sz="4" w:space="0" w:color="auto"/>
              <w:left w:val="single" w:sz="4" w:space="0" w:color="auto"/>
              <w:bottom w:val="single" w:sz="4" w:space="0" w:color="auto"/>
              <w:right w:val="single" w:sz="4" w:space="0" w:color="auto"/>
            </w:tcBorders>
            <w:hideMark/>
          </w:tcPr>
          <w:p w14:paraId="16E4AE34" w14:textId="77777777" w:rsidR="00E611AC" w:rsidRPr="000B0F7C" w:rsidRDefault="00E611AC" w:rsidP="000B0F7C">
            <w:pPr>
              <w:spacing w:after="120"/>
              <w:rPr>
                <w:sz w:val="20"/>
              </w:rPr>
            </w:pPr>
            <w:r w:rsidRPr="000B0F7C">
              <w:rPr>
                <w:sz w:val="20"/>
              </w:rPr>
              <w:t>Button</w:t>
            </w:r>
          </w:p>
        </w:tc>
        <w:tc>
          <w:tcPr>
            <w:tcW w:w="990" w:type="dxa"/>
            <w:tcBorders>
              <w:top w:val="single" w:sz="4" w:space="0" w:color="auto"/>
              <w:left w:val="single" w:sz="4" w:space="0" w:color="auto"/>
              <w:bottom w:val="single" w:sz="4" w:space="0" w:color="auto"/>
              <w:right w:val="single" w:sz="4" w:space="0" w:color="auto"/>
            </w:tcBorders>
          </w:tcPr>
          <w:p w14:paraId="16E4AE35" w14:textId="77777777" w:rsidR="00E611AC" w:rsidRPr="000B0F7C" w:rsidRDefault="006D393E" w:rsidP="000B0F7C">
            <w:pPr>
              <w:spacing w:after="120"/>
              <w:rPr>
                <w:sz w:val="20"/>
              </w:rPr>
            </w:pPr>
            <w:r w:rsidRPr="000B0F7C">
              <w:rPr>
                <w:sz w:val="20"/>
              </w:rPr>
              <w:t>Cannot tab here</w:t>
            </w:r>
          </w:p>
        </w:tc>
        <w:tc>
          <w:tcPr>
            <w:tcW w:w="3978" w:type="dxa"/>
            <w:tcBorders>
              <w:top w:val="single" w:sz="4" w:space="0" w:color="auto"/>
              <w:left w:val="single" w:sz="4" w:space="0" w:color="auto"/>
              <w:bottom w:val="single" w:sz="4" w:space="0" w:color="auto"/>
              <w:right w:val="single" w:sz="4" w:space="0" w:color="auto"/>
            </w:tcBorders>
          </w:tcPr>
          <w:p w14:paraId="16E4AE36" w14:textId="77777777" w:rsidR="00E611AC" w:rsidRPr="000B0F7C" w:rsidRDefault="00E611AC" w:rsidP="000B0F7C">
            <w:pPr>
              <w:spacing w:after="120"/>
              <w:rPr>
                <w:sz w:val="20"/>
              </w:rPr>
            </w:pPr>
          </w:p>
        </w:tc>
      </w:tr>
      <w:tr w:rsidR="00CF592E" w:rsidRPr="000B0F7C" w14:paraId="16E4AE3D" w14:textId="77777777" w:rsidTr="00F4245B">
        <w:tc>
          <w:tcPr>
            <w:tcW w:w="1098" w:type="dxa"/>
            <w:tcBorders>
              <w:top w:val="single" w:sz="4" w:space="0" w:color="auto"/>
              <w:left w:val="single" w:sz="4" w:space="0" w:color="auto"/>
              <w:bottom w:val="single" w:sz="4" w:space="0" w:color="auto"/>
              <w:right w:val="single" w:sz="4" w:space="0" w:color="auto"/>
            </w:tcBorders>
            <w:hideMark/>
          </w:tcPr>
          <w:p w14:paraId="16E4AE38" w14:textId="77777777" w:rsidR="00E611AC" w:rsidRPr="000B0F7C" w:rsidRDefault="00E611AC" w:rsidP="000B0F7C">
            <w:pPr>
              <w:spacing w:after="120"/>
              <w:rPr>
                <w:sz w:val="20"/>
              </w:rPr>
            </w:pPr>
            <w:r w:rsidRPr="000B0F7C">
              <w:rPr>
                <w:sz w:val="20"/>
              </w:rPr>
              <w:t>FR-1608</w:t>
            </w:r>
          </w:p>
        </w:tc>
        <w:tc>
          <w:tcPr>
            <w:tcW w:w="1440" w:type="dxa"/>
            <w:tcBorders>
              <w:top w:val="single" w:sz="4" w:space="0" w:color="auto"/>
              <w:left w:val="single" w:sz="4" w:space="0" w:color="auto"/>
              <w:bottom w:val="single" w:sz="4" w:space="0" w:color="auto"/>
              <w:right w:val="single" w:sz="4" w:space="0" w:color="auto"/>
            </w:tcBorders>
            <w:hideMark/>
          </w:tcPr>
          <w:p w14:paraId="16E4AE39" w14:textId="77777777" w:rsidR="00E611AC" w:rsidRPr="000B0F7C" w:rsidRDefault="00E611AC" w:rsidP="000B0F7C">
            <w:pPr>
              <w:spacing w:after="120"/>
              <w:rPr>
                <w:sz w:val="20"/>
              </w:rPr>
            </w:pPr>
            <w:r w:rsidRPr="000B0F7C">
              <w:rPr>
                <w:sz w:val="20"/>
              </w:rPr>
              <w:t>Reset</w:t>
            </w:r>
          </w:p>
        </w:tc>
        <w:tc>
          <w:tcPr>
            <w:tcW w:w="1710" w:type="dxa"/>
            <w:tcBorders>
              <w:top w:val="single" w:sz="4" w:space="0" w:color="auto"/>
              <w:left w:val="single" w:sz="4" w:space="0" w:color="auto"/>
              <w:bottom w:val="single" w:sz="4" w:space="0" w:color="auto"/>
              <w:right w:val="single" w:sz="4" w:space="0" w:color="auto"/>
            </w:tcBorders>
            <w:hideMark/>
          </w:tcPr>
          <w:p w14:paraId="16E4AE3A" w14:textId="77777777" w:rsidR="00E611AC" w:rsidRPr="000B0F7C" w:rsidRDefault="00E611AC" w:rsidP="000B0F7C">
            <w:pPr>
              <w:spacing w:after="120"/>
              <w:rPr>
                <w:sz w:val="20"/>
              </w:rPr>
            </w:pPr>
            <w:r w:rsidRPr="000B0F7C">
              <w:rPr>
                <w:sz w:val="20"/>
              </w:rPr>
              <w:t>Button</w:t>
            </w:r>
          </w:p>
        </w:tc>
        <w:tc>
          <w:tcPr>
            <w:tcW w:w="990" w:type="dxa"/>
            <w:tcBorders>
              <w:top w:val="single" w:sz="4" w:space="0" w:color="auto"/>
              <w:left w:val="single" w:sz="4" w:space="0" w:color="auto"/>
              <w:bottom w:val="single" w:sz="4" w:space="0" w:color="auto"/>
              <w:right w:val="single" w:sz="4" w:space="0" w:color="auto"/>
            </w:tcBorders>
          </w:tcPr>
          <w:p w14:paraId="16E4AE3B" w14:textId="77777777" w:rsidR="00E611AC" w:rsidRPr="000B0F7C" w:rsidRDefault="006D393E" w:rsidP="000B0F7C">
            <w:pPr>
              <w:spacing w:after="120"/>
              <w:rPr>
                <w:sz w:val="20"/>
              </w:rPr>
            </w:pPr>
            <w:r w:rsidRPr="000B0F7C">
              <w:rPr>
                <w:sz w:val="20"/>
              </w:rPr>
              <w:t>Cannot tab here</w:t>
            </w:r>
          </w:p>
        </w:tc>
        <w:tc>
          <w:tcPr>
            <w:tcW w:w="3978" w:type="dxa"/>
            <w:tcBorders>
              <w:top w:val="single" w:sz="4" w:space="0" w:color="auto"/>
              <w:left w:val="single" w:sz="4" w:space="0" w:color="auto"/>
              <w:bottom w:val="single" w:sz="4" w:space="0" w:color="auto"/>
              <w:right w:val="single" w:sz="4" w:space="0" w:color="auto"/>
            </w:tcBorders>
          </w:tcPr>
          <w:p w14:paraId="16E4AE3C" w14:textId="77777777" w:rsidR="00E611AC" w:rsidRPr="000B0F7C" w:rsidRDefault="00E611AC" w:rsidP="000B0F7C">
            <w:pPr>
              <w:spacing w:after="120"/>
              <w:rPr>
                <w:sz w:val="20"/>
              </w:rPr>
            </w:pPr>
          </w:p>
        </w:tc>
      </w:tr>
      <w:tr w:rsidR="00CF592E" w:rsidRPr="000B0F7C" w14:paraId="16E4AE43" w14:textId="77777777" w:rsidTr="00F4245B">
        <w:tc>
          <w:tcPr>
            <w:tcW w:w="1098" w:type="dxa"/>
            <w:tcBorders>
              <w:top w:val="single" w:sz="4" w:space="0" w:color="auto"/>
              <w:left w:val="single" w:sz="4" w:space="0" w:color="auto"/>
              <w:bottom w:val="single" w:sz="4" w:space="0" w:color="auto"/>
              <w:right w:val="single" w:sz="4" w:space="0" w:color="auto"/>
            </w:tcBorders>
            <w:hideMark/>
          </w:tcPr>
          <w:p w14:paraId="16E4AE3E" w14:textId="77777777" w:rsidR="00E611AC" w:rsidRPr="000B0F7C" w:rsidRDefault="00E611AC" w:rsidP="000B0F7C">
            <w:pPr>
              <w:spacing w:after="120"/>
              <w:rPr>
                <w:sz w:val="20"/>
              </w:rPr>
            </w:pPr>
            <w:r w:rsidRPr="000B0F7C">
              <w:rPr>
                <w:sz w:val="20"/>
              </w:rPr>
              <w:t>FR-1609</w:t>
            </w:r>
          </w:p>
        </w:tc>
        <w:tc>
          <w:tcPr>
            <w:tcW w:w="1440" w:type="dxa"/>
            <w:tcBorders>
              <w:top w:val="single" w:sz="4" w:space="0" w:color="auto"/>
              <w:left w:val="single" w:sz="4" w:space="0" w:color="auto"/>
              <w:bottom w:val="single" w:sz="4" w:space="0" w:color="auto"/>
              <w:right w:val="single" w:sz="4" w:space="0" w:color="auto"/>
            </w:tcBorders>
            <w:hideMark/>
          </w:tcPr>
          <w:p w14:paraId="16E4AE3F" w14:textId="77777777" w:rsidR="00E611AC" w:rsidRPr="000B0F7C" w:rsidRDefault="00E611AC" w:rsidP="000B0F7C">
            <w:pPr>
              <w:spacing w:after="120"/>
              <w:rPr>
                <w:sz w:val="20"/>
              </w:rPr>
            </w:pPr>
            <w:r w:rsidRPr="000B0F7C">
              <w:rPr>
                <w:sz w:val="20"/>
              </w:rPr>
              <w:t>Send</w:t>
            </w:r>
          </w:p>
        </w:tc>
        <w:tc>
          <w:tcPr>
            <w:tcW w:w="1710" w:type="dxa"/>
            <w:tcBorders>
              <w:top w:val="single" w:sz="4" w:space="0" w:color="auto"/>
              <w:left w:val="single" w:sz="4" w:space="0" w:color="auto"/>
              <w:bottom w:val="single" w:sz="4" w:space="0" w:color="auto"/>
              <w:right w:val="single" w:sz="4" w:space="0" w:color="auto"/>
            </w:tcBorders>
            <w:hideMark/>
          </w:tcPr>
          <w:p w14:paraId="16E4AE40" w14:textId="77777777" w:rsidR="00E611AC" w:rsidRPr="000B0F7C" w:rsidRDefault="00E611AC" w:rsidP="000B0F7C">
            <w:pPr>
              <w:spacing w:after="120"/>
              <w:rPr>
                <w:sz w:val="20"/>
              </w:rPr>
            </w:pPr>
            <w:r w:rsidRPr="000B0F7C">
              <w:rPr>
                <w:sz w:val="20"/>
              </w:rPr>
              <w:t>Button</w:t>
            </w:r>
          </w:p>
        </w:tc>
        <w:tc>
          <w:tcPr>
            <w:tcW w:w="990" w:type="dxa"/>
            <w:tcBorders>
              <w:top w:val="single" w:sz="4" w:space="0" w:color="auto"/>
              <w:left w:val="single" w:sz="4" w:space="0" w:color="auto"/>
              <w:bottom w:val="single" w:sz="4" w:space="0" w:color="auto"/>
              <w:right w:val="single" w:sz="4" w:space="0" w:color="auto"/>
            </w:tcBorders>
          </w:tcPr>
          <w:p w14:paraId="16E4AE41" w14:textId="77777777" w:rsidR="00E611AC" w:rsidRPr="000B0F7C" w:rsidRDefault="00F4245B" w:rsidP="000B0F7C">
            <w:pPr>
              <w:spacing w:after="120"/>
              <w:rPr>
                <w:sz w:val="20"/>
              </w:rPr>
            </w:pPr>
            <w:r w:rsidRPr="000B0F7C">
              <w:rPr>
                <w:sz w:val="20"/>
              </w:rPr>
              <w:t>1</w:t>
            </w:r>
          </w:p>
        </w:tc>
        <w:tc>
          <w:tcPr>
            <w:tcW w:w="3978" w:type="dxa"/>
            <w:tcBorders>
              <w:top w:val="single" w:sz="4" w:space="0" w:color="auto"/>
              <w:left w:val="single" w:sz="4" w:space="0" w:color="auto"/>
              <w:bottom w:val="single" w:sz="4" w:space="0" w:color="auto"/>
              <w:right w:val="single" w:sz="4" w:space="0" w:color="auto"/>
            </w:tcBorders>
            <w:hideMark/>
          </w:tcPr>
          <w:p w14:paraId="16E4AE42" w14:textId="77777777" w:rsidR="00E611AC" w:rsidRPr="000B0F7C" w:rsidRDefault="00E611AC" w:rsidP="000B0F7C">
            <w:pPr>
              <w:spacing w:after="120"/>
              <w:rPr>
                <w:sz w:val="20"/>
              </w:rPr>
            </w:pPr>
          </w:p>
        </w:tc>
      </w:tr>
      <w:tr w:rsidR="00CF592E" w:rsidRPr="000B0F7C" w14:paraId="16E4AE49" w14:textId="77777777" w:rsidTr="00F4245B">
        <w:tc>
          <w:tcPr>
            <w:tcW w:w="1098" w:type="dxa"/>
            <w:tcBorders>
              <w:top w:val="single" w:sz="4" w:space="0" w:color="auto"/>
              <w:left w:val="single" w:sz="4" w:space="0" w:color="auto"/>
              <w:bottom w:val="single" w:sz="4" w:space="0" w:color="auto"/>
              <w:right w:val="single" w:sz="4" w:space="0" w:color="auto"/>
            </w:tcBorders>
            <w:hideMark/>
          </w:tcPr>
          <w:p w14:paraId="16E4AE44" w14:textId="77777777" w:rsidR="00E611AC" w:rsidRPr="000B0F7C" w:rsidRDefault="00E611AC" w:rsidP="000B0F7C">
            <w:pPr>
              <w:spacing w:after="120"/>
              <w:rPr>
                <w:sz w:val="20"/>
              </w:rPr>
            </w:pPr>
            <w:r w:rsidRPr="000B0F7C">
              <w:rPr>
                <w:sz w:val="20"/>
              </w:rPr>
              <w:t>FR-1610</w:t>
            </w:r>
          </w:p>
        </w:tc>
        <w:tc>
          <w:tcPr>
            <w:tcW w:w="1440" w:type="dxa"/>
            <w:tcBorders>
              <w:top w:val="single" w:sz="4" w:space="0" w:color="auto"/>
              <w:left w:val="single" w:sz="4" w:space="0" w:color="auto"/>
              <w:bottom w:val="single" w:sz="4" w:space="0" w:color="auto"/>
              <w:right w:val="single" w:sz="4" w:space="0" w:color="auto"/>
            </w:tcBorders>
            <w:hideMark/>
          </w:tcPr>
          <w:p w14:paraId="16E4AE45" w14:textId="77777777" w:rsidR="00E611AC" w:rsidRPr="000B0F7C" w:rsidRDefault="00E611AC" w:rsidP="000B0F7C">
            <w:pPr>
              <w:spacing w:after="120"/>
              <w:rPr>
                <w:sz w:val="20"/>
              </w:rPr>
            </w:pPr>
            <w:r w:rsidRPr="000B0F7C">
              <w:rPr>
                <w:sz w:val="20"/>
              </w:rPr>
              <w:t>Fax preview</w:t>
            </w:r>
          </w:p>
        </w:tc>
        <w:tc>
          <w:tcPr>
            <w:tcW w:w="1710" w:type="dxa"/>
            <w:tcBorders>
              <w:top w:val="single" w:sz="4" w:space="0" w:color="auto"/>
              <w:left w:val="single" w:sz="4" w:space="0" w:color="auto"/>
              <w:bottom w:val="single" w:sz="4" w:space="0" w:color="auto"/>
              <w:right w:val="single" w:sz="4" w:space="0" w:color="auto"/>
            </w:tcBorders>
            <w:hideMark/>
          </w:tcPr>
          <w:p w14:paraId="16E4AE46" w14:textId="77777777" w:rsidR="00E611AC" w:rsidRPr="000B0F7C" w:rsidRDefault="00E611AC" w:rsidP="000B0F7C">
            <w:pPr>
              <w:spacing w:after="120"/>
              <w:rPr>
                <w:sz w:val="20"/>
              </w:rPr>
            </w:pPr>
            <w:proofErr w:type="spellStart"/>
            <w:r w:rsidRPr="000B0F7C">
              <w:rPr>
                <w:sz w:val="20"/>
              </w:rPr>
              <w:t>iFrame</w:t>
            </w:r>
            <w:proofErr w:type="spellEnd"/>
          </w:p>
        </w:tc>
        <w:tc>
          <w:tcPr>
            <w:tcW w:w="990" w:type="dxa"/>
            <w:tcBorders>
              <w:top w:val="single" w:sz="4" w:space="0" w:color="auto"/>
              <w:left w:val="single" w:sz="4" w:space="0" w:color="auto"/>
              <w:bottom w:val="single" w:sz="4" w:space="0" w:color="auto"/>
              <w:right w:val="single" w:sz="4" w:space="0" w:color="auto"/>
            </w:tcBorders>
          </w:tcPr>
          <w:p w14:paraId="16E4AE47" w14:textId="77777777" w:rsidR="00F26A24" w:rsidRPr="000B0F7C" w:rsidRDefault="00F4245B" w:rsidP="000B0F7C">
            <w:pPr>
              <w:spacing w:after="120"/>
              <w:rPr>
                <w:sz w:val="20"/>
              </w:rPr>
            </w:pPr>
            <w:r w:rsidRPr="000B0F7C">
              <w:rPr>
                <w:sz w:val="20"/>
              </w:rPr>
              <w:t>No need to tab into this frame</w:t>
            </w:r>
          </w:p>
        </w:tc>
        <w:tc>
          <w:tcPr>
            <w:tcW w:w="3978" w:type="dxa"/>
            <w:tcBorders>
              <w:top w:val="single" w:sz="4" w:space="0" w:color="auto"/>
              <w:left w:val="single" w:sz="4" w:space="0" w:color="auto"/>
              <w:bottom w:val="single" w:sz="4" w:space="0" w:color="auto"/>
              <w:right w:val="single" w:sz="4" w:space="0" w:color="auto"/>
            </w:tcBorders>
            <w:hideMark/>
          </w:tcPr>
          <w:p w14:paraId="16E4AE48" w14:textId="77777777" w:rsidR="00E611AC" w:rsidRPr="000B0F7C" w:rsidRDefault="00E611AC" w:rsidP="000B0F7C">
            <w:pPr>
              <w:spacing w:after="120"/>
              <w:rPr>
                <w:sz w:val="20"/>
              </w:rPr>
            </w:pPr>
            <w:r w:rsidRPr="000B0F7C">
              <w:rPr>
                <w:sz w:val="20"/>
              </w:rPr>
              <w:t xml:space="preserve">This frame makes a callout to Adobe Acrobat. </w:t>
            </w:r>
          </w:p>
        </w:tc>
      </w:tr>
      <w:tr w:rsidR="00E611AC" w:rsidRPr="000B0F7C" w14:paraId="16E4AE4F" w14:textId="77777777" w:rsidTr="00F4245B">
        <w:tc>
          <w:tcPr>
            <w:tcW w:w="1098" w:type="dxa"/>
            <w:tcBorders>
              <w:top w:val="single" w:sz="4" w:space="0" w:color="auto"/>
              <w:left w:val="single" w:sz="4" w:space="0" w:color="auto"/>
              <w:bottom w:val="single" w:sz="4" w:space="0" w:color="auto"/>
              <w:right w:val="single" w:sz="4" w:space="0" w:color="auto"/>
            </w:tcBorders>
            <w:hideMark/>
          </w:tcPr>
          <w:p w14:paraId="16E4AE4A" w14:textId="77777777" w:rsidR="00E611AC" w:rsidRPr="000B0F7C" w:rsidRDefault="00E611AC" w:rsidP="000B0F7C">
            <w:pPr>
              <w:spacing w:after="120"/>
              <w:rPr>
                <w:sz w:val="20"/>
              </w:rPr>
            </w:pPr>
            <w:r w:rsidRPr="000B0F7C">
              <w:rPr>
                <w:sz w:val="20"/>
              </w:rPr>
              <w:t>FR-1611</w:t>
            </w:r>
          </w:p>
        </w:tc>
        <w:tc>
          <w:tcPr>
            <w:tcW w:w="1440" w:type="dxa"/>
            <w:tcBorders>
              <w:top w:val="single" w:sz="4" w:space="0" w:color="auto"/>
              <w:left w:val="single" w:sz="4" w:space="0" w:color="auto"/>
              <w:bottom w:val="single" w:sz="4" w:space="0" w:color="auto"/>
              <w:right w:val="single" w:sz="4" w:space="0" w:color="auto"/>
            </w:tcBorders>
            <w:hideMark/>
          </w:tcPr>
          <w:p w14:paraId="16E4AE4B" w14:textId="77777777" w:rsidR="00E611AC" w:rsidRPr="000B0F7C" w:rsidRDefault="00E611AC" w:rsidP="000B0F7C">
            <w:pPr>
              <w:spacing w:after="120"/>
              <w:rPr>
                <w:sz w:val="20"/>
              </w:rPr>
            </w:pPr>
            <w:r w:rsidRPr="000B0F7C">
              <w:rPr>
                <w:sz w:val="20"/>
              </w:rPr>
              <w:t>Addresses</w:t>
            </w:r>
          </w:p>
        </w:tc>
        <w:tc>
          <w:tcPr>
            <w:tcW w:w="1710" w:type="dxa"/>
            <w:tcBorders>
              <w:top w:val="single" w:sz="4" w:space="0" w:color="auto"/>
              <w:left w:val="single" w:sz="4" w:space="0" w:color="auto"/>
              <w:bottom w:val="single" w:sz="4" w:space="0" w:color="auto"/>
              <w:right w:val="single" w:sz="4" w:space="0" w:color="auto"/>
            </w:tcBorders>
            <w:hideMark/>
          </w:tcPr>
          <w:p w14:paraId="16E4AE4C" w14:textId="77777777" w:rsidR="00E611AC" w:rsidRPr="000B0F7C" w:rsidRDefault="00E611AC" w:rsidP="000B0F7C">
            <w:pPr>
              <w:spacing w:after="120"/>
              <w:rPr>
                <w:sz w:val="20"/>
              </w:rPr>
            </w:pPr>
            <w:r w:rsidRPr="000B0F7C">
              <w:rPr>
                <w:sz w:val="20"/>
              </w:rPr>
              <w:t>Selectable grid (no multiple selection allowed)</w:t>
            </w:r>
          </w:p>
        </w:tc>
        <w:tc>
          <w:tcPr>
            <w:tcW w:w="990" w:type="dxa"/>
            <w:tcBorders>
              <w:top w:val="single" w:sz="4" w:space="0" w:color="auto"/>
              <w:left w:val="single" w:sz="4" w:space="0" w:color="auto"/>
              <w:bottom w:val="single" w:sz="4" w:space="0" w:color="auto"/>
              <w:right w:val="single" w:sz="4" w:space="0" w:color="auto"/>
            </w:tcBorders>
          </w:tcPr>
          <w:p w14:paraId="16E4AE4D" w14:textId="77777777" w:rsidR="00E611AC" w:rsidRPr="000B0F7C" w:rsidRDefault="00F4245B" w:rsidP="000B0F7C">
            <w:pPr>
              <w:spacing w:after="120"/>
              <w:rPr>
                <w:sz w:val="20"/>
              </w:rPr>
            </w:pPr>
            <w:r w:rsidRPr="000B0F7C">
              <w:rPr>
                <w:sz w:val="20"/>
              </w:rPr>
              <w:t>4</w:t>
            </w:r>
          </w:p>
        </w:tc>
        <w:tc>
          <w:tcPr>
            <w:tcW w:w="3978" w:type="dxa"/>
            <w:tcBorders>
              <w:top w:val="single" w:sz="4" w:space="0" w:color="auto"/>
              <w:left w:val="single" w:sz="4" w:space="0" w:color="auto"/>
              <w:bottom w:val="single" w:sz="4" w:space="0" w:color="auto"/>
              <w:right w:val="single" w:sz="4" w:space="0" w:color="auto"/>
            </w:tcBorders>
            <w:hideMark/>
          </w:tcPr>
          <w:p w14:paraId="16E4AE4E" w14:textId="77777777" w:rsidR="00E611AC" w:rsidRPr="000B0F7C" w:rsidRDefault="00E611AC" w:rsidP="000B0F7C">
            <w:pPr>
              <w:spacing w:after="120"/>
              <w:rPr>
                <w:sz w:val="20"/>
              </w:rPr>
            </w:pPr>
            <w:r w:rsidRPr="000B0F7C">
              <w:rPr>
                <w:sz w:val="20"/>
              </w:rPr>
              <w:t xml:space="preserve">See FR-1630 and following for the address grid requirements. The box should be scrollable and display no more than 4 fax numbers at a time. </w:t>
            </w:r>
          </w:p>
        </w:tc>
      </w:tr>
      <w:tr w:rsidR="006D393E" w:rsidRPr="000B0F7C" w14:paraId="16E4AE55" w14:textId="77777777" w:rsidTr="00046D42">
        <w:tc>
          <w:tcPr>
            <w:tcW w:w="1098" w:type="dxa"/>
            <w:tcBorders>
              <w:top w:val="single" w:sz="4" w:space="0" w:color="auto"/>
              <w:left w:val="single" w:sz="4" w:space="0" w:color="auto"/>
              <w:bottom w:val="single" w:sz="4" w:space="0" w:color="auto"/>
              <w:right w:val="single" w:sz="4" w:space="0" w:color="auto"/>
            </w:tcBorders>
            <w:hideMark/>
          </w:tcPr>
          <w:p w14:paraId="16E4AE50" w14:textId="77777777" w:rsidR="006D393E" w:rsidRPr="000B0F7C" w:rsidRDefault="006D393E" w:rsidP="000B0F7C">
            <w:pPr>
              <w:spacing w:after="120"/>
              <w:rPr>
                <w:sz w:val="20"/>
              </w:rPr>
            </w:pPr>
            <w:r w:rsidRPr="000B0F7C">
              <w:rPr>
                <w:sz w:val="20"/>
              </w:rPr>
              <w:t>FR-1612</w:t>
            </w:r>
          </w:p>
        </w:tc>
        <w:tc>
          <w:tcPr>
            <w:tcW w:w="1440" w:type="dxa"/>
            <w:tcBorders>
              <w:top w:val="single" w:sz="4" w:space="0" w:color="auto"/>
              <w:left w:val="single" w:sz="4" w:space="0" w:color="auto"/>
              <w:bottom w:val="single" w:sz="4" w:space="0" w:color="auto"/>
              <w:right w:val="single" w:sz="4" w:space="0" w:color="auto"/>
            </w:tcBorders>
            <w:hideMark/>
          </w:tcPr>
          <w:p w14:paraId="16E4AE51" w14:textId="77777777" w:rsidR="006D393E" w:rsidRPr="000B0F7C" w:rsidRDefault="006D393E" w:rsidP="000B0F7C">
            <w:pPr>
              <w:spacing w:after="120"/>
              <w:rPr>
                <w:sz w:val="20"/>
              </w:rPr>
            </w:pPr>
            <w:r w:rsidRPr="000B0F7C">
              <w:rPr>
                <w:sz w:val="20"/>
              </w:rPr>
              <w:t>Phone Number</w:t>
            </w:r>
          </w:p>
        </w:tc>
        <w:tc>
          <w:tcPr>
            <w:tcW w:w="1710" w:type="dxa"/>
            <w:tcBorders>
              <w:top w:val="single" w:sz="4" w:space="0" w:color="auto"/>
              <w:left w:val="single" w:sz="4" w:space="0" w:color="auto"/>
              <w:bottom w:val="single" w:sz="4" w:space="0" w:color="auto"/>
              <w:right w:val="single" w:sz="4" w:space="0" w:color="auto"/>
            </w:tcBorders>
            <w:hideMark/>
          </w:tcPr>
          <w:p w14:paraId="16E4AE52" w14:textId="77777777" w:rsidR="006D393E" w:rsidRPr="000B0F7C" w:rsidRDefault="006D393E" w:rsidP="000B0F7C">
            <w:pPr>
              <w:spacing w:after="120"/>
              <w:rPr>
                <w:sz w:val="20"/>
              </w:rPr>
            </w:pPr>
            <w:r w:rsidRPr="000B0F7C">
              <w:rPr>
                <w:sz w:val="20"/>
              </w:rPr>
              <w:t>Textbox</w:t>
            </w:r>
          </w:p>
        </w:tc>
        <w:tc>
          <w:tcPr>
            <w:tcW w:w="990" w:type="dxa"/>
            <w:tcBorders>
              <w:top w:val="single" w:sz="4" w:space="0" w:color="auto"/>
              <w:left w:val="single" w:sz="4" w:space="0" w:color="auto"/>
              <w:bottom w:val="single" w:sz="4" w:space="0" w:color="auto"/>
              <w:right w:val="single" w:sz="4" w:space="0" w:color="auto"/>
            </w:tcBorders>
          </w:tcPr>
          <w:p w14:paraId="16E4AE53" w14:textId="77777777" w:rsidR="006D393E" w:rsidRPr="000B0F7C" w:rsidRDefault="006D393E" w:rsidP="000B0F7C">
            <w:pPr>
              <w:spacing w:after="120"/>
              <w:rPr>
                <w:sz w:val="20"/>
              </w:rPr>
            </w:pPr>
            <w:r w:rsidRPr="000B0F7C">
              <w:rPr>
                <w:sz w:val="20"/>
              </w:rPr>
              <w:t>7</w:t>
            </w:r>
          </w:p>
        </w:tc>
        <w:tc>
          <w:tcPr>
            <w:tcW w:w="3978" w:type="dxa"/>
            <w:tcBorders>
              <w:top w:val="single" w:sz="4" w:space="0" w:color="auto"/>
              <w:left w:val="single" w:sz="4" w:space="0" w:color="auto"/>
              <w:bottom w:val="single" w:sz="4" w:space="0" w:color="auto"/>
              <w:right w:val="single" w:sz="4" w:space="0" w:color="auto"/>
            </w:tcBorders>
            <w:hideMark/>
          </w:tcPr>
          <w:p w14:paraId="16E4AE54" w14:textId="77777777" w:rsidR="006D393E" w:rsidRPr="000B0F7C" w:rsidRDefault="006D393E" w:rsidP="000B0F7C">
            <w:pPr>
              <w:spacing w:after="120"/>
              <w:rPr>
                <w:sz w:val="20"/>
              </w:rPr>
            </w:pPr>
            <w:r w:rsidRPr="000B0F7C">
              <w:rPr>
                <w:sz w:val="20"/>
              </w:rPr>
              <w:t>Editable. Note that this will appear on the coversheet but has no functional significance.</w:t>
            </w:r>
          </w:p>
        </w:tc>
      </w:tr>
      <w:tr w:rsidR="006D393E" w:rsidRPr="000B0F7C" w14:paraId="16E4AE5B" w14:textId="77777777" w:rsidTr="00F4245B">
        <w:tc>
          <w:tcPr>
            <w:tcW w:w="1098" w:type="dxa"/>
            <w:tcBorders>
              <w:top w:val="single" w:sz="4" w:space="0" w:color="auto"/>
              <w:left w:val="single" w:sz="4" w:space="0" w:color="auto"/>
              <w:bottom w:val="single" w:sz="4" w:space="0" w:color="auto"/>
              <w:right w:val="single" w:sz="4" w:space="0" w:color="auto"/>
            </w:tcBorders>
            <w:hideMark/>
          </w:tcPr>
          <w:p w14:paraId="16E4AE56" w14:textId="77777777" w:rsidR="006D393E" w:rsidRPr="000B0F7C" w:rsidRDefault="006D393E" w:rsidP="000B0F7C">
            <w:pPr>
              <w:spacing w:after="120"/>
              <w:rPr>
                <w:sz w:val="20"/>
              </w:rPr>
            </w:pPr>
            <w:r w:rsidRPr="000B0F7C">
              <w:rPr>
                <w:sz w:val="20"/>
              </w:rPr>
              <w:t>FR-1612a</w:t>
            </w:r>
          </w:p>
        </w:tc>
        <w:tc>
          <w:tcPr>
            <w:tcW w:w="1440" w:type="dxa"/>
            <w:tcBorders>
              <w:top w:val="single" w:sz="4" w:space="0" w:color="auto"/>
              <w:left w:val="single" w:sz="4" w:space="0" w:color="auto"/>
              <w:bottom w:val="single" w:sz="4" w:space="0" w:color="auto"/>
              <w:right w:val="single" w:sz="4" w:space="0" w:color="auto"/>
            </w:tcBorders>
            <w:hideMark/>
          </w:tcPr>
          <w:p w14:paraId="16E4AE57" w14:textId="77777777" w:rsidR="006D393E" w:rsidRPr="000B0F7C" w:rsidRDefault="006D393E" w:rsidP="000B0F7C">
            <w:pPr>
              <w:spacing w:after="120"/>
              <w:rPr>
                <w:sz w:val="20"/>
              </w:rPr>
            </w:pPr>
            <w:r w:rsidRPr="000B0F7C">
              <w:rPr>
                <w:sz w:val="20"/>
              </w:rPr>
              <w:t>Lookup</w:t>
            </w:r>
          </w:p>
        </w:tc>
        <w:tc>
          <w:tcPr>
            <w:tcW w:w="1710" w:type="dxa"/>
            <w:tcBorders>
              <w:top w:val="single" w:sz="4" w:space="0" w:color="auto"/>
              <w:left w:val="single" w:sz="4" w:space="0" w:color="auto"/>
              <w:bottom w:val="single" w:sz="4" w:space="0" w:color="auto"/>
              <w:right w:val="single" w:sz="4" w:space="0" w:color="auto"/>
            </w:tcBorders>
            <w:hideMark/>
          </w:tcPr>
          <w:p w14:paraId="16E4AE58" w14:textId="77777777" w:rsidR="006D393E" w:rsidRPr="000B0F7C" w:rsidRDefault="006D393E" w:rsidP="000B0F7C">
            <w:pPr>
              <w:spacing w:after="120"/>
              <w:rPr>
                <w:sz w:val="20"/>
              </w:rPr>
            </w:pPr>
            <w:r w:rsidRPr="000B0F7C">
              <w:rPr>
                <w:sz w:val="20"/>
              </w:rPr>
              <w:t>Clickable icon</w:t>
            </w:r>
          </w:p>
        </w:tc>
        <w:tc>
          <w:tcPr>
            <w:tcW w:w="990" w:type="dxa"/>
            <w:tcBorders>
              <w:top w:val="single" w:sz="4" w:space="0" w:color="auto"/>
              <w:left w:val="single" w:sz="4" w:space="0" w:color="auto"/>
              <w:bottom w:val="single" w:sz="4" w:space="0" w:color="auto"/>
              <w:right w:val="single" w:sz="4" w:space="0" w:color="auto"/>
            </w:tcBorders>
          </w:tcPr>
          <w:p w14:paraId="16E4AE59" w14:textId="77777777" w:rsidR="006D393E" w:rsidRPr="000B0F7C" w:rsidRDefault="006D393E" w:rsidP="000B0F7C">
            <w:pPr>
              <w:spacing w:after="120"/>
              <w:rPr>
                <w:sz w:val="20"/>
              </w:rPr>
            </w:pPr>
            <w:r w:rsidRPr="000B0F7C">
              <w:rPr>
                <w:sz w:val="20"/>
              </w:rPr>
              <w:t>Cannot tab here</w:t>
            </w:r>
          </w:p>
        </w:tc>
        <w:tc>
          <w:tcPr>
            <w:tcW w:w="3978" w:type="dxa"/>
            <w:tcBorders>
              <w:top w:val="single" w:sz="4" w:space="0" w:color="auto"/>
              <w:left w:val="single" w:sz="4" w:space="0" w:color="auto"/>
              <w:bottom w:val="single" w:sz="4" w:space="0" w:color="auto"/>
              <w:right w:val="single" w:sz="4" w:space="0" w:color="auto"/>
            </w:tcBorders>
            <w:hideMark/>
          </w:tcPr>
          <w:p w14:paraId="16E4AE5A" w14:textId="77777777" w:rsidR="006D393E" w:rsidRPr="000B0F7C" w:rsidRDefault="006D393E" w:rsidP="000B0F7C">
            <w:pPr>
              <w:spacing w:after="120"/>
              <w:rPr>
                <w:sz w:val="20"/>
              </w:rPr>
            </w:pPr>
            <w:r w:rsidRPr="000B0F7C">
              <w:rPr>
                <w:sz w:val="20"/>
              </w:rPr>
              <w:t xml:space="preserve">Uses the Rolodex card icon that also appears on the </w:t>
            </w:r>
            <w:proofErr w:type="spellStart"/>
            <w:r w:rsidRPr="000B0F7C">
              <w:rPr>
                <w:sz w:val="20"/>
              </w:rPr>
              <w:t>Requsition</w:t>
            </w:r>
            <w:proofErr w:type="spellEnd"/>
            <w:r w:rsidRPr="000B0F7C">
              <w:rPr>
                <w:sz w:val="20"/>
              </w:rPr>
              <w:t xml:space="preserve"> Ordering and Pathology </w:t>
            </w:r>
            <w:proofErr w:type="spellStart"/>
            <w:r w:rsidRPr="000B0F7C">
              <w:rPr>
                <w:sz w:val="20"/>
              </w:rPr>
              <w:t>tabs.See</w:t>
            </w:r>
            <w:proofErr w:type="spellEnd"/>
            <w:r w:rsidRPr="000B0F7C">
              <w:rPr>
                <w:sz w:val="20"/>
              </w:rPr>
              <w:t xml:space="preserve"> FR-1618 for functionality.</w:t>
            </w:r>
          </w:p>
        </w:tc>
      </w:tr>
      <w:tr w:rsidR="006D393E" w:rsidRPr="000B0F7C" w14:paraId="16E4AE61" w14:textId="77777777" w:rsidTr="00F4245B">
        <w:tc>
          <w:tcPr>
            <w:tcW w:w="1098" w:type="dxa"/>
            <w:tcBorders>
              <w:top w:val="single" w:sz="4" w:space="0" w:color="auto"/>
              <w:left w:val="single" w:sz="4" w:space="0" w:color="auto"/>
              <w:bottom w:val="single" w:sz="4" w:space="0" w:color="auto"/>
              <w:right w:val="single" w:sz="4" w:space="0" w:color="auto"/>
            </w:tcBorders>
            <w:hideMark/>
          </w:tcPr>
          <w:p w14:paraId="16E4AE5C" w14:textId="77777777" w:rsidR="006D393E" w:rsidRPr="000B0F7C" w:rsidRDefault="006D393E" w:rsidP="000B0F7C">
            <w:pPr>
              <w:spacing w:after="120"/>
              <w:rPr>
                <w:sz w:val="20"/>
              </w:rPr>
            </w:pPr>
            <w:r w:rsidRPr="000B0F7C">
              <w:rPr>
                <w:sz w:val="20"/>
              </w:rPr>
              <w:t>FR-1612b</w:t>
            </w:r>
          </w:p>
        </w:tc>
        <w:tc>
          <w:tcPr>
            <w:tcW w:w="1440" w:type="dxa"/>
            <w:tcBorders>
              <w:top w:val="single" w:sz="4" w:space="0" w:color="auto"/>
              <w:left w:val="single" w:sz="4" w:space="0" w:color="auto"/>
              <w:bottom w:val="single" w:sz="4" w:space="0" w:color="auto"/>
              <w:right w:val="single" w:sz="4" w:space="0" w:color="auto"/>
            </w:tcBorders>
            <w:hideMark/>
          </w:tcPr>
          <w:p w14:paraId="16E4AE5D" w14:textId="77777777" w:rsidR="006D393E" w:rsidRPr="000B0F7C" w:rsidRDefault="006D393E" w:rsidP="000B0F7C">
            <w:pPr>
              <w:spacing w:after="120"/>
              <w:rPr>
                <w:sz w:val="20"/>
              </w:rPr>
            </w:pPr>
            <w:r w:rsidRPr="000B0F7C">
              <w:rPr>
                <w:sz w:val="20"/>
              </w:rPr>
              <w:t>Alert</w:t>
            </w:r>
          </w:p>
        </w:tc>
        <w:tc>
          <w:tcPr>
            <w:tcW w:w="1710" w:type="dxa"/>
            <w:tcBorders>
              <w:top w:val="single" w:sz="4" w:space="0" w:color="auto"/>
              <w:left w:val="single" w:sz="4" w:space="0" w:color="auto"/>
              <w:bottom w:val="single" w:sz="4" w:space="0" w:color="auto"/>
              <w:right w:val="single" w:sz="4" w:space="0" w:color="auto"/>
            </w:tcBorders>
            <w:hideMark/>
          </w:tcPr>
          <w:p w14:paraId="16E4AE5E" w14:textId="77777777" w:rsidR="006D393E" w:rsidRPr="000B0F7C" w:rsidRDefault="006D393E" w:rsidP="000B0F7C">
            <w:pPr>
              <w:spacing w:after="120"/>
              <w:rPr>
                <w:sz w:val="20"/>
              </w:rPr>
            </w:pPr>
            <w:r w:rsidRPr="000B0F7C">
              <w:rPr>
                <w:sz w:val="20"/>
              </w:rPr>
              <w:t>Icon</w:t>
            </w:r>
          </w:p>
        </w:tc>
        <w:tc>
          <w:tcPr>
            <w:tcW w:w="990" w:type="dxa"/>
            <w:tcBorders>
              <w:top w:val="single" w:sz="4" w:space="0" w:color="auto"/>
              <w:left w:val="single" w:sz="4" w:space="0" w:color="auto"/>
              <w:bottom w:val="single" w:sz="4" w:space="0" w:color="auto"/>
              <w:right w:val="single" w:sz="4" w:space="0" w:color="auto"/>
            </w:tcBorders>
          </w:tcPr>
          <w:p w14:paraId="16E4AE5F" w14:textId="77777777" w:rsidR="006D393E" w:rsidRPr="000B0F7C" w:rsidRDefault="006D393E" w:rsidP="000B0F7C">
            <w:pPr>
              <w:spacing w:after="120"/>
              <w:rPr>
                <w:sz w:val="20"/>
              </w:rPr>
            </w:pPr>
            <w:r w:rsidRPr="000B0F7C">
              <w:rPr>
                <w:sz w:val="20"/>
              </w:rPr>
              <w:t>Cannot tab here</w:t>
            </w:r>
          </w:p>
        </w:tc>
        <w:tc>
          <w:tcPr>
            <w:tcW w:w="3978" w:type="dxa"/>
            <w:tcBorders>
              <w:top w:val="single" w:sz="4" w:space="0" w:color="auto"/>
              <w:left w:val="single" w:sz="4" w:space="0" w:color="auto"/>
              <w:bottom w:val="single" w:sz="4" w:space="0" w:color="auto"/>
              <w:right w:val="single" w:sz="4" w:space="0" w:color="auto"/>
            </w:tcBorders>
            <w:hideMark/>
          </w:tcPr>
          <w:p w14:paraId="16E4AE60" w14:textId="77777777" w:rsidR="006D393E" w:rsidRPr="000B0F7C" w:rsidRDefault="006D393E" w:rsidP="000B0F7C">
            <w:pPr>
              <w:spacing w:after="120"/>
              <w:rPr>
                <w:sz w:val="20"/>
              </w:rPr>
            </w:pPr>
            <w:r w:rsidRPr="000B0F7C">
              <w:rPr>
                <w:sz w:val="20"/>
              </w:rPr>
              <w:t>Only visible if the associated contact or account has an alert; see FR-1619 for functionality.</w:t>
            </w:r>
          </w:p>
        </w:tc>
      </w:tr>
    </w:tbl>
    <w:p w14:paraId="16E4AE62" w14:textId="77777777" w:rsidR="0011545D" w:rsidRPr="0011545D" w:rsidRDefault="0011545D" w:rsidP="0011545D">
      <w:pPr>
        <w:rPr>
          <w:sz w:val="20"/>
        </w:rPr>
      </w:pPr>
    </w:p>
    <w:p w14:paraId="16E4AE63" w14:textId="77777777" w:rsidR="00F67CE8" w:rsidRPr="000C2EC2" w:rsidRDefault="007645D4" w:rsidP="000C2EC2">
      <w:pPr>
        <w:pStyle w:val="Body4"/>
      </w:pPr>
      <w:proofErr w:type="gramStart"/>
      <w:r w:rsidRPr="000C2EC2">
        <w:t>FR-161</w:t>
      </w:r>
      <w:r w:rsidR="00853A65" w:rsidRPr="000C2EC2">
        <w:t>3</w:t>
      </w:r>
      <w:r w:rsidRPr="000C2EC2">
        <w:t>.</w:t>
      </w:r>
      <w:proofErr w:type="gramEnd"/>
      <w:r w:rsidR="000C2EC2" w:rsidRPr="000C2EC2">
        <w:t xml:space="preserve"> </w:t>
      </w:r>
      <w:r w:rsidRPr="000C2EC2">
        <w:t xml:space="preserve"> The Fax preview frame </w:t>
      </w:r>
      <w:r w:rsidR="00F67CE8" w:rsidRPr="000C2EC2">
        <w:t xml:space="preserve">is blank when the form is initially loaded. </w:t>
      </w:r>
    </w:p>
    <w:p w14:paraId="16E4AE64" w14:textId="77777777" w:rsidR="00E611AC" w:rsidRPr="000C2EC2" w:rsidRDefault="007645D4" w:rsidP="000C2EC2">
      <w:pPr>
        <w:pStyle w:val="Body4"/>
      </w:pPr>
      <w:proofErr w:type="gramStart"/>
      <w:r w:rsidRPr="000C2EC2">
        <w:t>FR-161</w:t>
      </w:r>
      <w:r w:rsidR="006251B9" w:rsidRPr="000C2EC2">
        <w:t>4</w:t>
      </w:r>
      <w:r w:rsidR="00E611AC" w:rsidRPr="000C2EC2">
        <w:t>.</w:t>
      </w:r>
      <w:proofErr w:type="gramEnd"/>
      <w:r w:rsidR="000C2EC2" w:rsidRPr="000C2EC2">
        <w:t xml:space="preserve"> </w:t>
      </w:r>
      <w:r w:rsidR="00E611AC" w:rsidRPr="000C2EC2">
        <w:t xml:space="preserve"> </w:t>
      </w:r>
      <w:r w:rsidR="009B62A2" w:rsidRPr="000C2EC2">
        <w:t>This requirement has been converted to SRS 74338.</w:t>
      </w:r>
    </w:p>
    <w:p w14:paraId="16E4AE65" w14:textId="77777777" w:rsidR="00E611AC" w:rsidRPr="000C2EC2" w:rsidRDefault="00E611AC" w:rsidP="000C2EC2">
      <w:pPr>
        <w:pStyle w:val="Body4"/>
      </w:pPr>
      <w:proofErr w:type="gramStart"/>
      <w:r w:rsidRPr="000C2EC2">
        <w:t>FR-1615.</w:t>
      </w:r>
      <w:proofErr w:type="gramEnd"/>
      <w:r w:rsidRPr="000C2EC2">
        <w:t xml:space="preserve"> </w:t>
      </w:r>
      <w:r w:rsidR="000C2EC2" w:rsidRPr="000C2EC2">
        <w:t xml:space="preserve"> </w:t>
      </w:r>
      <w:r w:rsidRPr="000C2EC2">
        <w:t xml:space="preserve">When the page is loaded or when the “Reset” button is pressed, focus should end up on the Send button so that the user can just press the Enter key to send the fax. </w:t>
      </w:r>
    </w:p>
    <w:p w14:paraId="16E4AE66" w14:textId="77777777" w:rsidR="00F4245B" w:rsidRPr="000C2EC2" w:rsidRDefault="00F4245B" w:rsidP="000C2EC2">
      <w:pPr>
        <w:pStyle w:val="Body4"/>
      </w:pPr>
      <w:proofErr w:type="gramStart"/>
      <w:r w:rsidRPr="000C2EC2">
        <w:t>FR-1616.</w:t>
      </w:r>
      <w:proofErr w:type="gramEnd"/>
      <w:r w:rsidR="000C2EC2" w:rsidRPr="000C2EC2">
        <w:t xml:space="preserve"> </w:t>
      </w:r>
      <w:r w:rsidRPr="000C2EC2">
        <w:t xml:space="preserve"> The user should be able to navigate this UI using the tab key to move between elements. Tab order is noted in specific UI element requirements above. </w:t>
      </w:r>
    </w:p>
    <w:p w14:paraId="16E4AE67" w14:textId="77777777" w:rsidR="007F53FB" w:rsidRPr="000C2EC2" w:rsidRDefault="00E611AC" w:rsidP="000C2EC2">
      <w:pPr>
        <w:pStyle w:val="Body4"/>
      </w:pPr>
      <w:proofErr w:type="gramStart"/>
      <w:r w:rsidRPr="000C2EC2">
        <w:t>FR-161</w:t>
      </w:r>
      <w:r w:rsidR="00E93FC0" w:rsidRPr="000C2EC2">
        <w:t>7</w:t>
      </w:r>
      <w:r w:rsidR="007F53FB" w:rsidRPr="000C2EC2">
        <w:t>.</w:t>
      </w:r>
      <w:proofErr w:type="gramEnd"/>
      <w:r w:rsidR="000C2EC2" w:rsidRPr="000C2EC2">
        <w:t xml:space="preserve"> </w:t>
      </w:r>
      <w:r w:rsidR="007F53FB" w:rsidRPr="000C2EC2">
        <w:t xml:space="preserve"> The dialog box should not be modal; that is, you should be able to pull up other CRM windows simultaneously. A good use case here would be to try to copy and paste information out of a case associated with the requisition into the fax tool. </w:t>
      </w:r>
    </w:p>
    <w:p w14:paraId="16E4AE68" w14:textId="77777777" w:rsidR="0052169A" w:rsidRPr="000C2EC2" w:rsidRDefault="007F53FB" w:rsidP="000C2EC2">
      <w:pPr>
        <w:pStyle w:val="Body4"/>
      </w:pPr>
      <w:proofErr w:type="gramStart"/>
      <w:r w:rsidRPr="000C2EC2">
        <w:t>FR-1618</w:t>
      </w:r>
      <w:r w:rsidR="006D393E" w:rsidRPr="000C2EC2">
        <w:t>.</w:t>
      </w:r>
      <w:proofErr w:type="gramEnd"/>
      <w:r w:rsidR="000C2EC2" w:rsidRPr="000C2EC2">
        <w:t xml:space="preserve">  </w:t>
      </w:r>
      <w:r w:rsidR="0052169A" w:rsidRPr="000C2EC2">
        <w:t xml:space="preserve">Clicking on the Lookup icon (small picture of a Rolodex card) will launch the CRM window associated with the selected recipient (contact or account). </w:t>
      </w:r>
      <w:r w:rsidR="000C2EC2" w:rsidRPr="000C2EC2">
        <w:t xml:space="preserve"> </w:t>
      </w:r>
      <w:r w:rsidR="0052169A" w:rsidRPr="000C2EC2">
        <w:t>For example, if the submitting pathologist is selected, then a CRM Contact window will appear with the pathologist information.</w:t>
      </w:r>
      <w:r w:rsidR="000C2EC2" w:rsidRPr="000C2EC2">
        <w:t xml:space="preserve"> </w:t>
      </w:r>
      <w:r w:rsidR="0052169A" w:rsidRPr="000C2EC2">
        <w:t xml:space="preserve"> If the pathology account is selected, a CRM Account window will appear.</w:t>
      </w:r>
      <w:r w:rsidR="000C2EC2" w:rsidRPr="000C2EC2">
        <w:t xml:space="preserve"> </w:t>
      </w:r>
      <w:r w:rsidR="0052169A" w:rsidRPr="000C2EC2">
        <w:t xml:space="preserve"> Note that if an alert exists on the contact or account, we expect the alert to appear when this button is pressed as well.</w:t>
      </w:r>
    </w:p>
    <w:p w14:paraId="16E4AE69" w14:textId="77777777" w:rsidR="006D393E" w:rsidRPr="000C2EC2" w:rsidRDefault="006D393E" w:rsidP="000C2EC2">
      <w:pPr>
        <w:pStyle w:val="Body4"/>
      </w:pPr>
      <w:proofErr w:type="gramStart"/>
      <w:r w:rsidRPr="000C2EC2">
        <w:t>FR-1619.</w:t>
      </w:r>
      <w:proofErr w:type="gramEnd"/>
      <w:r w:rsidR="000C2EC2" w:rsidRPr="000C2EC2">
        <w:t xml:space="preserve"> </w:t>
      </w:r>
      <w:r w:rsidR="0052169A" w:rsidRPr="000C2EC2">
        <w:t xml:space="preserve"> The Alert icon (picture of a yellow triangle) will be visible if and only if the contact or account indicated by the Recipient d</w:t>
      </w:r>
      <w:r w:rsidR="00CF2F93">
        <w:t>ropdown has a c360 alert on it.</w:t>
      </w:r>
    </w:p>
    <w:p w14:paraId="16E4AE6A" w14:textId="77777777" w:rsidR="007645D4" w:rsidRPr="000C2EC2" w:rsidRDefault="006D393E" w:rsidP="000C2EC2">
      <w:pPr>
        <w:pStyle w:val="Body4"/>
      </w:pPr>
      <w:proofErr w:type="gramStart"/>
      <w:r w:rsidRPr="000C2EC2">
        <w:t>FR-1620.</w:t>
      </w:r>
      <w:proofErr w:type="gramEnd"/>
      <w:r w:rsidR="000C2EC2" w:rsidRPr="000C2EC2">
        <w:t xml:space="preserve"> </w:t>
      </w:r>
      <w:r w:rsidRPr="000C2EC2">
        <w:t xml:space="preserve"> </w:t>
      </w:r>
      <w:proofErr w:type="gramStart"/>
      <w:r w:rsidRPr="000C2EC2">
        <w:t>This</w:t>
      </w:r>
      <w:r w:rsidR="007645D4" w:rsidRPr="000C2EC2">
        <w:t xml:space="preserve"> r</w:t>
      </w:r>
      <w:r w:rsidRPr="000C2EC2">
        <w:t>equirement number</w:t>
      </w:r>
      <w:r w:rsidR="007645D4" w:rsidRPr="000C2EC2">
        <w:t xml:space="preserve"> unused.</w:t>
      </w:r>
      <w:proofErr w:type="gramEnd"/>
    </w:p>
    <w:p w14:paraId="16E4AE6B" w14:textId="77777777" w:rsidR="007645D4" w:rsidRDefault="007645D4" w:rsidP="007645D4">
      <w:pPr>
        <w:pStyle w:val="Heading4"/>
        <w:numPr>
          <w:ilvl w:val="3"/>
          <w:numId w:val="36"/>
        </w:numPr>
        <w:ind w:left="2160" w:hanging="1080"/>
      </w:pPr>
      <w:r>
        <w:t>Document and Recipient dropdowns</w:t>
      </w:r>
    </w:p>
    <w:p w14:paraId="16E4AE6C" w14:textId="77777777" w:rsidR="007645D4" w:rsidRPr="000C2EC2" w:rsidRDefault="007645D4" w:rsidP="000C2EC2">
      <w:pPr>
        <w:pStyle w:val="Body4"/>
      </w:pPr>
      <w:proofErr w:type="gramStart"/>
      <w:r w:rsidRPr="000C2EC2">
        <w:t>FR-1621.</w:t>
      </w:r>
      <w:proofErr w:type="gramEnd"/>
      <w:r w:rsidRPr="000C2EC2">
        <w:t xml:space="preserve">  The Document dropdown contains the following list of available documents to send (in this order): Specimen Retrieval Request, Signature Request, </w:t>
      </w:r>
      <w:proofErr w:type="gramStart"/>
      <w:r w:rsidRPr="000C2EC2">
        <w:t>Order</w:t>
      </w:r>
      <w:proofErr w:type="gramEnd"/>
      <w:r w:rsidRPr="000C2EC2">
        <w:t xml:space="preserve"> Confirmation</w:t>
      </w:r>
    </w:p>
    <w:p w14:paraId="16E4AE6D" w14:textId="77777777" w:rsidR="007645D4" w:rsidRPr="000C2EC2" w:rsidRDefault="007645D4" w:rsidP="000C2EC2">
      <w:pPr>
        <w:pStyle w:val="Body4"/>
      </w:pPr>
      <w:proofErr w:type="gramStart"/>
      <w:r w:rsidRPr="000C2EC2">
        <w:t>FR-1622.</w:t>
      </w:r>
      <w:proofErr w:type="gramEnd"/>
      <w:r w:rsidRPr="000C2EC2">
        <w:t xml:space="preserve">  The initial setting for the Document dropdown will be Specimen Retrieval Request. </w:t>
      </w:r>
    </w:p>
    <w:p w14:paraId="16E4AE6E" w14:textId="77777777" w:rsidR="007645D4" w:rsidRPr="000C2EC2" w:rsidRDefault="007645D4" w:rsidP="000C2EC2">
      <w:pPr>
        <w:pStyle w:val="Body4"/>
      </w:pPr>
      <w:proofErr w:type="gramStart"/>
      <w:r w:rsidRPr="000C2EC2">
        <w:t>FR-1623.</w:t>
      </w:r>
      <w:proofErr w:type="gramEnd"/>
      <w:r w:rsidRPr="000C2EC2">
        <w:t xml:space="preserve">  The Recipient dropdown provides the following options (in this order): </w:t>
      </w:r>
      <w:r w:rsidR="00AA62A6" w:rsidRPr="000C2EC2">
        <w:t xml:space="preserve">blank (no selection), </w:t>
      </w:r>
      <w:r w:rsidRPr="000C2EC2">
        <w:t xml:space="preserve">Pathology Account, Ordering Physician, Submitting Pathologist, </w:t>
      </w:r>
      <w:r w:rsidR="00AA62A6" w:rsidRPr="000C2EC2">
        <w:t>Practice</w:t>
      </w:r>
      <w:r w:rsidRPr="000C2EC2">
        <w:t xml:space="preserve"> Account, Additional Physician</w:t>
      </w:r>
    </w:p>
    <w:p w14:paraId="16E4AE6F" w14:textId="77777777" w:rsidR="00AA62A6" w:rsidRPr="000C2EC2" w:rsidRDefault="00AA62A6" w:rsidP="000C2EC2">
      <w:pPr>
        <w:pStyle w:val="Body4"/>
      </w:pPr>
      <w:proofErr w:type="gramStart"/>
      <w:r w:rsidRPr="000C2EC2">
        <w:t>FR-1623a.</w:t>
      </w:r>
      <w:proofErr w:type="gramEnd"/>
      <w:r w:rsidR="000C2EC2" w:rsidRPr="000C2EC2">
        <w:t xml:space="preserve"> </w:t>
      </w:r>
      <w:r w:rsidRPr="000C2EC2">
        <w:t xml:space="preserve"> The Recipient dropdown contains only the contact and account options that are available on that requisition</w:t>
      </w:r>
      <w:r w:rsidR="00D67995" w:rsidRPr="000C2EC2">
        <w:t xml:space="preserve">; </w:t>
      </w:r>
      <w:r w:rsidRPr="000C2EC2">
        <w:t xml:space="preserve">for example, if a requisition has only the ordering information filled in, the options that will be available are blank, Ordering Physician, Practice Account. </w:t>
      </w:r>
    </w:p>
    <w:p w14:paraId="16E4AE70" w14:textId="77777777" w:rsidR="00AA62A6" w:rsidRPr="000C2EC2" w:rsidRDefault="00AA62A6" w:rsidP="000C2EC2">
      <w:pPr>
        <w:pStyle w:val="Body4"/>
      </w:pPr>
      <w:proofErr w:type="gramStart"/>
      <w:r w:rsidRPr="000C2EC2">
        <w:t>FR-1623b.</w:t>
      </w:r>
      <w:proofErr w:type="gramEnd"/>
      <w:r w:rsidRPr="000C2EC2">
        <w:t xml:space="preserve"> </w:t>
      </w:r>
      <w:r w:rsidR="000C2EC2" w:rsidRPr="000C2EC2">
        <w:t xml:space="preserve"> </w:t>
      </w:r>
      <w:r w:rsidRPr="000C2EC2">
        <w:t xml:space="preserve">The blank </w:t>
      </w:r>
      <w:r w:rsidR="008054EB" w:rsidRPr="000C2EC2">
        <w:t>option</w:t>
      </w:r>
      <w:r w:rsidRPr="000C2EC2">
        <w:t xml:space="preserve"> will always be available.</w:t>
      </w:r>
    </w:p>
    <w:p w14:paraId="16E4AE71" w14:textId="77777777" w:rsidR="007645D4" w:rsidRPr="000C2EC2" w:rsidRDefault="007645D4" w:rsidP="000C2EC2">
      <w:pPr>
        <w:pStyle w:val="Body4"/>
      </w:pPr>
      <w:proofErr w:type="gramStart"/>
      <w:r w:rsidRPr="000C2EC2">
        <w:t>FR-1624.</w:t>
      </w:r>
      <w:proofErr w:type="gramEnd"/>
      <w:r w:rsidRPr="000C2EC2">
        <w:t xml:space="preserve"> </w:t>
      </w:r>
      <w:r w:rsidR="000C2EC2" w:rsidRPr="000C2EC2">
        <w:t xml:space="preserve"> </w:t>
      </w:r>
      <w:proofErr w:type="gramStart"/>
      <w:r w:rsidRPr="000C2EC2">
        <w:t>When the setting for the Document dropdown changes, the setting for the Recipient dropdown changes as specified in FR-1625-FR-162</w:t>
      </w:r>
      <w:r w:rsidR="00AA62A6" w:rsidRPr="000C2EC2">
        <w:t>7</w:t>
      </w:r>
      <w:r w:rsidRPr="000C2EC2">
        <w:t>.</w:t>
      </w:r>
      <w:proofErr w:type="gramEnd"/>
      <w:r w:rsidR="000C2EC2" w:rsidRPr="000C2EC2">
        <w:t xml:space="preserve"> </w:t>
      </w:r>
      <w:r w:rsidRPr="000C2EC2">
        <w:t xml:space="preserve"> Note that the Recipient dropdown can be changed by the user independently of the Document dropdown as well.</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3645"/>
        <w:gridCol w:w="3645"/>
      </w:tblGrid>
      <w:tr w:rsidR="007645D4" w:rsidRPr="00272AC2" w14:paraId="16E4AE75" w14:textId="77777777" w:rsidTr="00CF2F93">
        <w:tc>
          <w:tcPr>
            <w:tcW w:w="1620" w:type="dxa"/>
            <w:tcBorders>
              <w:top w:val="single" w:sz="4" w:space="0" w:color="auto"/>
              <w:left w:val="single" w:sz="4" w:space="0" w:color="auto"/>
              <w:bottom w:val="single" w:sz="4" w:space="0" w:color="auto"/>
              <w:right w:val="single" w:sz="4" w:space="0" w:color="auto"/>
            </w:tcBorders>
            <w:hideMark/>
          </w:tcPr>
          <w:p w14:paraId="16E4AE72" w14:textId="77777777" w:rsidR="007645D4" w:rsidRPr="00272AC2" w:rsidRDefault="007645D4" w:rsidP="00272AC2">
            <w:pPr>
              <w:spacing w:after="120"/>
              <w:rPr>
                <w:sz w:val="20"/>
              </w:rPr>
            </w:pPr>
            <w:r w:rsidRPr="00272AC2">
              <w:rPr>
                <w:sz w:val="20"/>
              </w:rPr>
              <w:t>FR-#</w:t>
            </w:r>
          </w:p>
        </w:tc>
        <w:tc>
          <w:tcPr>
            <w:tcW w:w="3645" w:type="dxa"/>
            <w:tcBorders>
              <w:top w:val="single" w:sz="4" w:space="0" w:color="auto"/>
              <w:left w:val="single" w:sz="4" w:space="0" w:color="auto"/>
              <w:bottom w:val="single" w:sz="4" w:space="0" w:color="auto"/>
              <w:right w:val="single" w:sz="4" w:space="0" w:color="auto"/>
            </w:tcBorders>
            <w:hideMark/>
          </w:tcPr>
          <w:p w14:paraId="16E4AE73" w14:textId="77777777" w:rsidR="007645D4" w:rsidRPr="00272AC2" w:rsidRDefault="007645D4" w:rsidP="00272AC2">
            <w:pPr>
              <w:spacing w:after="120"/>
              <w:rPr>
                <w:sz w:val="20"/>
              </w:rPr>
            </w:pPr>
            <w:r w:rsidRPr="00272AC2">
              <w:rPr>
                <w:sz w:val="20"/>
              </w:rPr>
              <w:t>Document dropdown value</w:t>
            </w:r>
          </w:p>
        </w:tc>
        <w:tc>
          <w:tcPr>
            <w:tcW w:w="3645" w:type="dxa"/>
            <w:tcBorders>
              <w:top w:val="single" w:sz="4" w:space="0" w:color="auto"/>
              <w:left w:val="single" w:sz="4" w:space="0" w:color="auto"/>
              <w:bottom w:val="single" w:sz="4" w:space="0" w:color="auto"/>
              <w:right w:val="single" w:sz="4" w:space="0" w:color="auto"/>
            </w:tcBorders>
            <w:hideMark/>
          </w:tcPr>
          <w:p w14:paraId="16E4AE74" w14:textId="77777777" w:rsidR="007645D4" w:rsidRPr="00272AC2" w:rsidRDefault="007645D4" w:rsidP="00272AC2">
            <w:pPr>
              <w:spacing w:after="120"/>
              <w:rPr>
                <w:sz w:val="20"/>
              </w:rPr>
            </w:pPr>
            <w:r w:rsidRPr="00272AC2">
              <w:rPr>
                <w:sz w:val="20"/>
              </w:rPr>
              <w:t>Recipient dropdown value</w:t>
            </w:r>
          </w:p>
        </w:tc>
      </w:tr>
      <w:tr w:rsidR="007645D4" w:rsidRPr="00272AC2" w14:paraId="16E4AE79" w14:textId="77777777" w:rsidTr="00CF2F93">
        <w:tc>
          <w:tcPr>
            <w:tcW w:w="1620" w:type="dxa"/>
            <w:tcBorders>
              <w:top w:val="single" w:sz="4" w:space="0" w:color="auto"/>
              <w:left w:val="single" w:sz="4" w:space="0" w:color="auto"/>
              <w:bottom w:val="single" w:sz="4" w:space="0" w:color="auto"/>
              <w:right w:val="single" w:sz="4" w:space="0" w:color="auto"/>
            </w:tcBorders>
            <w:hideMark/>
          </w:tcPr>
          <w:p w14:paraId="16E4AE76" w14:textId="77777777" w:rsidR="007645D4" w:rsidRPr="00272AC2" w:rsidRDefault="007645D4" w:rsidP="00272AC2">
            <w:pPr>
              <w:spacing w:after="120"/>
              <w:rPr>
                <w:sz w:val="20"/>
              </w:rPr>
            </w:pPr>
            <w:r w:rsidRPr="00272AC2">
              <w:rPr>
                <w:sz w:val="20"/>
              </w:rPr>
              <w:t>FR-1625</w:t>
            </w:r>
          </w:p>
        </w:tc>
        <w:tc>
          <w:tcPr>
            <w:tcW w:w="3645" w:type="dxa"/>
            <w:tcBorders>
              <w:top w:val="single" w:sz="4" w:space="0" w:color="auto"/>
              <w:left w:val="single" w:sz="4" w:space="0" w:color="auto"/>
              <w:bottom w:val="single" w:sz="4" w:space="0" w:color="auto"/>
              <w:right w:val="single" w:sz="4" w:space="0" w:color="auto"/>
            </w:tcBorders>
            <w:hideMark/>
          </w:tcPr>
          <w:p w14:paraId="16E4AE77" w14:textId="77777777" w:rsidR="007645D4" w:rsidRPr="00272AC2" w:rsidRDefault="007645D4" w:rsidP="00272AC2">
            <w:pPr>
              <w:spacing w:after="120"/>
              <w:rPr>
                <w:sz w:val="20"/>
              </w:rPr>
            </w:pPr>
            <w:r w:rsidRPr="00272AC2">
              <w:rPr>
                <w:sz w:val="20"/>
              </w:rPr>
              <w:t>Specimen Retrieval Request</w:t>
            </w:r>
          </w:p>
        </w:tc>
        <w:tc>
          <w:tcPr>
            <w:tcW w:w="3645" w:type="dxa"/>
            <w:tcBorders>
              <w:top w:val="single" w:sz="4" w:space="0" w:color="auto"/>
              <w:left w:val="single" w:sz="4" w:space="0" w:color="auto"/>
              <w:bottom w:val="single" w:sz="4" w:space="0" w:color="auto"/>
              <w:right w:val="single" w:sz="4" w:space="0" w:color="auto"/>
            </w:tcBorders>
            <w:hideMark/>
          </w:tcPr>
          <w:p w14:paraId="16E4AE78" w14:textId="77777777" w:rsidR="007645D4" w:rsidRPr="00272AC2" w:rsidRDefault="007645D4" w:rsidP="00272AC2">
            <w:pPr>
              <w:spacing w:after="120"/>
              <w:rPr>
                <w:sz w:val="20"/>
              </w:rPr>
            </w:pPr>
            <w:r w:rsidRPr="00272AC2">
              <w:rPr>
                <w:sz w:val="20"/>
              </w:rPr>
              <w:t>Pathology Account</w:t>
            </w:r>
          </w:p>
        </w:tc>
      </w:tr>
      <w:tr w:rsidR="007645D4" w:rsidRPr="00272AC2" w14:paraId="16E4AE7D" w14:textId="77777777" w:rsidTr="00CF2F93">
        <w:tc>
          <w:tcPr>
            <w:tcW w:w="1620" w:type="dxa"/>
            <w:tcBorders>
              <w:top w:val="single" w:sz="4" w:space="0" w:color="auto"/>
              <w:left w:val="single" w:sz="4" w:space="0" w:color="auto"/>
              <w:bottom w:val="single" w:sz="4" w:space="0" w:color="auto"/>
              <w:right w:val="single" w:sz="4" w:space="0" w:color="auto"/>
            </w:tcBorders>
            <w:hideMark/>
          </w:tcPr>
          <w:p w14:paraId="16E4AE7A" w14:textId="77777777" w:rsidR="007645D4" w:rsidRPr="00272AC2" w:rsidRDefault="007645D4" w:rsidP="00272AC2">
            <w:pPr>
              <w:spacing w:after="120"/>
              <w:rPr>
                <w:sz w:val="20"/>
              </w:rPr>
            </w:pPr>
            <w:r w:rsidRPr="00272AC2">
              <w:rPr>
                <w:sz w:val="20"/>
              </w:rPr>
              <w:t>FR-1626</w:t>
            </w:r>
          </w:p>
        </w:tc>
        <w:tc>
          <w:tcPr>
            <w:tcW w:w="3645" w:type="dxa"/>
            <w:tcBorders>
              <w:top w:val="single" w:sz="4" w:space="0" w:color="auto"/>
              <w:left w:val="single" w:sz="4" w:space="0" w:color="auto"/>
              <w:bottom w:val="single" w:sz="4" w:space="0" w:color="auto"/>
              <w:right w:val="single" w:sz="4" w:space="0" w:color="auto"/>
            </w:tcBorders>
            <w:hideMark/>
          </w:tcPr>
          <w:p w14:paraId="16E4AE7B" w14:textId="77777777" w:rsidR="007645D4" w:rsidRPr="00272AC2" w:rsidRDefault="007645D4" w:rsidP="00272AC2">
            <w:pPr>
              <w:spacing w:after="120"/>
              <w:rPr>
                <w:sz w:val="20"/>
              </w:rPr>
            </w:pPr>
            <w:r w:rsidRPr="00272AC2">
              <w:rPr>
                <w:sz w:val="20"/>
              </w:rPr>
              <w:t>Signature Request</w:t>
            </w:r>
          </w:p>
        </w:tc>
        <w:tc>
          <w:tcPr>
            <w:tcW w:w="3645" w:type="dxa"/>
            <w:tcBorders>
              <w:top w:val="single" w:sz="4" w:space="0" w:color="auto"/>
              <w:left w:val="single" w:sz="4" w:space="0" w:color="auto"/>
              <w:bottom w:val="single" w:sz="4" w:space="0" w:color="auto"/>
              <w:right w:val="single" w:sz="4" w:space="0" w:color="auto"/>
            </w:tcBorders>
            <w:hideMark/>
          </w:tcPr>
          <w:p w14:paraId="16E4AE7C" w14:textId="77777777" w:rsidR="007645D4" w:rsidRPr="00272AC2" w:rsidRDefault="007645D4" w:rsidP="00272AC2">
            <w:pPr>
              <w:spacing w:after="120"/>
              <w:rPr>
                <w:sz w:val="20"/>
              </w:rPr>
            </w:pPr>
            <w:r w:rsidRPr="00272AC2">
              <w:rPr>
                <w:sz w:val="20"/>
              </w:rPr>
              <w:t>Ordering Physician</w:t>
            </w:r>
          </w:p>
        </w:tc>
      </w:tr>
      <w:tr w:rsidR="007645D4" w:rsidRPr="00272AC2" w14:paraId="16E4AE81" w14:textId="77777777" w:rsidTr="00CF2F93">
        <w:tc>
          <w:tcPr>
            <w:tcW w:w="1620" w:type="dxa"/>
            <w:tcBorders>
              <w:top w:val="single" w:sz="4" w:space="0" w:color="auto"/>
              <w:left w:val="single" w:sz="4" w:space="0" w:color="auto"/>
              <w:bottom w:val="single" w:sz="4" w:space="0" w:color="auto"/>
              <w:right w:val="single" w:sz="4" w:space="0" w:color="auto"/>
            </w:tcBorders>
            <w:hideMark/>
          </w:tcPr>
          <w:p w14:paraId="16E4AE7E" w14:textId="77777777" w:rsidR="007645D4" w:rsidRPr="00272AC2" w:rsidRDefault="007645D4" w:rsidP="00272AC2">
            <w:pPr>
              <w:spacing w:after="120"/>
              <w:rPr>
                <w:sz w:val="20"/>
              </w:rPr>
            </w:pPr>
            <w:r w:rsidRPr="00272AC2">
              <w:rPr>
                <w:sz w:val="20"/>
              </w:rPr>
              <w:t>FR-1627</w:t>
            </w:r>
          </w:p>
        </w:tc>
        <w:tc>
          <w:tcPr>
            <w:tcW w:w="3645" w:type="dxa"/>
            <w:tcBorders>
              <w:top w:val="single" w:sz="4" w:space="0" w:color="auto"/>
              <w:left w:val="single" w:sz="4" w:space="0" w:color="auto"/>
              <w:bottom w:val="single" w:sz="4" w:space="0" w:color="auto"/>
              <w:right w:val="single" w:sz="4" w:space="0" w:color="auto"/>
            </w:tcBorders>
            <w:hideMark/>
          </w:tcPr>
          <w:p w14:paraId="16E4AE7F" w14:textId="77777777" w:rsidR="007645D4" w:rsidRPr="00272AC2" w:rsidRDefault="007645D4" w:rsidP="00272AC2">
            <w:pPr>
              <w:spacing w:after="120"/>
              <w:rPr>
                <w:sz w:val="20"/>
              </w:rPr>
            </w:pPr>
            <w:r w:rsidRPr="00272AC2">
              <w:rPr>
                <w:sz w:val="20"/>
              </w:rPr>
              <w:t>Order Confirmation</w:t>
            </w:r>
          </w:p>
        </w:tc>
        <w:tc>
          <w:tcPr>
            <w:tcW w:w="3645" w:type="dxa"/>
            <w:tcBorders>
              <w:top w:val="single" w:sz="4" w:space="0" w:color="auto"/>
              <w:left w:val="single" w:sz="4" w:space="0" w:color="auto"/>
              <w:bottom w:val="single" w:sz="4" w:space="0" w:color="auto"/>
              <w:right w:val="single" w:sz="4" w:space="0" w:color="auto"/>
            </w:tcBorders>
            <w:hideMark/>
          </w:tcPr>
          <w:p w14:paraId="16E4AE80" w14:textId="77777777" w:rsidR="007645D4" w:rsidRPr="00272AC2" w:rsidRDefault="007645D4" w:rsidP="00272AC2">
            <w:pPr>
              <w:spacing w:after="120"/>
              <w:rPr>
                <w:sz w:val="20"/>
              </w:rPr>
            </w:pPr>
            <w:r w:rsidRPr="00272AC2">
              <w:rPr>
                <w:sz w:val="20"/>
              </w:rPr>
              <w:t>Ordering Physician</w:t>
            </w:r>
          </w:p>
        </w:tc>
      </w:tr>
    </w:tbl>
    <w:p w14:paraId="16E4AE82" w14:textId="77777777" w:rsidR="007645D4" w:rsidRDefault="00AA62A6" w:rsidP="000C2EC2">
      <w:pPr>
        <w:pStyle w:val="Body4"/>
      </w:pPr>
      <w:r>
        <w:t xml:space="preserve">FR-1628 </w:t>
      </w:r>
      <w:r w:rsidR="000C2EC2">
        <w:t>-</w:t>
      </w:r>
      <w:r>
        <w:t xml:space="preserve"> </w:t>
      </w:r>
      <w:r w:rsidR="001A70B6">
        <w:t>FR-1629. These requirement</w:t>
      </w:r>
      <w:r w:rsidR="007645D4">
        <w:t xml:space="preserve"> numbers saved for additional fax types.</w:t>
      </w:r>
    </w:p>
    <w:p w14:paraId="16E4AE83" w14:textId="77777777" w:rsidR="007645D4" w:rsidRDefault="007645D4" w:rsidP="007645D4">
      <w:pPr>
        <w:pStyle w:val="Heading4"/>
        <w:numPr>
          <w:ilvl w:val="3"/>
          <w:numId w:val="36"/>
        </w:numPr>
        <w:ind w:left="2160" w:hanging="1080"/>
      </w:pPr>
      <w:r>
        <w:t>Addresses Grid</w:t>
      </w:r>
    </w:p>
    <w:p w14:paraId="16E4AE84" w14:textId="77777777" w:rsidR="007645D4" w:rsidRDefault="007645D4" w:rsidP="000C2EC2">
      <w:pPr>
        <w:pStyle w:val="Body4"/>
      </w:pPr>
      <w:proofErr w:type="gramStart"/>
      <w:r>
        <w:t>FR-1630.</w:t>
      </w:r>
      <w:proofErr w:type="gramEnd"/>
      <w:r>
        <w:t xml:space="preserve"> </w:t>
      </w:r>
      <w:r w:rsidR="000C2EC2">
        <w:t xml:space="preserve"> </w:t>
      </w:r>
      <w:proofErr w:type="gramStart"/>
      <w:r>
        <w:t>When the Recipient dropdown changes, CRM-stored addresses for that recipient appear in the Addresses window.</w:t>
      </w:r>
      <w:proofErr w:type="gramEnd"/>
      <w:r>
        <w:t xml:space="preserve"> </w:t>
      </w:r>
    </w:p>
    <w:p w14:paraId="16E4AE85" w14:textId="77777777" w:rsidR="007645D4" w:rsidRDefault="007645D4" w:rsidP="000C2EC2">
      <w:pPr>
        <w:pStyle w:val="Body4"/>
      </w:pPr>
      <w:r>
        <w:t>The sort order of the addresses in the addresses window is determined by a combination of the document dropdown and the Recipient dropdown, as specified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544"/>
        <w:gridCol w:w="2596"/>
        <w:gridCol w:w="4230"/>
      </w:tblGrid>
      <w:tr w:rsidR="007645D4" w:rsidRPr="00272AC2" w14:paraId="16E4AE8A" w14:textId="77777777" w:rsidTr="00CF2F93">
        <w:tc>
          <w:tcPr>
            <w:tcW w:w="1008" w:type="dxa"/>
            <w:tcBorders>
              <w:top w:val="single" w:sz="4" w:space="0" w:color="auto"/>
              <w:left w:val="single" w:sz="4" w:space="0" w:color="auto"/>
              <w:bottom w:val="single" w:sz="4" w:space="0" w:color="auto"/>
              <w:right w:val="single" w:sz="4" w:space="0" w:color="auto"/>
            </w:tcBorders>
            <w:hideMark/>
          </w:tcPr>
          <w:p w14:paraId="16E4AE86" w14:textId="77777777" w:rsidR="007645D4" w:rsidRPr="00272AC2" w:rsidRDefault="007645D4" w:rsidP="00272AC2">
            <w:pPr>
              <w:spacing w:after="120"/>
              <w:rPr>
                <w:sz w:val="20"/>
              </w:rPr>
            </w:pPr>
            <w:r w:rsidRPr="00272AC2">
              <w:rPr>
                <w:sz w:val="20"/>
              </w:rPr>
              <w:t>FR-#</w:t>
            </w:r>
          </w:p>
        </w:tc>
        <w:tc>
          <w:tcPr>
            <w:tcW w:w="1544" w:type="dxa"/>
            <w:tcBorders>
              <w:top w:val="single" w:sz="4" w:space="0" w:color="auto"/>
              <w:left w:val="single" w:sz="4" w:space="0" w:color="auto"/>
              <w:bottom w:val="single" w:sz="4" w:space="0" w:color="auto"/>
              <w:right w:val="single" w:sz="4" w:space="0" w:color="auto"/>
            </w:tcBorders>
          </w:tcPr>
          <w:p w14:paraId="16E4AE87" w14:textId="77777777" w:rsidR="007645D4" w:rsidRPr="00272AC2" w:rsidRDefault="007645D4" w:rsidP="00272AC2">
            <w:pPr>
              <w:spacing w:after="120"/>
              <w:rPr>
                <w:sz w:val="20"/>
              </w:rPr>
            </w:pPr>
            <w:r w:rsidRPr="00272AC2">
              <w:rPr>
                <w:sz w:val="20"/>
              </w:rPr>
              <w:t>Document dropdown value</w:t>
            </w:r>
          </w:p>
        </w:tc>
        <w:tc>
          <w:tcPr>
            <w:tcW w:w="2596" w:type="dxa"/>
            <w:tcBorders>
              <w:top w:val="single" w:sz="4" w:space="0" w:color="auto"/>
              <w:left w:val="single" w:sz="4" w:space="0" w:color="auto"/>
              <w:bottom w:val="single" w:sz="4" w:space="0" w:color="auto"/>
              <w:right w:val="single" w:sz="4" w:space="0" w:color="auto"/>
            </w:tcBorders>
            <w:hideMark/>
          </w:tcPr>
          <w:p w14:paraId="16E4AE88" w14:textId="77777777" w:rsidR="007645D4" w:rsidRPr="00272AC2" w:rsidRDefault="007645D4" w:rsidP="00272AC2">
            <w:pPr>
              <w:spacing w:after="120"/>
              <w:rPr>
                <w:sz w:val="20"/>
              </w:rPr>
            </w:pPr>
            <w:r w:rsidRPr="00272AC2">
              <w:rPr>
                <w:sz w:val="20"/>
              </w:rPr>
              <w:t>Recipient dropdown value</w:t>
            </w:r>
          </w:p>
        </w:tc>
        <w:tc>
          <w:tcPr>
            <w:tcW w:w="4230" w:type="dxa"/>
            <w:tcBorders>
              <w:top w:val="single" w:sz="4" w:space="0" w:color="auto"/>
              <w:left w:val="single" w:sz="4" w:space="0" w:color="auto"/>
              <w:bottom w:val="single" w:sz="4" w:space="0" w:color="auto"/>
              <w:right w:val="single" w:sz="4" w:space="0" w:color="auto"/>
            </w:tcBorders>
            <w:hideMark/>
          </w:tcPr>
          <w:p w14:paraId="16E4AE89" w14:textId="77777777" w:rsidR="007645D4" w:rsidRPr="00272AC2" w:rsidRDefault="007645D4" w:rsidP="00272AC2">
            <w:pPr>
              <w:spacing w:after="120"/>
              <w:rPr>
                <w:sz w:val="20"/>
              </w:rPr>
            </w:pPr>
            <w:r w:rsidRPr="00272AC2">
              <w:rPr>
                <w:sz w:val="20"/>
              </w:rPr>
              <w:t>Sort Algorithm</w:t>
            </w:r>
          </w:p>
        </w:tc>
      </w:tr>
      <w:tr w:rsidR="007645D4" w:rsidRPr="00272AC2" w14:paraId="16E4AE8F" w14:textId="77777777" w:rsidTr="00CF2F93">
        <w:tc>
          <w:tcPr>
            <w:tcW w:w="1008" w:type="dxa"/>
            <w:tcBorders>
              <w:top w:val="single" w:sz="4" w:space="0" w:color="auto"/>
              <w:left w:val="single" w:sz="4" w:space="0" w:color="auto"/>
              <w:bottom w:val="single" w:sz="4" w:space="0" w:color="auto"/>
              <w:right w:val="single" w:sz="4" w:space="0" w:color="auto"/>
            </w:tcBorders>
            <w:hideMark/>
          </w:tcPr>
          <w:p w14:paraId="16E4AE8B" w14:textId="77777777" w:rsidR="007645D4" w:rsidRPr="00272AC2" w:rsidRDefault="007645D4" w:rsidP="00272AC2">
            <w:pPr>
              <w:spacing w:after="120"/>
              <w:rPr>
                <w:sz w:val="20"/>
              </w:rPr>
            </w:pPr>
            <w:r w:rsidRPr="00272AC2">
              <w:rPr>
                <w:sz w:val="20"/>
              </w:rPr>
              <w:t>FR-1631</w:t>
            </w:r>
          </w:p>
        </w:tc>
        <w:tc>
          <w:tcPr>
            <w:tcW w:w="1544" w:type="dxa"/>
            <w:tcBorders>
              <w:top w:val="single" w:sz="4" w:space="0" w:color="auto"/>
              <w:left w:val="single" w:sz="4" w:space="0" w:color="auto"/>
              <w:bottom w:val="single" w:sz="4" w:space="0" w:color="auto"/>
              <w:right w:val="single" w:sz="4" w:space="0" w:color="auto"/>
            </w:tcBorders>
          </w:tcPr>
          <w:p w14:paraId="16E4AE8C" w14:textId="77777777" w:rsidR="007645D4" w:rsidRPr="00272AC2" w:rsidRDefault="007645D4" w:rsidP="00272AC2">
            <w:pPr>
              <w:spacing w:after="120"/>
              <w:rPr>
                <w:sz w:val="20"/>
              </w:rPr>
            </w:pPr>
            <w:r w:rsidRPr="00272AC2">
              <w:rPr>
                <w:sz w:val="20"/>
              </w:rPr>
              <w:t>Specimen Retrieval</w:t>
            </w:r>
          </w:p>
        </w:tc>
        <w:tc>
          <w:tcPr>
            <w:tcW w:w="2596" w:type="dxa"/>
            <w:tcBorders>
              <w:top w:val="single" w:sz="4" w:space="0" w:color="auto"/>
              <w:left w:val="single" w:sz="4" w:space="0" w:color="auto"/>
              <w:bottom w:val="single" w:sz="4" w:space="0" w:color="auto"/>
              <w:right w:val="single" w:sz="4" w:space="0" w:color="auto"/>
            </w:tcBorders>
            <w:hideMark/>
          </w:tcPr>
          <w:p w14:paraId="16E4AE8D" w14:textId="77777777" w:rsidR="007645D4" w:rsidRPr="00272AC2" w:rsidRDefault="007645D4" w:rsidP="00272AC2">
            <w:pPr>
              <w:spacing w:after="120"/>
              <w:rPr>
                <w:sz w:val="20"/>
              </w:rPr>
            </w:pPr>
            <w:r w:rsidRPr="00272AC2">
              <w:rPr>
                <w:sz w:val="20"/>
              </w:rPr>
              <w:t>Pathology Account or Ordering Account</w:t>
            </w:r>
          </w:p>
        </w:tc>
        <w:tc>
          <w:tcPr>
            <w:tcW w:w="4230" w:type="dxa"/>
            <w:tcBorders>
              <w:top w:val="single" w:sz="4" w:space="0" w:color="auto"/>
              <w:left w:val="single" w:sz="4" w:space="0" w:color="auto"/>
              <w:bottom w:val="single" w:sz="4" w:space="0" w:color="auto"/>
              <w:right w:val="single" w:sz="4" w:space="0" w:color="auto"/>
            </w:tcBorders>
            <w:hideMark/>
          </w:tcPr>
          <w:p w14:paraId="16E4AE8E" w14:textId="77777777" w:rsidR="007645D4" w:rsidRPr="00272AC2" w:rsidRDefault="007645D4" w:rsidP="00272AC2">
            <w:pPr>
              <w:spacing w:after="120"/>
              <w:rPr>
                <w:sz w:val="20"/>
              </w:rPr>
            </w:pPr>
            <w:r w:rsidRPr="00272AC2">
              <w:rPr>
                <w:sz w:val="20"/>
              </w:rPr>
              <w:t xml:space="preserve">All Specimen Retrieval addresses for the account are at the top of the list, followed by the account’s Primary address. Other addresses for the account are included after the Primary address, ordered by the </w:t>
            </w:r>
            <w:proofErr w:type="spellStart"/>
            <w:r w:rsidRPr="00272AC2">
              <w:rPr>
                <w:sz w:val="20"/>
              </w:rPr>
              <w:t>ModifiedOn</w:t>
            </w:r>
            <w:proofErr w:type="spellEnd"/>
            <w:r w:rsidRPr="00272AC2">
              <w:rPr>
                <w:sz w:val="20"/>
              </w:rPr>
              <w:t xml:space="preserve"> date with the most recent date at the top of the list</w:t>
            </w:r>
          </w:p>
        </w:tc>
      </w:tr>
      <w:tr w:rsidR="007645D4" w:rsidRPr="00272AC2" w14:paraId="16E4AE94" w14:textId="77777777" w:rsidTr="00CF2F93">
        <w:tc>
          <w:tcPr>
            <w:tcW w:w="1008" w:type="dxa"/>
            <w:tcBorders>
              <w:top w:val="single" w:sz="4" w:space="0" w:color="auto"/>
              <w:left w:val="single" w:sz="4" w:space="0" w:color="auto"/>
              <w:bottom w:val="single" w:sz="4" w:space="0" w:color="auto"/>
              <w:right w:val="single" w:sz="4" w:space="0" w:color="auto"/>
            </w:tcBorders>
            <w:hideMark/>
          </w:tcPr>
          <w:p w14:paraId="16E4AE90" w14:textId="77777777" w:rsidR="007645D4" w:rsidRPr="00272AC2" w:rsidRDefault="007645D4" w:rsidP="00272AC2">
            <w:pPr>
              <w:spacing w:after="120"/>
              <w:rPr>
                <w:sz w:val="20"/>
              </w:rPr>
            </w:pPr>
            <w:r w:rsidRPr="00272AC2">
              <w:rPr>
                <w:sz w:val="20"/>
              </w:rPr>
              <w:t>FR-1632</w:t>
            </w:r>
          </w:p>
        </w:tc>
        <w:tc>
          <w:tcPr>
            <w:tcW w:w="1544" w:type="dxa"/>
            <w:tcBorders>
              <w:top w:val="single" w:sz="4" w:space="0" w:color="auto"/>
              <w:left w:val="single" w:sz="4" w:space="0" w:color="auto"/>
              <w:bottom w:val="single" w:sz="4" w:space="0" w:color="auto"/>
              <w:right w:val="single" w:sz="4" w:space="0" w:color="auto"/>
            </w:tcBorders>
          </w:tcPr>
          <w:p w14:paraId="16E4AE91" w14:textId="77777777" w:rsidR="007645D4" w:rsidRPr="00272AC2" w:rsidRDefault="007645D4" w:rsidP="00272AC2">
            <w:pPr>
              <w:spacing w:after="120"/>
              <w:rPr>
                <w:sz w:val="20"/>
              </w:rPr>
            </w:pPr>
            <w:r w:rsidRPr="00272AC2">
              <w:rPr>
                <w:sz w:val="20"/>
              </w:rPr>
              <w:t xml:space="preserve">Signature Request </w:t>
            </w:r>
          </w:p>
        </w:tc>
        <w:tc>
          <w:tcPr>
            <w:tcW w:w="2596" w:type="dxa"/>
            <w:tcBorders>
              <w:top w:val="single" w:sz="4" w:space="0" w:color="auto"/>
              <w:left w:val="single" w:sz="4" w:space="0" w:color="auto"/>
              <w:bottom w:val="single" w:sz="4" w:space="0" w:color="auto"/>
              <w:right w:val="single" w:sz="4" w:space="0" w:color="auto"/>
            </w:tcBorders>
            <w:hideMark/>
          </w:tcPr>
          <w:p w14:paraId="16E4AE92" w14:textId="77777777" w:rsidR="007645D4" w:rsidRPr="00272AC2" w:rsidRDefault="007645D4" w:rsidP="00272AC2">
            <w:pPr>
              <w:spacing w:after="120"/>
              <w:rPr>
                <w:sz w:val="20"/>
              </w:rPr>
            </w:pPr>
            <w:r w:rsidRPr="00272AC2">
              <w:rPr>
                <w:sz w:val="20"/>
              </w:rPr>
              <w:t>Pathology Account or Ordering Account</w:t>
            </w:r>
          </w:p>
        </w:tc>
        <w:tc>
          <w:tcPr>
            <w:tcW w:w="4230" w:type="dxa"/>
            <w:tcBorders>
              <w:top w:val="single" w:sz="4" w:space="0" w:color="auto"/>
              <w:left w:val="single" w:sz="4" w:space="0" w:color="auto"/>
              <w:bottom w:val="single" w:sz="4" w:space="0" w:color="auto"/>
              <w:right w:val="single" w:sz="4" w:space="0" w:color="auto"/>
            </w:tcBorders>
            <w:hideMark/>
          </w:tcPr>
          <w:p w14:paraId="16E4AE93" w14:textId="77777777" w:rsidR="007645D4" w:rsidRPr="00272AC2" w:rsidRDefault="007645D4" w:rsidP="00272AC2">
            <w:pPr>
              <w:spacing w:after="120"/>
              <w:rPr>
                <w:sz w:val="20"/>
              </w:rPr>
            </w:pPr>
            <w:r w:rsidRPr="00272AC2">
              <w:rPr>
                <w:sz w:val="20"/>
              </w:rPr>
              <w:t xml:space="preserve">The account’s Primary address is at the top of the list. Other addresses for the account are included after the Primary address, ordered by the </w:t>
            </w:r>
            <w:proofErr w:type="spellStart"/>
            <w:r w:rsidRPr="00272AC2">
              <w:rPr>
                <w:sz w:val="20"/>
              </w:rPr>
              <w:t>ModifiedOn</w:t>
            </w:r>
            <w:proofErr w:type="spellEnd"/>
            <w:r w:rsidRPr="00272AC2">
              <w:rPr>
                <w:sz w:val="20"/>
              </w:rPr>
              <w:t xml:space="preserve"> date with the most recent date at the top of the list</w:t>
            </w:r>
          </w:p>
        </w:tc>
      </w:tr>
      <w:tr w:rsidR="007645D4" w:rsidRPr="00272AC2" w14:paraId="16E4AE99" w14:textId="77777777" w:rsidTr="00CF2F93">
        <w:tc>
          <w:tcPr>
            <w:tcW w:w="1008" w:type="dxa"/>
            <w:tcBorders>
              <w:top w:val="single" w:sz="4" w:space="0" w:color="auto"/>
              <w:left w:val="single" w:sz="4" w:space="0" w:color="auto"/>
              <w:bottom w:val="single" w:sz="4" w:space="0" w:color="auto"/>
              <w:right w:val="single" w:sz="4" w:space="0" w:color="auto"/>
            </w:tcBorders>
            <w:hideMark/>
          </w:tcPr>
          <w:p w14:paraId="16E4AE95" w14:textId="77777777" w:rsidR="007645D4" w:rsidRPr="00272AC2" w:rsidRDefault="007645D4" w:rsidP="00272AC2">
            <w:pPr>
              <w:spacing w:after="120"/>
              <w:rPr>
                <w:sz w:val="20"/>
              </w:rPr>
            </w:pPr>
            <w:r w:rsidRPr="00272AC2">
              <w:rPr>
                <w:sz w:val="20"/>
              </w:rPr>
              <w:t>FR-1633</w:t>
            </w:r>
          </w:p>
        </w:tc>
        <w:tc>
          <w:tcPr>
            <w:tcW w:w="1544" w:type="dxa"/>
            <w:tcBorders>
              <w:top w:val="single" w:sz="4" w:space="0" w:color="auto"/>
              <w:left w:val="single" w:sz="4" w:space="0" w:color="auto"/>
              <w:bottom w:val="single" w:sz="4" w:space="0" w:color="auto"/>
              <w:right w:val="single" w:sz="4" w:space="0" w:color="auto"/>
            </w:tcBorders>
          </w:tcPr>
          <w:p w14:paraId="16E4AE96" w14:textId="77777777" w:rsidR="007645D4" w:rsidRPr="00272AC2" w:rsidRDefault="007645D4" w:rsidP="00272AC2">
            <w:pPr>
              <w:spacing w:after="120"/>
              <w:rPr>
                <w:sz w:val="20"/>
              </w:rPr>
            </w:pPr>
            <w:r w:rsidRPr="00272AC2">
              <w:rPr>
                <w:sz w:val="20"/>
              </w:rPr>
              <w:t>Order Confirmation</w:t>
            </w:r>
          </w:p>
        </w:tc>
        <w:tc>
          <w:tcPr>
            <w:tcW w:w="2596" w:type="dxa"/>
            <w:tcBorders>
              <w:top w:val="single" w:sz="4" w:space="0" w:color="auto"/>
              <w:left w:val="single" w:sz="4" w:space="0" w:color="auto"/>
              <w:bottom w:val="single" w:sz="4" w:space="0" w:color="auto"/>
              <w:right w:val="single" w:sz="4" w:space="0" w:color="auto"/>
            </w:tcBorders>
            <w:hideMark/>
          </w:tcPr>
          <w:p w14:paraId="16E4AE97" w14:textId="77777777" w:rsidR="007645D4" w:rsidRPr="00272AC2" w:rsidRDefault="007645D4" w:rsidP="00272AC2">
            <w:pPr>
              <w:spacing w:after="120"/>
              <w:rPr>
                <w:sz w:val="20"/>
              </w:rPr>
            </w:pPr>
            <w:r w:rsidRPr="00272AC2">
              <w:rPr>
                <w:sz w:val="20"/>
              </w:rPr>
              <w:t>Pathology Account or Ordering Account</w:t>
            </w:r>
          </w:p>
        </w:tc>
        <w:tc>
          <w:tcPr>
            <w:tcW w:w="4230" w:type="dxa"/>
            <w:tcBorders>
              <w:top w:val="single" w:sz="4" w:space="0" w:color="auto"/>
              <w:left w:val="single" w:sz="4" w:space="0" w:color="auto"/>
              <w:bottom w:val="single" w:sz="4" w:space="0" w:color="auto"/>
              <w:right w:val="single" w:sz="4" w:space="0" w:color="auto"/>
            </w:tcBorders>
            <w:hideMark/>
          </w:tcPr>
          <w:p w14:paraId="16E4AE98" w14:textId="77777777" w:rsidR="007645D4" w:rsidRPr="00272AC2" w:rsidRDefault="007645D4" w:rsidP="00272AC2">
            <w:pPr>
              <w:spacing w:after="120"/>
              <w:rPr>
                <w:sz w:val="20"/>
              </w:rPr>
            </w:pPr>
            <w:r w:rsidRPr="00272AC2">
              <w:rPr>
                <w:sz w:val="20"/>
              </w:rPr>
              <w:t xml:space="preserve">The account’s Primary address is at the top of the list. Other addresses for the account are included after the Primary address, ordered by the </w:t>
            </w:r>
            <w:proofErr w:type="spellStart"/>
            <w:r w:rsidRPr="00272AC2">
              <w:rPr>
                <w:sz w:val="20"/>
              </w:rPr>
              <w:t>ModifiedOn</w:t>
            </w:r>
            <w:proofErr w:type="spellEnd"/>
            <w:r w:rsidRPr="00272AC2">
              <w:rPr>
                <w:sz w:val="20"/>
              </w:rPr>
              <w:t xml:space="preserve"> date with the most recent date at the top of the list</w:t>
            </w:r>
          </w:p>
        </w:tc>
      </w:tr>
      <w:tr w:rsidR="007645D4" w:rsidRPr="00272AC2" w14:paraId="16E4AE9E" w14:textId="77777777" w:rsidTr="00CF2F93">
        <w:tc>
          <w:tcPr>
            <w:tcW w:w="1008" w:type="dxa"/>
            <w:tcBorders>
              <w:top w:val="single" w:sz="4" w:space="0" w:color="auto"/>
              <w:left w:val="single" w:sz="4" w:space="0" w:color="auto"/>
              <w:bottom w:val="single" w:sz="4" w:space="0" w:color="auto"/>
              <w:right w:val="single" w:sz="4" w:space="0" w:color="auto"/>
            </w:tcBorders>
            <w:hideMark/>
          </w:tcPr>
          <w:p w14:paraId="16E4AE9A" w14:textId="77777777" w:rsidR="007645D4" w:rsidRPr="00272AC2" w:rsidRDefault="007645D4" w:rsidP="00272AC2">
            <w:pPr>
              <w:spacing w:after="120"/>
              <w:rPr>
                <w:sz w:val="20"/>
              </w:rPr>
            </w:pPr>
            <w:r w:rsidRPr="00272AC2">
              <w:rPr>
                <w:sz w:val="20"/>
              </w:rPr>
              <w:t>FR-1634</w:t>
            </w:r>
          </w:p>
        </w:tc>
        <w:tc>
          <w:tcPr>
            <w:tcW w:w="1544" w:type="dxa"/>
            <w:tcBorders>
              <w:top w:val="single" w:sz="4" w:space="0" w:color="auto"/>
              <w:left w:val="single" w:sz="4" w:space="0" w:color="auto"/>
              <w:bottom w:val="single" w:sz="4" w:space="0" w:color="auto"/>
              <w:right w:val="single" w:sz="4" w:space="0" w:color="auto"/>
            </w:tcBorders>
          </w:tcPr>
          <w:p w14:paraId="16E4AE9B" w14:textId="77777777" w:rsidR="007645D4" w:rsidRPr="00272AC2" w:rsidRDefault="007645D4" w:rsidP="00272AC2">
            <w:pPr>
              <w:spacing w:after="120"/>
              <w:rPr>
                <w:sz w:val="20"/>
              </w:rPr>
            </w:pPr>
            <w:r w:rsidRPr="00272AC2">
              <w:rPr>
                <w:sz w:val="20"/>
              </w:rPr>
              <w:t>Any</w:t>
            </w:r>
          </w:p>
        </w:tc>
        <w:tc>
          <w:tcPr>
            <w:tcW w:w="2596" w:type="dxa"/>
            <w:tcBorders>
              <w:top w:val="single" w:sz="4" w:space="0" w:color="auto"/>
              <w:left w:val="single" w:sz="4" w:space="0" w:color="auto"/>
              <w:bottom w:val="single" w:sz="4" w:space="0" w:color="auto"/>
              <w:right w:val="single" w:sz="4" w:space="0" w:color="auto"/>
            </w:tcBorders>
            <w:hideMark/>
          </w:tcPr>
          <w:p w14:paraId="16E4AE9C" w14:textId="77777777" w:rsidR="007645D4" w:rsidRPr="00272AC2" w:rsidRDefault="007645D4" w:rsidP="00272AC2">
            <w:pPr>
              <w:spacing w:after="120"/>
              <w:rPr>
                <w:sz w:val="20"/>
              </w:rPr>
            </w:pPr>
            <w:r w:rsidRPr="00272AC2">
              <w:rPr>
                <w:sz w:val="20"/>
              </w:rPr>
              <w:t>Ordering Physician, Submitting Pathologist, or Additional Physician</w:t>
            </w:r>
          </w:p>
        </w:tc>
        <w:tc>
          <w:tcPr>
            <w:tcW w:w="4230" w:type="dxa"/>
            <w:tcBorders>
              <w:top w:val="single" w:sz="4" w:space="0" w:color="auto"/>
              <w:left w:val="single" w:sz="4" w:space="0" w:color="auto"/>
              <w:bottom w:val="single" w:sz="4" w:space="0" w:color="auto"/>
              <w:right w:val="single" w:sz="4" w:space="0" w:color="auto"/>
            </w:tcBorders>
            <w:hideMark/>
          </w:tcPr>
          <w:p w14:paraId="16E4AE9D" w14:textId="77777777" w:rsidR="007645D4" w:rsidRPr="00272AC2" w:rsidRDefault="007645D4" w:rsidP="00272AC2">
            <w:pPr>
              <w:spacing w:after="120"/>
              <w:rPr>
                <w:sz w:val="20"/>
              </w:rPr>
            </w:pPr>
            <w:r w:rsidRPr="00272AC2">
              <w:rPr>
                <w:sz w:val="20"/>
              </w:rPr>
              <w:t>The Report To: address selected in SARP is at the top of the list. No other addresses are provided as an option.</w:t>
            </w:r>
          </w:p>
        </w:tc>
      </w:tr>
      <w:tr w:rsidR="007645D4" w:rsidRPr="00272AC2" w14:paraId="16E4AEA3" w14:textId="77777777" w:rsidTr="00CF2F93">
        <w:tc>
          <w:tcPr>
            <w:tcW w:w="1008" w:type="dxa"/>
            <w:tcBorders>
              <w:top w:val="single" w:sz="4" w:space="0" w:color="auto"/>
              <w:left w:val="single" w:sz="4" w:space="0" w:color="auto"/>
              <w:bottom w:val="single" w:sz="4" w:space="0" w:color="auto"/>
              <w:right w:val="single" w:sz="4" w:space="0" w:color="auto"/>
            </w:tcBorders>
            <w:hideMark/>
          </w:tcPr>
          <w:p w14:paraId="16E4AE9F" w14:textId="77777777" w:rsidR="007645D4" w:rsidRPr="00272AC2" w:rsidRDefault="007645D4" w:rsidP="00272AC2">
            <w:pPr>
              <w:spacing w:after="120"/>
              <w:rPr>
                <w:sz w:val="20"/>
              </w:rPr>
            </w:pPr>
            <w:r w:rsidRPr="00272AC2">
              <w:rPr>
                <w:sz w:val="20"/>
              </w:rPr>
              <w:t>FR-1635</w:t>
            </w:r>
          </w:p>
        </w:tc>
        <w:tc>
          <w:tcPr>
            <w:tcW w:w="1544" w:type="dxa"/>
            <w:tcBorders>
              <w:top w:val="single" w:sz="4" w:space="0" w:color="auto"/>
              <w:left w:val="single" w:sz="4" w:space="0" w:color="auto"/>
              <w:bottom w:val="single" w:sz="4" w:space="0" w:color="auto"/>
              <w:right w:val="single" w:sz="4" w:space="0" w:color="auto"/>
            </w:tcBorders>
          </w:tcPr>
          <w:p w14:paraId="16E4AEA0" w14:textId="77777777" w:rsidR="007645D4" w:rsidRPr="00272AC2" w:rsidRDefault="007645D4" w:rsidP="00272AC2">
            <w:pPr>
              <w:spacing w:after="120"/>
              <w:rPr>
                <w:sz w:val="20"/>
              </w:rPr>
            </w:pPr>
          </w:p>
        </w:tc>
        <w:tc>
          <w:tcPr>
            <w:tcW w:w="2596" w:type="dxa"/>
            <w:tcBorders>
              <w:top w:val="single" w:sz="4" w:space="0" w:color="auto"/>
              <w:left w:val="single" w:sz="4" w:space="0" w:color="auto"/>
              <w:bottom w:val="single" w:sz="4" w:space="0" w:color="auto"/>
              <w:right w:val="single" w:sz="4" w:space="0" w:color="auto"/>
            </w:tcBorders>
            <w:hideMark/>
          </w:tcPr>
          <w:p w14:paraId="16E4AEA1" w14:textId="77777777" w:rsidR="007645D4" w:rsidRPr="00272AC2" w:rsidRDefault="007645D4" w:rsidP="00272AC2">
            <w:pPr>
              <w:spacing w:after="120"/>
              <w:rPr>
                <w:sz w:val="20"/>
              </w:rPr>
            </w:pPr>
          </w:p>
        </w:tc>
        <w:tc>
          <w:tcPr>
            <w:tcW w:w="4230" w:type="dxa"/>
            <w:tcBorders>
              <w:top w:val="single" w:sz="4" w:space="0" w:color="auto"/>
              <w:left w:val="single" w:sz="4" w:space="0" w:color="auto"/>
              <w:bottom w:val="single" w:sz="4" w:space="0" w:color="auto"/>
              <w:right w:val="single" w:sz="4" w:space="0" w:color="auto"/>
            </w:tcBorders>
            <w:hideMark/>
          </w:tcPr>
          <w:p w14:paraId="16E4AEA2" w14:textId="77777777" w:rsidR="007645D4" w:rsidRPr="00272AC2" w:rsidRDefault="00D86516" w:rsidP="00272AC2">
            <w:pPr>
              <w:spacing w:after="120"/>
              <w:rPr>
                <w:sz w:val="20"/>
              </w:rPr>
            </w:pPr>
            <w:r w:rsidRPr="00272AC2">
              <w:rPr>
                <w:sz w:val="20"/>
              </w:rPr>
              <w:t>Requirement</w:t>
            </w:r>
            <w:r w:rsidR="009F60A2" w:rsidRPr="00272AC2">
              <w:rPr>
                <w:sz w:val="20"/>
              </w:rPr>
              <w:t xml:space="preserve"> number</w:t>
            </w:r>
            <w:r w:rsidRPr="00272AC2">
              <w:rPr>
                <w:sz w:val="20"/>
              </w:rPr>
              <w:t xml:space="preserve"> unused</w:t>
            </w:r>
          </w:p>
        </w:tc>
      </w:tr>
      <w:tr w:rsidR="007645D4" w:rsidRPr="00272AC2" w14:paraId="16E4AEA8" w14:textId="77777777" w:rsidTr="00CF2F93">
        <w:tc>
          <w:tcPr>
            <w:tcW w:w="1008" w:type="dxa"/>
            <w:tcBorders>
              <w:top w:val="single" w:sz="4" w:space="0" w:color="auto"/>
              <w:left w:val="single" w:sz="4" w:space="0" w:color="auto"/>
              <w:bottom w:val="single" w:sz="4" w:space="0" w:color="auto"/>
              <w:right w:val="single" w:sz="4" w:space="0" w:color="auto"/>
            </w:tcBorders>
          </w:tcPr>
          <w:p w14:paraId="16E4AEA4" w14:textId="77777777" w:rsidR="007645D4" w:rsidRPr="00272AC2" w:rsidRDefault="00AA62A6" w:rsidP="00272AC2">
            <w:pPr>
              <w:spacing w:after="120"/>
              <w:rPr>
                <w:sz w:val="20"/>
              </w:rPr>
            </w:pPr>
            <w:r w:rsidRPr="00272AC2">
              <w:rPr>
                <w:sz w:val="20"/>
              </w:rPr>
              <w:t>FR-1636</w:t>
            </w:r>
          </w:p>
        </w:tc>
        <w:tc>
          <w:tcPr>
            <w:tcW w:w="1544" w:type="dxa"/>
            <w:tcBorders>
              <w:top w:val="single" w:sz="4" w:space="0" w:color="auto"/>
              <w:left w:val="single" w:sz="4" w:space="0" w:color="auto"/>
              <w:bottom w:val="single" w:sz="4" w:space="0" w:color="auto"/>
              <w:right w:val="single" w:sz="4" w:space="0" w:color="auto"/>
            </w:tcBorders>
          </w:tcPr>
          <w:p w14:paraId="16E4AEA5" w14:textId="77777777" w:rsidR="007645D4" w:rsidRPr="00272AC2" w:rsidRDefault="00AA62A6" w:rsidP="00272AC2">
            <w:pPr>
              <w:spacing w:after="120"/>
              <w:rPr>
                <w:sz w:val="20"/>
              </w:rPr>
            </w:pPr>
            <w:r w:rsidRPr="00272AC2">
              <w:rPr>
                <w:sz w:val="20"/>
              </w:rPr>
              <w:t>Any</w:t>
            </w:r>
          </w:p>
        </w:tc>
        <w:tc>
          <w:tcPr>
            <w:tcW w:w="2596" w:type="dxa"/>
            <w:tcBorders>
              <w:top w:val="single" w:sz="4" w:space="0" w:color="auto"/>
              <w:left w:val="single" w:sz="4" w:space="0" w:color="auto"/>
              <w:bottom w:val="single" w:sz="4" w:space="0" w:color="auto"/>
              <w:right w:val="single" w:sz="4" w:space="0" w:color="auto"/>
            </w:tcBorders>
          </w:tcPr>
          <w:p w14:paraId="16E4AEA6" w14:textId="77777777" w:rsidR="007645D4" w:rsidRPr="00272AC2" w:rsidRDefault="00AA62A6" w:rsidP="00272AC2">
            <w:pPr>
              <w:spacing w:after="120"/>
              <w:rPr>
                <w:sz w:val="20"/>
              </w:rPr>
            </w:pPr>
            <w:r w:rsidRPr="00272AC2">
              <w:rPr>
                <w:sz w:val="20"/>
              </w:rPr>
              <w:t>Blank</w:t>
            </w:r>
          </w:p>
        </w:tc>
        <w:tc>
          <w:tcPr>
            <w:tcW w:w="4230" w:type="dxa"/>
            <w:tcBorders>
              <w:top w:val="single" w:sz="4" w:space="0" w:color="auto"/>
              <w:left w:val="single" w:sz="4" w:space="0" w:color="auto"/>
              <w:bottom w:val="single" w:sz="4" w:space="0" w:color="auto"/>
              <w:right w:val="single" w:sz="4" w:space="0" w:color="auto"/>
            </w:tcBorders>
          </w:tcPr>
          <w:p w14:paraId="16E4AEA7" w14:textId="77777777" w:rsidR="00F26A24" w:rsidRPr="00272AC2" w:rsidRDefault="00AA62A6" w:rsidP="00272AC2">
            <w:pPr>
              <w:spacing w:after="120"/>
              <w:rPr>
                <w:sz w:val="20"/>
              </w:rPr>
            </w:pPr>
            <w:r w:rsidRPr="00272AC2">
              <w:rPr>
                <w:sz w:val="20"/>
              </w:rPr>
              <w:t xml:space="preserve">The addresses window contains column headers but no address data. </w:t>
            </w:r>
          </w:p>
        </w:tc>
      </w:tr>
    </w:tbl>
    <w:p w14:paraId="16E4AEA9" w14:textId="77777777" w:rsidR="00F46BDD" w:rsidRPr="00F46BDD" w:rsidRDefault="00F46BDD" w:rsidP="00F46BDD">
      <w:pPr>
        <w:rPr>
          <w:sz w:val="20"/>
        </w:rPr>
      </w:pPr>
    </w:p>
    <w:p w14:paraId="16E4AEAA" w14:textId="77777777" w:rsidR="00F67CE8" w:rsidRPr="000C2EC2" w:rsidRDefault="00AA62A6" w:rsidP="000C2EC2">
      <w:pPr>
        <w:pStyle w:val="Body4"/>
      </w:pPr>
      <w:proofErr w:type="gramStart"/>
      <w:r w:rsidRPr="000C2EC2">
        <w:t>FR-1637-</w:t>
      </w:r>
      <w:r w:rsidR="00F67CE8" w:rsidRPr="000C2EC2">
        <w:t>FR-163</w:t>
      </w:r>
      <w:r w:rsidR="001A70B6" w:rsidRPr="000C2EC2">
        <w:t>8</w:t>
      </w:r>
      <w:r w:rsidR="00F67CE8" w:rsidRPr="000C2EC2">
        <w:t>.</w:t>
      </w:r>
      <w:proofErr w:type="gramEnd"/>
      <w:r w:rsidR="000C2EC2" w:rsidRPr="000C2EC2">
        <w:t xml:space="preserve"> </w:t>
      </w:r>
      <w:r w:rsidR="00F67CE8" w:rsidRPr="000C2EC2">
        <w:t xml:space="preserve"> These requirements numbers reserved for additional address sorting requirements</w:t>
      </w:r>
    </w:p>
    <w:p w14:paraId="16E4AEAB" w14:textId="77777777" w:rsidR="001A70B6" w:rsidRPr="000C2EC2" w:rsidRDefault="001A70B6" w:rsidP="000C2EC2">
      <w:pPr>
        <w:pStyle w:val="Body4"/>
      </w:pPr>
      <w:proofErr w:type="gramStart"/>
      <w:r w:rsidRPr="000C2EC2">
        <w:t>FR-1639.</w:t>
      </w:r>
      <w:proofErr w:type="gramEnd"/>
      <w:r w:rsidR="000C2EC2" w:rsidRPr="000C2EC2">
        <w:t xml:space="preserve"> </w:t>
      </w:r>
      <w:r w:rsidRPr="000C2EC2">
        <w:t xml:space="preserve"> Addresses of address type “Other” do not appear in the address window. (Our users use “Other” to deprecate addresses).</w:t>
      </w:r>
    </w:p>
    <w:p w14:paraId="16E4AEAC" w14:textId="77777777" w:rsidR="00F67CE8" w:rsidRPr="000C2EC2" w:rsidRDefault="00AA62A6" w:rsidP="000C2EC2">
      <w:pPr>
        <w:pStyle w:val="Body4"/>
      </w:pPr>
      <w:proofErr w:type="gramStart"/>
      <w:r w:rsidRPr="000C2EC2">
        <w:t>FR-1640</w:t>
      </w:r>
      <w:r w:rsidR="00F67CE8" w:rsidRPr="000C2EC2">
        <w:t>.</w:t>
      </w:r>
      <w:proofErr w:type="gramEnd"/>
      <w:r w:rsidR="000C2EC2" w:rsidRPr="000C2EC2">
        <w:t xml:space="preserve"> </w:t>
      </w:r>
      <w:r w:rsidR="00F67CE8" w:rsidRPr="000C2EC2">
        <w:t xml:space="preserve"> Only domestic addresses appear in the addresses window.  Domestic addresses are determined by a SARP standard algorithm which parses the Country field of an address, matching for various forms of ‘USA’. A null or blank country is also considered a domestic address. </w:t>
      </w:r>
    </w:p>
    <w:p w14:paraId="16E4AEAD" w14:textId="77777777" w:rsidR="007645D4" w:rsidRPr="000C2EC2" w:rsidRDefault="007645D4" w:rsidP="000C2EC2">
      <w:pPr>
        <w:pStyle w:val="Body4"/>
      </w:pPr>
      <w:r w:rsidRPr="000C2EC2">
        <w:t>The addresses box has the following columns:</w:t>
      </w:r>
    </w:p>
    <w:tbl>
      <w:tblPr>
        <w:tblStyle w:val="TableGrid"/>
        <w:tblW w:w="0" w:type="auto"/>
        <w:tblLook w:val="04A0" w:firstRow="1" w:lastRow="0" w:firstColumn="1" w:lastColumn="0" w:noHBand="0" w:noVBand="1"/>
      </w:tblPr>
      <w:tblGrid>
        <w:gridCol w:w="1098"/>
        <w:gridCol w:w="1440"/>
        <w:gridCol w:w="2700"/>
        <w:gridCol w:w="4338"/>
      </w:tblGrid>
      <w:tr w:rsidR="007645D4" w:rsidRPr="00272AC2" w14:paraId="16E4AEB2" w14:textId="77777777" w:rsidTr="000B6E16">
        <w:tc>
          <w:tcPr>
            <w:tcW w:w="1098" w:type="dxa"/>
          </w:tcPr>
          <w:p w14:paraId="16E4AEAE" w14:textId="77777777" w:rsidR="007645D4" w:rsidRPr="00272AC2" w:rsidRDefault="007645D4" w:rsidP="00272AC2">
            <w:pPr>
              <w:spacing w:after="120"/>
              <w:rPr>
                <w:sz w:val="20"/>
              </w:rPr>
            </w:pPr>
            <w:r w:rsidRPr="00272AC2">
              <w:rPr>
                <w:sz w:val="20"/>
              </w:rPr>
              <w:t>FR-#</w:t>
            </w:r>
          </w:p>
        </w:tc>
        <w:tc>
          <w:tcPr>
            <w:tcW w:w="1440" w:type="dxa"/>
          </w:tcPr>
          <w:p w14:paraId="16E4AEAF" w14:textId="77777777" w:rsidR="007645D4" w:rsidRPr="00272AC2" w:rsidRDefault="007645D4" w:rsidP="00272AC2">
            <w:pPr>
              <w:spacing w:after="120"/>
              <w:rPr>
                <w:sz w:val="20"/>
              </w:rPr>
            </w:pPr>
            <w:r w:rsidRPr="00272AC2">
              <w:rPr>
                <w:sz w:val="20"/>
              </w:rPr>
              <w:t>Column Name</w:t>
            </w:r>
          </w:p>
        </w:tc>
        <w:tc>
          <w:tcPr>
            <w:tcW w:w="2700" w:type="dxa"/>
          </w:tcPr>
          <w:p w14:paraId="16E4AEB0" w14:textId="77777777" w:rsidR="007645D4" w:rsidRPr="00272AC2" w:rsidRDefault="007645D4" w:rsidP="00272AC2">
            <w:pPr>
              <w:spacing w:after="120"/>
              <w:rPr>
                <w:sz w:val="20"/>
              </w:rPr>
            </w:pPr>
            <w:r w:rsidRPr="00272AC2">
              <w:rPr>
                <w:sz w:val="20"/>
              </w:rPr>
              <w:t>Description</w:t>
            </w:r>
          </w:p>
        </w:tc>
        <w:tc>
          <w:tcPr>
            <w:tcW w:w="4338" w:type="dxa"/>
          </w:tcPr>
          <w:p w14:paraId="16E4AEB1" w14:textId="77777777" w:rsidR="007645D4" w:rsidRPr="00272AC2" w:rsidRDefault="007645D4" w:rsidP="00272AC2">
            <w:pPr>
              <w:spacing w:after="120"/>
              <w:rPr>
                <w:sz w:val="20"/>
              </w:rPr>
            </w:pPr>
            <w:r w:rsidRPr="00272AC2">
              <w:rPr>
                <w:sz w:val="20"/>
              </w:rPr>
              <w:t>Source</w:t>
            </w:r>
          </w:p>
        </w:tc>
      </w:tr>
      <w:tr w:rsidR="007645D4" w:rsidRPr="00272AC2" w14:paraId="16E4AEB7" w14:textId="77777777" w:rsidTr="000B6E16">
        <w:tc>
          <w:tcPr>
            <w:tcW w:w="1098" w:type="dxa"/>
          </w:tcPr>
          <w:p w14:paraId="16E4AEB3" w14:textId="77777777" w:rsidR="007645D4" w:rsidRPr="00272AC2" w:rsidRDefault="007645D4" w:rsidP="00272AC2">
            <w:pPr>
              <w:spacing w:after="120"/>
              <w:rPr>
                <w:sz w:val="20"/>
              </w:rPr>
            </w:pPr>
            <w:r w:rsidRPr="00272AC2">
              <w:rPr>
                <w:sz w:val="20"/>
              </w:rPr>
              <w:t>FR-1641</w:t>
            </w:r>
          </w:p>
        </w:tc>
        <w:tc>
          <w:tcPr>
            <w:tcW w:w="1440" w:type="dxa"/>
          </w:tcPr>
          <w:p w14:paraId="16E4AEB4" w14:textId="77777777" w:rsidR="007645D4" w:rsidRPr="00272AC2" w:rsidRDefault="007645D4" w:rsidP="00272AC2">
            <w:pPr>
              <w:spacing w:after="120"/>
              <w:rPr>
                <w:sz w:val="20"/>
              </w:rPr>
            </w:pPr>
            <w:r w:rsidRPr="00272AC2">
              <w:rPr>
                <w:sz w:val="20"/>
              </w:rPr>
              <w:t>Fax Number</w:t>
            </w:r>
          </w:p>
        </w:tc>
        <w:tc>
          <w:tcPr>
            <w:tcW w:w="2700" w:type="dxa"/>
          </w:tcPr>
          <w:p w14:paraId="16E4AEB5" w14:textId="77777777" w:rsidR="007645D4" w:rsidRPr="00272AC2" w:rsidRDefault="007645D4" w:rsidP="00272AC2">
            <w:pPr>
              <w:spacing w:after="120"/>
              <w:rPr>
                <w:sz w:val="20"/>
              </w:rPr>
            </w:pPr>
            <w:r w:rsidRPr="00272AC2">
              <w:rPr>
                <w:sz w:val="20"/>
              </w:rPr>
              <w:t>The number to send the fax to.</w:t>
            </w:r>
          </w:p>
        </w:tc>
        <w:tc>
          <w:tcPr>
            <w:tcW w:w="4338" w:type="dxa"/>
          </w:tcPr>
          <w:p w14:paraId="16E4AEB6" w14:textId="77777777" w:rsidR="007645D4" w:rsidRPr="00272AC2" w:rsidRDefault="007645D4" w:rsidP="00272AC2">
            <w:pPr>
              <w:spacing w:after="120"/>
              <w:rPr>
                <w:sz w:val="20"/>
              </w:rPr>
            </w:pPr>
            <w:r w:rsidRPr="00272AC2">
              <w:rPr>
                <w:sz w:val="20"/>
              </w:rPr>
              <w:t>In CRM, the Fax field of the selected address.</w:t>
            </w:r>
          </w:p>
        </w:tc>
      </w:tr>
      <w:tr w:rsidR="00876970" w:rsidRPr="00272AC2" w14:paraId="16E4AEBC" w14:textId="77777777" w:rsidTr="000B6E16">
        <w:tc>
          <w:tcPr>
            <w:tcW w:w="1098" w:type="dxa"/>
          </w:tcPr>
          <w:p w14:paraId="16E4AEB8" w14:textId="77777777" w:rsidR="00876970" w:rsidRPr="00272AC2" w:rsidRDefault="00876970" w:rsidP="00272AC2">
            <w:pPr>
              <w:spacing w:after="120"/>
              <w:rPr>
                <w:sz w:val="20"/>
              </w:rPr>
            </w:pPr>
            <w:r w:rsidRPr="00272AC2">
              <w:rPr>
                <w:sz w:val="20"/>
              </w:rPr>
              <w:t>FR-1641a.</w:t>
            </w:r>
          </w:p>
        </w:tc>
        <w:tc>
          <w:tcPr>
            <w:tcW w:w="1440" w:type="dxa"/>
          </w:tcPr>
          <w:p w14:paraId="16E4AEB9" w14:textId="77777777" w:rsidR="00876970" w:rsidRPr="00272AC2" w:rsidRDefault="00876970" w:rsidP="00272AC2">
            <w:pPr>
              <w:spacing w:after="120"/>
              <w:rPr>
                <w:sz w:val="20"/>
              </w:rPr>
            </w:pPr>
            <w:r w:rsidRPr="00272AC2">
              <w:rPr>
                <w:sz w:val="20"/>
              </w:rPr>
              <w:t>Phone Number</w:t>
            </w:r>
          </w:p>
        </w:tc>
        <w:tc>
          <w:tcPr>
            <w:tcW w:w="2700" w:type="dxa"/>
          </w:tcPr>
          <w:p w14:paraId="16E4AEBA" w14:textId="77777777" w:rsidR="00876970" w:rsidRPr="00272AC2" w:rsidRDefault="00876970" w:rsidP="00272AC2">
            <w:pPr>
              <w:spacing w:after="120"/>
              <w:rPr>
                <w:sz w:val="20"/>
              </w:rPr>
            </w:pPr>
            <w:r w:rsidRPr="00272AC2">
              <w:rPr>
                <w:sz w:val="20"/>
              </w:rPr>
              <w:t>The phone number that will appear on the fax coversheet.</w:t>
            </w:r>
          </w:p>
        </w:tc>
        <w:tc>
          <w:tcPr>
            <w:tcW w:w="4338" w:type="dxa"/>
          </w:tcPr>
          <w:p w14:paraId="16E4AEBB" w14:textId="77777777" w:rsidR="00876970" w:rsidRPr="00272AC2" w:rsidRDefault="00876970" w:rsidP="00272AC2">
            <w:pPr>
              <w:spacing w:after="120"/>
              <w:rPr>
                <w:sz w:val="20"/>
              </w:rPr>
            </w:pPr>
            <w:r w:rsidRPr="00272AC2">
              <w:rPr>
                <w:sz w:val="20"/>
              </w:rPr>
              <w:t>In CRM, the Phone field of the selected address.</w:t>
            </w:r>
          </w:p>
        </w:tc>
      </w:tr>
      <w:tr w:rsidR="007645D4" w:rsidRPr="00272AC2" w14:paraId="16E4AEC1" w14:textId="77777777" w:rsidTr="000B6E16">
        <w:tc>
          <w:tcPr>
            <w:tcW w:w="1098" w:type="dxa"/>
          </w:tcPr>
          <w:p w14:paraId="16E4AEBD" w14:textId="77777777" w:rsidR="007645D4" w:rsidRPr="00272AC2" w:rsidRDefault="007645D4" w:rsidP="00272AC2">
            <w:pPr>
              <w:spacing w:after="120"/>
              <w:rPr>
                <w:sz w:val="20"/>
              </w:rPr>
            </w:pPr>
            <w:r w:rsidRPr="00272AC2">
              <w:rPr>
                <w:sz w:val="20"/>
              </w:rPr>
              <w:t>FR-1642</w:t>
            </w:r>
          </w:p>
        </w:tc>
        <w:tc>
          <w:tcPr>
            <w:tcW w:w="1440" w:type="dxa"/>
          </w:tcPr>
          <w:p w14:paraId="16E4AEBE" w14:textId="77777777" w:rsidR="007645D4" w:rsidRPr="00272AC2" w:rsidRDefault="007645D4" w:rsidP="00272AC2">
            <w:pPr>
              <w:spacing w:after="120"/>
              <w:rPr>
                <w:sz w:val="20"/>
              </w:rPr>
            </w:pPr>
            <w:r w:rsidRPr="00272AC2">
              <w:rPr>
                <w:sz w:val="20"/>
              </w:rPr>
              <w:t>Attention</w:t>
            </w:r>
          </w:p>
        </w:tc>
        <w:tc>
          <w:tcPr>
            <w:tcW w:w="2700" w:type="dxa"/>
          </w:tcPr>
          <w:p w14:paraId="16E4AEBF" w14:textId="77777777" w:rsidR="007645D4" w:rsidRPr="00272AC2" w:rsidRDefault="007645D4" w:rsidP="00272AC2">
            <w:pPr>
              <w:spacing w:after="120"/>
              <w:rPr>
                <w:sz w:val="20"/>
              </w:rPr>
            </w:pPr>
            <w:r w:rsidRPr="00272AC2">
              <w:rPr>
                <w:sz w:val="20"/>
              </w:rPr>
              <w:t>The addressee for the fax.</w:t>
            </w:r>
          </w:p>
        </w:tc>
        <w:tc>
          <w:tcPr>
            <w:tcW w:w="4338" w:type="dxa"/>
          </w:tcPr>
          <w:p w14:paraId="16E4AEC0" w14:textId="77777777" w:rsidR="007645D4" w:rsidRPr="00272AC2" w:rsidRDefault="007645D4" w:rsidP="00272AC2">
            <w:pPr>
              <w:spacing w:after="120"/>
              <w:rPr>
                <w:sz w:val="20"/>
              </w:rPr>
            </w:pPr>
            <w:r w:rsidRPr="00272AC2">
              <w:rPr>
                <w:sz w:val="20"/>
              </w:rPr>
              <w:t xml:space="preserve">In CRM, the Attention field of the selected address. If the Attention field is blank, use the Account name for accounts and Contact Full Name for contacts. </w:t>
            </w:r>
          </w:p>
        </w:tc>
      </w:tr>
      <w:tr w:rsidR="007645D4" w:rsidRPr="00272AC2" w14:paraId="16E4AEC6" w14:textId="77777777" w:rsidTr="000B6E16">
        <w:tc>
          <w:tcPr>
            <w:tcW w:w="1098" w:type="dxa"/>
          </w:tcPr>
          <w:p w14:paraId="16E4AEC2" w14:textId="77777777" w:rsidR="007645D4" w:rsidRPr="00272AC2" w:rsidRDefault="007645D4" w:rsidP="00272AC2">
            <w:pPr>
              <w:spacing w:after="120"/>
              <w:rPr>
                <w:sz w:val="20"/>
              </w:rPr>
            </w:pPr>
            <w:r w:rsidRPr="00272AC2">
              <w:rPr>
                <w:sz w:val="20"/>
              </w:rPr>
              <w:t>FR-1643</w:t>
            </w:r>
          </w:p>
        </w:tc>
        <w:tc>
          <w:tcPr>
            <w:tcW w:w="1440" w:type="dxa"/>
          </w:tcPr>
          <w:p w14:paraId="16E4AEC3" w14:textId="77777777" w:rsidR="007645D4" w:rsidRPr="00272AC2" w:rsidRDefault="007645D4" w:rsidP="00272AC2">
            <w:pPr>
              <w:spacing w:after="120"/>
              <w:rPr>
                <w:sz w:val="20"/>
              </w:rPr>
            </w:pPr>
            <w:r w:rsidRPr="00272AC2">
              <w:rPr>
                <w:sz w:val="20"/>
              </w:rPr>
              <w:t>Address Type</w:t>
            </w:r>
          </w:p>
        </w:tc>
        <w:tc>
          <w:tcPr>
            <w:tcW w:w="2700" w:type="dxa"/>
          </w:tcPr>
          <w:p w14:paraId="16E4AEC4" w14:textId="77777777" w:rsidR="007645D4" w:rsidRPr="00272AC2" w:rsidRDefault="007645D4" w:rsidP="00272AC2">
            <w:pPr>
              <w:spacing w:after="120"/>
              <w:rPr>
                <w:sz w:val="20"/>
              </w:rPr>
            </w:pPr>
            <w:r w:rsidRPr="00272AC2">
              <w:rPr>
                <w:sz w:val="20"/>
              </w:rPr>
              <w:t>The CRM address type of this address.</w:t>
            </w:r>
          </w:p>
        </w:tc>
        <w:tc>
          <w:tcPr>
            <w:tcW w:w="4338" w:type="dxa"/>
          </w:tcPr>
          <w:p w14:paraId="16E4AEC5" w14:textId="77777777" w:rsidR="007645D4" w:rsidRPr="00272AC2" w:rsidRDefault="007645D4" w:rsidP="00272AC2">
            <w:pPr>
              <w:spacing w:after="120"/>
              <w:rPr>
                <w:sz w:val="20"/>
              </w:rPr>
            </w:pPr>
            <w:r w:rsidRPr="00272AC2">
              <w:rPr>
                <w:sz w:val="20"/>
              </w:rPr>
              <w:t>In CRM, the Address Type field of the selected address.</w:t>
            </w:r>
          </w:p>
        </w:tc>
      </w:tr>
      <w:tr w:rsidR="007340B5" w:rsidRPr="00272AC2" w14:paraId="16E4AECB" w14:textId="77777777" w:rsidTr="000B6E16">
        <w:tc>
          <w:tcPr>
            <w:tcW w:w="1098" w:type="dxa"/>
          </w:tcPr>
          <w:p w14:paraId="16E4AEC7" w14:textId="77777777" w:rsidR="007340B5" w:rsidRPr="00272AC2" w:rsidRDefault="007340B5" w:rsidP="00272AC2">
            <w:pPr>
              <w:spacing w:after="120"/>
              <w:rPr>
                <w:sz w:val="20"/>
              </w:rPr>
            </w:pPr>
            <w:r w:rsidRPr="00272AC2">
              <w:rPr>
                <w:sz w:val="20"/>
              </w:rPr>
              <w:t>FR-1644</w:t>
            </w:r>
          </w:p>
        </w:tc>
        <w:tc>
          <w:tcPr>
            <w:tcW w:w="1440" w:type="dxa"/>
          </w:tcPr>
          <w:p w14:paraId="16E4AEC8" w14:textId="77777777" w:rsidR="007340B5" w:rsidRPr="00272AC2" w:rsidRDefault="007340B5" w:rsidP="00272AC2">
            <w:pPr>
              <w:spacing w:after="120"/>
              <w:rPr>
                <w:sz w:val="20"/>
              </w:rPr>
            </w:pPr>
            <w:r w:rsidRPr="00272AC2">
              <w:rPr>
                <w:sz w:val="20"/>
              </w:rPr>
              <w:t>Modified On</w:t>
            </w:r>
          </w:p>
        </w:tc>
        <w:tc>
          <w:tcPr>
            <w:tcW w:w="2700" w:type="dxa"/>
          </w:tcPr>
          <w:p w14:paraId="16E4AEC9" w14:textId="77777777" w:rsidR="007340B5" w:rsidRPr="00272AC2" w:rsidRDefault="007340B5" w:rsidP="00272AC2">
            <w:pPr>
              <w:spacing w:after="120"/>
              <w:rPr>
                <w:sz w:val="20"/>
              </w:rPr>
            </w:pPr>
            <w:r w:rsidRPr="00272AC2">
              <w:rPr>
                <w:sz w:val="20"/>
              </w:rPr>
              <w:t>The date that this address was last modified.</w:t>
            </w:r>
          </w:p>
        </w:tc>
        <w:tc>
          <w:tcPr>
            <w:tcW w:w="4338" w:type="dxa"/>
          </w:tcPr>
          <w:p w14:paraId="16E4AECA" w14:textId="77777777" w:rsidR="007340B5" w:rsidRPr="00272AC2" w:rsidRDefault="007340B5" w:rsidP="00272AC2">
            <w:pPr>
              <w:spacing w:after="120"/>
              <w:rPr>
                <w:sz w:val="20"/>
              </w:rPr>
            </w:pPr>
            <w:r w:rsidRPr="00272AC2">
              <w:rPr>
                <w:sz w:val="20"/>
              </w:rPr>
              <w:t xml:space="preserve">In CRM, the Last Modified date of the contact or account. </w:t>
            </w:r>
          </w:p>
        </w:tc>
      </w:tr>
    </w:tbl>
    <w:p w14:paraId="16E4AECC" w14:textId="77777777" w:rsidR="007645D4" w:rsidRPr="00F46BDD" w:rsidRDefault="007645D4" w:rsidP="00272AC2">
      <w:pPr>
        <w:rPr>
          <w:sz w:val="20"/>
        </w:rPr>
      </w:pPr>
    </w:p>
    <w:p w14:paraId="16E4AECD" w14:textId="77777777" w:rsidR="007645D4" w:rsidRPr="000C2EC2" w:rsidRDefault="007645D4" w:rsidP="000C2EC2">
      <w:pPr>
        <w:pStyle w:val="Body4"/>
      </w:pPr>
      <w:r w:rsidRPr="000C2EC2">
        <w:t>FR-164</w:t>
      </w:r>
      <w:r w:rsidR="007340B5" w:rsidRPr="000C2EC2">
        <w:t>5</w:t>
      </w:r>
      <w:r w:rsidR="008054EB" w:rsidRPr="000C2EC2">
        <w:t xml:space="preserve"> – FR-1647.</w:t>
      </w:r>
      <w:r w:rsidR="000C2EC2" w:rsidRPr="000C2EC2">
        <w:t xml:space="preserve"> </w:t>
      </w:r>
      <w:r w:rsidR="008054EB" w:rsidRPr="000C2EC2">
        <w:t xml:space="preserve"> </w:t>
      </w:r>
      <w:proofErr w:type="gramStart"/>
      <w:r w:rsidR="008054EB" w:rsidRPr="000C2EC2">
        <w:t>The</w:t>
      </w:r>
      <w:r w:rsidRPr="000C2EC2">
        <w:t>s</w:t>
      </w:r>
      <w:r w:rsidR="008054EB" w:rsidRPr="000C2EC2">
        <w:t>e</w:t>
      </w:r>
      <w:r w:rsidRPr="000C2EC2">
        <w:t xml:space="preserve"> requirement number</w:t>
      </w:r>
      <w:r w:rsidR="008054EB" w:rsidRPr="000C2EC2">
        <w:t>s</w:t>
      </w:r>
      <w:r w:rsidRPr="000C2EC2">
        <w:t xml:space="preserve"> unused.</w:t>
      </w:r>
      <w:proofErr w:type="gramEnd"/>
      <w:r w:rsidRPr="000C2EC2">
        <w:t xml:space="preserve"> </w:t>
      </w:r>
    </w:p>
    <w:p w14:paraId="16E4AECE" w14:textId="77777777" w:rsidR="007645D4" w:rsidRPr="000C2EC2" w:rsidRDefault="007645D4" w:rsidP="000C2EC2">
      <w:pPr>
        <w:pStyle w:val="Body4"/>
      </w:pPr>
      <w:proofErr w:type="gramStart"/>
      <w:r w:rsidRPr="000C2EC2">
        <w:t>FR-1648.</w:t>
      </w:r>
      <w:proofErr w:type="gramEnd"/>
      <w:r w:rsidR="000C2EC2" w:rsidRPr="000C2EC2">
        <w:t xml:space="preserve"> </w:t>
      </w:r>
      <w:r w:rsidRPr="000C2EC2">
        <w:t xml:space="preserve"> When the addresses box is populated (for example, when the Recipient dropdown is changed), the first row in the box is selected.</w:t>
      </w:r>
    </w:p>
    <w:p w14:paraId="16E4AECF" w14:textId="77777777" w:rsidR="007645D4" w:rsidRPr="000C2EC2" w:rsidRDefault="007645D4" w:rsidP="000C2EC2">
      <w:pPr>
        <w:pStyle w:val="Body4"/>
      </w:pPr>
      <w:proofErr w:type="gramStart"/>
      <w:r w:rsidRPr="000C2EC2">
        <w:t>FR-1649-FR-1650.</w:t>
      </w:r>
      <w:proofErr w:type="gramEnd"/>
      <w:r w:rsidRPr="000C2EC2">
        <w:t xml:space="preserve"> </w:t>
      </w:r>
      <w:r w:rsidR="000C2EC2" w:rsidRPr="000C2EC2">
        <w:t xml:space="preserve"> </w:t>
      </w:r>
      <w:proofErr w:type="gramStart"/>
      <w:r w:rsidRPr="000C2EC2">
        <w:t>These requirements unused.</w:t>
      </w:r>
      <w:proofErr w:type="gramEnd"/>
    </w:p>
    <w:p w14:paraId="16E4AED0" w14:textId="77777777" w:rsidR="007645D4" w:rsidRDefault="007340B5" w:rsidP="007645D4">
      <w:pPr>
        <w:pStyle w:val="Heading4"/>
        <w:numPr>
          <w:ilvl w:val="3"/>
          <w:numId w:val="36"/>
        </w:numPr>
        <w:ind w:left="2160" w:hanging="1080"/>
      </w:pPr>
      <w:r>
        <w:t xml:space="preserve">Attention, Fax Number, </w:t>
      </w:r>
      <w:r w:rsidR="007645D4">
        <w:t>Edit</w:t>
      </w:r>
      <w:r>
        <w:t>, and Phone Number</w:t>
      </w:r>
    </w:p>
    <w:p w14:paraId="16E4AED1" w14:textId="77777777" w:rsidR="007645D4" w:rsidRPr="000C2EC2" w:rsidRDefault="007645D4" w:rsidP="000C2EC2">
      <w:pPr>
        <w:pStyle w:val="Body4"/>
      </w:pPr>
      <w:proofErr w:type="gramStart"/>
      <w:r w:rsidRPr="000C2EC2">
        <w:t>FR-1651.</w:t>
      </w:r>
      <w:proofErr w:type="gramEnd"/>
      <w:r w:rsidRPr="000C2EC2">
        <w:t xml:space="preserve"> </w:t>
      </w:r>
      <w:r w:rsidR="000C2EC2" w:rsidRPr="000C2EC2">
        <w:t xml:space="preserve"> </w:t>
      </w:r>
      <w:r w:rsidRPr="000C2EC2">
        <w:t xml:space="preserve">When a row in the addresses box is selected, the </w:t>
      </w:r>
      <w:r w:rsidR="007340B5" w:rsidRPr="000C2EC2">
        <w:t xml:space="preserve">Phone Number, </w:t>
      </w:r>
      <w:r w:rsidRPr="000C2EC2">
        <w:t>Attention: and Fax Number:</w:t>
      </w:r>
      <w:r w:rsidR="007340B5" w:rsidRPr="000C2EC2">
        <w:t xml:space="preserve"> </w:t>
      </w:r>
      <w:r w:rsidR="000C2EC2" w:rsidRPr="000C2EC2">
        <w:t xml:space="preserve"> </w:t>
      </w:r>
      <w:r w:rsidR="007340B5" w:rsidRPr="000C2EC2">
        <w:t xml:space="preserve">fields are populated with the Phone Number, </w:t>
      </w:r>
      <w:r w:rsidRPr="000C2EC2">
        <w:t xml:space="preserve">Attention and Fax Number values from the selected row in the grid. </w:t>
      </w:r>
    </w:p>
    <w:p w14:paraId="16E4AED2" w14:textId="77777777" w:rsidR="007645D4" w:rsidRPr="000C2EC2" w:rsidRDefault="007645D4" w:rsidP="000C2EC2">
      <w:pPr>
        <w:pStyle w:val="Body4"/>
      </w:pPr>
      <w:proofErr w:type="gramStart"/>
      <w:r w:rsidRPr="000C2EC2">
        <w:t>FR-1652.</w:t>
      </w:r>
      <w:proofErr w:type="gramEnd"/>
      <w:r w:rsidRPr="000C2EC2">
        <w:t xml:space="preserve"> </w:t>
      </w:r>
      <w:r w:rsidR="000C2EC2" w:rsidRPr="000C2EC2">
        <w:t xml:space="preserve"> </w:t>
      </w:r>
      <w:r w:rsidRPr="000C2EC2">
        <w:t>The Attention field is always editable by the user.</w:t>
      </w:r>
    </w:p>
    <w:p w14:paraId="16E4AED3" w14:textId="77777777" w:rsidR="007645D4" w:rsidRPr="000C2EC2" w:rsidRDefault="007645D4" w:rsidP="000C2EC2">
      <w:pPr>
        <w:pStyle w:val="Body4"/>
      </w:pPr>
      <w:proofErr w:type="gramStart"/>
      <w:r w:rsidRPr="000C2EC2">
        <w:t>FR-1653.</w:t>
      </w:r>
      <w:proofErr w:type="gramEnd"/>
      <w:r w:rsidRPr="000C2EC2">
        <w:t xml:space="preserve"> </w:t>
      </w:r>
      <w:r w:rsidR="000C2EC2" w:rsidRPr="000C2EC2">
        <w:t xml:space="preserve"> </w:t>
      </w:r>
      <w:r w:rsidRPr="000C2EC2">
        <w:t xml:space="preserve">The Fax Number field is only editable by the user if the Edit checkbox is checked. </w:t>
      </w:r>
    </w:p>
    <w:p w14:paraId="16E4AED4" w14:textId="77777777" w:rsidR="007645D4" w:rsidRPr="000C2EC2" w:rsidRDefault="007645D4" w:rsidP="000C2EC2">
      <w:pPr>
        <w:pStyle w:val="Body4"/>
      </w:pPr>
      <w:proofErr w:type="gramStart"/>
      <w:r w:rsidRPr="000C2EC2">
        <w:t>FR-1654.</w:t>
      </w:r>
      <w:proofErr w:type="gramEnd"/>
      <w:r w:rsidRPr="000C2EC2">
        <w:t xml:space="preserve"> </w:t>
      </w:r>
      <w:r w:rsidR="000C2EC2" w:rsidRPr="000C2EC2">
        <w:t xml:space="preserve"> </w:t>
      </w:r>
      <w:r w:rsidRPr="000C2EC2">
        <w:t xml:space="preserve">When the Edit checkbox is checked, then unchecked, the value of the Fax Number field should revert to the Fax Number in the selected grid. </w:t>
      </w:r>
      <w:r w:rsidR="00F46BDD">
        <w:t xml:space="preserve"> </w:t>
      </w:r>
      <w:r w:rsidRPr="000C2EC2">
        <w:t>This requirement ensures that the value of the Edit checkbox can be used to audit whether the fax number was manually edited.</w:t>
      </w:r>
    </w:p>
    <w:p w14:paraId="16E4AED5" w14:textId="77777777" w:rsidR="007340B5" w:rsidRPr="000C2EC2" w:rsidRDefault="007340B5" w:rsidP="000C2EC2">
      <w:pPr>
        <w:pStyle w:val="Body4"/>
      </w:pPr>
      <w:proofErr w:type="gramStart"/>
      <w:r w:rsidRPr="000C2EC2">
        <w:t>FR-1654a.</w:t>
      </w:r>
      <w:proofErr w:type="gramEnd"/>
      <w:r w:rsidRPr="000C2EC2">
        <w:t xml:space="preserve"> </w:t>
      </w:r>
      <w:r w:rsidR="000C2EC2" w:rsidRPr="000C2EC2">
        <w:t xml:space="preserve"> </w:t>
      </w:r>
      <w:r w:rsidRPr="000C2EC2">
        <w:t xml:space="preserve">If the address is reselected in the address grid, the Edit box should become unchecked again. </w:t>
      </w:r>
    </w:p>
    <w:p w14:paraId="16E4AED6" w14:textId="77777777" w:rsidR="003C1681" w:rsidRPr="000C2EC2" w:rsidRDefault="00B55D37" w:rsidP="000C2EC2">
      <w:pPr>
        <w:pStyle w:val="Body4"/>
      </w:pPr>
      <w:proofErr w:type="gramStart"/>
      <w:r w:rsidRPr="000C2EC2">
        <w:t>FR-1655</w:t>
      </w:r>
      <w:r w:rsidR="003C1681" w:rsidRPr="000C2EC2">
        <w:t>.</w:t>
      </w:r>
      <w:proofErr w:type="gramEnd"/>
      <w:r w:rsidR="003C1681" w:rsidRPr="000C2EC2">
        <w:t xml:space="preserve"> </w:t>
      </w:r>
      <w:r w:rsidR="000C2EC2" w:rsidRPr="000C2EC2">
        <w:t xml:space="preserve"> </w:t>
      </w:r>
      <w:r w:rsidR="003C1681" w:rsidRPr="000C2EC2">
        <w:t xml:space="preserve">The Phone Number field is always editable by the user. </w:t>
      </w:r>
    </w:p>
    <w:p w14:paraId="16E4AED7" w14:textId="77777777" w:rsidR="00AA62A6" w:rsidRPr="000C2EC2" w:rsidRDefault="00B55D37" w:rsidP="000C2EC2">
      <w:pPr>
        <w:pStyle w:val="Body4"/>
      </w:pPr>
      <w:proofErr w:type="gramStart"/>
      <w:r w:rsidRPr="000C2EC2">
        <w:t>FR-1656</w:t>
      </w:r>
      <w:r w:rsidR="00AA62A6" w:rsidRPr="000C2EC2">
        <w:t>.</w:t>
      </w:r>
      <w:proofErr w:type="gramEnd"/>
      <w:r w:rsidR="000C2EC2" w:rsidRPr="000C2EC2">
        <w:t xml:space="preserve"> </w:t>
      </w:r>
      <w:r w:rsidR="00AA62A6" w:rsidRPr="000C2EC2">
        <w:t xml:space="preserve"> If the Addresses box is empty (for example, when the blank recipient is selected), then the Attention, Fax Number, Edit, and Phone Number elements are blank and the user is not allowed to interact with them.</w:t>
      </w:r>
    </w:p>
    <w:p w14:paraId="16E4AED8" w14:textId="77777777" w:rsidR="00B55D37" w:rsidRPr="000C2EC2" w:rsidRDefault="00B55D37" w:rsidP="000C2EC2">
      <w:pPr>
        <w:pStyle w:val="Body4"/>
      </w:pPr>
      <w:proofErr w:type="gramStart"/>
      <w:r w:rsidRPr="000C2EC2">
        <w:t>FR-1657.</w:t>
      </w:r>
      <w:proofErr w:type="gramEnd"/>
      <w:r w:rsidR="000C2EC2" w:rsidRPr="000C2EC2">
        <w:t xml:space="preserve"> </w:t>
      </w:r>
      <w:r w:rsidRPr="000C2EC2">
        <w:t xml:space="preserve"> Fax numbers are expected </w:t>
      </w:r>
      <w:r w:rsidR="00DC01B2" w:rsidRPr="000C2EC2">
        <w:t xml:space="preserve">to have the following format: </w:t>
      </w:r>
      <w:r w:rsidRPr="000C2EC2">
        <w:t xml:space="preserve"> xxx-xxx-</w:t>
      </w:r>
      <w:proofErr w:type="spellStart"/>
      <w:r w:rsidRPr="000C2EC2">
        <w:t>xxxx</w:t>
      </w:r>
      <w:proofErr w:type="spellEnd"/>
      <w:r w:rsidRPr="000C2EC2">
        <w:t xml:space="preserve">. </w:t>
      </w:r>
    </w:p>
    <w:p w14:paraId="16E4AED9" w14:textId="77777777" w:rsidR="00B55D37" w:rsidRPr="000C2EC2" w:rsidRDefault="00B55D37" w:rsidP="000C2EC2">
      <w:pPr>
        <w:pStyle w:val="Body4"/>
      </w:pPr>
      <w:proofErr w:type="gramStart"/>
      <w:r w:rsidRPr="000C2EC2">
        <w:t>FR-1658.</w:t>
      </w:r>
      <w:proofErr w:type="gramEnd"/>
      <w:r w:rsidRPr="000C2EC2">
        <w:t xml:space="preserve"> </w:t>
      </w:r>
      <w:r w:rsidR="000C2EC2" w:rsidRPr="000C2EC2">
        <w:t xml:space="preserve"> </w:t>
      </w:r>
      <w:r w:rsidRPr="000C2EC2">
        <w:t xml:space="preserve">If a user inputs a string containing 10 </w:t>
      </w:r>
      <w:r w:rsidR="00301C0D" w:rsidRPr="000C2EC2">
        <w:t>digits</w:t>
      </w:r>
      <w:r w:rsidR="00DC01B2" w:rsidRPr="000C2EC2">
        <w:t xml:space="preserve"> and no letters</w:t>
      </w:r>
      <w:r w:rsidRPr="000C2EC2">
        <w:t>, the UI will automatically reformat the number in the format in FR-16</w:t>
      </w:r>
      <w:r w:rsidR="00DC01B2" w:rsidRPr="000C2EC2">
        <w:t>57</w:t>
      </w:r>
      <w:r w:rsidRPr="000C2EC2">
        <w:t xml:space="preserve"> (the 10 </w:t>
      </w:r>
      <w:r w:rsidR="00301C0D" w:rsidRPr="000C2EC2">
        <w:t>digits</w:t>
      </w:r>
      <w:r w:rsidRPr="000C2EC2">
        <w:t xml:space="preserve"> go in the </w:t>
      </w:r>
      <w:proofErr w:type="spellStart"/>
      <w:r w:rsidRPr="000C2EC2">
        <w:t>xes</w:t>
      </w:r>
      <w:proofErr w:type="spellEnd"/>
      <w:r w:rsidRPr="000C2EC2">
        <w:t xml:space="preserve"> in the format).</w:t>
      </w:r>
    </w:p>
    <w:p w14:paraId="16E4AEDA" w14:textId="77777777" w:rsidR="00B55D37" w:rsidRPr="000C2EC2" w:rsidRDefault="00B55D37" w:rsidP="000C2EC2">
      <w:pPr>
        <w:pStyle w:val="Body4"/>
      </w:pPr>
      <w:proofErr w:type="gramStart"/>
      <w:r w:rsidRPr="000C2EC2">
        <w:t>FR-1659.</w:t>
      </w:r>
      <w:proofErr w:type="gramEnd"/>
      <w:r w:rsidRPr="000C2EC2">
        <w:t xml:space="preserve">  </w:t>
      </w:r>
      <w:proofErr w:type="gramStart"/>
      <w:r w:rsidR="00DC01B2" w:rsidRPr="000C2EC2">
        <w:t>This requirement number unused.</w:t>
      </w:r>
      <w:proofErr w:type="gramEnd"/>
    </w:p>
    <w:p w14:paraId="16E4AEDB" w14:textId="77777777" w:rsidR="00B55D37" w:rsidRPr="00272AC2" w:rsidRDefault="00695170" w:rsidP="00F46BDD">
      <w:pPr>
        <w:pStyle w:val="Body4"/>
      </w:pPr>
      <w:proofErr w:type="gramStart"/>
      <w:r w:rsidRPr="000C2EC2">
        <w:t>FR-1659a.</w:t>
      </w:r>
      <w:proofErr w:type="gramEnd"/>
      <w:r w:rsidR="000C2EC2" w:rsidRPr="000C2EC2">
        <w:t xml:space="preserve"> </w:t>
      </w:r>
      <w:r w:rsidRPr="000C2EC2">
        <w:t xml:space="preserve"> If SARP attempts to reformat the fax number and fails</w:t>
      </w:r>
      <w:r w:rsidR="00DC01B2" w:rsidRPr="000C2EC2">
        <w:t xml:space="preserve"> because the string contains the wrong number of </w:t>
      </w:r>
      <w:r w:rsidR="00301C0D" w:rsidRPr="000C2EC2">
        <w:t>digits</w:t>
      </w:r>
      <w:r w:rsidR="00DC01B2" w:rsidRPr="000C2EC2">
        <w:t xml:space="preserve"> or contains letters</w:t>
      </w:r>
      <w:r w:rsidRPr="000C2EC2">
        <w:t xml:space="preserve">, the following error dialog pops up: </w:t>
      </w:r>
      <w:r w:rsidR="000C2EC2" w:rsidRPr="000C2EC2">
        <w:t xml:space="preserve"> </w:t>
      </w:r>
      <w:r w:rsidR="000E36BC" w:rsidRPr="000C2EC2">
        <w:t>“</w:t>
      </w:r>
      <w:r w:rsidR="0014627D" w:rsidRPr="000C2EC2">
        <w:t xml:space="preserve">Warning: The entered value </w:t>
      </w:r>
      <w:r w:rsidR="008812B9" w:rsidRPr="000C2EC2">
        <w:t>is not correctly formatted</w:t>
      </w:r>
      <w:r w:rsidR="000D54FD" w:rsidRPr="000C2EC2">
        <w:t>.</w:t>
      </w:r>
      <w:r w:rsidR="00DC01B2" w:rsidRPr="000C2EC2">
        <w:t xml:space="preserve"> Expected format is XXX-XXX-XXXX.</w:t>
      </w:r>
      <w:r w:rsidR="000E36BC" w:rsidRPr="000C2EC2">
        <w:t>”</w:t>
      </w:r>
      <w:r w:rsidR="000C2EC2" w:rsidRPr="000C2EC2">
        <w:t xml:space="preserve"> </w:t>
      </w:r>
      <w:r w:rsidR="000E36BC" w:rsidRPr="000C2EC2">
        <w:t xml:space="preserve"> </w:t>
      </w:r>
      <w:r w:rsidRPr="000C2EC2">
        <w:t>The invalid number r</w:t>
      </w:r>
      <w:r w:rsidR="00F46BDD">
        <w:t>emains in the fax number field.</w:t>
      </w:r>
    </w:p>
    <w:p w14:paraId="16E4AEDC" w14:textId="77777777" w:rsidR="007645D4" w:rsidRDefault="007645D4" w:rsidP="007645D4">
      <w:pPr>
        <w:pStyle w:val="Heading4"/>
        <w:numPr>
          <w:ilvl w:val="3"/>
          <w:numId w:val="36"/>
        </w:numPr>
        <w:ind w:left="2160" w:hanging="1080"/>
      </w:pPr>
      <w:r>
        <w:t>Buttons</w:t>
      </w:r>
    </w:p>
    <w:p w14:paraId="16E4AEDD" w14:textId="77777777" w:rsidR="007645D4" w:rsidRPr="000C2EC2" w:rsidRDefault="007645D4" w:rsidP="000C2EC2">
      <w:pPr>
        <w:pStyle w:val="Body4"/>
      </w:pPr>
      <w:proofErr w:type="gramStart"/>
      <w:r w:rsidRPr="000C2EC2">
        <w:t>FR-1660.</w:t>
      </w:r>
      <w:proofErr w:type="gramEnd"/>
      <w:r w:rsidRPr="000C2EC2">
        <w:t xml:space="preserve">  If the user presses </w:t>
      </w:r>
      <w:r w:rsidR="006757C1" w:rsidRPr="000C2EC2">
        <w:t>Close</w:t>
      </w:r>
      <w:r w:rsidRPr="000C2EC2">
        <w:t xml:space="preserve">, then she is returned to the requisition screen with no further consequences. </w:t>
      </w:r>
    </w:p>
    <w:p w14:paraId="16E4AEDE" w14:textId="77777777" w:rsidR="007645D4" w:rsidRPr="000C2EC2" w:rsidRDefault="007645D4" w:rsidP="000C2EC2">
      <w:pPr>
        <w:pStyle w:val="Body4"/>
      </w:pPr>
      <w:proofErr w:type="gramStart"/>
      <w:r w:rsidRPr="000C2EC2">
        <w:t>FR-1661.</w:t>
      </w:r>
      <w:proofErr w:type="gramEnd"/>
      <w:r w:rsidRPr="000C2EC2">
        <w:t xml:space="preserve"> </w:t>
      </w:r>
      <w:r w:rsidR="000C2EC2">
        <w:t xml:space="preserve"> </w:t>
      </w:r>
      <w:r w:rsidRPr="000C2EC2">
        <w:t>If the user chooses Reset,</w:t>
      </w:r>
      <w:r w:rsidR="00654088" w:rsidRPr="000C2EC2">
        <w:t xml:space="preserve"> data from SARP and CRM is reloaded and</w:t>
      </w:r>
      <w:r w:rsidRPr="000C2EC2">
        <w:t xml:space="preserve"> the Document dropdown is reset to its initial selection. </w:t>
      </w:r>
      <w:r w:rsidR="000C2EC2">
        <w:t xml:space="preserve"> </w:t>
      </w:r>
      <w:r w:rsidRPr="000C2EC2">
        <w:t>This should cause the other UI elements to cascade to their initial selections as well.</w:t>
      </w:r>
      <w:r w:rsidR="00DC01B2" w:rsidRPr="000C2EC2">
        <w:t xml:space="preserve"> </w:t>
      </w:r>
    </w:p>
    <w:p w14:paraId="16E4AEDF" w14:textId="77777777" w:rsidR="00DC01B2" w:rsidRPr="000C2EC2" w:rsidRDefault="00DC01B2" w:rsidP="000C2EC2">
      <w:pPr>
        <w:pStyle w:val="Body4"/>
      </w:pPr>
      <w:proofErr w:type="gramStart"/>
      <w:r w:rsidRPr="000C2EC2">
        <w:t>FR-1661a.</w:t>
      </w:r>
      <w:proofErr w:type="gramEnd"/>
      <w:r w:rsidRPr="000C2EC2">
        <w:t xml:space="preserve"> </w:t>
      </w:r>
      <w:r w:rsidR="000C2EC2">
        <w:t xml:space="preserve"> </w:t>
      </w:r>
      <w:r w:rsidRPr="000C2EC2">
        <w:t xml:space="preserve">When the user chooses Reset, the Preview window is cleared. </w:t>
      </w:r>
    </w:p>
    <w:p w14:paraId="16E4AEE0" w14:textId="77777777" w:rsidR="00E93FC0" w:rsidRPr="000C2EC2" w:rsidRDefault="007645D4" w:rsidP="000C2EC2">
      <w:pPr>
        <w:pStyle w:val="Body4"/>
      </w:pPr>
      <w:proofErr w:type="gramStart"/>
      <w:r w:rsidRPr="000C2EC2">
        <w:t>FR-1662.</w:t>
      </w:r>
      <w:proofErr w:type="gramEnd"/>
      <w:r w:rsidRPr="000C2EC2">
        <w:t xml:space="preserve"> </w:t>
      </w:r>
      <w:r w:rsidR="000C2EC2">
        <w:t xml:space="preserve"> </w:t>
      </w:r>
      <w:r w:rsidR="00AA62A6" w:rsidRPr="000C2EC2">
        <w:t>If the blank recipient is selected</w:t>
      </w:r>
      <w:r w:rsidR="004A5F25" w:rsidRPr="000C2EC2">
        <w:t xml:space="preserve"> or if there are no addresses in the Addresses grid</w:t>
      </w:r>
      <w:r w:rsidR="00AA62A6" w:rsidRPr="000C2EC2">
        <w:t xml:space="preserve">, the Send button is disabled. </w:t>
      </w:r>
    </w:p>
    <w:p w14:paraId="16E4AEE1" w14:textId="77777777" w:rsidR="00B55D37" w:rsidRPr="000C2EC2" w:rsidRDefault="007645D4" w:rsidP="000C2EC2">
      <w:pPr>
        <w:pStyle w:val="Body4"/>
      </w:pPr>
      <w:proofErr w:type="gramStart"/>
      <w:r w:rsidRPr="000C2EC2">
        <w:t>FR-1663.</w:t>
      </w:r>
      <w:proofErr w:type="gramEnd"/>
      <w:r w:rsidR="00AA62A6" w:rsidRPr="000C2EC2">
        <w:t xml:space="preserve"> </w:t>
      </w:r>
      <w:r w:rsidR="000C2EC2">
        <w:t xml:space="preserve"> </w:t>
      </w:r>
      <w:r w:rsidR="00B55D37" w:rsidRPr="000C2EC2">
        <w:t>If the user chooses Send, a validation routine runs to verify that the fax number has the correct format.</w:t>
      </w:r>
    </w:p>
    <w:p w14:paraId="16E4AEE2" w14:textId="77777777" w:rsidR="00B55D37" w:rsidRPr="000C2EC2" w:rsidRDefault="00B55D37" w:rsidP="000C2EC2">
      <w:pPr>
        <w:pStyle w:val="Body4"/>
      </w:pPr>
      <w:r w:rsidRPr="000C2EC2">
        <w:t xml:space="preserve">FR-1664 – FR-1666. </w:t>
      </w:r>
      <w:r w:rsidR="00F46BDD">
        <w:t xml:space="preserve"> </w:t>
      </w:r>
      <w:proofErr w:type="gramStart"/>
      <w:r w:rsidRPr="000C2EC2">
        <w:t>These requirements unused.</w:t>
      </w:r>
      <w:proofErr w:type="gramEnd"/>
    </w:p>
    <w:p w14:paraId="16E4AEE3" w14:textId="77777777" w:rsidR="007645D4" w:rsidRPr="000C2EC2" w:rsidRDefault="007645D4" w:rsidP="000C2EC2">
      <w:pPr>
        <w:pStyle w:val="Body4"/>
      </w:pPr>
      <w:proofErr w:type="gramStart"/>
      <w:r w:rsidRPr="000C2EC2">
        <w:t>FR-1667.</w:t>
      </w:r>
      <w:proofErr w:type="gramEnd"/>
      <w:r w:rsidRPr="000C2EC2">
        <w:t xml:space="preserve"> </w:t>
      </w:r>
      <w:r w:rsidR="000C2EC2">
        <w:t xml:space="preserve"> </w:t>
      </w:r>
      <w:r w:rsidR="00981F76" w:rsidRPr="000C2EC2">
        <w:t xml:space="preserve">If the user chooses Send and </w:t>
      </w:r>
      <w:r w:rsidRPr="000C2EC2">
        <w:t xml:space="preserve">the fax number </w:t>
      </w:r>
      <w:r w:rsidR="00B55D37" w:rsidRPr="000C2EC2">
        <w:t>does not match the format in FR-1657</w:t>
      </w:r>
      <w:r w:rsidRPr="000C2EC2">
        <w:t xml:space="preserve">, the following error appears: </w:t>
      </w:r>
      <w:r w:rsidR="000C2EC2">
        <w:t xml:space="preserve"> </w:t>
      </w:r>
      <w:r w:rsidRPr="000C2EC2">
        <w:t>“</w:t>
      </w:r>
      <w:r w:rsidR="007F4C47" w:rsidRPr="000C2EC2">
        <w:t>Fax number is not correctly formatted</w:t>
      </w:r>
      <w:r w:rsidR="00DC01B2" w:rsidRPr="000C2EC2">
        <w:t xml:space="preserve"> (e.g. XXX-XXX-XXXX)</w:t>
      </w:r>
      <w:r w:rsidRPr="000C2EC2">
        <w:t>. Fax cannot be sent.</w:t>
      </w:r>
      <w:r w:rsidR="000C2EC2">
        <w:t xml:space="preserve"> </w:t>
      </w:r>
      <w:r w:rsidRPr="000C2EC2">
        <w:t xml:space="preserve"> Please select another fax number and retry.”  A fax is not attempted.</w:t>
      </w:r>
    </w:p>
    <w:p w14:paraId="16E4AEE4" w14:textId="77777777" w:rsidR="007645D4" w:rsidRPr="000C2EC2" w:rsidRDefault="007645D4" w:rsidP="000C2EC2">
      <w:pPr>
        <w:pStyle w:val="Body4"/>
      </w:pPr>
      <w:proofErr w:type="gramStart"/>
      <w:r w:rsidRPr="000C2EC2">
        <w:t>FR-1668.</w:t>
      </w:r>
      <w:proofErr w:type="gramEnd"/>
      <w:r w:rsidR="000C2EC2">
        <w:t xml:space="preserve"> </w:t>
      </w:r>
      <w:r w:rsidRPr="000C2EC2">
        <w:t xml:space="preserve"> If the fax number is in an acceptable format, a fax activity is queued to send the fax that the user previewed.</w:t>
      </w:r>
    </w:p>
    <w:p w14:paraId="16E4AEE5" w14:textId="77777777" w:rsidR="00CF592E" w:rsidRPr="000C2EC2" w:rsidRDefault="007645D4" w:rsidP="000C2EC2">
      <w:pPr>
        <w:pStyle w:val="Body4"/>
      </w:pPr>
      <w:proofErr w:type="gramStart"/>
      <w:r w:rsidRPr="000C2EC2">
        <w:t>FR-1669.</w:t>
      </w:r>
      <w:proofErr w:type="gramEnd"/>
      <w:r w:rsidRPr="000C2EC2">
        <w:t xml:space="preserve"> </w:t>
      </w:r>
      <w:r w:rsidR="000C2EC2">
        <w:t xml:space="preserve"> </w:t>
      </w:r>
      <w:r w:rsidRPr="000C2EC2">
        <w:t>The fax activity will record the fax number, attention, and whether or not the fax number was manually edited (the state of the Edit checkbox) for auditing purposes.</w:t>
      </w:r>
    </w:p>
    <w:p w14:paraId="16E4AEE6" w14:textId="77777777" w:rsidR="00CF592E" w:rsidRPr="000C2EC2" w:rsidRDefault="000D54FD" w:rsidP="000C2EC2">
      <w:pPr>
        <w:pStyle w:val="Body4"/>
      </w:pPr>
      <w:proofErr w:type="gramStart"/>
      <w:r w:rsidRPr="000C2EC2">
        <w:t>FR-1670.</w:t>
      </w:r>
      <w:proofErr w:type="gramEnd"/>
      <w:r w:rsidRPr="000C2EC2">
        <w:t xml:space="preserve"> </w:t>
      </w:r>
      <w:r w:rsidR="000C2EC2">
        <w:t xml:space="preserve"> </w:t>
      </w:r>
      <w:r w:rsidRPr="000C2EC2">
        <w:t>After the fax activity is successfully queued, the Fax Tool window closes.</w:t>
      </w:r>
    </w:p>
    <w:p w14:paraId="16E4AEE7" w14:textId="77777777" w:rsidR="00CF592E" w:rsidRPr="000C2EC2" w:rsidRDefault="00654088" w:rsidP="000C2EC2">
      <w:pPr>
        <w:pStyle w:val="Body4"/>
      </w:pPr>
      <w:proofErr w:type="gramStart"/>
      <w:r w:rsidRPr="000C2EC2">
        <w:t>FR-1671.</w:t>
      </w:r>
      <w:proofErr w:type="gramEnd"/>
      <w:r w:rsidRPr="000C2EC2">
        <w:t xml:space="preserve"> </w:t>
      </w:r>
      <w:r w:rsidR="000C2EC2">
        <w:t xml:space="preserve"> </w:t>
      </w:r>
      <w:r w:rsidRPr="000C2EC2">
        <w:t xml:space="preserve">If changes have happened to SARP or CRM data (for example, by the user going into SARP and associating a new contact) while the Fax Tool window is open, the user must press </w:t>
      </w:r>
      <w:proofErr w:type="gramStart"/>
      <w:r w:rsidRPr="000C2EC2">
        <w:t>Reset</w:t>
      </w:r>
      <w:proofErr w:type="gramEnd"/>
      <w:r w:rsidRPr="000C2EC2">
        <w:t xml:space="preserve"> to see those changes</w:t>
      </w:r>
      <w:r w:rsidR="00F46BDD">
        <w:t>.</w:t>
      </w:r>
    </w:p>
    <w:p w14:paraId="16E4AEE8" w14:textId="77777777" w:rsidR="00CF592E" w:rsidRPr="000C2EC2" w:rsidRDefault="00654088" w:rsidP="000C2EC2">
      <w:pPr>
        <w:pStyle w:val="Body4"/>
      </w:pPr>
      <w:proofErr w:type="gramStart"/>
      <w:r w:rsidRPr="000C2EC2">
        <w:t>FR-1672</w:t>
      </w:r>
      <w:r w:rsidR="00BA77AA" w:rsidRPr="000C2EC2">
        <w:t>-FR-1674.</w:t>
      </w:r>
      <w:proofErr w:type="gramEnd"/>
      <w:r w:rsidR="00BA77AA" w:rsidRPr="000C2EC2">
        <w:t xml:space="preserve"> </w:t>
      </w:r>
      <w:r w:rsidR="000C2EC2">
        <w:t xml:space="preserve"> </w:t>
      </w:r>
      <w:proofErr w:type="gramStart"/>
      <w:r w:rsidR="00BA77AA" w:rsidRPr="000C2EC2">
        <w:t>These requirements unused.</w:t>
      </w:r>
      <w:proofErr w:type="gramEnd"/>
      <w:r w:rsidR="000D54FD" w:rsidRPr="000C2EC2">
        <w:t xml:space="preserve"> </w:t>
      </w:r>
    </w:p>
    <w:p w14:paraId="16E4AEE9" w14:textId="77777777" w:rsidR="00F67CE8" w:rsidRPr="000C2EC2" w:rsidRDefault="00E93FC0" w:rsidP="000C2EC2">
      <w:pPr>
        <w:pStyle w:val="Body4"/>
      </w:pPr>
      <w:proofErr w:type="gramStart"/>
      <w:r w:rsidRPr="000C2EC2">
        <w:t>FR-1675.</w:t>
      </w:r>
      <w:proofErr w:type="gramEnd"/>
      <w:r w:rsidRPr="000C2EC2">
        <w:t xml:space="preserve"> </w:t>
      </w:r>
      <w:r w:rsidR="000C2EC2">
        <w:t xml:space="preserve"> </w:t>
      </w:r>
      <w:r w:rsidRPr="000C2EC2">
        <w:t xml:space="preserve">When the user presses </w:t>
      </w:r>
      <w:r w:rsidR="00F67CE8" w:rsidRPr="000C2EC2">
        <w:t>Preview</w:t>
      </w:r>
      <w:r w:rsidRPr="000C2EC2">
        <w:t xml:space="preserve">, the SARP client generates the fax, including the coversheet, and displays it to the user. </w:t>
      </w:r>
    </w:p>
    <w:p w14:paraId="16E4AEEA" w14:textId="77777777" w:rsidR="00E93FC0" w:rsidRPr="000C2EC2" w:rsidRDefault="00F67CE8" w:rsidP="000C2EC2">
      <w:pPr>
        <w:pStyle w:val="Body4"/>
      </w:pPr>
      <w:proofErr w:type="gramStart"/>
      <w:r w:rsidRPr="000C2EC2">
        <w:t>FR-1676.</w:t>
      </w:r>
      <w:proofErr w:type="gramEnd"/>
      <w:r w:rsidRPr="000C2EC2">
        <w:t xml:space="preserve"> </w:t>
      </w:r>
      <w:r w:rsidR="000C2EC2">
        <w:t xml:space="preserve"> </w:t>
      </w:r>
      <w:r w:rsidRPr="000C2EC2">
        <w:t>T</w:t>
      </w:r>
      <w:r w:rsidR="00E93FC0" w:rsidRPr="000C2EC2">
        <w:t xml:space="preserve">he preview window should default to p.2 of the fax, the requisition form. </w:t>
      </w:r>
      <w:r w:rsidR="000C2EC2">
        <w:t xml:space="preserve"> </w:t>
      </w:r>
      <w:r w:rsidRPr="000C2EC2">
        <w:t xml:space="preserve">The user will need to scroll up to see the coversheet and down to see the “back page” of the </w:t>
      </w:r>
      <w:proofErr w:type="spellStart"/>
      <w:r w:rsidRPr="000C2EC2">
        <w:t>req</w:t>
      </w:r>
      <w:proofErr w:type="spellEnd"/>
      <w:r w:rsidRPr="000C2EC2">
        <w:t xml:space="preserve"> </w:t>
      </w:r>
      <w:proofErr w:type="gramStart"/>
      <w:r w:rsidRPr="000C2EC2">
        <w:t>form</w:t>
      </w:r>
      <w:proofErr w:type="gramEnd"/>
      <w:r w:rsidRPr="000C2EC2">
        <w:t>.</w:t>
      </w:r>
    </w:p>
    <w:p w14:paraId="16E4AEEB" w14:textId="77777777" w:rsidR="00981F76" w:rsidRPr="000C2EC2" w:rsidRDefault="00DC01B2" w:rsidP="000C2EC2">
      <w:pPr>
        <w:pStyle w:val="Body4"/>
      </w:pPr>
      <w:proofErr w:type="gramStart"/>
      <w:r w:rsidRPr="000C2EC2">
        <w:t>FR-1677</w:t>
      </w:r>
      <w:r w:rsidR="00981F76" w:rsidRPr="000C2EC2">
        <w:t>.</w:t>
      </w:r>
      <w:proofErr w:type="gramEnd"/>
      <w:r w:rsidR="00086D1B">
        <w:t xml:space="preserve"> </w:t>
      </w:r>
      <w:r w:rsidR="00981F76" w:rsidRPr="000C2EC2">
        <w:t xml:space="preserve"> If the user presses Preview and the fax number does not match the format in FR-1657, the following error appears: “Fax number is not correctly formatted (e.g. XXX-XXX-XXXX). Fax cannot be previewed. Please select another fax number and retry.” The preview does not appear.</w:t>
      </w:r>
    </w:p>
    <w:p w14:paraId="16E4AEEC" w14:textId="77777777" w:rsidR="00DC01B2" w:rsidRPr="000C2EC2" w:rsidRDefault="00981F76" w:rsidP="000C2EC2">
      <w:pPr>
        <w:pStyle w:val="Body4"/>
      </w:pPr>
      <w:proofErr w:type="gramStart"/>
      <w:r w:rsidRPr="000C2EC2">
        <w:t>FR-1678</w:t>
      </w:r>
      <w:r w:rsidR="00DC01B2" w:rsidRPr="000C2EC2">
        <w:t>-FR-1679.</w:t>
      </w:r>
      <w:proofErr w:type="gramEnd"/>
      <w:r w:rsidR="00086D1B">
        <w:t xml:space="preserve"> </w:t>
      </w:r>
      <w:r w:rsidR="00DC01B2" w:rsidRPr="000C2EC2">
        <w:t xml:space="preserve"> </w:t>
      </w:r>
      <w:proofErr w:type="gramStart"/>
      <w:r w:rsidR="00DC01B2" w:rsidRPr="000C2EC2">
        <w:t>These requirements unused.</w:t>
      </w:r>
      <w:proofErr w:type="gramEnd"/>
    </w:p>
    <w:p w14:paraId="16E4AEED" w14:textId="77777777" w:rsidR="00CF592E" w:rsidRDefault="00DC01B2">
      <w:pPr>
        <w:pStyle w:val="Heading4"/>
      </w:pPr>
      <w:r>
        <w:t>Preview</w:t>
      </w:r>
      <w:r w:rsidR="00BA77AA">
        <w:t xml:space="preserve"> window</w:t>
      </w:r>
    </w:p>
    <w:p w14:paraId="16E4AEEE" w14:textId="77777777" w:rsidR="00CF592E" w:rsidRDefault="00DC01B2" w:rsidP="00086D1B">
      <w:pPr>
        <w:pStyle w:val="Body4"/>
      </w:pPr>
      <w:proofErr w:type="gramStart"/>
      <w:r>
        <w:t>FR-1680.</w:t>
      </w:r>
      <w:proofErr w:type="gramEnd"/>
      <w:r>
        <w:t xml:space="preserve"> </w:t>
      </w:r>
      <w:r w:rsidR="00086D1B">
        <w:t xml:space="preserve"> </w:t>
      </w:r>
      <w:r>
        <w:t xml:space="preserve">Whenever UI elements at the top of the page are manipulated, the Preview window will go blank. </w:t>
      </w:r>
      <w:r w:rsidR="00086D1B">
        <w:t xml:space="preserve"> </w:t>
      </w:r>
      <w:r>
        <w:t xml:space="preserve">This prevents the Preview window from displaying a stale coversheet. </w:t>
      </w:r>
    </w:p>
    <w:p w14:paraId="16E4AEEF" w14:textId="77777777" w:rsidR="009E76FD" w:rsidRDefault="009E76FD" w:rsidP="00086D1B">
      <w:pPr>
        <w:pStyle w:val="Body4"/>
      </w:pPr>
      <w:proofErr w:type="gramStart"/>
      <w:r>
        <w:t>FR-1681-FR-16</w:t>
      </w:r>
      <w:r w:rsidR="006A3E52">
        <w:t>99</w:t>
      </w:r>
      <w:r>
        <w:t>.</w:t>
      </w:r>
      <w:proofErr w:type="gramEnd"/>
      <w:r w:rsidR="00F46BDD">
        <w:t xml:space="preserve"> </w:t>
      </w:r>
      <w:r>
        <w:t xml:space="preserve"> </w:t>
      </w:r>
      <w:proofErr w:type="gramStart"/>
      <w:r>
        <w:t>These requirement numbers unused.</w:t>
      </w:r>
      <w:proofErr w:type="gramEnd"/>
    </w:p>
    <w:p w14:paraId="16E4AEF0" w14:textId="77777777" w:rsidR="00E6456A" w:rsidRDefault="003F7D2A" w:rsidP="00E6456A">
      <w:pPr>
        <w:pStyle w:val="Heading2"/>
      </w:pPr>
      <w:bookmarkStart w:id="7357" w:name="_Toc272247157"/>
      <w:bookmarkStart w:id="7358" w:name="_Toc272912347"/>
      <w:bookmarkStart w:id="7359" w:name="_Toc273028660"/>
      <w:bookmarkStart w:id="7360" w:name="_Toc273695898"/>
      <w:bookmarkStart w:id="7361" w:name="_Toc276545685"/>
      <w:bookmarkStart w:id="7362" w:name="_Toc272247158"/>
      <w:bookmarkStart w:id="7363" w:name="_Toc272912348"/>
      <w:bookmarkStart w:id="7364" w:name="_Toc273028661"/>
      <w:bookmarkStart w:id="7365" w:name="_Toc273695899"/>
      <w:bookmarkStart w:id="7366" w:name="_Toc276545686"/>
      <w:bookmarkStart w:id="7367" w:name="_Toc272247201"/>
      <w:bookmarkStart w:id="7368" w:name="_Toc272912391"/>
      <w:bookmarkStart w:id="7369" w:name="_Toc273028704"/>
      <w:bookmarkStart w:id="7370" w:name="_Toc273695942"/>
      <w:bookmarkStart w:id="7371" w:name="_Toc276545729"/>
      <w:bookmarkStart w:id="7372" w:name="_Toc272247202"/>
      <w:bookmarkStart w:id="7373" w:name="_Toc272912392"/>
      <w:bookmarkStart w:id="7374" w:name="_Toc273028705"/>
      <w:bookmarkStart w:id="7375" w:name="_Toc273695943"/>
      <w:bookmarkStart w:id="7376" w:name="_Toc276545730"/>
      <w:bookmarkStart w:id="7377" w:name="_Toc272247203"/>
      <w:bookmarkStart w:id="7378" w:name="_Toc272912393"/>
      <w:bookmarkStart w:id="7379" w:name="_Toc273028706"/>
      <w:bookmarkStart w:id="7380" w:name="_Toc273695944"/>
      <w:bookmarkStart w:id="7381" w:name="_Toc276545731"/>
      <w:bookmarkStart w:id="7382" w:name="_Toc272247204"/>
      <w:bookmarkStart w:id="7383" w:name="_Toc272912394"/>
      <w:bookmarkStart w:id="7384" w:name="_Toc273028707"/>
      <w:bookmarkStart w:id="7385" w:name="_Toc273695945"/>
      <w:bookmarkStart w:id="7386" w:name="_Toc276545732"/>
      <w:bookmarkStart w:id="7387" w:name="_Toc272247205"/>
      <w:bookmarkStart w:id="7388" w:name="_Toc272912395"/>
      <w:bookmarkStart w:id="7389" w:name="_Toc273028708"/>
      <w:bookmarkStart w:id="7390" w:name="_Toc273695946"/>
      <w:bookmarkStart w:id="7391" w:name="_Toc276545733"/>
      <w:bookmarkStart w:id="7392" w:name="_Toc272247206"/>
      <w:bookmarkStart w:id="7393" w:name="_Toc272912396"/>
      <w:bookmarkStart w:id="7394" w:name="_Toc273028709"/>
      <w:bookmarkStart w:id="7395" w:name="_Toc273695947"/>
      <w:bookmarkStart w:id="7396" w:name="_Toc276545734"/>
      <w:bookmarkStart w:id="7397" w:name="_Toc272247262"/>
      <w:bookmarkStart w:id="7398" w:name="_Toc272912452"/>
      <w:bookmarkStart w:id="7399" w:name="_Toc273028765"/>
      <w:bookmarkStart w:id="7400" w:name="_Toc273696003"/>
      <w:bookmarkStart w:id="7401" w:name="_Toc276545790"/>
      <w:bookmarkStart w:id="7402" w:name="_Toc272247263"/>
      <w:bookmarkStart w:id="7403" w:name="_Toc272912453"/>
      <w:bookmarkStart w:id="7404" w:name="_Toc273028766"/>
      <w:bookmarkStart w:id="7405" w:name="_Toc273696004"/>
      <w:bookmarkStart w:id="7406" w:name="_Toc276545791"/>
      <w:bookmarkStart w:id="7407" w:name="_Toc272247264"/>
      <w:bookmarkStart w:id="7408" w:name="_Toc272912454"/>
      <w:bookmarkStart w:id="7409" w:name="_Toc273028767"/>
      <w:bookmarkStart w:id="7410" w:name="_Toc273696005"/>
      <w:bookmarkStart w:id="7411" w:name="_Toc276545792"/>
      <w:bookmarkStart w:id="7412" w:name="_Toc272247265"/>
      <w:bookmarkStart w:id="7413" w:name="_Toc272912455"/>
      <w:bookmarkStart w:id="7414" w:name="_Toc273028768"/>
      <w:bookmarkStart w:id="7415" w:name="_Toc273696006"/>
      <w:bookmarkStart w:id="7416" w:name="_Toc276545793"/>
      <w:bookmarkStart w:id="7417" w:name="_Toc272247266"/>
      <w:bookmarkStart w:id="7418" w:name="_Toc272912456"/>
      <w:bookmarkStart w:id="7419" w:name="_Toc273028769"/>
      <w:bookmarkStart w:id="7420" w:name="_Toc273696007"/>
      <w:bookmarkStart w:id="7421" w:name="_Toc276545794"/>
      <w:bookmarkStart w:id="7422" w:name="_Toc272247291"/>
      <w:bookmarkStart w:id="7423" w:name="_Toc272912481"/>
      <w:bookmarkStart w:id="7424" w:name="_Toc273028794"/>
      <w:bookmarkStart w:id="7425" w:name="_Toc273696032"/>
      <w:bookmarkStart w:id="7426" w:name="_Toc276545819"/>
      <w:bookmarkStart w:id="7427" w:name="_Toc272247292"/>
      <w:bookmarkStart w:id="7428" w:name="_Toc272912482"/>
      <w:bookmarkStart w:id="7429" w:name="_Toc273028795"/>
      <w:bookmarkStart w:id="7430" w:name="_Toc273696033"/>
      <w:bookmarkStart w:id="7431" w:name="_Toc276545820"/>
      <w:bookmarkStart w:id="7432" w:name="_Toc272247333"/>
      <w:bookmarkStart w:id="7433" w:name="_Toc272912523"/>
      <w:bookmarkStart w:id="7434" w:name="_Toc273028836"/>
      <w:bookmarkStart w:id="7435" w:name="_Toc273696074"/>
      <w:bookmarkStart w:id="7436" w:name="_Toc276545861"/>
      <w:bookmarkStart w:id="7437" w:name="_Toc272247334"/>
      <w:bookmarkStart w:id="7438" w:name="_Toc272912524"/>
      <w:bookmarkStart w:id="7439" w:name="_Toc273028837"/>
      <w:bookmarkStart w:id="7440" w:name="_Toc273696075"/>
      <w:bookmarkStart w:id="7441" w:name="_Toc276545862"/>
      <w:bookmarkStart w:id="7442" w:name="_Toc272247335"/>
      <w:bookmarkStart w:id="7443" w:name="_Toc272912525"/>
      <w:bookmarkStart w:id="7444" w:name="_Toc273028838"/>
      <w:bookmarkStart w:id="7445" w:name="_Toc273696076"/>
      <w:bookmarkStart w:id="7446" w:name="_Toc276545863"/>
      <w:bookmarkStart w:id="7447" w:name="_Toc272247336"/>
      <w:bookmarkStart w:id="7448" w:name="_Toc272912526"/>
      <w:bookmarkStart w:id="7449" w:name="_Toc273028839"/>
      <w:bookmarkStart w:id="7450" w:name="_Toc273696077"/>
      <w:bookmarkStart w:id="7451" w:name="_Toc276545864"/>
      <w:bookmarkStart w:id="7452" w:name="_Toc272247337"/>
      <w:bookmarkStart w:id="7453" w:name="_Toc272912527"/>
      <w:bookmarkStart w:id="7454" w:name="_Toc273028840"/>
      <w:bookmarkStart w:id="7455" w:name="_Toc273696078"/>
      <w:bookmarkStart w:id="7456" w:name="_Toc276545865"/>
      <w:bookmarkStart w:id="7457" w:name="_Toc272247338"/>
      <w:bookmarkStart w:id="7458" w:name="_Toc272912528"/>
      <w:bookmarkStart w:id="7459" w:name="_Toc273028841"/>
      <w:bookmarkStart w:id="7460" w:name="_Toc273696079"/>
      <w:bookmarkStart w:id="7461" w:name="_Toc276545866"/>
      <w:bookmarkStart w:id="7462" w:name="_Toc272247339"/>
      <w:bookmarkStart w:id="7463" w:name="_Toc272912529"/>
      <w:bookmarkStart w:id="7464" w:name="_Toc273028842"/>
      <w:bookmarkStart w:id="7465" w:name="_Toc273696080"/>
      <w:bookmarkStart w:id="7466" w:name="_Toc276545867"/>
      <w:bookmarkStart w:id="7467" w:name="_Toc272247340"/>
      <w:bookmarkStart w:id="7468" w:name="_Toc272912530"/>
      <w:bookmarkStart w:id="7469" w:name="_Toc273028843"/>
      <w:bookmarkStart w:id="7470" w:name="_Toc273696081"/>
      <w:bookmarkStart w:id="7471" w:name="_Toc276545868"/>
      <w:bookmarkStart w:id="7472" w:name="_Toc272247341"/>
      <w:bookmarkStart w:id="7473" w:name="_Toc272912531"/>
      <w:bookmarkStart w:id="7474" w:name="_Toc273028844"/>
      <w:bookmarkStart w:id="7475" w:name="_Toc273696082"/>
      <w:bookmarkStart w:id="7476" w:name="_Toc276545869"/>
      <w:bookmarkStart w:id="7477" w:name="_Toc272247342"/>
      <w:bookmarkStart w:id="7478" w:name="_Toc272912532"/>
      <w:bookmarkStart w:id="7479" w:name="_Toc273028845"/>
      <w:bookmarkStart w:id="7480" w:name="_Toc273696083"/>
      <w:bookmarkStart w:id="7481" w:name="_Toc276545870"/>
      <w:bookmarkStart w:id="7482" w:name="_Toc272247343"/>
      <w:bookmarkStart w:id="7483" w:name="_Toc272912533"/>
      <w:bookmarkStart w:id="7484" w:name="_Toc273028846"/>
      <w:bookmarkStart w:id="7485" w:name="_Toc273696084"/>
      <w:bookmarkStart w:id="7486" w:name="_Toc276545871"/>
      <w:bookmarkStart w:id="7487" w:name="_Toc267383352"/>
      <w:bookmarkStart w:id="7488" w:name="_Toc270663495"/>
      <w:bookmarkStart w:id="7489" w:name="_Toc270929861"/>
      <w:bookmarkStart w:id="7490" w:name="_Toc270931102"/>
      <w:bookmarkStart w:id="7491" w:name="_Toc270934378"/>
      <w:bookmarkStart w:id="7492" w:name="_Toc270937425"/>
      <w:bookmarkStart w:id="7493" w:name="_Toc270939522"/>
      <w:bookmarkStart w:id="7494" w:name="_Toc267383353"/>
      <w:bookmarkStart w:id="7495" w:name="_Toc270663496"/>
      <w:bookmarkStart w:id="7496" w:name="_Toc270929862"/>
      <w:bookmarkStart w:id="7497" w:name="_Toc270931103"/>
      <w:bookmarkStart w:id="7498" w:name="_Toc270934379"/>
      <w:bookmarkStart w:id="7499" w:name="_Toc270937426"/>
      <w:bookmarkStart w:id="7500" w:name="_Toc270939523"/>
      <w:bookmarkStart w:id="7501" w:name="_Toc267383354"/>
      <w:bookmarkStart w:id="7502" w:name="_Toc270663497"/>
      <w:bookmarkStart w:id="7503" w:name="_Toc270929863"/>
      <w:bookmarkStart w:id="7504" w:name="_Toc270931104"/>
      <w:bookmarkStart w:id="7505" w:name="_Toc270934380"/>
      <w:bookmarkStart w:id="7506" w:name="_Toc270937427"/>
      <w:bookmarkStart w:id="7507" w:name="_Toc270939524"/>
      <w:bookmarkStart w:id="7508" w:name="_Toc267383355"/>
      <w:bookmarkStart w:id="7509" w:name="_Toc270663498"/>
      <w:bookmarkStart w:id="7510" w:name="_Toc270929864"/>
      <w:bookmarkStart w:id="7511" w:name="_Toc270931105"/>
      <w:bookmarkStart w:id="7512" w:name="_Toc270934381"/>
      <w:bookmarkStart w:id="7513" w:name="_Toc270937428"/>
      <w:bookmarkStart w:id="7514" w:name="_Toc270939525"/>
      <w:bookmarkStart w:id="7515" w:name="_Toc267383356"/>
      <w:bookmarkStart w:id="7516" w:name="_Toc270663499"/>
      <w:bookmarkStart w:id="7517" w:name="_Toc270929865"/>
      <w:bookmarkStart w:id="7518" w:name="_Toc270931106"/>
      <w:bookmarkStart w:id="7519" w:name="_Toc270934382"/>
      <w:bookmarkStart w:id="7520" w:name="_Toc270937429"/>
      <w:bookmarkStart w:id="7521" w:name="_Toc270939526"/>
      <w:bookmarkStart w:id="7522" w:name="_Toc267383357"/>
      <w:bookmarkStart w:id="7523" w:name="_Toc270663500"/>
      <w:bookmarkStart w:id="7524" w:name="_Toc270929866"/>
      <w:bookmarkStart w:id="7525" w:name="_Toc270931107"/>
      <w:bookmarkStart w:id="7526" w:name="_Toc270934383"/>
      <w:bookmarkStart w:id="7527" w:name="_Toc270937430"/>
      <w:bookmarkStart w:id="7528" w:name="_Toc270939527"/>
      <w:bookmarkStart w:id="7529" w:name="_Toc267383358"/>
      <w:bookmarkStart w:id="7530" w:name="_Toc270663501"/>
      <w:bookmarkStart w:id="7531" w:name="_Toc270929867"/>
      <w:bookmarkStart w:id="7532" w:name="_Toc270931108"/>
      <w:bookmarkStart w:id="7533" w:name="_Toc270934384"/>
      <w:bookmarkStart w:id="7534" w:name="_Toc270937431"/>
      <w:bookmarkStart w:id="7535" w:name="_Toc270939528"/>
      <w:bookmarkStart w:id="7536" w:name="_Toc267383359"/>
      <w:bookmarkStart w:id="7537" w:name="_Toc270663502"/>
      <w:bookmarkStart w:id="7538" w:name="_Toc270929868"/>
      <w:bookmarkStart w:id="7539" w:name="_Toc270931109"/>
      <w:bookmarkStart w:id="7540" w:name="_Toc270934385"/>
      <w:bookmarkStart w:id="7541" w:name="_Toc270937432"/>
      <w:bookmarkStart w:id="7542" w:name="_Toc270939529"/>
      <w:bookmarkStart w:id="7543" w:name="_Toc267383360"/>
      <w:bookmarkStart w:id="7544" w:name="_Toc270663503"/>
      <w:bookmarkStart w:id="7545" w:name="_Toc270929869"/>
      <w:bookmarkStart w:id="7546" w:name="_Toc270931110"/>
      <w:bookmarkStart w:id="7547" w:name="_Toc270934386"/>
      <w:bookmarkStart w:id="7548" w:name="_Toc270937433"/>
      <w:bookmarkStart w:id="7549" w:name="_Toc270939530"/>
      <w:bookmarkStart w:id="7550" w:name="_Toc267383361"/>
      <w:bookmarkStart w:id="7551" w:name="_Toc270663504"/>
      <w:bookmarkStart w:id="7552" w:name="_Toc270929870"/>
      <w:bookmarkStart w:id="7553" w:name="_Toc270931111"/>
      <w:bookmarkStart w:id="7554" w:name="_Toc270934387"/>
      <w:bookmarkStart w:id="7555" w:name="_Toc270937434"/>
      <w:bookmarkStart w:id="7556" w:name="_Toc270939531"/>
      <w:bookmarkStart w:id="7557" w:name="_Toc267383362"/>
      <w:bookmarkStart w:id="7558" w:name="_Toc270663505"/>
      <w:bookmarkStart w:id="7559" w:name="_Toc270929871"/>
      <w:bookmarkStart w:id="7560" w:name="_Toc270931112"/>
      <w:bookmarkStart w:id="7561" w:name="_Toc270934388"/>
      <w:bookmarkStart w:id="7562" w:name="_Toc270937435"/>
      <w:bookmarkStart w:id="7563" w:name="_Toc270939532"/>
      <w:bookmarkStart w:id="7564" w:name="_Toc267383363"/>
      <w:bookmarkStart w:id="7565" w:name="_Toc270663506"/>
      <w:bookmarkStart w:id="7566" w:name="_Toc270929872"/>
      <w:bookmarkStart w:id="7567" w:name="_Toc270931113"/>
      <w:bookmarkStart w:id="7568" w:name="_Toc270934389"/>
      <w:bookmarkStart w:id="7569" w:name="_Toc270937436"/>
      <w:bookmarkStart w:id="7570" w:name="_Toc270939533"/>
      <w:bookmarkStart w:id="7571" w:name="_Toc267383384"/>
      <w:bookmarkStart w:id="7572" w:name="_Toc270663527"/>
      <w:bookmarkStart w:id="7573" w:name="_Toc270929893"/>
      <w:bookmarkStart w:id="7574" w:name="_Toc270931134"/>
      <w:bookmarkStart w:id="7575" w:name="_Toc270934410"/>
      <w:bookmarkStart w:id="7576" w:name="_Toc270937457"/>
      <w:bookmarkStart w:id="7577" w:name="_Toc270939554"/>
      <w:bookmarkStart w:id="7578" w:name="_Toc267383385"/>
      <w:bookmarkStart w:id="7579" w:name="_Toc270663528"/>
      <w:bookmarkStart w:id="7580" w:name="_Toc270929894"/>
      <w:bookmarkStart w:id="7581" w:name="_Toc270931135"/>
      <w:bookmarkStart w:id="7582" w:name="_Toc270934411"/>
      <w:bookmarkStart w:id="7583" w:name="_Toc270937458"/>
      <w:bookmarkStart w:id="7584" w:name="_Toc270939555"/>
      <w:bookmarkStart w:id="7585" w:name="_Toc267383386"/>
      <w:bookmarkStart w:id="7586" w:name="_Toc270663529"/>
      <w:bookmarkStart w:id="7587" w:name="_Toc270929895"/>
      <w:bookmarkStart w:id="7588" w:name="_Toc270931136"/>
      <w:bookmarkStart w:id="7589" w:name="_Toc270934412"/>
      <w:bookmarkStart w:id="7590" w:name="_Toc270937459"/>
      <w:bookmarkStart w:id="7591" w:name="_Toc270939556"/>
      <w:bookmarkStart w:id="7592" w:name="_Toc267383408"/>
      <w:bookmarkStart w:id="7593" w:name="_Toc270663551"/>
      <w:bookmarkStart w:id="7594" w:name="_Toc270929917"/>
      <w:bookmarkStart w:id="7595" w:name="_Toc270931158"/>
      <w:bookmarkStart w:id="7596" w:name="_Toc270934434"/>
      <w:bookmarkStart w:id="7597" w:name="_Toc270937481"/>
      <w:bookmarkStart w:id="7598" w:name="_Toc270939578"/>
      <w:bookmarkStart w:id="7599" w:name="_Toc267383409"/>
      <w:bookmarkStart w:id="7600" w:name="_Toc270663552"/>
      <w:bookmarkStart w:id="7601" w:name="_Toc270929918"/>
      <w:bookmarkStart w:id="7602" w:name="_Toc270931159"/>
      <w:bookmarkStart w:id="7603" w:name="_Toc270934435"/>
      <w:bookmarkStart w:id="7604" w:name="_Toc270937482"/>
      <w:bookmarkStart w:id="7605" w:name="_Toc270939579"/>
      <w:bookmarkStart w:id="7606" w:name="_Toc267383410"/>
      <w:bookmarkStart w:id="7607" w:name="_Toc270663553"/>
      <w:bookmarkStart w:id="7608" w:name="_Toc270929919"/>
      <w:bookmarkStart w:id="7609" w:name="_Toc270931160"/>
      <w:bookmarkStart w:id="7610" w:name="_Toc270934436"/>
      <w:bookmarkStart w:id="7611" w:name="_Toc270937483"/>
      <w:bookmarkStart w:id="7612" w:name="_Toc270939580"/>
      <w:bookmarkStart w:id="7613" w:name="_Toc267383411"/>
      <w:bookmarkStart w:id="7614" w:name="_Toc270663554"/>
      <w:bookmarkStart w:id="7615" w:name="_Toc270929920"/>
      <w:bookmarkStart w:id="7616" w:name="_Toc270931161"/>
      <w:bookmarkStart w:id="7617" w:name="_Toc270934437"/>
      <w:bookmarkStart w:id="7618" w:name="_Toc270937484"/>
      <w:bookmarkStart w:id="7619" w:name="_Toc270939581"/>
      <w:bookmarkStart w:id="7620" w:name="_Toc267383412"/>
      <w:bookmarkStart w:id="7621" w:name="_Toc270663555"/>
      <w:bookmarkStart w:id="7622" w:name="_Toc270929921"/>
      <w:bookmarkStart w:id="7623" w:name="_Toc270931162"/>
      <w:bookmarkStart w:id="7624" w:name="_Toc270934438"/>
      <w:bookmarkStart w:id="7625" w:name="_Toc270937485"/>
      <w:bookmarkStart w:id="7626" w:name="_Toc270939582"/>
      <w:bookmarkStart w:id="7627" w:name="_Toc267383413"/>
      <w:bookmarkStart w:id="7628" w:name="_Toc270663556"/>
      <w:bookmarkStart w:id="7629" w:name="_Toc270929922"/>
      <w:bookmarkStart w:id="7630" w:name="_Toc270931163"/>
      <w:bookmarkStart w:id="7631" w:name="_Toc270934439"/>
      <w:bookmarkStart w:id="7632" w:name="_Toc270937486"/>
      <w:bookmarkStart w:id="7633" w:name="_Toc270939583"/>
      <w:bookmarkStart w:id="7634" w:name="_Toc267383414"/>
      <w:bookmarkStart w:id="7635" w:name="_Toc270663557"/>
      <w:bookmarkStart w:id="7636" w:name="_Toc270929923"/>
      <w:bookmarkStart w:id="7637" w:name="_Toc270931164"/>
      <w:bookmarkStart w:id="7638" w:name="_Toc270934440"/>
      <w:bookmarkStart w:id="7639" w:name="_Toc270937487"/>
      <w:bookmarkStart w:id="7640" w:name="_Toc270939584"/>
      <w:bookmarkStart w:id="7641" w:name="_Toc267383415"/>
      <w:bookmarkStart w:id="7642" w:name="_Toc270663558"/>
      <w:bookmarkStart w:id="7643" w:name="_Toc270929924"/>
      <w:bookmarkStart w:id="7644" w:name="_Toc270931165"/>
      <w:bookmarkStart w:id="7645" w:name="_Toc270934441"/>
      <w:bookmarkStart w:id="7646" w:name="_Toc270937488"/>
      <w:bookmarkStart w:id="7647" w:name="_Toc270939585"/>
      <w:bookmarkStart w:id="7648" w:name="_Toc267383416"/>
      <w:bookmarkStart w:id="7649" w:name="_Toc270663559"/>
      <w:bookmarkStart w:id="7650" w:name="_Toc270929925"/>
      <w:bookmarkStart w:id="7651" w:name="_Toc270931166"/>
      <w:bookmarkStart w:id="7652" w:name="_Toc270934442"/>
      <w:bookmarkStart w:id="7653" w:name="_Toc270937489"/>
      <w:bookmarkStart w:id="7654" w:name="_Toc270939586"/>
      <w:bookmarkStart w:id="7655" w:name="_Toc267383417"/>
      <w:bookmarkStart w:id="7656" w:name="_Toc270663560"/>
      <w:bookmarkStart w:id="7657" w:name="_Toc270929926"/>
      <w:bookmarkStart w:id="7658" w:name="_Toc270931167"/>
      <w:bookmarkStart w:id="7659" w:name="_Toc270934443"/>
      <w:bookmarkStart w:id="7660" w:name="_Toc270937490"/>
      <w:bookmarkStart w:id="7661" w:name="_Toc270939587"/>
      <w:bookmarkStart w:id="7662" w:name="_Toc267383418"/>
      <w:bookmarkStart w:id="7663" w:name="_Toc270663561"/>
      <w:bookmarkStart w:id="7664" w:name="_Toc270929927"/>
      <w:bookmarkStart w:id="7665" w:name="_Toc270931168"/>
      <w:bookmarkStart w:id="7666" w:name="_Toc270934444"/>
      <w:bookmarkStart w:id="7667" w:name="_Toc270937491"/>
      <w:bookmarkStart w:id="7668" w:name="_Toc270939588"/>
      <w:bookmarkStart w:id="7669" w:name="_Toc267383419"/>
      <w:bookmarkStart w:id="7670" w:name="_Toc270663562"/>
      <w:bookmarkStart w:id="7671" w:name="_Toc270929928"/>
      <w:bookmarkStart w:id="7672" w:name="_Toc270931169"/>
      <w:bookmarkStart w:id="7673" w:name="_Toc270934445"/>
      <w:bookmarkStart w:id="7674" w:name="_Toc270937492"/>
      <w:bookmarkStart w:id="7675" w:name="_Toc270939589"/>
      <w:bookmarkStart w:id="7676" w:name="_Toc267383420"/>
      <w:bookmarkStart w:id="7677" w:name="_Toc270663563"/>
      <w:bookmarkStart w:id="7678" w:name="_Toc270929929"/>
      <w:bookmarkStart w:id="7679" w:name="_Toc270931170"/>
      <w:bookmarkStart w:id="7680" w:name="_Toc270934446"/>
      <w:bookmarkStart w:id="7681" w:name="_Toc270937493"/>
      <w:bookmarkStart w:id="7682" w:name="_Toc270939590"/>
      <w:bookmarkStart w:id="7683" w:name="_Toc267383421"/>
      <w:bookmarkStart w:id="7684" w:name="_Toc270663564"/>
      <w:bookmarkStart w:id="7685" w:name="_Toc270929930"/>
      <w:bookmarkStart w:id="7686" w:name="_Toc270931171"/>
      <w:bookmarkStart w:id="7687" w:name="_Toc270934447"/>
      <w:bookmarkStart w:id="7688" w:name="_Toc270937494"/>
      <w:bookmarkStart w:id="7689" w:name="_Toc270939591"/>
      <w:bookmarkStart w:id="7690" w:name="_Toc267383422"/>
      <w:bookmarkStart w:id="7691" w:name="_Toc270663565"/>
      <w:bookmarkStart w:id="7692" w:name="_Toc270929931"/>
      <w:bookmarkStart w:id="7693" w:name="_Toc270931172"/>
      <w:bookmarkStart w:id="7694" w:name="_Toc270934448"/>
      <w:bookmarkStart w:id="7695" w:name="_Toc270937495"/>
      <w:bookmarkStart w:id="7696" w:name="_Toc270939592"/>
      <w:bookmarkStart w:id="7697" w:name="_Toc267383423"/>
      <w:bookmarkStart w:id="7698" w:name="_Toc270663566"/>
      <w:bookmarkStart w:id="7699" w:name="_Toc270929932"/>
      <w:bookmarkStart w:id="7700" w:name="_Toc270931173"/>
      <w:bookmarkStart w:id="7701" w:name="_Toc270934449"/>
      <w:bookmarkStart w:id="7702" w:name="_Toc270937496"/>
      <w:bookmarkStart w:id="7703" w:name="_Toc270939593"/>
      <w:bookmarkStart w:id="7704" w:name="_Toc267383424"/>
      <w:bookmarkStart w:id="7705" w:name="_Toc270663567"/>
      <w:bookmarkStart w:id="7706" w:name="_Toc270929933"/>
      <w:bookmarkStart w:id="7707" w:name="_Toc270931174"/>
      <w:bookmarkStart w:id="7708" w:name="_Toc270934450"/>
      <w:bookmarkStart w:id="7709" w:name="_Toc270937497"/>
      <w:bookmarkStart w:id="7710" w:name="_Toc270939594"/>
      <w:bookmarkStart w:id="7711" w:name="_Toc267383425"/>
      <w:bookmarkStart w:id="7712" w:name="_Toc270663568"/>
      <w:bookmarkStart w:id="7713" w:name="_Toc270929934"/>
      <w:bookmarkStart w:id="7714" w:name="_Toc270931175"/>
      <w:bookmarkStart w:id="7715" w:name="_Toc270934451"/>
      <w:bookmarkStart w:id="7716" w:name="_Toc270937498"/>
      <w:bookmarkStart w:id="7717" w:name="_Toc270939595"/>
      <w:bookmarkStart w:id="7718" w:name="_Toc267383426"/>
      <w:bookmarkStart w:id="7719" w:name="_Toc270663569"/>
      <w:bookmarkStart w:id="7720" w:name="_Toc270929935"/>
      <w:bookmarkStart w:id="7721" w:name="_Toc270931176"/>
      <w:bookmarkStart w:id="7722" w:name="_Toc270934452"/>
      <w:bookmarkStart w:id="7723" w:name="_Toc270937499"/>
      <w:bookmarkStart w:id="7724" w:name="_Toc270939596"/>
      <w:bookmarkStart w:id="7725" w:name="_Toc267383427"/>
      <w:bookmarkStart w:id="7726" w:name="_Toc270663570"/>
      <w:bookmarkStart w:id="7727" w:name="_Toc270929936"/>
      <w:bookmarkStart w:id="7728" w:name="_Toc270931177"/>
      <w:bookmarkStart w:id="7729" w:name="_Toc270934453"/>
      <w:bookmarkStart w:id="7730" w:name="_Toc270937500"/>
      <w:bookmarkStart w:id="7731" w:name="_Toc270939597"/>
      <w:bookmarkStart w:id="7732" w:name="_Toc267383428"/>
      <w:bookmarkStart w:id="7733" w:name="_Toc270663571"/>
      <w:bookmarkStart w:id="7734" w:name="_Toc270929937"/>
      <w:bookmarkStart w:id="7735" w:name="_Toc270931178"/>
      <w:bookmarkStart w:id="7736" w:name="_Toc270934454"/>
      <w:bookmarkStart w:id="7737" w:name="_Toc270937501"/>
      <w:bookmarkStart w:id="7738" w:name="_Toc270939598"/>
      <w:bookmarkStart w:id="7739" w:name="_Toc267383429"/>
      <w:bookmarkStart w:id="7740" w:name="_Toc270663572"/>
      <w:bookmarkStart w:id="7741" w:name="_Toc270929938"/>
      <w:bookmarkStart w:id="7742" w:name="_Toc270931179"/>
      <w:bookmarkStart w:id="7743" w:name="_Toc270934455"/>
      <w:bookmarkStart w:id="7744" w:name="_Toc270937502"/>
      <w:bookmarkStart w:id="7745" w:name="_Toc270939599"/>
      <w:bookmarkStart w:id="7746" w:name="_Toc267383430"/>
      <w:bookmarkStart w:id="7747" w:name="_Toc270663573"/>
      <w:bookmarkStart w:id="7748" w:name="_Toc270929939"/>
      <w:bookmarkStart w:id="7749" w:name="_Toc270931180"/>
      <w:bookmarkStart w:id="7750" w:name="_Toc270934456"/>
      <w:bookmarkStart w:id="7751" w:name="_Toc270937503"/>
      <w:bookmarkStart w:id="7752" w:name="_Toc270939600"/>
      <w:bookmarkStart w:id="7753" w:name="_Toc267383431"/>
      <w:bookmarkStart w:id="7754" w:name="_Toc270663574"/>
      <w:bookmarkStart w:id="7755" w:name="_Toc270929940"/>
      <w:bookmarkStart w:id="7756" w:name="_Toc270931181"/>
      <w:bookmarkStart w:id="7757" w:name="_Toc270934457"/>
      <w:bookmarkStart w:id="7758" w:name="_Toc270937504"/>
      <w:bookmarkStart w:id="7759" w:name="_Toc270939601"/>
      <w:bookmarkStart w:id="7760" w:name="_Toc267383432"/>
      <w:bookmarkStart w:id="7761" w:name="_Toc270663575"/>
      <w:bookmarkStart w:id="7762" w:name="_Toc270929941"/>
      <w:bookmarkStart w:id="7763" w:name="_Toc270931182"/>
      <w:bookmarkStart w:id="7764" w:name="_Toc270934458"/>
      <w:bookmarkStart w:id="7765" w:name="_Toc270937505"/>
      <w:bookmarkStart w:id="7766" w:name="_Toc270939602"/>
      <w:bookmarkStart w:id="7767" w:name="_Toc248042355"/>
      <w:bookmarkStart w:id="7768" w:name="_Toc270946292"/>
      <w:bookmarkStart w:id="7769" w:name="_Toc278358763"/>
      <w:bookmarkStart w:id="7770" w:name="_Toc295735838"/>
      <w:bookmarkEnd w:id="732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r>
        <w:t>Requisition Activity History and Events</w:t>
      </w:r>
      <w:bookmarkEnd w:id="7767"/>
      <w:bookmarkEnd w:id="7768"/>
      <w:bookmarkEnd w:id="7769"/>
      <w:bookmarkEnd w:id="7770"/>
    </w:p>
    <w:p w14:paraId="16E4AEF1" w14:textId="77777777" w:rsidR="003F7D2A" w:rsidRDefault="00CF758A" w:rsidP="003F7D2A">
      <w:pPr>
        <w:pStyle w:val="Heading3"/>
      </w:pPr>
      <w:bookmarkStart w:id="7771" w:name="_Toc248042356"/>
      <w:bookmarkStart w:id="7772" w:name="_Toc270946293"/>
      <w:bookmarkStart w:id="7773" w:name="_Toc278358764"/>
      <w:bookmarkStart w:id="7774" w:name="_Toc295735839"/>
      <w:r>
        <w:t xml:space="preserve">Requisition </w:t>
      </w:r>
      <w:r w:rsidR="003F7D2A">
        <w:t>History</w:t>
      </w:r>
      <w:bookmarkEnd w:id="7771"/>
      <w:bookmarkEnd w:id="7772"/>
      <w:bookmarkEnd w:id="7773"/>
      <w:bookmarkEnd w:id="7774"/>
    </w:p>
    <w:p w14:paraId="16E4AEF2" w14:textId="77777777" w:rsidR="00CF758A" w:rsidRDefault="00CF758A" w:rsidP="00931F9D">
      <w:pPr>
        <w:pStyle w:val="Body3"/>
      </w:pPr>
      <w:r>
        <w:t>The requisition history tab displays a history of specific requisition events.</w:t>
      </w:r>
      <w:r w:rsidR="00086D1B">
        <w:t xml:space="preserve"> </w:t>
      </w:r>
      <w:r>
        <w:t xml:space="preserve"> These events are created throughout SARP; for example, finishing the Intake Complete process adds an Intake Completed event to the requisition history. </w:t>
      </w:r>
      <w:r w:rsidR="00086D1B">
        <w:t xml:space="preserve"> </w:t>
      </w:r>
      <w:r>
        <w:t xml:space="preserve">Requirements for </w:t>
      </w:r>
      <w:r w:rsidR="004E242F">
        <w:t xml:space="preserve">when events are created are documented with the activities that create the event (for example, see </w:t>
      </w:r>
      <w:r w:rsidR="004E242F" w:rsidRPr="00FB06D0">
        <w:t>FR-672-FR-675</w:t>
      </w:r>
      <w:r w:rsidR="004E242F">
        <w:t>).</w:t>
      </w:r>
    </w:p>
    <w:p w14:paraId="16E4AEF3" w14:textId="77777777" w:rsidR="00CF758A" w:rsidRDefault="00B37D2E" w:rsidP="002D2B21">
      <w:r>
        <w:rPr>
          <w:noProof/>
        </w:rPr>
        <w:drawing>
          <wp:inline distT="0" distB="0" distL="0" distR="0" wp14:anchorId="16E4B00F" wp14:editId="16E4B010">
            <wp:extent cx="5934075" cy="49053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cstate="print"/>
                    <a:srcRect/>
                    <a:stretch>
                      <a:fillRect/>
                    </a:stretch>
                  </pic:blipFill>
                  <pic:spPr bwMode="auto">
                    <a:xfrm>
                      <a:off x="0" y="0"/>
                      <a:ext cx="5934075" cy="4905375"/>
                    </a:xfrm>
                    <a:prstGeom prst="rect">
                      <a:avLst/>
                    </a:prstGeom>
                    <a:noFill/>
                    <a:ln w="9525">
                      <a:noFill/>
                      <a:miter lim="800000"/>
                      <a:headEnd/>
                      <a:tailEnd/>
                    </a:ln>
                  </pic:spPr>
                </pic:pic>
              </a:graphicData>
            </a:graphic>
          </wp:inline>
        </w:drawing>
      </w:r>
    </w:p>
    <w:p w14:paraId="16E4AEF4" w14:textId="77777777" w:rsidR="004E242F" w:rsidRPr="00CF2F93" w:rsidRDefault="004E242F" w:rsidP="002D2B21">
      <w:pPr>
        <w:rPr>
          <w:sz w:val="20"/>
        </w:rPr>
      </w:pPr>
    </w:p>
    <w:p w14:paraId="16E4AEF5" w14:textId="77777777" w:rsidR="004E242F" w:rsidRDefault="004E242F" w:rsidP="00931F9D">
      <w:pPr>
        <w:pStyle w:val="Body3"/>
      </w:pPr>
      <w:r>
        <w:t>Grid fields: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170"/>
        <w:gridCol w:w="3060"/>
        <w:gridCol w:w="3618"/>
      </w:tblGrid>
      <w:tr w:rsidR="00B519E7" w:rsidRPr="00CF02D7" w14:paraId="16E4AEFA" w14:textId="77777777" w:rsidTr="00AF409E">
        <w:tc>
          <w:tcPr>
            <w:tcW w:w="1008" w:type="dxa"/>
          </w:tcPr>
          <w:p w14:paraId="16E4AEF6" w14:textId="77777777" w:rsidR="004E242F" w:rsidRPr="00CF02D7" w:rsidRDefault="004E242F" w:rsidP="00CF02D7">
            <w:pPr>
              <w:spacing w:after="120"/>
              <w:rPr>
                <w:sz w:val="20"/>
              </w:rPr>
            </w:pPr>
            <w:r w:rsidRPr="00CF02D7">
              <w:rPr>
                <w:sz w:val="20"/>
              </w:rPr>
              <w:t>FR-#</w:t>
            </w:r>
          </w:p>
        </w:tc>
        <w:tc>
          <w:tcPr>
            <w:tcW w:w="1170" w:type="dxa"/>
          </w:tcPr>
          <w:p w14:paraId="16E4AEF7" w14:textId="77777777" w:rsidR="004E242F" w:rsidRPr="00CF02D7" w:rsidRDefault="004E242F" w:rsidP="00CF02D7">
            <w:pPr>
              <w:spacing w:after="120"/>
              <w:rPr>
                <w:sz w:val="20"/>
              </w:rPr>
            </w:pPr>
            <w:r w:rsidRPr="00CF02D7">
              <w:rPr>
                <w:sz w:val="20"/>
              </w:rPr>
              <w:t>Name</w:t>
            </w:r>
          </w:p>
        </w:tc>
        <w:tc>
          <w:tcPr>
            <w:tcW w:w="3060" w:type="dxa"/>
          </w:tcPr>
          <w:p w14:paraId="16E4AEF8" w14:textId="77777777" w:rsidR="004E242F" w:rsidRPr="00CF02D7" w:rsidRDefault="004E242F" w:rsidP="00CF02D7">
            <w:pPr>
              <w:spacing w:after="120"/>
              <w:rPr>
                <w:sz w:val="20"/>
              </w:rPr>
            </w:pPr>
            <w:r w:rsidRPr="00CF02D7">
              <w:rPr>
                <w:sz w:val="20"/>
              </w:rPr>
              <w:t>Description</w:t>
            </w:r>
          </w:p>
        </w:tc>
        <w:tc>
          <w:tcPr>
            <w:tcW w:w="3618" w:type="dxa"/>
          </w:tcPr>
          <w:p w14:paraId="16E4AEF9" w14:textId="77777777" w:rsidR="004E242F" w:rsidRPr="00CF02D7" w:rsidRDefault="004E242F" w:rsidP="00CF02D7">
            <w:pPr>
              <w:spacing w:after="120"/>
              <w:rPr>
                <w:sz w:val="20"/>
              </w:rPr>
            </w:pPr>
            <w:r w:rsidRPr="00CF02D7">
              <w:rPr>
                <w:sz w:val="20"/>
              </w:rPr>
              <w:t>Source</w:t>
            </w:r>
          </w:p>
        </w:tc>
      </w:tr>
      <w:tr w:rsidR="00B519E7" w:rsidRPr="00CF02D7" w14:paraId="16E4AEFF" w14:textId="77777777" w:rsidTr="00AF409E">
        <w:tc>
          <w:tcPr>
            <w:tcW w:w="1008" w:type="dxa"/>
          </w:tcPr>
          <w:p w14:paraId="16E4AEFB" w14:textId="77777777" w:rsidR="004E242F" w:rsidRPr="00CF02D7" w:rsidRDefault="00AF409E" w:rsidP="00CF02D7">
            <w:pPr>
              <w:spacing w:after="120"/>
              <w:rPr>
                <w:sz w:val="20"/>
              </w:rPr>
            </w:pPr>
            <w:r>
              <w:rPr>
                <w:sz w:val="20"/>
              </w:rPr>
              <w:t>FR-</w:t>
            </w:r>
            <w:r w:rsidR="00B519E7" w:rsidRPr="00CF02D7">
              <w:rPr>
                <w:sz w:val="20"/>
              </w:rPr>
              <w:t>1801</w:t>
            </w:r>
          </w:p>
        </w:tc>
        <w:tc>
          <w:tcPr>
            <w:tcW w:w="1170" w:type="dxa"/>
          </w:tcPr>
          <w:p w14:paraId="16E4AEFC" w14:textId="77777777" w:rsidR="004E242F" w:rsidRPr="00CF02D7" w:rsidRDefault="004E242F" w:rsidP="00CF02D7">
            <w:pPr>
              <w:spacing w:after="120"/>
              <w:rPr>
                <w:sz w:val="20"/>
              </w:rPr>
            </w:pPr>
            <w:r w:rsidRPr="00CF02D7">
              <w:rPr>
                <w:sz w:val="20"/>
              </w:rPr>
              <w:t>Description</w:t>
            </w:r>
          </w:p>
        </w:tc>
        <w:tc>
          <w:tcPr>
            <w:tcW w:w="3060" w:type="dxa"/>
          </w:tcPr>
          <w:p w14:paraId="16E4AEFD" w14:textId="77777777" w:rsidR="004E242F" w:rsidRPr="00CF02D7" w:rsidRDefault="00B519E7" w:rsidP="00CF02D7">
            <w:pPr>
              <w:spacing w:after="120"/>
              <w:rPr>
                <w:sz w:val="20"/>
              </w:rPr>
            </w:pPr>
            <w:r w:rsidRPr="00CF02D7">
              <w:rPr>
                <w:sz w:val="20"/>
              </w:rPr>
              <w:t xml:space="preserve">The event name. </w:t>
            </w:r>
          </w:p>
        </w:tc>
        <w:tc>
          <w:tcPr>
            <w:tcW w:w="3618" w:type="dxa"/>
          </w:tcPr>
          <w:p w14:paraId="16E4AEFE" w14:textId="77777777" w:rsidR="004E242F" w:rsidRPr="00CF02D7" w:rsidRDefault="00B519E7" w:rsidP="00CF02D7">
            <w:pPr>
              <w:spacing w:after="120"/>
              <w:rPr>
                <w:sz w:val="20"/>
              </w:rPr>
            </w:pPr>
            <w:proofErr w:type="spellStart"/>
            <w:r w:rsidRPr="00CF02D7">
              <w:rPr>
                <w:sz w:val="20"/>
              </w:rPr>
              <w:t>tblRequisitionEvent.EventTypeID</w:t>
            </w:r>
            <w:proofErr w:type="spellEnd"/>
            <w:r w:rsidRPr="00CF02D7">
              <w:rPr>
                <w:sz w:val="20"/>
              </w:rPr>
              <w:t xml:space="preserve">. The human-readable names come from </w:t>
            </w:r>
            <w:proofErr w:type="spellStart"/>
            <w:r w:rsidRPr="00CF02D7">
              <w:rPr>
                <w:sz w:val="20"/>
              </w:rPr>
              <w:t>tblEnumeration</w:t>
            </w:r>
            <w:proofErr w:type="spellEnd"/>
            <w:r w:rsidRPr="00CF02D7">
              <w:rPr>
                <w:sz w:val="20"/>
              </w:rPr>
              <w:t>, from enumeration group 46, Requisition Event Type</w:t>
            </w:r>
          </w:p>
        </w:tc>
      </w:tr>
      <w:tr w:rsidR="00B519E7" w:rsidRPr="00CF02D7" w14:paraId="16E4AF04" w14:textId="77777777" w:rsidTr="00AF409E">
        <w:tc>
          <w:tcPr>
            <w:tcW w:w="1008" w:type="dxa"/>
          </w:tcPr>
          <w:p w14:paraId="16E4AF00" w14:textId="77777777" w:rsidR="004E242F" w:rsidRPr="00CF02D7" w:rsidRDefault="00AF409E" w:rsidP="00CF02D7">
            <w:pPr>
              <w:spacing w:after="120"/>
              <w:rPr>
                <w:sz w:val="20"/>
              </w:rPr>
            </w:pPr>
            <w:r>
              <w:rPr>
                <w:sz w:val="20"/>
              </w:rPr>
              <w:t>FR-</w:t>
            </w:r>
            <w:r w:rsidR="00B519E7" w:rsidRPr="00CF02D7">
              <w:rPr>
                <w:sz w:val="20"/>
              </w:rPr>
              <w:t>1802</w:t>
            </w:r>
          </w:p>
        </w:tc>
        <w:tc>
          <w:tcPr>
            <w:tcW w:w="1170" w:type="dxa"/>
          </w:tcPr>
          <w:p w14:paraId="16E4AF01" w14:textId="77777777" w:rsidR="004E242F" w:rsidRPr="00CF02D7" w:rsidRDefault="004E242F" w:rsidP="00CF02D7">
            <w:pPr>
              <w:spacing w:after="120"/>
              <w:rPr>
                <w:sz w:val="20"/>
              </w:rPr>
            </w:pPr>
            <w:r w:rsidRPr="00CF02D7">
              <w:rPr>
                <w:sz w:val="20"/>
              </w:rPr>
              <w:t>State</w:t>
            </w:r>
          </w:p>
        </w:tc>
        <w:tc>
          <w:tcPr>
            <w:tcW w:w="3060" w:type="dxa"/>
          </w:tcPr>
          <w:p w14:paraId="16E4AF02" w14:textId="77777777" w:rsidR="004E242F" w:rsidRPr="00CF02D7" w:rsidRDefault="00B519E7" w:rsidP="00CF02D7">
            <w:pPr>
              <w:spacing w:after="120"/>
              <w:rPr>
                <w:sz w:val="20"/>
              </w:rPr>
            </w:pPr>
            <w:r w:rsidRPr="00CF02D7">
              <w:rPr>
                <w:sz w:val="20"/>
              </w:rPr>
              <w:t>The state the requisition was in at the time the event was logged</w:t>
            </w:r>
          </w:p>
        </w:tc>
        <w:tc>
          <w:tcPr>
            <w:tcW w:w="3618" w:type="dxa"/>
          </w:tcPr>
          <w:p w14:paraId="16E4AF03" w14:textId="77777777" w:rsidR="004E242F" w:rsidRPr="00CF02D7" w:rsidRDefault="00131D95" w:rsidP="00CF02D7">
            <w:pPr>
              <w:spacing w:after="120"/>
              <w:rPr>
                <w:sz w:val="20"/>
              </w:rPr>
            </w:pPr>
            <w:proofErr w:type="spellStart"/>
            <w:r w:rsidRPr="00CF02D7">
              <w:rPr>
                <w:sz w:val="20"/>
              </w:rPr>
              <w:t>tblRequisitionEvent</w:t>
            </w:r>
            <w:r w:rsidR="00B519E7" w:rsidRPr="00CF02D7">
              <w:rPr>
                <w:sz w:val="20"/>
              </w:rPr>
              <w:t>.</w:t>
            </w:r>
            <w:r w:rsidRPr="00CF02D7">
              <w:rPr>
                <w:sz w:val="20"/>
              </w:rPr>
              <w:t>StateID</w:t>
            </w:r>
            <w:proofErr w:type="spellEnd"/>
            <w:r w:rsidR="00B519E7" w:rsidRPr="00CF02D7">
              <w:rPr>
                <w:sz w:val="20"/>
              </w:rPr>
              <w:t xml:space="preserve"> The human-readable state names come from </w:t>
            </w:r>
            <w:proofErr w:type="spellStart"/>
            <w:r w:rsidR="00B519E7" w:rsidRPr="00CF02D7">
              <w:rPr>
                <w:sz w:val="20"/>
              </w:rPr>
              <w:t>tblEnumeration</w:t>
            </w:r>
            <w:proofErr w:type="spellEnd"/>
            <w:r w:rsidR="00B519E7" w:rsidRPr="00CF02D7">
              <w:rPr>
                <w:sz w:val="20"/>
              </w:rPr>
              <w:t>, from enumeration group 14, Requisition State</w:t>
            </w:r>
          </w:p>
        </w:tc>
      </w:tr>
      <w:tr w:rsidR="00B519E7" w:rsidRPr="00CF02D7" w14:paraId="16E4AF09" w14:textId="77777777" w:rsidTr="00AF409E">
        <w:tc>
          <w:tcPr>
            <w:tcW w:w="1008" w:type="dxa"/>
          </w:tcPr>
          <w:p w14:paraId="16E4AF05" w14:textId="77777777" w:rsidR="004E242F" w:rsidRPr="00CF02D7" w:rsidRDefault="00AF409E" w:rsidP="00CF02D7">
            <w:pPr>
              <w:spacing w:after="120"/>
              <w:rPr>
                <w:sz w:val="20"/>
              </w:rPr>
            </w:pPr>
            <w:r>
              <w:rPr>
                <w:sz w:val="20"/>
              </w:rPr>
              <w:t>FR-</w:t>
            </w:r>
            <w:r w:rsidR="00B519E7" w:rsidRPr="00CF02D7">
              <w:rPr>
                <w:sz w:val="20"/>
              </w:rPr>
              <w:t>1803</w:t>
            </w:r>
          </w:p>
        </w:tc>
        <w:tc>
          <w:tcPr>
            <w:tcW w:w="1170" w:type="dxa"/>
          </w:tcPr>
          <w:p w14:paraId="16E4AF06" w14:textId="77777777" w:rsidR="004E242F" w:rsidRPr="00CF02D7" w:rsidRDefault="004E242F" w:rsidP="00CF02D7">
            <w:pPr>
              <w:spacing w:after="120"/>
              <w:rPr>
                <w:sz w:val="20"/>
              </w:rPr>
            </w:pPr>
            <w:r w:rsidRPr="00CF02D7">
              <w:rPr>
                <w:sz w:val="20"/>
              </w:rPr>
              <w:t>Time</w:t>
            </w:r>
          </w:p>
        </w:tc>
        <w:tc>
          <w:tcPr>
            <w:tcW w:w="3060" w:type="dxa"/>
          </w:tcPr>
          <w:p w14:paraId="16E4AF07" w14:textId="77777777" w:rsidR="004E242F" w:rsidRPr="00CF02D7" w:rsidRDefault="00B519E7" w:rsidP="00CF02D7">
            <w:pPr>
              <w:spacing w:after="120"/>
              <w:rPr>
                <w:sz w:val="20"/>
              </w:rPr>
            </w:pPr>
            <w:r w:rsidRPr="00CF02D7">
              <w:rPr>
                <w:sz w:val="20"/>
              </w:rPr>
              <w:t>The date and time the event was logged</w:t>
            </w:r>
          </w:p>
        </w:tc>
        <w:tc>
          <w:tcPr>
            <w:tcW w:w="3618" w:type="dxa"/>
          </w:tcPr>
          <w:p w14:paraId="16E4AF08" w14:textId="77777777" w:rsidR="004E242F" w:rsidRPr="00CF02D7" w:rsidRDefault="004E242F" w:rsidP="00CF02D7">
            <w:pPr>
              <w:spacing w:after="120"/>
              <w:rPr>
                <w:sz w:val="20"/>
              </w:rPr>
            </w:pPr>
          </w:p>
        </w:tc>
      </w:tr>
      <w:tr w:rsidR="00B519E7" w:rsidRPr="00CF02D7" w14:paraId="16E4AF0E" w14:textId="77777777" w:rsidTr="00AF409E">
        <w:tc>
          <w:tcPr>
            <w:tcW w:w="1008" w:type="dxa"/>
          </w:tcPr>
          <w:p w14:paraId="16E4AF0A" w14:textId="77777777" w:rsidR="004E242F" w:rsidRPr="00CF02D7" w:rsidRDefault="00AF409E" w:rsidP="00CF02D7">
            <w:pPr>
              <w:spacing w:after="120"/>
              <w:rPr>
                <w:sz w:val="20"/>
              </w:rPr>
            </w:pPr>
            <w:r>
              <w:rPr>
                <w:sz w:val="20"/>
              </w:rPr>
              <w:t>FR-</w:t>
            </w:r>
            <w:r w:rsidR="00B519E7" w:rsidRPr="00CF02D7">
              <w:rPr>
                <w:sz w:val="20"/>
              </w:rPr>
              <w:t>1804</w:t>
            </w:r>
          </w:p>
        </w:tc>
        <w:tc>
          <w:tcPr>
            <w:tcW w:w="1170" w:type="dxa"/>
          </w:tcPr>
          <w:p w14:paraId="16E4AF0B" w14:textId="77777777" w:rsidR="004E242F" w:rsidRPr="00CF02D7" w:rsidRDefault="004E242F" w:rsidP="00CF02D7">
            <w:pPr>
              <w:spacing w:after="120"/>
              <w:rPr>
                <w:sz w:val="20"/>
              </w:rPr>
            </w:pPr>
            <w:r w:rsidRPr="00CF02D7">
              <w:rPr>
                <w:sz w:val="20"/>
              </w:rPr>
              <w:t>Pod Name</w:t>
            </w:r>
          </w:p>
        </w:tc>
        <w:tc>
          <w:tcPr>
            <w:tcW w:w="3060" w:type="dxa"/>
          </w:tcPr>
          <w:p w14:paraId="16E4AF0C" w14:textId="77777777" w:rsidR="004E242F" w:rsidRPr="00CF02D7" w:rsidRDefault="00B519E7" w:rsidP="00CF02D7">
            <w:pPr>
              <w:spacing w:after="120"/>
              <w:rPr>
                <w:sz w:val="20"/>
              </w:rPr>
            </w:pPr>
            <w:r w:rsidRPr="00CF02D7">
              <w:rPr>
                <w:sz w:val="20"/>
              </w:rPr>
              <w:t>The pod the requisition was in at the time the event was logged</w:t>
            </w:r>
          </w:p>
        </w:tc>
        <w:tc>
          <w:tcPr>
            <w:tcW w:w="3618" w:type="dxa"/>
          </w:tcPr>
          <w:p w14:paraId="16E4AF0D" w14:textId="77777777" w:rsidR="004E242F" w:rsidRPr="00CF02D7" w:rsidRDefault="00B519E7" w:rsidP="00CF02D7">
            <w:pPr>
              <w:spacing w:after="120"/>
              <w:rPr>
                <w:sz w:val="20"/>
              </w:rPr>
            </w:pPr>
            <w:proofErr w:type="spellStart"/>
            <w:proofErr w:type="gramStart"/>
            <w:r w:rsidRPr="00CF02D7">
              <w:rPr>
                <w:sz w:val="20"/>
              </w:rPr>
              <w:t>tblRequisition</w:t>
            </w:r>
            <w:r w:rsidR="00131D95" w:rsidRPr="00CF02D7">
              <w:rPr>
                <w:sz w:val="20"/>
              </w:rPr>
              <w:t>Event.</w:t>
            </w:r>
            <w:r w:rsidRPr="00CF02D7">
              <w:rPr>
                <w:sz w:val="20"/>
              </w:rPr>
              <w:t>PodId</w:t>
            </w:r>
            <w:proofErr w:type="spellEnd"/>
            <w:proofErr w:type="gramEnd"/>
            <w:r w:rsidRPr="00CF02D7">
              <w:rPr>
                <w:sz w:val="20"/>
              </w:rPr>
              <w:t xml:space="preserve">. This field is resolvable to a pod name via </w:t>
            </w:r>
            <w:proofErr w:type="spellStart"/>
            <w:r w:rsidRPr="00CF02D7">
              <w:rPr>
                <w:sz w:val="20"/>
              </w:rPr>
              <w:t>tblPod</w:t>
            </w:r>
            <w:proofErr w:type="spellEnd"/>
            <w:r w:rsidRPr="00CF02D7">
              <w:rPr>
                <w:sz w:val="20"/>
              </w:rPr>
              <w:t>.</w:t>
            </w:r>
          </w:p>
        </w:tc>
      </w:tr>
      <w:tr w:rsidR="00B519E7" w:rsidRPr="00CF02D7" w14:paraId="16E4AF13" w14:textId="77777777" w:rsidTr="00AF409E">
        <w:tc>
          <w:tcPr>
            <w:tcW w:w="1008" w:type="dxa"/>
          </w:tcPr>
          <w:p w14:paraId="16E4AF0F" w14:textId="77777777" w:rsidR="004E242F" w:rsidRPr="00CF02D7" w:rsidRDefault="00AF409E" w:rsidP="00CF02D7">
            <w:pPr>
              <w:spacing w:after="120"/>
              <w:rPr>
                <w:sz w:val="20"/>
              </w:rPr>
            </w:pPr>
            <w:r>
              <w:rPr>
                <w:sz w:val="20"/>
              </w:rPr>
              <w:t>FR-</w:t>
            </w:r>
            <w:r w:rsidR="003E69AC" w:rsidRPr="00CF02D7">
              <w:rPr>
                <w:sz w:val="20"/>
              </w:rPr>
              <w:t>1805</w:t>
            </w:r>
          </w:p>
        </w:tc>
        <w:tc>
          <w:tcPr>
            <w:tcW w:w="1170" w:type="dxa"/>
          </w:tcPr>
          <w:p w14:paraId="16E4AF10" w14:textId="77777777" w:rsidR="004E242F" w:rsidRPr="00CF02D7" w:rsidRDefault="004E242F" w:rsidP="00CF02D7">
            <w:pPr>
              <w:spacing w:after="120"/>
              <w:rPr>
                <w:sz w:val="20"/>
              </w:rPr>
            </w:pPr>
            <w:r w:rsidRPr="00CF02D7">
              <w:rPr>
                <w:sz w:val="20"/>
              </w:rPr>
              <w:t>User</w:t>
            </w:r>
          </w:p>
        </w:tc>
        <w:tc>
          <w:tcPr>
            <w:tcW w:w="3060" w:type="dxa"/>
          </w:tcPr>
          <w:p w14:paraId="16E4AF11" w14:textId="77777777" w:rsidR="004E242F" w:rsidRPr="00CF02D7" w:rsidRDefault="00B519E7" w:rsidP="00CF02D7">
            <w:pPr>
              <w:spacing w:after="120"/>
              <w:rPr>
                <w:sz w:val="20"/>
              </w:rPr>
            </w:pPr>
            <w:r w:rsidRPr="00CF02D7">
              <w:rPr>
                <w:sz w:val="20"/>
              </w:rPr>
              <w:t>The user who performed the event.</w:t>
            </w:r>
          </w:p>
        </w:tc>
        <w:tc>
          <w:tcPr>
            <w:tcW w:w="3618" w:type="dxa"/>
          </w:tcPr>
          <w:p w14:paraId="16E4AF12" w14:textId="77777777" w:rsidR="004E242F" w:rsidRPr="00CF02D7" w:rsidRDefault="004E242F" w:rsidP="00CF02D7">
            <w:pPr>
              <w:spacing w:after="120"/>
              <w:rPr>
                <w:sz w:val="20"/>
              </w:rPr>
            </w:pPr>
          </w:p>
        </w:tc>
      </w:tr>
    </w:tbl>
    <w:p w14:paraId="16E4AF14" w14:textId="77777777" w:rsidR="004E242F" w:rsidRPr="00CF2F93" w:rsidRDefault="004E242F" w:rsidP="00CF2F93">
      <w:pPr>
        <w:rPr>
          <w:sz w:val="20"/>
        </w:rPr>
      </w:pPr>
    </w:p>
    <w:p w14:paraId="16E4AF15" w14:textId="77777777" w:rsidR="002D2DFC" w:rsidRDefault="00CF758A" w:rsidP="003F7D2A">
      <w:pPr>
        <w:pStyle w:val="Heading3"/>
      </w:pPr>
      <w:bookmarkStart w:id="7775" w:name="_Toc270946294"/>
      <w:bookmarkStart w:id="7776" w:name="_Toc278358765"/>
      <w:bookmarkStart w:id="7777" w:name="_Toc295735840"/>
      <w:r>
        <w:t xml:space="preserve">Requisition </w:t>
      </w:r>
      <w:bookmarkStart w:id="7778" w:name="_Toc248042357"/>
      <w:r>
        <w:t xml:space="preserve">Activity </w:t>
      </w:r>
      <w:bookmarkEnd w:id="7775"/>
      <w:bookmarkEnd w:id="7778"/>
      <w:r w:rsidR="00AF409E">
        <w:t>List</w:t>
      </w:r>
      <w:bookmarkEnd w:id="7776"/>
      <w:bookmarkEnd w:id="7777"/>
    </w:p>
    <w:p w14:paraId="16E4AF16" w14:textId="77777777" w:rsidR="00CF5F13" w:rsidRPr="00EC0D2D" w:rsidRDefault="0096324B" w:rsidP="00EB2539">
      <w:pPr>
        <w:pStyle w:val="Body3"/>
      </w:pPr>
      <w:r>
        <w:t>Requisitions can spawn requests for events processed not by SARP, but by external processes such as the Billing Service or the Report Delivery Service.</w:t>
      </w:r>
      <w:r w:rsidR="00EB2539">
        <w:t xml:space="preserve"> </w:t>
      </w:r>
      <w:r>
        <w:t xml:space="preserve"> Examples include sending a requisition receipt to </w:t>
      </w:r>
      <w:proofErr w:type="spellStart"/>
      <w:r>
        <w:t>Quadax</w:t>
      </w:r>
      <w:proofErr w:type="spellEnd"/>
      <w:r>
        <w:t xml:space="preserve"> to begin the benefits investigation process for a requisition, or sending a report fax to a customer.  These events are modeled as requisition activities. </w:t>
      </w:r>
      <w:r w:rsidR="00EB2539">
        <w:t xml:space="preserve"> </w:t>
      </w:r>
      <w:r>
        <w:t xml:space="preserve">They are processed asynchronously, and their success or failure is logged in the Activities screen for a requisition. </w:t>
      </w:r>
    </w:p>
    <w:p w14:paraId="16E4AF17" w14:textId="77777777" w:rsidR="00CF5F13" w:rsidRPr="00EC0D2D" w:rsidRDefault="00956A25" w:rsidP="00CF5F13">
      <w:pPr>
        <w:rPr>
          <w:sz w:val="20"/>
        </w:rPr>
      </w:pPr>
      <w:commentRangeStart w:id="7779"/>
      <w:r>
        <w:rPr>
          <w:noProof/>
          <w:sz w:val="20"/>
        </w:rPr>
        <w:drawing>
          <wp:inline distT="0" distB="0" distL="0" distR="0" wp14:anchorId="16E4B011" wp14:editId="16E4B012">
            <wp:extent cx="5943600" cy="491019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5943600" cy="4910196"/>
                    </a:xfrm>
                    <a:prstGeom prst="rect">
                      <a:avLst/>
                    </a:prstGeom>
                    <a:noFill/>
                    <a:ln w="9525">
                      <a:noFill/>
                      <a:miter lim="800000"/>
                      <a:headEnd/>
                      <a:tailEnd/>
                    </a:ln>
                  </pic:spPr>
                </pic:pic>
              </a:graphicData>
            </a:graphic>
          </wp:inline>
        </w:drawing>
      </w:r>
      <w:commentRangeEnd w:id="7779"/>
      <w:r w:rsidR="006C7371">
        <w:rPr>
          <w:rStyle w:val="CommentReference"/>
        </w:rPr>
        <w:commentReference w:id="7779"/>
      </w:r>
    </w:p>
    <w:p w14:paraId="16E4AF18" w14:textId="77777777" w:rsidR="00CF5F13" w:rsidRDefault="00956A25" w:rsidP="00CF5F13">
      <w:pPr>
        <w:rPr>
          <w:sz w:val="20"/>
        </w:rPr>
      </w:pPr>
      <w:r>
        <w:rPr>
          <w:noProof/>
          <w:sz w:val="20"/>
        </w:rPr>
        <w:drawing>
          <wp:inline distT="0" distB="0" distL="0" distR="0" wp14:anchorId="16E4B013" wp14:editId="16E4B014">
            <wp:extent cx="5943600" cy="4910196"/>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srcRect/>
                    <a:stretch>
                      <a:fillRect/>
                    </a:stretch>
                  </pic:blipFill>
                  <pic:spPr bwMode="auto">
                    <a:xfrm>
                      <a:off x="0" y="0"/>
                      <a:ext cx="5943600" cy="4910196"/>
                    </a:xfrm>
                    <a:prstGeom prst="rect">
                      <a:avLst/>
                    </a:prstGeom>
                    <a:noFill/>
                    <a:ln w="9525">
                      <a:noFill/>
                      <a:miter lim="800000"/>
                      <a:headEnd/>
                      <a:tailEnd/>
                    </a:ln>
                  </pic:spPr>
                </pic:pic>
              </a:graphicData>
            </a:graphic>
          </wp:inline>
        </w:drawing>
      </w:r>
    </w:p>
    <w:p w14:paraId="16E4AF19" w14:textId="77777777" w:rsidR="00F46BDD" w:rsidRDefault="00F46BDD" w:rsidP="00CF5F13">
      <w:pPr>
        <w:rPr>
          <w:ins w:id="7780" w:author="bmooney" w:date="2011-06-15T16:34:00Z"/>
          <w:sz w:val="20"/>
        </w:rPr>
      </w:pPr>
    </w:p>
    <w:p w14:paraId="695EA92C" w14:textId="1EFDEA94" w:rsidR="008E2018" w:rsidRDefault="008E2018" w:rsidP="00CF5F13">
      <w:pPr>
        <w:rPr>
          <w:ins w:id="7781" w:author="bmooney" w:date="2011-06-15T16:35:00Z"/>
          <w:sz w:val="20"/>
        </w:rPr>
      </w:pPr>
      <w:ins w:id="7782" w:author="bmooney" w:date="2011-06-15T16:35:00Z">
        <w:r>
          <w:rPr>
            <w:sz w:val="20"/>
          </w:rPr>
          <w:t>List population requirements for all activities:</w:t>
        </w:r>
      </w:ins>
    </w:p>
    <w:p w14:paraId="0A05E3B9" w14:textId="77777777" w:rsidR="008E2018" w:rsidRDefault="008E2018" w:rsidP="00CF5F13">
      <w:pPr>
        <w:rPr>
          <w:ins w:id="7783" w:author="bmooney" w:date="2011-06-15T16:35:00Z"/>
          <w:sz w:val="20"/>
        </w:rPr>
      </w:pPr>
    </w:p>
    <w:tbl>
      <w:tblPr>
        <w:tblStyle w:val="TableGrid"/>
        <w:tblW w:w="0" w:type="auto"/>
        <w:tblLook w:val="04A0" w:firstRow="1" w:lastRow="0" w:firstColumn="1" w:lastColumn="0" w:noHBand="0" w:noVBand="1"/>
      </w:tblPr>
      <w:tblGrid>
        <w:gridCol w:w="1063"/>
        <w:gridCol w:w="1406"/>
        <w:gridCol w:w="3488"/>
        <w:gridCol w:w="3619"/>
      </w:tblGrid>
      <w:tr w:rsidR="008E2018" w:rsidRPr="00EC0D2D" w14:paraId="55FD98F9" w14:textId="77777777" w:rsidTr="008E2018">
        <w:trPr>
          <w:cantSplit/>
          <w:tblHeader/>
          <w:ins w:id="7784" w:author="bmooney" w:date="2011-06-15T16:35:00Z"/>
        </w:trPr>
        <w:tc>
          <w:tcPr>
            <w:tcW w:w="1063" w:type="dxa"/>
          </w:tcPr>
          <w:p w14:paraId="24C0983D" w14:textId="77777777" w:rsidR="008E2018" w:rsidRDefault="008E2018" w:rsidP="008E2018">
            <w:pPr>
              <w:tabs>
                <w:tab w:val="right" w:leader="dot" w:pos="9360"/>
              </w:tabs>
              <w:rPr>
                <w:ins w:id="7785" w:author="bmooney" w:date="2011-06-15T16:35:00Z"/>
                <w:sz w:val="20"/>
              </w:rPr>
            </w:pPr>
            <w:ins w:id="7786" w:author="bmooney" w:date="2011-06-15T16:35:00Z">
              <w:r>
                <w:rPr>
                  <w:sz w:val="20"/>
                </w:rPr>
                <w:t>FR-#</w:t>
              </w:r>
            </w:ins>
          </w:p>
        </w:tc>
        <w:tc>
          <w:tcPr>
            <w:tcW w:w="1406" w:type="dxa"/>
          </w:tcPr>
          <w:p w14:paraId="0B9D2FDC" w14:textId="77777777" w:rsidR="008E2018" w:rsidRDefault="008E2018" w:rsidP="008E2018">
            <w:pPr>
              <w:tabs>
                <w:tab w:val="right" w:leader="dot" w:pos="9360"/>
              </w:tabs>
              <w:rPr>
                <w:ins w:id="7787" w:author="bmooney" w:date="2011-06-15T16:35:00Z"/>
                <w:sz w:val="20"/>
              </w:rPr>
            </w:pPr>
            <w:ins w:id="7788" w:author="bmooney" w:date="2011-06-15T16:35:00Z">
              <w:r>
                <w:rPr>
                  <w:sz w:val="20"/>
                </w:rPr>
                <w:t>Column name</w:t>
              </w:r>
            </w:ins>
          </w:p>
        </w:tc>
        <w:tc>
          <w:tcPr>
            <w:tcW w:w="3488" w:type="dxa"/>
          </w:tcPr>
          <w:p w14:paraId="2841BA47" w14:textId="77777777" w:rsidR="008E2018" w:rsidRDefault="008E2018" w:rsidP="008E2018">
            <w:pPr>
              <w:tabs>
                <w:tab w:val="right" w:leader="dot" w:pos="9360"/>
              </w:tabs>
              <w:rPr>
                <w:ins w:id="7789" w:author="bmooney" w:date="2011-06-15T16:35:00Z"/>
                <w:sz w:val="20"/>
              </w:rPr>
            </w:pPr>
            <w:ins w:id="7790" w:author="bmooney" w:date="2011-06-15T16:35:00Z">
              <w:r>
                <w:rPr>
                  <w:sz w:val="20"/>
                </w:rPr>
                <w:t>Database source</w:t>
              </w:r>
            </w:ins>
          </w:p>
        </w:tc>
        <w:tc>
          <w:tcPr>
            <w:tcW w:w="3619" w:type="dxa"/>
          </w:tcPr>
          <w:p w14:paraId="7C9407D6" w14:textId="77777777" w:rsidR="008E2018" w:rsidRDefault="008E2018" w:rsidP="008E2018">
            <w:pPr>
              <w:tabs>
                <w:tab w:val="right" w:leader="dot" w:pos="9360"/>
              </w:tabs>
              <w:rPr>
                <w:ins w:id="7791" w:author="bmooney" w:date="2011-06-15T16:35:00Z"/>
                <w:sz w:val="20"/>
              </w:rPr>
            </w:pPr>
            <w:ins w:id="7792" w:author="bmooney" w:date="2011-06-15T16:35:00Z">
              <w:r>
                <w:rPr>
                  <w:sz w:val="20"/>
                </w:rPr>
                <w:t>Notes</w:t>
              </w:r>
            </w:ins>
          </w:p>
        </w:tc>
      </w:tr>
      <w:tr w:rsidR="008E2018" w:rsidRPr="00EC0D2D" w14:paraId="59B81F00" w14:textId="77777777" w:rsidTr="008E2018">
        <w:trPr>
          <w:cantSplit/>
          <w:tblHeader/>
          <w:ins w:id="7793" w:author="bmooney" w:date="2011-06-15T16:35:00Z"/>
        </w:trPr>
        <w:tc>
          <w:tcPr>
            <w:tcW w:w="1063" w:type="dxa"/>
          </w:tcPr>
          <w:p w14:paraId="7CE26870" w14:textId="77777777" w:rsidR="008E2018" w:rsidRDefault="008E2018" w:rsidP="008E2018">
            <w:pPr>
              <w:rPr>
                <w:ins w:id="7794" w:author="bmooney" w:date="2011-06-15T16:35:00Z"/>
                <w:sz w:val="20"/>
              </w:rPr>
            </w:pPr>
            <w:ins w:id="7795" w:author="bmooney" w:date="2011-06-15T16:35:00Z">
              <w:r>
                <w:rPr>
                  <w:sz w:val="20"/>
                </w:rPr>
                <w:t>FR-1851</w:t>
              </w:r>
            </w:ins>
          </w:p>
        </w:tc>
        <w:tc>
          <w:tcPr>
            <w:tcW w:w="1406" w:type="dxa"/>
          </w:tcPr>
          <w:p w14:paraId="14CD84AE" w14:textId="77777777" w:rsidR="008E2018" w:rsidRPr="00EC0D2D" w:rsidRDefault="008E2018" w:rsidP="008E2018">
            <w:pPr>
              <w:rPr>
                <w:ins w:id="7796" w:author="bmooney" w:date="2011-06-15T16:35:00Z"/>
                <w:sz w:val="20"/>
              </w:rPr>
            </w:pPr>
            <w:ins w:id="7797" w:author="bmooney" w:date="2011-06-15T16:35:00Z">
              <w:r>
                <w:rPr>
                  <w:sz w:val="20"/>
                </w:rPr>
                <w:t>Type</w:t>
              </w:r>
            </w:ins>
          </w:p>
        </w:tc>
        <w:tc>
          <w:tcPr>
            <w:tcW w:w="3488" w:type="dxa"/>
          </w:tcPr>
          <w:p w14:paraId="2B67C195" w14:textId="77777777" w:rsidR="008E2018" w:rsidRPr="00EC0D2D" w:rsidRDefault="008E2018" w:rsidP="008E2018">
            <w:pPr>
              <w:rPr>
                <w:ins w:id="7798" w:author="bmooney" w:date="2011-06-15T16:35:00Z"/>
                <w:sz w:val="20"/>
              </w:rPr>
            </w:pPr>
            <w:proofErr w:type="spellStart"/>
            <w:ins w:id="7799" w:author="bmooney" w:date="2011-06-15T16:35:00Z">
              <w:r>
                <w:rPr>
                  <w:sz w:val="20"/>
                </w:rPr>
                <w:t>tblRequisitionActivity.TypeID</w:t>
              </w:r>
              <w:proofErr w:type="spellEnd"/>
              <w:r>
                <w:rPr>
                  <w:sz w:val="20"/>
                </w:rPr>
                <w:t>, resolved to human-readable text through enumeration group 17</w:t>
              </w:r>
            </w:ins>
          </w:p>
        </w:tc>
        <w:tc>
          <w:tcPr>
            <w:tcW w:w="3619" w:type="dxa"/>
          </w:tcPr>
          <w:p w14:paraId="467A37B6" w14:textId="77777777" w:rsidR="008E2018" w:rsidRPr="00EC0D2D" w:rsidRDefault="008E2018" w:rsidP="008E2018">
            <w:pPr>
              <w:rPr>
                <w:ins w:id="7800" w:author="bmooney" w:date="2011-06-15T16:35:00Z"/>
                <w:sz w:val="20"/>
              </w:rPr>
            </w:pPr>
          </w:p>
        </w:tc>
      </w:tr>
      <w:tr w:rsidR="008E2018" w:rsidRPr="00EC0D2D" w14:paraId="6DB0F2C4" w14:textId="77777777" w:rsidTr="008E2018">
        <w:trPr>
          <w:cantSplit/>
          <w:tblHeader/>
          <w:ins w:id="7801" w:author="bmooney" w:date="2011-06-15T16:35:00Z"/>
        </w:trPr>
        <w:tc>
          <w:tcPr>
            <w:tcW w:w="1063" w:type="dxa"/>
          </w:tcPr>
          <w:p w14:paraId="078A33B2" w14:textId="77777777" w:rsidR="008E2018" w:rsidRDefault="008E2018" w:rsidP="008E2018">
            <w:pPr>
              <w:rPr>
                <w:ins w:id="7802" w:author="bmooney" w:date="2011-06-15T16:35:00Z"/>
                <w:sz w:val="20"/>
              </w:rPr>
            </w:pPr>
            <w:ins w:id="7803" w:author="bmooney" w:date="2011-06-15T16:35:00Z">
              <w:r>
                <w:rPr>
                  <w:sz w:val="20"/>
                </w:rPr>
                <w:t>FR-1852</w:t>
              </w:r>
            </w:ins>
          </w:p>
        </w:tc>
        <w:tc>
          <w:tcPr>
            <w:tcW w:w="1406" w:type="dxa"/>
          </w:tcPr>
          <w:p w14:paraId="5BEDEE55" w14:textId="77777777" w:rsidR="008E2018" w:rsidRPr="00EC0D2D" w:rsidRDefault="008E2018" w:rsidP="008E2018">
            <w:pPr>
              <w:rPr>
                <w:ins w:id="7804" w:author="bmooney" w:date="2011-06-15T16:35:00Z"/>
                <w:sz w:val="20"/>
              </w:rPr>
            </w:pPr>
            <w:ins w:id="7805" w:author="bmooney" w:date="2011-06-15T16:35:00Z">
              <w:r>
                <w:rPr>
                  <w:sz w:val="20"/>
                </w:rPr>
                <w:t>Status</w:t>
              </w:r>
            </w:ins>
          </w:p>
        </w:tc>
        <w:tc>
          <w:tcPr>
            <w:tcW w:w="3488" w:type="dxa"/>
          </w:tcPr>
          <w:p w14:paraId="51DD1555" w14:textId="77777777" w:rsidR="008E2018" w:rsidRPr="00EC0D2D" w:rsidRDefault="008E2018" w:rsidP="008E2018">
            <w:pPr>
              <w:rPr>
                <w:ins w:id="7806" w:author="bmooney" w:date="2011-06-15T16:35:00Z"/>
                <w:sz w:val="20"/>
              </w:rPr>
            </w:pPr>
            <w:proofErr w:type="spellStart"/>
            <w:ins w:id="7807" w:author="bmooney" w:date="2011-06-15T16:35:00Z">
              <w:r>
                <w:rPr>
                  <w:sz w:val="20"/>
                </w:rPr>
                <w:t>tblRequisitionActivity.Status</w:t>
              </w:r>
              <w:proofErr w:type="spellEnd"/>
              <w:r>
                <w:rPr>
                  <w:sz w:val="20"/>
                </w:rPr>
                <w:t>, resolved to human-readable text through enumeration group 23</w:t>
              </w:r>
            </w:ins>
          </w:p>
        </w:tc>
        <w:tc>
          <w:tcPr>
            <w:tcW w:w="3619" w:type="dxa"/>
          </w:tcPr>
          <w:p w14:paraId="298851A5" w14:textId="77777777" w:rsidR="008E2018" w:rsidRPr="00EC0D2D" w:rsidRDefault="008E2018" w:rsidP="008E2018">
            <w:pPr>
              <w:rPr>
                <w:ins w:id="7808" w:author="bmooney" w:date="2011-06-15T16:35:00Z"/>
                <w:sz w:val="20"/>
              </w:rPr>
            </w:pPr>
          </w:p>
        </w:tc>
      </w:tr>
      <w:tr w:rsidR="008E2018" w:rsidRPr="00EC0D2D" w14:paraId="7624EE66" w14:textId="77777777" w:rsidTr="008E2018">
        <w:trPr>
          <w:cantSplit/>
          <w:tblHeader/>
          <w:ins w:id="7809" w:author="bmooney" w:date="2011-06-15T16:35:00Z"/>
        </w:trPr>
        <w:tc>
          <w:tcPr>
            <w:tcW w:w="1063" w:type="dxa"/>
          </w:tcPr>
          <w:p w14:paraId="58A5E819" w14:textId="77777777" w:rsidR="008E2018" w:rsidRPr="00EC0D2D" w:rsidRDefault="008E2018" w:rsidP="008E2018">
            <w:pPr>
              <w:rPr>
                <w:ins w:id="7810" w:author="bmooney" w:date="2011-06-15T16:35:00Z"/>
                <w:sz w:val="20"/>
              </w:rPr>
            </w:pPr>
            <w:ins w:id="7811" w:author="bmooney" w:date="2011-06-15T16:35:00Z">
              <w:r>
                <w:rPr>
                  <w:sz w:val="20"/>
                </w:rPr>
                <w:t>FR-1854</w:t>
              </w:r>
            </w:ins>
          </w:p>
        </w:tc>
        <w:tc>
          <w:tcPr>
            <w:tcW w:w="1406" w:type="dxa"/>
          </w:tcPr>
          <w:p w14:paraId="6FC5E62A" w14:textId="77777777" w:rsidR="008E2018" w:rsidRPr="00EC0D2D" w:rsidRDefault="008E2018" w:rsidP="008E2018">
            <w:pPr>
              <w:rPr>
                <w:ins w:id="7812" w:author="bmooney" w:date="2011-06-15T16:35:00Z"/>
                <w:sz w:val="20"/>
              </w:rPr>
            </w:pPr>
            <w:ins w:id="7813" w:author="bmooney" w:date="2011-06-15T16:35:00Z">
              <w:r>
                <w:rPr>
                  <w:sz w:val="20"/>
                </w:rPr>
                <w:t>Created</w:t>
              </w:r>
            </w:ins>
          </w:p>
        </w:tc>
        <w:tc>
          <w:tcPr>
            <w:tcW w:w="3488" w:type="dxa"/>
          </w:tcPr>
          <w:p w14:paraId="161BC65B" w14:textId="77777777" w:rsidR="008E2018" w:rsidRPr="00EC0D2D" w:rsidRDefault="008E2018" w:rsidP="008E2018">
            <w:pPr>
              <w:rPr>
                <w:ins w:id="7814" w:author="bmooney" w:date="2011-06-15T16:35:00Z"/>
                <w:sz w:val="20"/>
              </w:rPr>
            </w:pPr>
            <w:proofErr w:type="spellStart"/>
            <w:ins w:id="7815" w:author="bmooney" w:date="2011-06-15T16:35:00Z">
              <w:r>
                <w:rPr>
                  <w:sz w:val="20"/>
                </w:rPr>
                <w:t>tblRequisitionActivity.CreatedOn</w:t>
              </w:r>
              <w:proofErr w:type="spellEnd"/>
            </w:ins>
          </w:p>
        </w:tc>
        <w:tc>
          <w:tcPr>
            <w:tcW w:w="3619" w:type="dxa"/>
          </w:tcPr>
          <w:p w14:paraId="42955684" w14:textId="77777777" w:rsidR="008E2018" w:rsidRPr="00EC0D2D" w:rsidRDefault="008E2018" w:rsidP="008E2018">
            <w:pPr>
              <w:rPr>
                <w:ins w:id="7816" w:author="bmooney" w:date="2011-06-15T16:35:00Z"/>
                <w:sz w:val="20"/>
              </w:rPr>
            </w:pPr>
          </w:p>
        </w:tc>
      </w:tr>
      <w:tr w:rsidR="008E2018" w:rsidRPr="00EC0D2D" w14:paraId="3FC25B8F" w14:textId="77777777" w:rsidTr="008E2018">
        <w:trPr>
          <w:cantSplit/>
          <w:tblHeader/>
          <w:ins w:id="7817" w:author="bmooney" w:date="2011-06-15T16:35:00Z"/>
        </w:trPr>
        <w:tc>
          <w:tcPr>
            <w:tcW w:w="1063" w:type="dxa"/>
          </w:tcPr>
          <w:p w14:paraId="14D26EFE" w14:textId="77777777" w:rsidR="008E2018" w:rsidRDefault="008E2018" w:rsidP="008E2018">
            <w:pPr>
              <w:rPr>
                <w:ins w:id="7818" w:author="bmooney" w:date="2011-06-15T16:35:00Z"/>
                <w:sz w:val="20"/>
              </w:rPr>
            </w:pPr>
            <w:ins w:id="7819" w:author="bmooney" w:date="2011-06-15T16:35:00Z">
              <w:r>
                <w:rPr>
                  <w:sz w:val="20"/>
                </w:rPr>
                <w:t>FR-1858</w:t>
              </w:r>
            </w:ins>
          </w:p>
        </w:tc>
        <w:tc>
          <w:tcPr>
            <w:tcW w:w="1406" w:type="dxa"/>
          </w:tcPr>
          <w:p w14:paraId="67F8BF5E" w14:textId="77777777" w:rsidR="008E2018" w:rsidRDefault="008E2018" w:rsidP="008E2018">
            <w:pPr>
              <w:rPr>
                <w:ins w:id="7820" w:author="bmooney" w:date="2011-06-15T16:35:00Z"/>
                <w:sz w:val="20"/>
              </w:rPr>
            </w:pPr>
            <w:proofErr w:type="spellStart"/>
            <w:ins w:id="7821" w:author="bmooney" w:date="2011-06-15T16:35:00Z">
              <w:r>
                <w:rPr>
                  <w:sz w:val="20"/>
                </w:rPr>
                <w:t>ModifiedBy</w:t>
              </w:r>
              <w:proofErr w:type="spellEnd"/>
            </w:ins>
          </w:p>
        </w:tc>
        <w:tc>
          <w:tcPr>
            <w:tcW w:w="3488" w:type="dxa"/>
          </w:tcPr>
          <w:p w14:paraId="4CD262B9" w14:textId="77777777" w:rsidR="008E2018" w:rsidRDefault="008E2018" w:rsidP="008E2018">
            <w:pPr>
              <w:rPr>
                <w:ins w:id="7822" w:author="bmooney" w:date="2011-06-15T16:35:00Z"/>
                <w:sz w:val="20"/>
              </w:rPr>
            </w:pPr>
            <w:proofErr w:type="spellStart"/>
            <w:ins w:id="7823" w:author="bmooney" w:date="2011-06-15T16:35:00Z">
              <w:r>
                <w:rPr>
                  <w:sz w:val="20"/>
                </w:rPr>
                <w:t>tblRequisitionActivity.ModifiedBy</w:t>
              </w:r>
              <w:proofErr w:type="spellEnd"/>
            </w:ins>
          </w:p>
        </w:tc>
        <w:tc>
          <w:tcPr>
            <w:tcW w:w="3619" w:type="dxa"/>
          </w:tcPr>
          <w:p w14:paraId="3E222A6D" w14:textId="77777777" w:rsidR="008E2018" w:rsidRPr="00EC0D2D" w:rsidRDefault="008E2018" w:rsidP="008E2018">
            <w:pPr>
              <w:rPr>
                <w:ins w:id="7824" w:author="bmooney" w:date="2011-06-15T16:35:00Z"/>
                <w:sz w:val="20"/>
              </w:rPr>
            </w:pPr>
            <w:ins w:id="7825" w:author="bmooney" w:date="2011-06-15T16:35:00Z">
              <w:r>
                <w:rPr>
                  <w:sz w:val="20"/>
                </w:rPr>
                <w:t xml:space="preserve">The </w:t>
              </w:r>
              <w:proofErr w:type="spellStart"/>
              <w:r>
                <w:rPr>
                  <w:sz w:val="20"/>
                </w:rPr>
                <w:t>userid</w:t>
              </w:r>
              <w:proofErr w:type="spellEnd"/>
              <w:r>
                <w:rPr>
                  <w:sz w:val="20"/>
                </w:rPr>
                <w:t xml:space="preserve"> of the user who last updated the activity record.</w:t>
              </w:r>
            </w:ins>
          </w:p>
        </w:tc>
      </w:tr>
      <w:tr w:rsidR="008E2018" w:rsidRPr="00EC0D2D" w14:paraId="2528E917" w14:textId="77777777" w:rsidTr="008E2018">
        <w:trPr>
          <w:cantSplit/>
          <w:tblHeader/>
          <w:ins w:id="7826" w:author="bmooney" w:date="2011-06-15T16:35:00Z"/>
        </w:trPr>
        <w:tc>
          <w:tcPr>
            <w:tcW w:w="1063" w:type="dxa"/>
          </w:tcPr>
          <w:p w14:paraId="1E3F4D20" w14:textId="77777777" w:rsidR="008E2018" w:rsidRDefault="008E2018" w:rsidP="008E2018">
            <w:pPr>
              <w:rPr>
                <w:ins w:id="7827" w:author="bmooney" w:date="2011-06-15T16:35:00Z"/>
                <w:sz w:val="20"/>
              </w:rPr>
            </w:pPr>
            <w:ins w:id="7828" w:author="bmooney" w:date="2011-06-15T16:35:00Z">
              <w:r>
                <w:rPr>
                  <w:sz w:val="20"/>
                </w:rPr>
                <w:t>FR-1859</w:t>
              </w:r>
            </w:ins>
          </w:p>
        </w:tc>
        <w:tc>
          <w:tcPr>
            <w:tcW w:w="1406" w:type="dxa"/>
          </w:tcPr>
          <w:p w14:paraId="7D7E85BC" w14:textId="77777777" w:rsidR="008E2018" w:rsidRPr="00EC0D2D" w:rsidRDefault="008E2018" w:rsidP="008E2018">
            <w:pPr>
              <w:rPr>
                <w:ins w:id="7829" w:author="bmooney" w:date="2011-06-15T16:35:00Z"/>
                <w:sz w:val="20"/>
              </w:rPr>
            </w:pPr>
            <w:ins w:id="7830" w:author="bmooney" w:date="2011-06-15T16:35:00Z">
              <w:r>
                <w:rPr>
                  <w:sz w:val="20"/>
                </w:rPr>
                <w:t>Modified</w:t>
              </w:r>
            </w:ins>
          </w:p>
        </w:tc>
        <w:tc>
          <w:tcPr>
            <w:tcW w:w="3488" w:type="dxa"/>
          </w:tcPr>
          <w:p w14:paraId="79DD7794" w14:textId="77777777" w:rsidR="008E2018" w:rsidRPr="00EC0D2D" w:rsidRDefault="008E2018" w:rsidP="008E2018">
            <w:pPr>
              <w:rPr>
                <w:ins w:id="7831" w:author="bmooney" w:date="2011-06-15T16:35:00Z"/>
                <w:sz w:val="20"/>
              </w:rPr>
            </w:pPr>
            <w:proofErr w:type="spellStart"/>
            <w:ins w:id="7832" w:author="bmooney" w:date="2011-06-15T16:35:00Z">
              <w:r>
                <w:rPr>
                  <w:sz w:val="20"/>
                </w:rPr>
                <w:t>tblRequisitionActivity.ModifiedOn</w:t>
              </w:r>
              <w:proofErr w:type="spellEnd"/>
            </w:ins>
          </w:p>
        </w:tc>
        <w:tc>
          <w:tcPr>
            <w:tcW w:w="3619" w:type="dxa"/>
          </w:tcPr>
          <w:p w14:paraId="40415364" w14:textId="77777777" w:rsidR="008E2018" w:rsidRPr="00EC0D2D" w:rsidRDefault="008E2018" w:rsidP="008E2018">
            <w:pPr>
              <w:rPr>
                <w:ins w:id="7833" w:author="bmooney" w:date="2011-06-15T16:35:00Z"/>
                <w:sz w:val="20"/>
              </w:rPr>
            </w:pPr>
          </w:p>
        </w:tc>
      </w:tr>
    </w:tbl>
    <w:p w14:paraId="6F8CDCF7" w14:textId="77777777" w:rsidR="008E2018" w:rsidRDefault="008E2018" w:rsidP="00CF5F13">
      <w:pPr>
        <w:rPr>
          <w:ins w:id="7834" w:author="bmooney" w:date="2011-06-15T16:35:00Z"/>
          <w:sz w:val="20"/>
        </w:rPr>
      </w:pPr>
    </w:p>
    <w:p w14:paraId="53C313CF" w14:textId="761D9EB6" w:rsidR="008E2018" w:rsidRDefault="008E2018" w:rsidP="00CF5F13">
      <w:pPr>
        <w:rPr>
          <w:ins w:id="7835" w:author="bmooney" w:date="2011-06-15T16:35:00Z"/>
          <w:sz w:val="20"/>
        </w:rPr>
      </w:pPr>
      <w:ins w:id="7836" w:author="bmooney" w:date="2011-06-15T16:34:00Z">
        <w:r>
          <w:rPr>
            <w:sz w:val="20"/>
          </w:rPr>
          <w:t>Population requirements for non-billing, non-fax activities:</w:t>
        </w:r>
      </w:ins>
    </w:p>
    <w:p w14:paraId="7DDBD8EB" w14:textId="77777777" w:rsidR="008E2018" w:rsidRPr="00EC0D2D" w:rsidRDefault="008E2018" w:rsidP="00CF5F13">
      <w:pPr>
        <w:rPr>
          <w:sz w:val="20"/>
        </w:rPr>
      </w:pPr>
    </w:p>
    <w:tbl>
      <w:tblPr>
        <w:tblStyle w:val="TableGrid"/>
        <w:tblW w:w="0" w:type="auto"/>
        <w:tblLook w:val="04A0" w:firstRow="1" w:lastRow="0" w:firstColumn="1" w:lastColumn="0" w:noHBand="0" w:noVBand="1"/>
      </w:tblPr>
      <w:tblGrid>
        <w:gridCol w:w="1063"/>
        <w:gridCol w:w="1406"/>
        <w:gridCol w:w="3488"/>
        <w:gridCol w:w="3619"/>
      </w:tblGrid>
      <w:tr w:rsidR="00CF5F13" w:rsidRPr="00EC0D2D" w14:paraId="16E4AF1E" w14:textId="77777777" w:rsidTr="00CF2F93">
        <w:trPr>
          <w:cantSplit/>
          <w:tblHeader/>
        </w:trPr>
        <w:tc>
          <w:tcPr>
            <w:tcW w:w="1063" w:type="dxa"/>
          </w:tcPr>
          <w:p w14:paraId="16E4AF1A" w14:textId="77777777" w:rsidR="00CF592E" w:rsidRDefault="0096324B">
            <w:pPr>
              <w:tabs>
                <w:tab w:val="right" w:leader="dot" w:pos="9360"/>
              </w:tabs>
              <w:rPr>
                <w:sz w:val="20"/>
              </w:rPr>
            </w:pPr>
            <w:r>
              <w:rPr>
                <w:sz w:val="20"/>
              </w:rPr>
              <w:t>FR-#</w:t>
            </w:r>
          </w:p>
        </w:tc>
        <w:tc>
          <w:tcPr>
            <w:tcW w:w="1406" w:type="dxa"/>
          </w:tcPr>
          <w:p w14:paraId="16E4AF1B" w14:textId="77777777" w:rsidR="00CF592E" w:rsidRDefault="0096324B">
            <w:pPr>
              <w:tabs>
                <w:tab w:val="right" w:leader="dot" w:pos="9360"/>
              </w:tabs>
              <w:rPr>
                <w:sz w:val="20"/>
              </w:rPr>
            </w:pPr>
            <w:r>
              <w:rPr>
                <w:sz w:val="20"/>
              </w:rPr>
              <w:t>Column name</w:t>
            </w:r>
          </w:p>
        </w:tc>
        <w:tc>
          <w:tcPr>
            <w:tcW w:w="3488" w:type="dxa"/>
          </w:tcPr>
          <w:p w14:paraId="16E4AF1C" w14:textId="77777777" w:rsidR="00CF592E" w:rsidRDefault="0096324B">
            <w:pPr>
              <w:tabs>
                <w:tab w:val="right" w:leader="dot" w:pos="9360"/>
              </w:tabs>
              <w:rPr>
                <w:sz w:val="20"/>
              </w:rPr>
            </w:pPr>
            <w:r>
              <w:rPr>
                <w:sz w:val="20"/>
              </w:rPr>
              <w:t>Database source</w:t>
            </w:r>
          </w:p>
        </w:tc>
        <w:tc>
          <w:tcPr>
            <w:tcW w:w="3619" w:type="dxa"/>
          </w:tcPr>
          <w:p w14:paraId="16E4AF1D" w14:textId="77777777" w:rsidR="00CF592E" w:rsidRDefault="0096324B">
            <w:pPr>
              <w:tabs>
                <w:tab w:val="right" w:leader="dot" w:pos="9360"/>
              </w:tabs>
              <w:rPr>
                <w:sz w:val="20"/>
              </w:rPr>
            </w:pPr>
            <w:r>
              <w:rPr>
                <w:sz w:val="20"/>
              </w:rPr>
              <w:t>Notes</w:t>
            </w:r>
          </w:p>
        </w:tc>
      </w:tr>
      <w:tr w:rsidR="00CF5F13" w:rsidRPr="00EC0D2D" w:rsidDel="008E2018" w14:paraId="16E4AF23" w14:textId="1C9184B5" w:rsidTr="00CF2F93">
        <w:trPr>
          <w:cantSplit/>
          <w:tblHeader/>
          <w:del w:id="7837" w:author="bmooney" w:date="2011-06-15T16:35:00Z"/>
        </w:trPr>
        <w:tc>
          <w:tcPr>
            <w:tcW w:w="1063" w:type="dxa"/>
          </w:tcPr>
          <w:p w14:paraId="16E4AF1F" w14:textId="0010AE55" w:rsidR="0092726E" w:rsidDel="008E2018" w:rsidRDefault="00AF409E">
            <w:pPr>
              <w:rPr>
                <w:del w:id="7838" w:author="bmooney" w:date="2011-06-15T16:35:00Z"/>
                <w:sz w:val="20"/>
              </w:rPr>
            </w:pPr>
            <w:del w:id="7839" w:author="bmooney" w:date="2011-06-15T16:35:00Z">
              <w:r w:rsidDel="008E2018">
                <w:rPr>
                  <w:sz w:val="20"/>
                </w:rPr>
                <w:delText>FR-1851</w:delText>
              </w:r>
            </w:del>
          </w:p>
        </w:tc>
        <w:tc>
          <w:tcPr>
            <w:tcW w:w="1406" w:type="dxa"/>
          </w:tcPr>
          <w:p w14:paraId="16E4AF20" w14:textId="68BD8BC8" w:rsidR="00CF5F13" w:rsidRPr="00EC0D2D" w:rsidDel="008E2018" w:rsidRDefault="0096324B" w:rsidP="000B6E16">
            <w:pPr>
              <w:rPr>
                <w:del w:id="7840" w:author="bmooney" w:date="2011-06-15T16:35:00Z"/>
                <w:sz w:val="20"/>
              </w:rPr>
            </w:pPr>
            <w:del w:id="7841" w:author="bmooney" w:date="2011-06-15T16:35:00Z">
              <w:r w:rsidDel="008E2018">
                <w:rPr>
                  <w:sz w:val="20"/>
                </w:rPr>
                <w:delText>Type</w:delText>
              </w:r>
            </w:del>
          </w:p>
        </w:tc>
        <w:tc>
          <w:tcPr>
            <w:tcW w:w="3488" w:type="dxa"/>
          </w:tcPr>
          <w:p w14:paraId="16E4AF21" w14:textId="3B41CDA6" w:rsidR="00CF5F13" w:rsidRPr="00EC0D2D" w:rsidDel="008E2018" w:rsidRDefault="0096324B" w:rsidP="000B6E16">
            <w:pPr>
              <w:rPr>
                <w:del w:id="7842" w:author="bmooney" w:date="2011-06-15T16:35:00Z"/>
                <w:sz w:val="20"/>
              </w:rPr>
            </w:pPr>
            <w:del w:id="7843" w:author="bmooney" w:date="2011-06-15T16:35:00Z">
              <w:r w:rsidDel="008E2018">
                <w:rPr>
                  <w:sz w:val="20"/>
                </w:rPr>
                <w:delText>tblRequisitionActivity.TypeID, resolved to human-readable text through enumeration group 17</w:delText>
              </w:r>
            </w:del>
          </w:p>
        </w:tc>
        <w:tc>
          <w:tcPr>
            <w:tcW w:w="3619" w:type="dxa"/>
          </w:tcPr>
          <w:p w14:paraId="16E4AF22" w14:textId="667B2042" w:rsidR="00CF5F13" w:rsidRPr="00EC0D2D" w:rsidDel="008E2018" w:rsidRDefault="00CF5F13" w:rsidP="000B6E16">
            <w:pPr>
              <w:rPr>
                <w:del w:id="7844" w:author="bmooney" w:date="2011-06-15T16:35:00Z"/>
                <w:sz w:val="20"/>
              </w:rPr>
            </w:pPr>
          </w:p>
        </w:tc>
      </w:tr>
      <w:tr w:rsidR="00CF5F13" w:rsidRPr="00EC0D2D" w:rsidDel="008E2018" w14:paraId="16E4AF28" w14:textId="7962A8DD" w:rsidTr="00CF2F93">
        <w:trPr>
          <w:cantSplit/>
          <w:tblHeader/>
          <w:del w:id="7845" w:author="bmooney" w:date="2011-06-15T16:36:00Z"/>
        </w:trPr>
        <w:tc>
          <w:tcPr>
            <w:tcW w:w="1063" w:type="dxa"/>
          </w:tcPr>
          <w:p w14:paraId="16E4AF24" w14:textId="0945EDD6" w:rsidR="0092726E" w:rsidDel="008E2018" w:rsidRDefault="00AF409E">
            <w:pPr>
              <w:rPr>
                <w:del w:id="7846" w:author="bmooney" w:date="2011-06-15T16:36:00Z"/>
                <w:sz w:val="20"/>
              </w:rPr>
            </w:pPr>
            <w:del w:id="7847" w:author="bmooney" w:date="2011-06-15T16:36:00Z">
              <w:r w:rsidDel="008E2018">
                <w:rPr>
                  <w:sz w:val="20"/>
                </w:rPr>
                <w:delText>FR-1852</w:delText>
              </w:r>
            </w:del>
          </w:p>
        </w:tc>
        <w:tc>
          <w:tcPr>
            <w:tcW w:w="1406" w:type="dxa"/>
          </w:tcPr>
          <w:p w14:paraId="16E4AF25" w14:textId="5B6E10E4" w:rsidR="00CF5F13" w:rsidRPr="00EC0D2D" w:rsidDel="008E2018" w:rsidRDefault="0096324B" w:rsidP="000B6E16">
            <w:pPr>
              <w:rPr>
                <w:del w:id="7848" w:author="bmooney" w:date="2011-06-15T16:36:00Z"/>
                <w:sz w:val="20"/>
              </w:rPr>
            </w:pPr>
            <w:del w:id="7849" w:author="bmooney" w:date="2011-06-15T16:36:00Z">
              <w:r w:rsidDel="008E2018">
                <w:rPr>
                  <w:sz w:val="20"/>
                </w:rPr>
                <w:delText>Status</w:delText>
              </w:r>
            </w:del>
          </w:p>
        </w:tc>
        <w:tc>
          <w:tcPr>
            <w:tcW w:w="3488" w:type="dxa"/>
          </w:tcPr>
          <w:p w14:paraId="16E4AF26" w14:textId="160B9C27" w:rsidR="00CF5F13" w:rsidRPr="00EC0D2D" w:rsidDel="008E2018" w:rsidRDefault="0096324B" w:rsidP="000B6E16">
            <w:pPr>
              <w:rPr>
                <w:del w:id="7850" w:author="bmooney" w:date="2011-06-15T16:36:00Z"/>
                <w:sz w:val="20"/>
              </w:rPr>
            </w:pPr>
            <w:del w:id="7851" w:author="bmooney" w:date="2011-06-15T16:36:00Z">
              <w:r w:rsidDel="008E2018">
                <w:rPr>
                  <w:sz w:val="20"/>
                </w:rPr>
                <w:delText>tblRequisitionActivity.Status, resolved to human-readable text through enumeration group 23</w:delText>
              </w:r>
            </w:del>
          </w:p>
        </w:tc>
        <w:tc>
          <w:tcPr>
            <w:tcW w:w="3619" w:type="dxa"/>
          </w:tcPr>
          <w:p w14:paraId="16E4AF27" w14:textId="567248E0" w:rsidR="00CF5F13" w:rsidRPr="00EC0D2D" w:rsidDel="008E2018" w:rsidRDefault="00CF5F13" w:rsidP="000B6E16">
            <w:pPr>
              <w:rPr>
                <w:del w:id="7852" w:author="bmooney" w:date="2011-06-15T16:36:00Z"/>
                <w:sz w:val="20"/>
              </w:rPr>
            </w:pPr>
          </w:p>
        </w:tc>
      </w:tr>
      <w:tr w:rsidR="00CF5F13" w:rsidRPr="00EC0D2D" w14:paraId="16E4AF2D" w14:textId="77777777" w:rsidTr="00CF2F93">
        <w:trPr>
          <w:cantSplit/>
          <w:tblHeader/>
        </w:trPr>
        <w:tc>
          <w:tcPr>
            <w:tcW w:w="1063" w:type="dxa"/>
          </w:tcPr>
          <w:p w14:paraId="16E4AF29" w14:textId="77777777" w:rsidR="00CF5F13" w:rsidRPr="00EC0D2D" w:rsidRDefault="00AF409E" w:rsidP="000B6E16">
            <w:pPr>
              <w:rPr>
                <w:sz w:val="20"/>
              </w:rPr>
            </w:pPr>
            <w:r>
              <w:rPr>
                <w:sz w:val="20"/>
              </w:rPr>
              <w:t>FR-1853</w:t>
            </w:r>
          </w:p>
        </w:tc>
        <w:tc>
          <w:tcPr>
            <w:tcW w:w="1406" w:type="dxa"/>
          </w:tcPr>
          <w:p w14:paraId="16E4AF2A" w14:textId="77777777" w:rsidR="00CF5F13" w:rsidRPr="00EC0D2D" w:rsidRDefault="0096324B" w:rsidP="000B6E16">
            <w:pPr>
              <w:rPr>
                <w:sz w:val="20"/>
              </w:rPr>
            </w:pPr>
            <w:r>
              <w:rPr>
                <w:sz w:val="20"/>
              </w:rPr>
              <w:t>Count</w:t>
            </w:r>
          </w:p>
        </w:tc>
        <w:tc>
          <w:tcPr>
            <w:tcW w:w="3488" w:type="dxa"/>
          </w:tcPr>
          <w:p w14:paraId="7E1E4157" w14:textId="77777777" w:rsidR="008E2018" w:rsidRPr="00EC0D2D" w:rsidRDefault="0096324B">
            <w:pPr>
              <w:rPr>
                <w:ins w:id="7853" w:author="bmooney" w:date="2011-06-15T16:33:00Z"/>
                <w:sz w:val="20"/>
              </w:rPr>
            </w:pPr>
            <w:proofErr w:type="spellStart"/>
            <w:r>
              <w:rPr>
                <w:sz w:val="20"/>
              </w:rPr>
              <w:t>tblRequisitionActivity.Copies</w:t>
            </w:r>
            <w:proofErr w:type="spellEnd"/>
            <w:ins w:id="7854" w:author="bmooney" w:date="2011-06-15T16:33:00Z">
              <w:r w:rsidR="008E2018">
                <w:rPr>
                  <w:sz w:val="20"/>
                </w:rPr>
                <w:t xml:space="preserve"> </w:t>
              </w:r>
            </w:ins>
          </w:p>
          <w:p w14:paraId="16E4AF2B" w14:textId="0AE13E43" w:rsidR="008E2018" w:rsidRPr="00EC0D2D" w:rsidRDefault="008E2018" w:rsidP="000B6E16">
            <w:pPr>
              <w:rPr>
                <w:sz w:val="20"/>
              </w:rPr>
            </w:pPr>
          </w:p>
        </w:tc>
        <w:tc>
          <w:tcPr>
            <w:tcW w:w="3619" w:type="dxa"/>
          </w:tcPr>
          <w:p w14:paraId="16E4AF2C" w14:textId="640286D7" w:rsidR="00884591" w:rsidRPr="00884591" w:rsidRDefault="0096324B">
            <w:pPr>
              <w:rPr>
                <w:sz w:val="20"/>
              </w:rPr>
            </w:pPr>
            <w:del w:id="7855" w:author="bmooney" w:date="2011-08-03T17:28:00Z">
              <w:r w:rsidDel="00C950B3">
                <w:rPr>
                  <w:sz w:val="20"/>
                </w:rPr>
                <w:delText xml:space="preserve">Only </w:delText>
              </w:r>
            </w:del>
            <w:ins w:id="7856" w:author="bmooney" w:date="2011-08-03T17:28:00Z">
              <w:r w:rsidR="00C950B3">
                <w:rPr>
                  <w:sz w:val="20"/>
                </w:rPr>
                <w:t>F</w:t>
              </w:r>
            </w:ins>
            <w:del w:id="7857" w:author="bmooney" w:date="2011-08-03T17:28:00Z">
              <w:r w:rsidDel="00C950B3">
                <w:rPr>
                  <w:sz w:val="20"/>
                </w:rPr>
                <w:delText>f</w:delText>
              </w:r>
            </w:del>
            <w:r>
              <w:rPr>
                <w:sz w:val="20"/>
              </w:rPr>
              <w:t xml:space="preserve">illed in for </w:t>
            </w:r>
            <w:r w:rsidR="002D46EA">
              <w:rPr>
                <w:sz w:val="20"/>
              </w:rPr>
              <w:t>Print</w:t>
            </w:r>
            <w:ins w:id="7858" w:author="bmooney" w:date="2011-08-03T17:28:00Z">
              <w:r w:rsidR="00C950B3">
                <w:rPr>
                  <w:sz w:val="20"/>
                </w:rPr>
                <w:t>, Online, Packing Slip</w:t>
              </w:r>
            </w:ins>
            <w:r w:rsidR="002D46EA">
              <w:rPr>
                <w:sz w:val="20"/>
              </w:rPr>
              <w:t xml:space="preserve"> and</w:t>
            </w:r>
            <w:r>
              <w:rPr>
                <w:sz w:val="20"/>
              </w:rPr>
              <w:t xml:space="preserve"> Shipment activities.</w:t>
            </w:r>
            <w:ins w:id="7859" w:author="bmooney" w:date="2011-09-13T16:59:00Z">
              <w:r w:rsidR="00904ABD">
                <w:rPr>
                  <w:sz w:val="20"/>
                </w:rPr>
                <w:t xml:space="preserve"> (Note that this value may be null for Material Return shipments; that</w:t>
              </w:r>
            </w:ins>
            <w:ins w:id="7860" w:author="bmooney" w:date="2011-09-13T17:00:00Z">
              <w:r w:rsidR="00904ABD">
                <w:rPr>
                  <w:sz w:val="20"/>
                </w:rPr>
                <w:t xml:space="preserve">’s not ideal but </w:t>
              </w:r>
              <w:proofErr w:type="spellStart"/>
              <w:r w:rsidR="00904ABD">
                <w:rPr>
                  <w:sz w:val="20"/>
                </w:rPr>
                <w:t>liveable</w:t>
              </w:r>
              <w:proofErr w:type="spellEnd"/>
              <w:r w:rsidR="00904ABD">
                <w:rPr>
                  <w:sz w:val="20"/>
                </w:rPr>
                <w:t>)</w:t>
              </w:r>
            </w:ins>
          </w:p>
        </w:tc>
      </w:tr>
      <w:tr w:rsidR="00CF5F13" w:rsidRPr="00EC0D2D" w:rsidDel="008E2018" w14:paraId="16E4AF32" w14:textId="4452EDBE" w:rsidTr="00CF2F93">
        <w:trPr>
          <w:cantSplit/>
          <w:tblHeader/>
          <w:del w:id="7861" w:author="bmooney" w:date="2011-06-15T16:36:00Z"/>
        </w:trPr>
        <w:tc>
          <w:tcPr>
            <w:tcW w:w="1063" w:type="dxa"/>
          </w:tcPr>
          <w:p w14:paraId="16E4AF2E" w14:textId="51704889" w:rsidR="00CF5F13" w:rsidRPr="00EC0D2D" w:rsidDel="008E2018" w:rsidRDefault="00AF409E" w:rsidP="000B6E16">
            <w:pPr>
              <w:rPr>
                <w:del w:id="7862" w:author="bmooney" w:date="2011-06-15T16:36:00Z"/>
                <w:sz w:val="20"/>
              </w:rPr>
            </w:pPr>
            <w:del w:id="7863" w:author="bmooney" w:date="2011-06-15T16:36:00Z">
              <w:r w:rsidDel="008E2018">
                <w:rPr>
                  <w:sz w:val="20"/>
                </w:rPr>
                <w:delText>FR-1854</w:delText>
              </w:r>
            </w:del>
          </w:p>
        </w:tc>
        <w:tc>
          <w:tcPr>
            <w:tcW w:w="1406" w:type="dxa"/>
          </w:tcPr>
          <w:p w14:paraId="16E4AF2F" w14:textId="77432B21" w:rsidR="00CF5F13" w:rsidRPr="00EC0D2D" w:rsidDel="008E2018" w:rsidRDefault="0096324B" w:rsidP="000B6E16">
            <w:pPr>
              <w:rPr>
                <w:del w:id="7864" w:author="bmooney" w:date="2011-06-15T16:36:00Z"/>
                <w:sz w:val="20"/>
              </w:rPr>
            </w:pPr>
            <w:del w:id="7865" w:author="bmooney" w:date="2011-06-15T16:36:00Z">
              <w:r w:rsidDel="008E2018">
                <w:rPr>
                  <w:sz w:val="20"/>
                </w:rPr>
                <w:delText>Created</w:delText>
              </w:r>
            </w:del>
          </w:p>
        </w:tc>
        <w:tc>
          <w:tcPr>
            <w:tcW w:w="3488" w:type="dxa"/>
          </w:tcPr>
          <w:p w14:paraId="16E4AF30" w14:textId="66B0DC9F" w:rsidR="00CF5F13" w:rsidRPr="00EC0D2D" w:rsidDel="008E2018" w:rsidRDefault="0096324B" w:rsidP="000B6E16">
            <w:pPr>
              <w:rPr>
                <w:del w:id="7866" w:author="bmooney" w:date="2011-06-15T16:36:00Z"/>
                <w:sz w:val="20"/>
              </w:rPr>
            </w:pPr>
            <w:del w:id="7867" w:author="bmooney" w:date="2011-06-15T16:36:00Z">
              <w:r w:rsidDel="008E2018">
                <w:rPr>
                  <w:sz w:val="20"/>
                </w:rPr>
                <w:delText>tblRequisitionActivity.CreatedOn</w:delText>
              </w:r>
            </w:del>
          </w:p>
        </w:tc>
        <w:tc>
          <w:tcPr>
            <w:tcW w:w="3619" w:type="dxa"/>
          </w:tcPr>
          <w:p w14:paraId="16E4AF31" w14:textId="2A0CB39A" w:rsidR="00CF5F13" w:rsidRPr="00EC0D2D" w:rsidDel="008E2018" w:rsidRDefault="00CF5F13" w:rsidP="000B6E16">
            <w:pPr>
              <w:rPr>
                <w:del w:id="7868" w:author="bmooney" w:date="2011-06-15T16:36:00Z"/>
                <w:sz w:val="20"/>
              </w:rPr>
            </w:pPr>
          </w:p>
        </w:tc>
      </w:tr>
      <w:tr w:rsidR="00CF5F13" w:rsidRPr="00EC0D2D" w14:paraId="16E4AF37" w14:textId="77777777" w:rsidTr="00CF2F93">
        <w:trPr>
          <w:cantSplit/>
          <w:tblHeader/>
        </w:trPr>
        <w:tc>
          <w:tcPr>
            <w:tcW w:w="1063" w:type="dxa"/>
          </w:tcPr>
          <w:p w14:paraId="16E4AF33" w14:textId="77777777" w:rsidR="00CF5F13" w:rsidRPr="00EC0D2D" w:rsidRDefault="00AF409E" w:rsidP="000B6E16">
            <w:pPr>
              <w:rPr>
                <w:sz w:val="20"/>
              </w:rPr>
            </w:pPr>
            <w:r>
              <w:rPr>
                <w:sz w:val="20"/>
              </w:rPr>
              <w:t>FR-1855</w:t>
            </w:r>
          </w:p>
        </w:tc>
        <w:tc>
          <w:tcPr>
            <w:tcW w:w="1406" w:type="dxa"/>
          </w:tcPr>
          <w:p w14:paraId="16E4AF34" w14:textId="77777777" w:rsidR="00CF5F13" w:rsidRPr="00EC0D2D" w:rsidRDefault="0096324B" w:rsidP="000B6E16">
            <w:pPr>
              <w:rPr>
                <w:sz w:val="20"/>
              </w:rPr>
            </w:pPr>
            <w:r>
              <w:rPr>
                <w:sz w:val="20"/>
              </w:rPr>
              <w:t>CRM title</w:t>
            </w:r>
          </w:p>
        </w:tc>
        <w:tc>
          <w:tcPr>
            <w:tcW w:w="3488" w:type="dxa"/>
          </w:tcPr>
          <w:p w14:paraId="16E4AF35" w14:textId="3C7760D9" w:rsidR="00875DF1" w:rsidRPr="00875DF1" w:rsidRDefault="0096324B">
            <w:pPr>
              <w:rPr>
                <w:sz w:val="20"/>
              </w:rPr>
            </w:pPr>
            <w:proofErr w:type="spellStart"/>
            <w:r>
              <w:rPr>
                <w:sz w:val="20"/>
              </w:rPr>
              <w:t>tblRequisitionActivity.CRM</w:t>
            </w:r>
            <w:r w:rsidR="00301C0D">
              <w:rPr>
                <w:sz w:val="20"/>
              </w:rPr>
              <w:t>Name</w:t>
            </w:r>
            <w:proofErr w:type="spellEnd"/>
            <w:r w:rsidR="00D611B3">
              <w:rPr>
                <w:sz w:val="20"/>
              </w:rPr>
              <w:t xml:space="preserve"> </w:t>
            </w:r>
            <w:del w:id="7869" w:author="bmooney" w:date="2011-06-15T16:37:00Z">
              <w:r w:rsidR="00D611B3" w:rsidDel="008E2018">
                <w:rPr>
                  <w:sz w:val="20"/>
                </w:rPr>
                <w:delText>or tblFaxRequisitionActivity.FaxAttention</w:delText>
              </w:r>
            </w:del>
          </w:p>
        </w:tc>
        <w:tc>
          <w:tcPr>
            <w:tcW w:w="3619" w:type="dxa"/>
          </w:tcPr>
          <w:p w14:paraId="16E4AF36" w14:textId="2F1BF11C" w:rsidR="00884591" w:rsidRPr="00884591" w:rsidRDefault="0096324B">
            <w:pPr>
              <w:rPr>
                <w:sz w:val="20"/>
              </w:rPr>
            </w:pPr>
            <w:r>
              <w:rPr>
                <w:sz w:val="20"/>
              </w:rPr>
              <w:t>Human-readable name of a CRM object associated with the activity. For case activities, this is the case title; for activities that involve a contac</w:t>
            </w:r>
            <w:r w:rsidR="007171D7">
              <w:rPr>
                <w:sz w:val="20"/>
              </w:rPr>
              <w:t>t (Shipment</w:t>
            </w:r>
            <w:r>
              <w:rPr>
                <w:sz w:val="20"/>
              </w:rPr>
              <w:t xml:space="preserve">, Email, </w:t>
            </w:r>
            <w:proofErr w:type="spellStart"/>
            <w:r>
              <w:rPr>
                <w:sz w:val="20"/>
              </w:rPr>
              <w:t>PackingSlip</w:t>
            </w:r>
            <w:proofErr w:type="spellEnd"/>
            <w:r>
              <w:rPr>
                <w:sz w:val="20"/>
              </w:rPr>
              <w:t>), this is the contact full name.</w:t>
            </w:r>
            <w:r w:rsidR="007171D7">
              <w:rPr>
                <w:sz w:val="20"/>
              </w:rPr>
              <w:t xml:space="preserve"> </w:t>
            </w:r>
            <w:del w:id="7870" w:author="bmooney" w:date="2011-06-15T16:37:00Z">
              <w:r w:rsidR="002D46EA" w:rsidDel="008E2018">
                <w:rPr>
                  <w:sz w:val="20"/>
                </w:rPr>
                <w:delText>F</w:delText>
              </w:r>
              <w:r w:rsidR="007171D7" w:rsidDel="008E2018">
                <w:rPr>
                  <w:sz w:val="20"/>
                </w:rPr>
                <w:delText>or fax activities</w:delText>
              </w:r>
              <w:r w:rsidR="002D46EA" w:rsidDel="008E2018">
                <w:rPr>
                  <w:sz w:val="20"/>
                </w:rPr>
                <w:delText xml:space="preserve"> from the fax tool, this is the Attention field.</w:delText>
              </w:r>
            </w:del>
          </w:p>
        </w:tc>
      </w:tr>
      <w:tr w:rsidR="00CF5F13" w:rsidRPr="00EC0D2D" w14:paraId="16E4AF3C" w14:textId="77777777" w:rsidTr="00CF2F93">
        <w:trPr>
          <w:cantSplit/>
          <w:tblHeader/>
        </w:trPr>
        <w:tc>
          <w:tcPr>
            <w:tcW w:w="1063" w:type="dxa"/>
          </w:tcPr>
          <w:p w14:paraId="16E4AF38" w14:textId="77777777" w:rsidR="00CF5F13" w:rsidRPr="00EC0D2D" w:rsidRDefault="00AF409E" w:rsidP="000B6E16">
            <w:pPr>
              <w:rPr>
                <w:sz w:val="20"/>
              </w:rPr>
            </w:pPr>
            <w:r>
              <w:rPr>
                <w:sz w:val="20"/>
              </w:rPr>
              <w:t>FR-1856</w:t>
            </w:r>
          </w:p>
        </w:tc>
        <w:tc>
          <w:tcPr>
            <w:tcW w:w="1406" w:type="dxa"/>
          </w:tcPr>
          <w:p w14:paraId="16E4AF39" w14:textId="77777777" w:rsidR="00CF5F13" w:rsidRPr="00EC0D2D" w:rsidRDefault="0096324B" w:rsidP="000B6E16">
            <w:pPr>
              <w:rPr>
                <w:sz w:val="20"/>
              </w:rPr>
            </w:pPr>
            <w:r>
              <w:rPr>
                <w:sz w:val="20"/>
              </w:rPr>
              <w:t>Reference</w:t>
            </w:r>
          </w:p>
        </w:tc>
        <w:tc>
          <w:tcPr>
            <w:tcW w:w="3488" w:type="dxa"/>
          </w:tcPr>
          <w:p w14:paraId="16E4AF3A" w14:textId="5DFD9DF4" w:rsidR="00CF5F13" w:rsidRPr="00EC0D2D" w:rsidRDefault="0096324B">
            <w:pPr>
              <w:rPr>
                <w:sz w:val="20"/>
              </w:rPr>
            </w:pPr>
            <w:proofErr w:type="spellStart"/>
            <w:r>
              <w:rPr>
                <w:sz w:val="20"/>
              </w:rPr>
              <w:t>tblRequisitionActivity.Reference</w:t>
            </w:r>
            <w:r w:rsidR="00301C0D">
              <w:rPr>
                <w:sz w:val="20"/>
              </w:rPr>
              <w:t>ID</w:t>
            </w:r>
            <w:proofErr w:type="spellEnd"/>
            <w:r w:rsidR="00D611B3">
              <w:rPr>
                <w:sz w:val="20"/>
              </w:rPr>
              <w:t xml:space="preserve"> </w:t>
            </w:r>
            <w:del w:id="7871" w:author="bmooney" w:date="2011-06-15T16:37:00Z">
              <w:r w:rsidR="00D611B3" w:rsidDel="008E2018">
                <w:rPr>
                  <w:sz w:val="20"/>
                </w:rPr>
                <w:delText>or tblFaxRequisitionActivity.FaxNumber</w:delText>
              </w:r>
            </w:del>
          </w:p>
        </w:tc>
        <w:tc>
          <w:tcPr>
            <w:tcW w:w="3619" w:type="dxa"/>
          </w:tcPr>
          <w:p w14:paraId="16E4AF3B" w14:textId="66D13E0A" w:rsidR="00884591" w:rsidRPr="00884591" w:rsidRDefault="0096324B">
            <w:pPr>
              <w:rPr>
                <w:sz w:val="20"/>
              </w:rPr>
            </w:pPr>
            <w:r>
              <w:rPr>
                <w:sz w:val="20"/>
              </w:rPr>
              <w:t xml:space="preserve">A catchall column containing an additional identifier associated with the activity. For shipping activities, this is the Fed Ex tracking number. </w:t>
            </w:r>
            <w:del w:id="7872" w:author="bmooney" w:date="2011-06-15T16:37:00Z">
              <w:r w:rsidDel="008E2018">
                <w:rPr>
                  <w:sz w:val="20"/>
                </w:rPr>
                <w:delText>For billing activities, this is the filename for the file sent to Quadax.</w:delText>
              </w:r>
              <w:r w:rsidR="007171D7" w:rsidDel="008E2018">
                <w:rPr>
                  <w:sz w:val="20"/>
                </w:rPr>
                <w:delText xml:space="preserve"> </w:delText>
              </w:r>
              <w:r w:rsidR="002D46EA" w:rsidDel="008E2018">
                <w:rPr>
                  <w:sz w:val="20"/>
                </w:rPr>
                <w:delText>For fax activities, this is the fax number.</w:delText>
              </w:r>
            </w:del>
          </w:p>
        </w:tc>
      </w:tr>
      <w:tr w:rsidR="007F5C7C" w:rsidRPr="00EC0D2D" w14:paraId="16E4AF41" w14:textId="77777777" w:rsidTr="00CF2F93">
        <w:trPr>
          <w:cantSplit/>
          <w:tblHeader/>
        </w:trPr>
        <w:tc>
          <w:tcPr>
            <w:tcW w:w="1063" w:type="dxa"/>
          </w:tcPr>
          <w:p w14:paraId="16E4AF3D" w14:textId="77777777" w:rsidR="007F5C7C" w:rsidRDefault="002D46EA" w:rsidP="000B6E16">
            <w:pPr>
              <w:rPr>
                <w:sz w:val="20"/>
              </w:rPr>
            </w:pPr>
            <w:r>
              <w:rPr>
                <w:sz w:val="20"/>
              </w:rPr>
              <w:t>FR-1857</w:t>
            </w:r>
          </w:p>
        </w:tc>
        <w:tc>
          <w:tcPr>
            <w:tcW w:w="1406" w:type="dxa"/>
          </w:tcPr>
          <w:p w14:paraId="16E4AF3E" w14:textId="77777777" w:rsidR="007F5C7C" w:rsidRDefault="002D46EA" w:rsidP="000B6E16">
            <w:pPr>
              <w:rPr>
                <w:sz w:val="20"/>
              </w:rPr>
            </w:pPr>
            <w:r>
              <w:rPr>
                <w:sz w:val="20"/>
              </w:rPr>
              <w:t>Contents</w:t>
            </w:r>
          </w:p>
        </w:tc>
        <w:tc>
          <w:tcPr>
            <w:tcW w:w="3488" w:type="dxa"/>
          </w:tcPr>
          <w:p w14:paraId="16E4AF3F" w14:textId="77777777" w:rsidR="007F5C7C" w:rsidRDefault="007F5C7C" w:rsidP="000B6E16">
            <w:pPr>
              <w:rPr>
                <w:sz w:val="20"/>
              </w:rPr>
            </w:pPr>
          </w:p>
        </w:tc>
        <w:tc>
          <w:tcPr>
            <w:tcW w:w="3619" w:type="dxa"/>
          </w:tcPr>
          <w:p w14:paraId="16E4AF40" w14:textId="0AE8279D" w:rsidR="00884591" w:rsidRDefault="002D46EA">
            <w:pPr>
              <w:rPr>
                <w:sz w:val="20"/>
              </w:rPr>
            </w:pPr>
            <w:r>
              <w:rPr>
                <w:sz w:val="20"/>
              </w:rPr>
              <w:t xml:space="preserve">Structured detail information about the activity. </w:t>
            </w:r>
            <w:del w:id="7873" w:author="bmooney" w:date="2011-06-15T16:37:00Z">
              <w:r w:rsidDel="008E2018">
                <w:rPr>
                  <w:sz w:val="20"/>
                </w:rPr>
                <w:delText>For faxes, this will be one of Failure Report, Result Report, Specimen Retrieval, Order Confirmation, Signature Request.</w:delText>
              </w:r>
            </w:del>
          </w:p>
        </w:tc>
      </w:tr>
      <w:tr w:rsidR="007F5C7C" w:rsidRPr="00EC0D2D" w:rsidDel="008E2018" w14:paraId="16E4AF46" w14:textId="24D23C39" w:rsidTr="00CF2F93">
        <w:trPr>
          <w:cantSplit/>
          <w:tblHeader/>
          <w:del w:id="7874" w:author="bmooney" w:date="2011-06-15T16:37:00Z"/>
        </w:trPr>
        <w:tc>
          <w:tcPr>
            <w:tcW w:w="1063" w:type="dxa"/>
          </w:tcPr>
          <w:p w14:paraId="16E4AF42" w14:textId="66F13902" w:rsidR="007F5C7C" w:rsidDel="008E2018" w:rsidRDefault="002D46EA" w:rsidP="000B6E16">
            <w:pPr>
              <w:rPr>
                <w:del w:id="7875" w:author="bmooney" w:date="2011-06-15T16:37:00Z"/>
                <w:sz w:val="20"/>
              </w:rPr>
            </w:pPr>
            <w:del w:id="7876" w:author="bmooney" w:date="2011-06-15T16:37:00Z">
              <w:r w:rsidDel="008E2018">
                <w:rPr>
                  <w:sz w:val="20"/>
                </w:rPr>
                <w:delText>FR-1858</w:delText>
              </w:r>
            </w:del>
          </w:p>
        </w:tc>
        <w:tc>
          <w:tcPr>
            <w:tcW w:w="1406" w:type="dxa"/>
          </w:tcPr>
          <w:p w14:paraId="16E4AF43" w14:textId="57B9D0CC" w:rsidR="007F5C7C" w:rsidDel="008E2018" w:rsidRDefault="002D46EA" w:rsidP="000B6E16">
            <w:pPr>
              <w:rPr>
                <w:del w:id="7877" w:author="bmooney" w:date="2011-06-15T16:37:00Z"/>
                <w:sz w:val="20"/>
              </w:rPr>
            </w:pPr>
            <w:del w:id="7878" w:author="bmooney" w:date="2011-06-15T16:37:00Z">
              <w:r w:rsidDel="008E2018">
                <w:rPr>
                  <w:sz w:val="20"/>
                </w:rPr>
                <w:delText>ModifiedBy</w:delText>
              </w:r>
            </w:del>
          </w:p>
        </w:tc>
        <w:tc>
          <w:tcPr>
            <w:tcW w:w="3488" w:type="dxa"/>
          </w:tcPr>
          <w:p w14:paraId="16E4AF44" w14:textId="2F04E025" w:rsidR="00884591" w:rsidDel="008E2018" w:rsidRDefault="002D46EA">
            <w:pPr>
              <w:rPr>
                <w:del w:id="7879" w:author="bmooney" w:date="2011-06-15T16:37:00Z"/>
                <w:sz w:val="20"/>
              </w:rPr>
            </w:pPr>
            <w:del w:id="7880" w:author="bmooney" w:date="2011-06-15T16:37:00Z">
              <w:r w:rsidDel="008E2018">
                <w:rPr>
                  <w:sz w:val="20"/>
                </w:rPr>
                <w:delText>tblRequisitionActivity.ModifiedBy</w:delText>
              </w:r>
            </w:del>
          </w:p>
        </w:tc>
        <w:tc>
          <w:tcPr>
            <w:tcW w:w="3619" w:type="dxa"/>
          </w:tcPr>
          <w:p w14:paraId="16E4AF45" w14:textId="4CB3B276" w:rsidR="007F5C7C" w:rsidRPr="00EC0D2D" w:rsidDel="008E2018" w:rsidRDefault="002D46EA" w:rsidP="000B6E16">
            <w:pPr>
              <w:rPr>
                <w:del w:id="7881" w:author="bmooney" w:date="2011-06-15T16:37:00Z"/>
                <w:sz w:val="20"/>
              </w:rPr>
            </w:pPr>
            <w:del w:id="7882" w:author="bmooney" w:date="2011-06-15T16:37:00Z">
              <w:r w:rsidDel="008E2018">
                <w:rPr>
                  <w:sz w:val="20"/>
                </w:rPr>
                <w:delText>The userid of the user who last updated the activity record.</w:delText>
              </w:r>
            </w:del>
          </w:p>
        </w:tc>
      </w:tr>
      <w:tr w:rsidR="00CF5F13" w:rsidRPr="00EC0D2D" w:rsidDel="008E2018" w14:paraId="16E4AF4B" w14:textId="3CDF229C" w:rsidTr="00CF2F93">
        <w:trPr>
          <w:cantSplit/>
          <w:tblHeader/>
          <w:del w:id="7883" w:author="bmooney" w:date="2011-06-15T16:37:00Z"/>
        </w:trPr>
        <w:tc>
          <w:tcPr>
            <w:tcW w:w="1063" w:type="dxa"/>
          </w:tcPr>
          <w:p w14:paraId="16E4AF47" w14:textId="0147861B" w:rsidR="00160F11" w:rsidDel="008E2018" w:rsidRDefault="007F5C7C">
            <w:pPr>
              <w:rPr>
                <w:del w:id="7884" w:author="bmooney" w:date="2011-06-15T16:37:00Z"/>
                <w:sz w:val="20"/>
              </w:rPr>
            </w:pPr>
            <w:del w:id="7885" w:author="bmooney" w:date="2011-06-15T16:37:00Z">
              <w:r w:rsidDel="008E2018">
                <w:rPr>
                  <w:sz w:val="20"/>
                </w:rPr>
                <w:delText>FR-1859</w:delText>
              </w:r>
            </w:del>
          </w:p>
        </w:tc>
        <w:tc>
          <w:tcPr>
            <w:tcW w:w="1406" w:type="dxa"/>
          </w:tcPr>
          <w:p w14:paraId="16E4AF48" w14:textId="35415F55" w:rsidR="00CF5F13" w:rsidRPr="00EC0D2D" w:rsidDel="008E2018" w:rsidRDefault="0096324B" w:rsidP="000B6E16">
            <w:pPr>
              <w:rPr>
                <w:del w:id="7886" w:author="bmooney" w:date="2011-06-15T16:37:00Z"/>
                <w:sz w:val="20"/>
              </w:rPr>
            </w:pPr>
            <w:del w:id="7887" w:author="bmooney" w:date="2011-06-15T16:37:00Z">
              <w:r w:rsidDel="008E2018">
                <w:rPr>
                  <w:sz w:val="20"/>
                </w:rPr>
                <w:delText>Modified</w:delText>
              </w:r>
            </w:del>
          </w:p>
        </w:tc>
        <w:tc>
          <w:tcPr>
            <w:tcW w:w="3488" w:type="dxa"/>
          </w:tcPr>
          <w:p w14:paraId="16E4AF49" w14:textId="705378B4" w:rsidR="00CF5F13" w:rsidRPr="00EC0D2D" w:rsidDel="008E2018" w:rsidRDefault="0096324B" w:rsidP="000B6E16">
            <w:pPr>
              <w:rPr>
                <w:del w:id="7888" w:author="bmooney" w:date="2011-06-15T16:37:00Z"/>
                <w:sz w:val="20"/>
              </w:rPr>
            </w:pPr>
            <w:del w:id="7889" w:author="bmooney" w:date="2011-06-15T16:37:00Z">
              <w:r w:rsidDel="008E2018">
                <w:rPr>
                  <w:sz w:val="20"/>
                </w:rPr>
                <w:delText>tblRequisitionActivity.ModifiedOn</w:delText>
              </w:r>
            </w:del>
          </w:p>
        </w:tc>
        <w:tc>
          <w:tcPr>
            <w:tcW w:w="3619" w:type="dxa"/>
          </w:tcPr>
          <w:p w14:paraId="16E4AF4A" w14:textId="4D4A77B4" w:rsidR="00CF5F13" w:rsidRPr="00EC0D2D" w:rsidDel="008E2018" w:rsidRDefault="00CF5F13" w:rsidP="000B6E16">
            <w:pPr>
              <w:rPr>
                <w:del w:id="7890" w:author="bmooney" w:date="2011-06-15T16:37:00Z"/>
                <w:sz w:val="20"/>
              </w:rPr>
            </w:pPr>
          </w:p>
        </w:tc>
      </w:tr>
    </w:tbl>
    <w:p w14:paraId="16E4AF4C" w14:textId="77777777" w:rsidR="00CF5F13" w:rsidRDefault="00CF5F13" w:rsidP="00CF5F13">
      <w:pPr>
        <w:rPr>
          <w:ins w:id="7891" w:author="bmooney" w:date="2011-06-15T16:34:00Z"/>
          <w:sz w:val="20"/>
        </w:rPr>
      </w:pPr>
    </w:p>
    <w:p w14:paraId="3059E9C9" w14:textId="77777777" w:rsidR="008E2018" w:rsidRDefault="008E2018" w:rsidP="00CF5F13">
      <w:pPr>
        <w:rPr>
          <w:ins w:id="7892" w:author="bmooney" w:date="2011-06-15T16:34:00Z"/>
          <w:sz w:val="20"/>
        </w:rPr>
      </w:pPr>
    </w:p>
    <w:p w14:paraId="046A89EE" w14:textId="0742EB29" w:rsidR="008E2018" w:rsidRDefault="008E2018" w:rsidP="00CF5F13">
      <w:pPr>
        <w:rPr>
          <w:ins w:id="7893" w:author="bmooney" w:date="2011-06-15T16:34:00Z"/>
          <w:sz w:val="20"/>
        </w:rPr>
      </w:pPr>
      <w:ins w:id="7894" w:author="bmooney" w:date="2011-06-15T16:34:00Z">
        <w:r>
          <w:rPr>
            <w:sz w:val="20"/>
          </w:rPr>
          <w:t>Population requirements for fax activities:</w:t>
        </w:r>
      </w:ins>
    </w:p>
    <w:tbl>
      <w:tblPr>
        <w:tblStyle w:val="TableGrid"/>
        <w:tblW w:w="0" w:type="auto"/>
        <w:tblLook w:val="04A0" w:firstRow="1" w:lastRow="0" w:firstColumn="1" w:lastColumn="0" w:noHBand="0" w:noVBand="1"/>
      </w:tblPr>
      <w:tblGrid>
        <w:gridCol w:w="1063"/>
        <w:gridCol w:w="1406"/>
        <w:gridCol w:w="3488"/>
        <w:gridCol w:w="3619"/>
      </w:tblGrid>
      <w:tr w:rsidR="008E2018" w:rsidRPr="00EC0D2D" w14:paraId="46C203CA" w14:textId="77777777" w:rsidTr="008E2018">
        <w:trPr>
          <w:cantSplit/>
          <w:tblHeader/>
          <w:ins w:id="7895" w:author="bmooney" w:date="2011-06-15T16:36:00Z"/>
        </w:trPr>
        <w:tc>
          <w:tcPr>
            <w:tcW w:w="1063" w:type="dxa"/>
          </w:tcPr>
          <w:p w14:paraId="0B749386" w14:textId="77777777" w:rsidR="008E2018" w:rsidRDefault="008E2018" w:rsidP="008E2018">
            <w:pPr>
              <w:tabs>
                <w:tab w:val="right" w:leader="dot" w:pos="9360"/>
              </w:tabs>
              <w:rPr>
                <w:ins w:id="7896" w:author="bmooney" w:date="2011-06-15T16:36:00Z"/>
                <w:sz w:val="20"/>
              </w:rPr>
            </w:pPr>
            <w:ins w:id="7897" w:author="bmooney" w:date="2011-06-15T16:36:00Z">
              <w:r>
                <w:rPr>
                  <w:sz w:val="20"/>
                </w:rPr>
                <w:t>FR-#</w:t>
              </w:r>
            </w:ins>
          </w:p>
        </w:tc>
        <w:tc>
          <w:tcPr>
            <w:tcW w:w="1406" w:type="dxa"/>
          </w:tcPr>
          <w:p w14:paraId="124C3F91" w14:textId="77777777" w:rsidR="008E2018" w:rsidRDefault="008E2018" w:rsidP="008E2018">
            <w:pPr>
              <w:tabs>
                <w:tab w:val="right" w:leader="dot" w:pos="9360"/>
              </w:tabs>
              <w:rPr>
                <w:ins w:id="7898" w:author="bmooney" w:date="2011-06-15T16:36:00Z"/>
                <w:sz w:val="20"/>
              </w:rPr>
            </w:pPr>
            <w:ins w:id="7899" w:author="bmooney" w:date="2011-06-15T16:36:00Z">
              <w:r>
                <w:rPr>
                  <w:sz w:val="20"/>
                </w:rPr>
                <w:t>Column name</w:t>
              </w:r>
            </w:ins>
          </w:p>
        </w:tc>
        <w:tc>
          <w:tcPr>
            <w:tcW w:w="3488" w:type="dxa"/>
          </w:tcPr>
          <w:p w14:paraId="122F66E2" w14:textId="77777777" w:rsidR="008E2018" w:rsidRDefault="008E2018" w:rsidP="008E2018">
            <w:pPr>
              <w:tabs>
                <w:tab w:val="right" w:leader="dot" w:pos="9360"/>
              </w:tabs>
              <w:rPr>
                <w:ins w:id="7900" w:author="bmooney" w:date="2011-06-15T16:36:00Z"/>
                <w:sz w:val="20"/>
              </w:rPr>
            </w:pPr>
            <w:ins w:id="7901" w:author="bmooney" w:date="2011-06-15T16:36:00Z">
              <w:r>
                <w:rPr>
                  <w:sz w:val="20"/>
                </w:rPr>
                <w:t>Database source</w:t>
              </w:r>
            </w:ins>
          </w:p>
        </w:tc>
        <w:tc>
          <w:tcPr>
            <w:tcW w:w="3619" w:type="dxa"/>
          </w:tcPr>
          <w:p w14:paraId="3F8AB156" w14:textId="77777777" w:rsidR="008E2018" w:rsidRDefault="008E2018" w:rsidP="008E2018">
            <w:pPr>
              <w:tabs>
                <w:tab w:val="right" w:leader="dot" w:pos="9360"/>
              </w:tabs>
              <w:rPr>
                <w:ins w:id="7902" w:author="bmooney" w:date="2011-06-15T16:36:00Z"/>
                <w:sz w:val="20"/>
              </w:rPr>
            </w:pPr>
            <w:ins w:id="7903" w:author="bmooney" w:date="2011-06-15T16:36:00Z">
              <w:r>
                <w:rPr>
                  <w:sz w:val="20"/>
                </w:rPr>
                <w:t>Notes</w:t>
              </w:r>
            </w:ins>
          </w:p>
        </w:tc>
      </w:tr>
      <w:tr w:rsidR="008E2018" w:rsidRPr="00EC0D2D" w14:paraId="33CD572C" w14:textId="77777777" w:rsidTr="008E2018">
        <w:trPr>
          <w:cantSplit/>
          <w:tblHeader/>
          <w:ins w:id="7904" w:author="bmooney" w:date="2011-06-15T16:39:00Z"/>
        </w:trPr>
        <w:tc>
          <w:tcPr>
            <w:tcW w:w="1063" w:type="dxa"/>
          </w:tcPr>
          <w:p w14:paraId="136A4298" w14:textId="5DD18F30" w:rsidR="008E2018" w:rsidRDefault="00E77DBD" w:rsidP="008E2018">
            <w:pPr>
              <w:rPr>
                <w:ins w:id="7905" w:author="bmooney" w:date="2011-06-15T16:39:00Z"/>
                <w:sz w:val="20"/>
              </w:rPr>
            </w:pPr>
            <w:ins w:id="7906" w:author="bmooney" w:date="2011-06-15T16:45:00Z">
              <w:r>
                <w:rPr>
                  <w:sz w:val="20"/>
                </w:rPr>
                <w:t>FR-1881</w:t>
              </w:r>
            </w:ins>
          </w:p>
        </w:tc>
        <w:tc>
          <w:tcPr>
            <w:tcW w:w="1406" w:type="dxa"/>
          </w:tcPr>
          <w:p w14:paraId="6E898207" w14:textId="6795F1B3" w:rsidR="008E2018" w:rsidRDefault="008E2018" w:rsidP="008E2018">
            <w:pPr>
              <w:rPr>
                <w:ins w:id="7907" w:author="bmooney" w:date="2011-06-15T16:39:00Z"/>
                <w:sz w:val="20"/>
              </w:rPr>
            </w:pPr>
            <w:ins w:id="7908" w:author="bmooney" w:date="2011-06-15T16:39:00Z">
              <w:r>
                <w:rPr>
                  <w:sz w:val="20"/>
                </w:rPr>
                <w:t>Count</w:t>
              </w:r>
            </w:ins>
          </w:p>
        </w:tc>
        <w:tc>
          <w:tcPr>
            <w:tcW w:w="3488" w:type="dxa"/>
          </w:tcPr>
          <w:p w14:paraId="2C4E4B51" w14:textId="77777777" w:rsidR="008E2018" w:rsidRDefault="008E2018" w:rsidP="008E2018">
            <w:pPr>
              <w:rPr>
                <w:ins w:id="7909" w:author="bmooney" w:date="2011-06-15T16:39:00Z"/>
                <w:sz w:val="20"/>
              </w:rPr>
            </w:pPr>
          </w:p>
        </w:tc>
        <w:tc>
          <w:tcPr>
            <w:tcW w:w="3619" w:type="dxa"/>
          </w:tcPr>
          <w:p w14:paraId="52AC372B" w14:textId="7E663B23" w:rsidR="008E2018" w:rsidRDefault="008E2018" w:rsidP="008E2018">
            <w:pPr>
              <w:rPr>
                <w:ins w:id="7910" w:author="bmooney" w:date="2011-06-15T16:39:00Z"/>
                <w:sz w:val="20"/>
              </w:rPr>
            </w:pPr>
            <w:ins w:id="7911" w:author="bmooney" w:date="2011-06-15T16:39:00Z">
              <w:r>
                <w:rPr>
                  <w:sz w:val="20"/>
                </w:rPr>
                <w:t>This is blank for fax activities</w:t>
              </w:r>
            </w:ins>
          </w:p>
        </w:tc>
      </w:tr>
      <w:tr w:rsidR="008E2018" w:rsidRPr="00EC0D2D" w14:paraId="478E8CE4" w14:textId="77777777" w:rsidTr="008E2018">
        <w:trPr>
          <w:cantSplit/>
          <w:tblHeader/>
          <w:ins w:id="7912" w:author="bmooney" w:date="2011-06-15T16:36:00Z"/>
        </w:trPr>
        <w:tc>
          <w:tcPr>
            <w:tcW w:w="1063" w:type="dxa"/>
          </w:tcPr>
          <w:p w14:paraId="45A0CC2E" w14:textId="7985C3ED" w:rsidR="008E2018" w:rsidRPr="00EC0D2D" w:rsidRDefault="008E2018">
            <w:pPr>
              <w:rPr>
                <w:ins w:id="7913" w:author="bmooney" w:date="2011-06-15T16:36:00Z"/>
                <w:sz w:val="20"/>
              </w:rPr>
            </w:pPr>
            <w:ins w:id="7914" w:author="bmooney" w:date="2011-06-15T16:36:00Z">
              <w:r>
                <w:rPr>
                  <w:sz w:val="20"/>
                </w:rPr>
                <w:t>FR-18</w:t>
              </w:r>
            </w:ins>
            <w:ins w:id="7915" w:author="bmooney" w:date="2011-06-15T16:45:00Z">
              <w:r w:rsidR="00E77DBD">
                <w:rPr>
                  <w:sz w:val="20"/>
                </w:rPr>
                <w:t>82</w:t>
              </w:r>
            </w:ins>
          </w:p>
        </w:tc>
        <w:tc>
          <w:tcPr>
            <w:tcW w:w="1406" w:type="dxa"/>
          </w:tcPr>
          <w:p w14:paraId="44C5DC33" w14:textId="77777777" w:rsidR="008E2018" w:rsidRPr="00EC0D2D" w:rsidRDefault="008E2018" w:rsidP="008E2018">
            <w:pPr>
              <w:rPr>
                <w:ins w:id="7916" w:author="bmooney" w:date="2011-06-15T16:36:00Z"/>
                <w:sz w:val="20"/>
              </w:rPr>
            </w:pPr>
            <w:ins w:id="7917" w:author="bmooney" w:date="2011-06-15T16:36:00Z">
              <w:r>
                <w:rPr>
                  <w:sz w:val="20"/>
                </w:rPr>
                <w:t>CRM title</w:t>
              </w:r>
            </w:ins>
          </w:p>
        </w:tc>
        <w:tc>
          <w:tcPr>
            <w:tcW w:w="3488" w:type="dxa"/>
          </w:tcPr>
          <w:p w14:paraId="759D620C" w14:textId="55BA0EF6" w:rsidR="008E2018" w:rsidRPr="00875DF1" w:rsidRDefault="008E2018" w:rsidP="008E2018">
            <w:pPr>
              <w:rPr>
                <w:ins w:id="7918" w:author="bmooney" w:date="2011-06-15T16:36:00Z"/>
                <w:sz w:val="20"/>
              </w:rPr>
            </w:pPr>
            <w:proofErr w:type="spellStart"/>
            <w:ins w:id="7919" w:author="bmooney" w:date="2011-06-15T16:36:00Z">
              <w:r>
                <w:rPr>
                  <w:sz w:val="20"/>
                </w:rPr>
                <w:t>tblFaxRequisitionActivity.FaxAttention</w:t>
              </w:r>
              <w:proofErr w:type="spellEnd"/>
            </w:ins>
          </w:p>
        </w:tc>
        <w:tc>
          <w:tcPr>
            <w:tcW w:w="3619" w:type="dxa"/>
          </w:tcPr>
          <w:p w14:paraId="31C7582D" w14:textId="7AD343A8" w:rsidR="008E2018" w:rsidRPr="00884591" w:rsidRDefault="008E2018" w:rsidP="008E2018">
            <w:pPr>
              <w:rPr>
                <w:ins w:id="7920" w:author="bmooney" w:date="2011-06-15T16:36:00Z"/>
                <w:sz w:val="20"/>
              </w:rPr>
            </w:pPr>
            <w:ins w:id="7921" w:author="bmooney" w:date="2011-06-15T16:36:00Z">
              <w:r>
                <w:rPr>
                  <w:sz w:val="20"/>
                </w:rPr>
                <w:t>For fax activities from the fax tool, this is the Attention field.</w:t>
              </w:r>
            </w:ins>
          </w:p>
        </w:tc>
      </w:tr>
      <w:tr w:rsidR="008E2018" w:rsidRPr="00EC0D2D" w14:paraId="0D473190" w14:textId="77777777" w:rsidTr="008E2018">
        <w:trPr>
          <w:cantSplit/>
          <w:tblHeader/>
          <w:ins w:id="7922" w:author="bmooney" w:date="2011-06-15T16:36:00Z"/>
        </w:trPr>
        <w:tc>
          <w:tcPr>
            <w:tcW w:w="1063" w:type="dxa"/>
          </w:tcPr>
          <w:p w14:paraId="42BFD8CD" w14:textId="3C416713" w:rsidR="008E2018" w:rsidRPr="00EC0D2D" w:rsidRDefault="008E2018">
            <w:pPr>
              <w:rPr>
                <w:ins w:id="7923" w:author="bmooney" w:date="2011-06-15T16:36:00Z"/>
                <w:sz w:val="20"/>
              </w:rPr>
            </w:pPr>
            <w:ins w:id="7924" w:author="bmooney" w:date="2011-06-15T16:36:00Z">
              <w:r>
                <w:rPr>
                  <w:sz w:val="20"/>
                </w:rPr>
                <w:t>FR-18</w:t>
              </w:r>
            </w:ins>
            <w:ins w:id="7925" w:author="bmooney" w:date="2011-06-15T16:45:00Z">
              <w:r w:rsidR="00E77DBD">
                <w:rPr>
                  <w:sz w:val="20"/>
                </w:rPr>
                <w:t>83</w:t>
              </w:r>
            </w:ins>
          </w:p>
        </w:tc>
        <w:tc>
          <w:tcPr>
            <w:tcW w:w="1406" w:type="dxa"/>
          </w:tcPr>
          <w:p w14:paraId="54ECFF5F" w14:textId="77777777" w:rsidR="008E2018" w:rsidRPr="00EC0D2D" w:rsidRDefault="008E2018" w:rsidP="008E2018">
            <w:pPr>
              <w:rPr>
                <w:ins w:id="7926" w:author="bmooney" w:date="2011-06-15T16:36:00Z"/>
                <w:sz w:val="20"/>
              </w:rPr>
            </w:pPr>
            <w:ins w:id="7927" w:author="bmooney" w:date="2011-06-15T16:36:00Z">
              <w:r>
                <w:rPr>
                  <w:sz w:val="20"/>
                </w:rPr>
                <w:t>Reference</w:t>
              </w:r>
            </w:ins>
          </w:p>
        </w:tc>
        <w:tc>
          <w:tcPr>
            <w:tcW w:w="3488" w:type="dxa"/>
          </w:tcPr>
          <w:p w14:paraId="230DC39E" w14:textId="1716D8B2" w:rsidR="008E2018" w:rsidRPr="00EC0D2D" w:rsidRDefault="008E2018" w:rsidP="008E2018">
            <w:pPr>
              <w:rPr>
                <w:ins w:id="7928" w:author="bmooney" w:date="2011-06-15T16:36:00Z"/>
                <w:sz w:val="20"/>
              </w:rPr>
            </w:pPr>
            <w:proofErr w:type="spellStart"/>
            <w:ins w:id="7929" w:author="bmooney" w:date="2011-06-15T16:36:00Z">
              <w:r>
                <w:rPr>
                  <w:sz w:val="20"/>
                </w:rPr>
                <w:t>tblFaxRequisitionActivity.FaxNumber</w:t>
              </w:r>
              <w:proofErr w:type="spellEnd"/>
            </w:ins>
          </w:p>
        </w:tc>
        <w:tc>
          <w:tcPr>
            <w:tcW w:w="3619" w:type="dxa"/>
          </w:tcPr>
          <w:p w14:paraId="621651A6" w14:textId="70E20853" w:rsidR="008E2018" w:rsidRPr="00884591" w:rsidRDefault="008E2018" w:rsidP="008E2018">
            <w:pPr>
              <w:rPr>
                <w:ins w:id="7930" w:author="bmooney" w:date="2011-06-15T16:36:00Z"/>
                <w:sz w:val="20"/>
              </w:rPr>
            </w:pPr>
            <w:ins w:id="7931" w:author="bmooney" w:date="2011-06-15T16:36:00Z">
              <w:r>
                <w:rPr>
                  <w:sz w:val="20"/>
                </w:rPr>
                <w:t>For fax activities, this is the fax number.</w:t>
              </w:r>
            </w:ins>
          </w:p>
        </w:tc>
      </w:tr>
      <w:tr w:rsidR="008E2018" w:rsidRPr="00EC0D2D" w14:paraId="38A6B241" w14:textId="77777777" w:rsidTr="008E2018">
        <w:trPr>
          <w:cantSplit/>
          <w:tblHeader/>
          <w:ins w:id="7932" w:author="bmooney" w:date="2011-06-15T16:36:00Z"/>
        </w:trPr>
        <w:tc>
          <w:tcPr>
            <w:tcW w:w="1063" w:type="dxa"/>
          </w:tcPr>
          <w:p w14:paraId="7F451622" w14:textId="02CE1F2C" w:rsidR="008E2018" w:rsidRDefault="008E2018">
            <w:pPr>
              <w:rPr>
                <w:ins w:id="7933" w:author="bmooney" w:date="2011-06-15T16:36:00Z"/>
                <w:sz w:val="20"/>
              </w:rPr>
            </w:pPr>
            <w:ins w:id="7934" w:author="bmooney" w:date="2011-06-15T16:36:00Z">
              <w:r>
                <w:rPr>
                  <w:sz w:val="20"/>
                </w:rPr>
                <w:t>FR-18</w:t>
              </w:r>
            </w:ins>
            <w:ins w:id="7935" w:author="bmooney" w:date="2011-06-15T16:45:00Z">
              <w:r w:rsidR="00E77DBD">
                <w:rPr>
                  <w:sz w:val="20"/>
                </w:rPr>
                <w:t>84</w:t>
              </w:r>
            </w:ins>
          </w:p>
        </w:tc>
        <w:tc>
          <w:tcPr>
            <w:tcW w:w="1406" w:type="dxa"/>
          </w:tcPr>
          <w:p w14:paraId="186F18BB" w14:textId="77777777" w:rsidR="008E2018" w:rsidRDefault="008E2018" w:rsidP="008E2018">
            <w:pPr>
              <w:rPr>
                <w:ins w:id="7936" w:author="bmooney" w:date="2011-06-15T16:36:00Z"/>
                <w:sz w:val="20"/>
              </w:rPr>
            </w:pPr>
            <w:ins w:id="7937" w:author="bmooney" w:date="2011-06-15T16:36:00Z">
              <w:r>
                <w:rPr>
                  <w:sz w:val="20"/>
                </w:rPr>
                <w:t>Contents</w:t>
              </w:r>
            </w:ins>
          </w:p>
        </w:tc>
        <w:tc>
          <w:tcPr>
            <w:tcW w:w="3488" w:type="dxa"/>
          </w:tcPr>
          <w:p w14:paraId="79147381" w14:textId="77777777" w:rsidR="008E2018" w:rsidRDefault="008E2018" w:rsidP="008E2018">
            <w:pPr>
              <w:rPr>
                <w:ins w:id="7938" w:author="bmooney" w:date="2011-06-15T16:36:00Z"/>
                <w:sz w:val="20"/>
              </w:rPr>
            </w:pPr>
          </w:p>
        </w:tc>
        <w:tc>
          <w:tcPr>
            <w:tcW w:w="3619" w:type="dxa"/>
          </w:tcPr>
          <w:p w14:paraId="20A01733" w14:textId="2A665D4D" w:rsidR="008E2018" w:rsidRDefault="008E2018" w:rsidP="008E2018">
            <w:pPr>
              <w:rPr>
                <w:ins w:id="7939" w:author="bmooney" w:date="2011-06-15T16:36:00Z"/>
                <w:sz w:val="20"/>
              </w:rPr>
            </w:pPr>
            <w:ins w:id="7940" w:author="bmooney" w:date="2011-06-15T16:36:00Z">
              <w:r>
                <w:rPr>
                  <w:sz w:val="20"/>
                </w:rPr>
                <w:t xml:space="preserve">For faxes, this will be one of Failure Report, Result Report, Specimen Retrieval, Order Confirmation, </w:t>
              </w:r>
              <w:proofErr w:type="gramStart"/>
              <w:r>
                <w:rPr>
                  <w:sz w:val="20"/>
                </w:rPr>
                <w:t>Signature</w:t>
              </w:r>
              <w:proofErr w:type="gramEnd"/>
              <w:r>
                <w:rPr>
                  <w:sz w:val="20"/>
                </w:rPr>
                <w:t xml:space="preserve"> Request.</w:t>
              </w:r>
            </w:ins>
          </w:p>
        </w:tc>
      </w:tr>
    </w:tbl>
    <w:p w14:paraId="369EDAF6" w14:textId="77777777" w:rsidR="008E2018" w:rsidRDefault="008E2018" w:rsidP="00CF5F13">
      <w:pPr>
        <w:rPr>
          <w:ins w:id="7941" w:author="bmooney" w:date="2011-06-15T16:34:00Z"/>
          <w:sz w:val="20"/>
        </w:rPr>
      </w:pPr>
    </w:p>
    <w:p w14:paraId="2D443B91" w14:textId="77777777" w:rsidR="008E2018" w:rsidRDefault="008E2018" w:rsidP="00CF5F13">
      <w:pPr>
        <w:rPr>
          <w:ins w:id="7942" w:author="bmooney" w:date="2011-06-15T16:34:00Z"/>
          <w:sz w:val="20"/>
        </w:rPr>
      </w:pPr>
    </w:p>
    <w:p w14:paraId="2DAE01F1" w14:textId="078D5358" w:rsidR="008E2018" w:rsidRDefault="008E2018" w:rsidP="00CF5F13">
      <w:pPr>
        <w:rPr>
          <w:ins w:id="7943" w:author="bmooney" w:date="2011-06-15T16:34:00Z"/>
          <w:sz w:val="20"/>
        </w:rPr>
      </w:pPr>
      <w:ins w:id="7944" w:author="bmooney" w:date="2011-06-15T16:34:00Z">
        <w:r>
          <w:rPr>
            <w:sz w:val="20"/>
          </w:rPr>
          <w:t>Population requirements for billing activities:</w:t>
        </w:r>
      </w:ins>
    </w:p>
    <w:tbl>
      <w:tblPr>
        <w:tblStyle w:val="TableGrid"/>
        <w:tblW w:w="0" w:type="auto"/>
        <w:tblLook w:val="04A0" w:firstRow="1" w:lastRow="0" w:firstColumn="1" w:lastColumn="0" w:noHBand="0" w:noVBand="1"/>
      </w:tblPr>
      <w:tblGrid>
        <w:gridCol w:w="1051"/>
        <w:gridCol w:w="1396"/>
        <w:gridCol w:w="3577"/>
        <w:gridCol w:w="3552"/>
      </w:tblGrid>
      <w:tr w:rsidR="008E2018" w:rsidRPr="00EC0D2D" w14:paraId="5B4E8206" w14:textId="77777777" w:rsidTr="008E2018">
        <w:trPr>
          <w:cantSplit/>
          <w:tblHeader/>
          <w:ins w:id="7945" w:author="bmooney" w:date="2011-06-15T16:38:00Z"/>
        </w:trPr>
        <w:tc>
          <w:tcPr>
            <w:tcW w:w="1063" w:type="dxa"/>
          </w:tcPr>
          <w:p w14:paraId="49C4432B" w14:textId="77777777" w:rsidR="008E2018" w:rsidRDefault="008E2018" w:rsidP="008E2018">
            <w:pPr>
              <w:tabs>
                <w:tab w:val="right" w:leader="dot" w:pos="9360"/>
              </w:tabs>
              <w:rPr>
                <w:ins w:id="7946" w:author="bmooney" w:date="2011-06-15T16:38:00Z"/>
                <w:sz w:val="20"/>
              </w:rPr>
            </w:pPr>
            <w:ins w:id="7947" w:author="bmooney" w:date="2011-06-15T16:38:00Z">
              <w:r>
                <w:rPr>
                  <w:sz w:val="20"/>
                </w:rPr>
                <w:t>FR-#</w:t>
              </w:r>
            </w:ins>
          </w:p>
        </w:tc>
        <w:tc>
          <w:tcPr>
            <w:tcW w:w="1406" w:type="dxa"/>
          </w:tcPr>
          <w:p w14:paraId="0951A04A" w14:textId="77777777" w:rsidR="008E2018" w:rsidRDefault="008E2018" w:rsidP="008E2018">
            <w:pPr>
              <w:tabs>
                <w:tab w:val="right" w:leader="dot" w:pos="9360"/>
              </w:tabs>
              <w:rPr>
                <w:ins w:id="7948" w:author="bmooney" w:date="2011-06-15T16:38:00Z"/>
                <w:sz w:val="20"/>
              </w:rPr>
            </w:pPr>
            <w:ins w:id="7949" w:author="bmooney" w:date="2011-06-15T16:38:00Z">
              <w:r>
                <w:rPr>
                  <w:sz w:val="20"/>
                </w:rPr>
                <w:t>Column name</w:t>
              </w:r>
            </w:ins>
          </w:p>
        </w:tc>
        <w:tc>
          <w:tcPr>
            <w:tcW w:w="3488" w:type="dxa"/>
          </w:tcPr>
          <w:p w14:paraId="1B7EFE4B" w14:textId="77777777" w:rsidR="008E2018" w:rsidRDefault="008E2018" w:rsidP="008E2018">
            <w:pPr>
              <w:tabs>
                <w:tab w:val="right" w:leader="dot" w:pos="9360"/>
              </w:tabs>
              <w:rPr>
                <w:ins w:id="7950" w:author="bmooney" w:date="2011-06-15T16:38:00Z"/>
                <w:sz w:val="20"/>
              </w:rPr>
            </w:pPr>
            <w:ins w:id="7951" w:author="bmooney" w:date="2011-06-15T16:38:00Z">
              <w:r>
                <w:rPr>
                  <w:sz w:val="20"/>
                </w:rPr>
                <w:t>Database source</w:t>
              </w:r>
            </w:ins>
          </w:p>
        </w:tc>
        <w:tc>
          <w:tcPr>
            <w:tcW w:w="3619" w:type="dxa"/>
          </w:tcPr>
          <w:p w14:paraId="71EE3AB1" w14:textId="77777777" w:rsidR="008E2018" w:rsidRDefault="008E2018" w:rsidP="008E2018">
            <w:pPr>
              <w:tabs>
                <w:tab w:val="right" w:leader="dot" w:pos="9360"/>
              </w:tabs>
              <w:rPr>
                <w:ins w:id="7952" w:author="bmooney" w:date="2011-06-15T16:38:00Z"/>
                <w:sz w:val="20"/>
              </w:rPr>
            </w:pPr>
            <w:ins w:id="7953" w:author="bmooney" w:date="2011-06-15T16:38:00Z">
              <w:r>
                <w:rPr>
                  <w:sz w:val="20"/>
                </w:rPr>
                <w:t>Notes</w:t>
              </w:r>
            </w:ins>
          </w:p>
        </w:tc>
      </w:tr>
      <w:tr w:rsidR="008E2018" w:rsidRPr="00EC0D2D" w14:paraId="0582D17E" w14:textId="77777777" w:rsidTr="008E2018">
        <w:trPr>
          <w:cantSplit/>
          <w:tblHeader/>
          <w:ins w:id="7954" w:author="bmooney" w:date="2011-06-15T16:38:00Z"/>
        </w:trPr>
        <w:tc>
          <w:tcPr>
            <w:tcW w:w="1063" w:type="dxa"/>
          </w:tcPr>
          <w:p w14:paraId="6DDF0568" w14:textId="79BD9218" w:rsidR="008E2018" w:rsidRPr="00EC0D2D" w:rsidRDefault="008E2018">
            <w:pPr>
              <w:rPr>
                <w:ins w:id="7955" w:author="bmooney" w:date="2011-06-15T16:38:00Z"/>
                <w:sz w:val="20"/>
              </w:rPr>
            </w:pPr>
            <w:ins w:id="7956" w:author="bmooney" w:date="2011-06-15T16:38:00Z">
              <w:r>
                <w:rPr>
                  <w:sz w:val="20"/>
                </w:rPr>
                <w:t>FR-18</w:t>
              </w:r>
            </w:ins>
            <w:ins w:id="7957" w:author="bmooney" w:date="2011-06-15T16:45:00Z">
              <w:r w:rsidR="00E77DBD">
                <w:rPr>
                  <w:sz w:val="20"/>
                </w:rPr>
                <w:t>85</w:t>
              </w:r>
            </w:ins>
          </w:p>
        </w:tc>
        <w:tc>
          <w:tcPr>
            <w:tcW w:w="1406" w:type="dxa"/>
          </w:tcPr>
          <w:p w14:paraId="1FDF4FD5" w14:textId="77777777" w:rsidR="008E2018" w:rsidRPr="00EC0D2D" w:rsidRDefault="008E2018" w:rsidP="008E2018">
            <w:pPr>
              <w:rPr>
                <w:ins w:id="7958" w:author="bmooney" w:date="2011-06-15T16:38:00Z"/>
                <w:sz w:val="20"/>
              </w:rPr>
            </w:pPr>
            <w:ins w:id="7959" w:author="bmooney" w:date="2011-06-15T16:38:00Z">
              <w:r>
                <w:rPr>
                  <w:sz w:val="20"/>
                </w:rPr>
                <w:t>Count</w:t>
              </w:r>
            </w:ins>
          </w:p>
        </w:tc>
        <w:tc>
          <w:tcPr>
            <w:tcW w:w="3488" w:type="dxa"/>
          </w:tcPr>
          <w:p w14:paraId="55066B2E" w14:textId="7B0D0997" w:rsidR="008E2018" w:rsidRPr="00EC0D2D" w:rsidRDefault="008E2018" w:rsidP="008E2018">
            <w:pPr>
              <w:rPr>
                <w:ins w:id="7960" w:author="bmooney" w:date="2011-06-15T16:38:00Z"/>
                <w:sz w:val="20"/>
              </w:rPr>
            </w:pPr>
            <w:ins w:id="7961" w:author="bmooney" w:date="2011-06-15T16:38:00Z">
              <w:r>
                <w:rPr>
                  <w:sz w:val="20"/>
                </w:rPr>
                <w:t>tblHL7RequisitionActivityTestType</w:t>
              </w:r>
            </w:ins>
          </w:p>
          <w:p w14:paraId="724AA484" w14:textId="77777777" w:rsidR="008E2018" w:rsidRPr="00EC0D2D" w:rsidRDefault="008E2018" w:rsidP="008E2018">
            <w:pPr>
              <w:rPr>
                <w:ins w:id="7962" w:author="bmooney" w:date="2011-06-15T16:38:00Z"/>
                <w:sz w:val="20"/>
              </w:rPr>
            </w:pPr>
          </w:p>
        </w:tc>
        <w:tc>
          <w:tcPr>
            <w:tcW w:w="3619" w:type="dxa"/>
          </w:tcPr>
          <w:p w14:paraId="34964FDE" w14:textId="62EF5953" w:rsidR="008E2018" w:rsidRPr="00884591" w:rsidRDefault="008E2018" w:rsidP="008E2018">
            <w:pPr>
              <w:rPr>
                <w:ins w:id="7963" w:author="bmooney" w:date="2011-06-15T16:38:00Z"/>
                <w:sz w:val="20"/>
              </w:rPr>
            </w:pPr>
            <w:ins w:id="7964" w:author="bmooney" w:date="2011-06-15T16:38:00Z">
              <w:r>
                <w:rPr>
                  <w:sz w:val="20"/>
                </w:rPr>
                <w:t>The number of entries in this table for this particular billing activity</w:t>
              </w:r>
            </w:ins>
          </w:p>
        </w:tc>
      </w:tr>
      <w:tr w:rsidR="008E2018" w:rsidRPr="00EC0D2D" w14:paraId="2945B1BB" w14:textId="77777777" w:rsidTr="008E2018">
        <w:trPr>
          <w:cantSplit/>
          <w:tblHeader/>
          <w:ins w:id="7965" w:author="bmooney" w:date="2011-06-15T16:38:00Z"/>
        </w:trPr>
        <w:tc>
          <w:tcPr>
            <w:tcW w:w="1063" w:type="dxa"/>
          </w:tcPr>
          <w:p w14:paraId="06AB7A16" w14:textId="092BE652" w:rsidR="008E2018" w:rsidRPr="00EC0D2D" w:rsidRDefault="008E2018">
            <w:pPr>
              <w:rPr>
                <w:ins w:id="7966" w:author="bmooney" w:date="2011-06-15T16:38:00Z"/>
                <w:sz w:val="20"/>
              </w:rPr>
            </w:pPr>
            <w:ins w:id="7967" w:author="bmooney" w:date="2011-06-15T16:38:00Z">
              <w:r>
                <w:rPr>
                  <w:sz w:val="20"/>
                </w:rPr>
                <w:t>FR-18</w:t>
              </w:r>
            </w:ins>
            <w:ins w:id="7968" w:author="bmooney" w:date="2011-06-15T16:45:00Z">
              <w:r w:rsidR="00E77DBD">
                <w:rPr>
                  <w:sz w:val="20"/>
                </w:rPr>
                <w:t>86</w:t>
              </w:r>
            </w:ins>
          </w:p>
        </w:tc>
        <w:tc>
          <w:tcPr>
            <w:tcW w:w="1406" w:type="dxa"/>
          </w:tcPr>
          <w:p w14:paraId="7B775104" w14:textId="77777777" w:rsidR="008E2018" w:rsidRPr="00EC0D2D" w:rsidRDefault="008E2018" w:rsidP="008E2018">
            <w:pPr>
              <w:rPr>
                <w:ins w:id="7969" w:author="bmooney" w:date="2011-06-15T16:38:00Z"/>
                <w:sz w:val="20"/>
              </w:rPr>
            </w:pPr>
            <w:ins w:id="7970" w:author="bmooney" w:date="2011-06-15T16:38:00Z">
              <w:r>
                <w:rPr>
                  <w:sz w:val="20"/>
                </w:rPr>
                <w:t>CRM title</w:t>
              </w:r>
            </w:ins>
          </w:p>
        </w:tc>
        <w:tc>
          <w:tcPr>
            <w:tcW w:w="3488" w:type="dxa"/>
          </w:tcPr>
          <w:p w14:paraId="2B6BFB0B" w14:textId="16FA0FC8" w:rsidR="008E2018" w:rsidRPr="00875DF1" w:rsidRDefault="008E2018" w:rsidP="008E2018">
            <w:pPr>
              <w:rPr>
                <w:ins w:id="7971" w:author="bmooney" w:date="2011-06-15T16:38:00Z"/>
                <w:sz w:val="20"/>
              </w:rPr>
            </w:pPr>
          </w:p>
        </w:tc>
        <w:tc>
          <w:tcPr>
            <w:tcW w:w="3619" w:type="dxa"/>
          </w:tcPr>
          <w:p w14:paraId="688AA0BF" w14:textId="3E2D88CB" w:rsidR="008E2018" w:rsidRPr="00884591" w:rsidRDefault="008E2018" w:rsidP="008E2018">
            <w:pPr>
              <w:rPr>
                <w:ins w:id="7972" w:author="bmooney" w:date="2011-06-15T16:38:00Z"/>
                <w:sz w:val="20"/>
              </w:rPr>
            </w:pPr>
            <w:ins w:id="7973" w:author="bmooney" w:date="2011-06-15T16:40:00Z">
              <w:r>
                <w:rPr>
                  <w:sz w:val="20"/>
                </w:rPr>
                <w:t>This field is blank for billing activities</w:t>
              </w:r>
            </w:ins>
            <w:ins w:id="7974" w:author="bmooney" w:date="2011-06-15T16:38:00Z">
              <w:r>
                <w:rPr>
                  <w:sz w:val="20"/>
                </w:rPr>
                <w:t xml:space="preserve"> </w:t>
              </w:r>
            </w:ins>
          </w:p>
        </w:tc>
      </w:tr>
      <w:tr w:rsidR="008E2018" w:rsidRPr="00EC0D2D" w14:paraId="095FBDFB" w14:textId="77777777" w:rsidTr="008E2018">
        <w:trPr>
          <w:cantSplit/>
          <w:tblHeader/>
          <w:ins w:id="7975" w:author="bmooney" w:date="2011-06-15T16:38:00Z"/>
        </w:trPr>
        <w:tc>
          <w:tcPr>
            <w:tcW w:w="1063" w:type="dxa"/>
          </w:tcPr>
          <w:p w14:paraId="71C00D73" w14:textId="2D25FE85" w:rsidR="008E2018" w:rsidRPr="00EC0D2D" w:rsidRDefault="008E2018">
            <w:pPr>
              <w:rPr>
                <w:ins w:id="7976" w:author="bmooney" w:date="2011-06-15T16:38:00Z"/>
                <w:sz w:val="20"/>
              </w:rPr>
            </w:pPr>
            <w:ins w:id="7977" w:author="bmooney" w:date="2011-06-15T16:38:00Z">
              <w:r>
                <w:rPr>
                  <w:sz w:val="20"/>
                </w:rPr>
                <w:t>FR-18</w:t>
              </w:r>
            </w:ins>
            <w:ins w:id="7978" w:author="bmooney" w:date="2011-06-15T16:45:00Z">
              <w:r w:rsidR="00E77DBD">
                <w:rPr>
                  <w:sz w:val="20"/>
                </w:rPr>
                <w:t>87</w:t>
              </w:r>
            </w:ins>
          </w:p>
        </w:tc>
        <w:tc>
          <w:tcPr>
            <w:tcW w:w="1406" w:type="dxa"/>
          </w:tcPr>
          <w:p w14:paraId="6FD0EFA8" w14:textId="77777777" w:rsidR="008E2018" w:rsidRPr="00EC0D2D" w:rsidRDefault="008E2018" w:rsidP="008E2018">
            <w:pPr>
              <w:rPr>
                <w:ins w:id="7979" w:author="bmooney" w:date="2011-06-15T16:38:00Z"/>
                <w:sz w:val="20"/>
              </w:rPr>
            </w:pPr>
            <w:ins w:id="7980" w:author="bmooney" w:date="2011-06-15T16:38:00Z">
              <w:r>
                <w:rPr>
                  <w:sz w:val="20"/>
                </w:rPr>
                <w:t>Reference</w:t>
              </w:r>
            </w:ins>
          </w:p>
        </w:tc>
        <w:tc>
          <w:tcPr>
            <w:tcW w:w="3488" w:type="dxa"/>
          </w:tcPr>
          <w:p w14:paraId="3D86FC0A" w14:textId="2AB3884C" w:rsidR="008E2018" w:rsidRPr="00EC0D2D" w:rsidRDefault="008E2018" w:rsidP="008E2018">
            <w:pPr>
              <w:rPr>
                <w:ins w:id="7981" w:author="bmooney" w:date="2011-06-15T16:38:00Z"/>
                <w:sz w:val="20"/>
              </w:rPr>
            </w:pPr>
            <w:ins w:id="7982" w:author="bmooney" w:date="2011-06-15T16:40:00Z">
              <w:r>
                <w:rPr>
                  <w:sz w:val="20"/>
                </w:rPr>
                <w:t>tblHL7RequisitionActivity.HL7FileName</w:t>
              </w:r>
            </w:ins>
          </w:p>
        </w:tc>
        <w:tc>
          <w:tcPr>
            <w:tcW w:w="3619" w:type="dxa"/>
          </w:tcPr>
          <w:p w14:paraId="7E7FD6C8" w14:textId="026FF8EA" w:rsidR="008E2018" w:rsidRPr="00884591" w:rsidRDefault="008E2018" w:rsidP="008E2018">
            <w:pPr>
              <w:rPr>
                <w:ins w:id="7983" w:author="bmooney" w:date="2011-06-15T16:38:00Z"/>
                <w:sz w:val="20"/>
              </w:rPr>
            </w:pPr>
            <w:ins w:id="7984" w:author="bmooney" w:date="2011-06-15T16:40:00Z">
              <w:r>
                <w:rPr>
                  <w:sz w:val="20"/>
                </w:rPr>
                <w:t>This field contains the name of the HL7 file that transmitted the message generated by this billing activity.</w:t>
              </w:r>
            </w:ins>
            <w:ins w:id="7985" w:author="bmooney" w:date="2011-06-15T16:38:00Z">
              <w:r>
                <w:rPr>
                  <w:sz w:val="20"/>
                </w:rPr>
                <w:t xml:space="preserve"> </w:t>
              </w:r>
            </w:ins>
          </w:p>
        </w:tc>
      </w:tr>
      <w:tr w:rsidR="008E2018" w:rsidRPr="00EC0D2D" w14:paraId="58BCB9C8" w14:textId="77777777" w:rsidTr="008E2018">
        <w:trPr>
          <w:cantSplit/>
          <w:tblHeader/>
          <w:ins w:id="7986" w:author="bmooney" w:date="2011-06-15T16:38:00Z"/>
        </w:trPr>
        <w:tc>
          <w:tcPr>
            <w:tcW w:w="1063" w:type="dxa"/>
          </w:tcPr>
          <w:p w14:paraId="3907FB4F" w14:textId="79D776EB" w:rsidR="008E2018" w:rsidRDefault="008E2018">
            <w:pPr>
              <w:rPr>
                <w:ins w:id="7987" w:author="bmooney" w:date="2011-06-15T16:38:00Z"/>
                <w:sz w:val="20"/>
              </w:rPr>
            </w:pPr>
            <w:ins w:id="7988" w:author="bmooney" w:date="2011-06-15T16:38:00Z">
              <w:r>
                <w:rPr>
                  <w:sz w:val="20"/>
                </w:rPr>
                <w:t>FR-18</w:t>
              </w:r>
            </w:ins>
            <w:ins w:id="7989" w:author="bmooney" w:date="2011-06-15T16:45:00Z">
              <w:r w:rsidR="00E77DBD">
                <w:rPr>
                  <w:sz w:val="20"/>
                </w:rPr>
                <w:t>88</w:t>
              </w:r>
            </w:ins>
          </w:p>
        </w:tc>
        <w:tc>
          <w:tcPr>
            <w:tcW w:w="1406" w:type="dxa"/>
          </w:tcPr>
          <w:p w14:paraId="0240D73A" w14:textId="77777777" w:rsidR="008E2018" w:rsidRDefault="008E2018" w:rsidP="008E2018">
            <w:pPr>
              <w:rPr>
                <w:ins w:id="7990" w:author="bmooney" w:date="2011-06-15T16:38:00Z"/>
                <w:sz w:val="20"/>
              </w:rPr>
            </w:pPr>
            <w:ins w:id="7991" w:author="bmooney" w:date="2011-06-15T16:38:00Z">
              <w:r>
                <w:rPr>
                  <w:sz w:val="20"/>
                </w:rPr>
                <w:t>Contents</w:t>
              </w:r>
            </w:ins>
          </w:p>
        </w:tc>
        <w:tc>
          <w:tcPr>
            <w:tcW w:w="3488" w:type="dxa"/>
          </w:tcPr>
          <w:p w14:paraId="0C8D712A" w14:textId="55350797" w:rsidR="008E2018" w:rsidRDefault="008E2018" w:rsidP="008E2018">
            <w:pPr>
              <w:rPr>
                <w:ins w:id="7992" w:author="bmooney" w:date="2011-06-15T16:38:00Z"/>
                <w:sz w:val="20"/>
              </w:rPr>
            </w:pPr>
            <w:ins w:id="7993" w:author="bmooney" w:date="2011-06-15T16:42:00Z">
              <w:r>
                <w:rPr>
                  <w:sz w:val="20"/>
                </w:rPr>
                <w:t>tblHL7RequisitionActivityTestType, tblHL7EventType</w:t>
              </w:r>
            </w:ins>
          </w:p>
        </w:tc>
        <w:tc>
          <w:tcPr>
            <w:tcW w:w="3619" w:type="dxa"/>
          </w:tcPr>
          <w:p w14:paraId="293B085E" w14:textId="67ED71D3" w:rsidR="008E2018" w:rsidRDefault="008E2018" w:rsidP="008E2018">
            <w:pPr>
              <w:rPr>
                <w:ins w:id="7994" w:author="bmooney" w:date="2011-06-15T16:38:00Z"/>
                <w:sz w:val="20"/>
              </w:rPr>
            </w:pPr>
            <w:commentRangeStart w:id="7995"/>
            <w:ins w:id="7996" w:author="bmooney" w:date="2011-06-15T16:43:00Z">
              <w:r>
                <w:rPr>
                  <w:sz w:val="20"/>
                </w:rPr>
                <w:t>This should be a summary of the messages transmitted for each test for this activity, in the format {Test Name}: {Message Type}. For example, for a claim for a MMR sequential test, t</w:t>
              </w:r>
              <w:r w:rsidR="00E77DBD">
                <w:rPr>
                  <w:sz w:val="20"/>
                </w:rPr>
                <w:t>his field would read MMR: Claim</w:t>
              </w:r>
            </w:ins>
            <w:ins w:id="7997" w:author="bmooney" w:date="2011-06-15T16:44:00Z">
              <w:r w:rsidR="00E77DBD">
                <w:rPr>
                  <w:sz w:val="20"/>
                </w:rPr>
                <w:t>;</w:t>
              </w:r>
            </w:ins>
            <w:ins w:id="7998" w:author="bmooney" w:date="2011-06-15T16:43:00Z">
              <w:r>
                <w:rPr>
                  <w:sz w:val="20"/>
                </w:rPr>
                <w:t xml:space="preserve"> Colon: Claim.</w:t>
              </w:r>
            </w:ins>
            <w:commentRangeEnd w:id="7995"/>
            <w:ins w:id="7999" w:author="bmooney" w:date="2011-06-15T16:44:00Z">
              <w:r w:rsidR="00E77DBD">
                <w:rPr>
                  <w:rStyle w:val="CommentReference"/>
                </w:rPr>
                <w:commentReference w:id="7995"/>
              </w:r>
            </w:ins>
          </w:p>
        </w:tc>
      </w:tr>
    </w:tbl>
    <w:p w14:paraId="063A3500" w14:textId="77777777" w:rsidR="008E2018" w:rsidRDefault="008E2018" w:rsidP="00CF5F13">
      <w:pPr>
        <w:rPr>
          <w:ins w:id="8000" w:author="bmooney" w:date="2011-06-15T16:34:00Z"/>
          <w:sz w:val="20"/>
        </w:rPr>
      </w:pPr>
    </w:p>
    <w:p w14:paraId="020FE3B2" w14:textId="77777777" w:rsidR="008E2018" w:rsidRPr="00EC0D2D" w:rsidRDefault="008E2018" w:rsidP="00CF5F13">
      <w:pPr>
        <w:rPr>
          <w:sz w:val="20"/>
        </w:rPr>
      </w:pPr>
    </w:p>
    <w:p w14:paraId="16E4AF4D" w14:textId="17D03550" w:rsidR="00AF409E" w:rsidRDefault="00AF409E" w:rsidP="00CF5F13">
      <w:pPr>
        <w:rPr>
          <w:ins w:id="8001" w:author="bmooney" w:date="2011-06-14T14:36:00Z"/>
          <w:sz w:val="20"/>
        </w:rPr>
      </w:pPr>
      <w:proofErr w:type="gramStart"/>
      <w:r>
        <w:rPr>
          <w:sz w:val="20"/>
        </w:rPr>
        <w:t>FR-18</w:t>
      </w:r>
      <w:r w:rsidR="007F5C7C">
        <w:rPr>
          <w:sz w:val="20"/>
        </w:rPr>
        <w:t>70</w:t>
      </w:r>
      <w:r>
        <w:rPr>
          <w:sz w:val="20"/>
        </w:rPr>
        <w:t>.</w:t>
      </w:r>
      <w:proofErr w:type="gramEnd"/>
      <w:r>
        <w:rPr>
          <w:sz w:val="20"/>
        </w:rPr>
        <w:t xml:space="preserve"> Double-clicking on an activity in the list brings you to a detailed window about that activity.</w:t>
      </w:r>
      <w:ins w:id="8002" w:author="bmooney" w:date="2011-06-15T16:45:00Z">
        <w:r w:rsidR="008D3C2D">
          <w:rPr>
            <w:sz w:val="20"/>
          </w:rPr>
          <w:t xml:space="preserve"> The </w:t>
        </w:r>
        <w:proofErr w:type="gramStart"/>
        <w:r w:rsidR="008D3C2D">
          <w:rPr>
            <w:sz w:val="20"/>
          </w:rPr>
          <w:t>windows  are</w:t>
        </w:r>
        <w:proofErr w:type="gramEnd"/>
        <w:r w:rsidR="008D3C2D">
          <w:rPr>
            <w:sz w:val="20"/>
          </w:rPr>
          <w:t xml:space="preserve"> specified in section </w:t>
        </w:r>
      </w:ins>
      <w:ins w:id="8003" w:author="bmooney" w:date="2011-06-15T16:46:00Z">
        <w:r w:rsidR="008D3C2D">
          <w:rPr>
            <w:sz w:val="20"/>
          </w:rPr>
          <w:fldChar w:fldCharType="begin"/>
        </w:r>
        <w:r w:rsidR="008D3C2D">
          <w:rPr>
            <w:sz w:val="20"/>
          </w:rPr>
          <w:instrText xml:space="preserve"> REF _Ref295919703 \r \h </w:instrText>
        </w:r>
      </w:ins>
      <w:r w:rsidR="008D3C2D">
        <w:rPr>
          <w:sz w:val="20"/>
        </w:rPr>
      </w:r>
      <w:r w:rsidR="008D3C2D">
        <w:rPr>
          <w:sz w:val="20"/>
        </w:rPr>
        <w:fldChar w:fldCharType="separate"/>
      </w:r>
      <w:ins w:id="8004" w:author="bmooney" w:date="2011-10-10T09:49:00Z">
        <w:r w:rsidR="00253D36">
          <w:rPr>
            <w:sz w:val="20"/>
          </w:rPr>
          <w:t>2.6.3</w:t>
        </w:r>
      </w:ins>
      <w:ins w:id="8005" w:author="bmooney" w:date="2011-06-15T16:46:00Z">
        <w:r w:rsidR="008D3C2D">
          <w:rPr>
            <w:sz w:val="20"/>
          </w:rPr>
          <w:fldChar w:fldCharType="end"/>
        </w:r>
        <w:r w:rsidR="008D3C2D">
          <w:rPr>
            <w:sz w:val="20"/>
          </w:rPr>
          <w:t>.</w:t>
        </w:r>
      </w:ins>
      <w:del w:id="8006" w:author="bmooney" w:date="2011-06-15T16:45:00Z">
        <w:r w:rsidDel="008D3C2D">
          <w:rPr>
            <w:sz w:val="20"/>
          </w:rPr>
          <w:delText xml:space="preserve"> </w:delText>
        </w:r>
      </w:del>
    </w:p>
    <w:p w14:paraId="7E3F0F35" w14:textId="3D41B63C" w:rsidR="00061436" w:rsidDel="00061436" w:rsidRDefault="00061436">
      <w:pPr>
        <w:pStyle w:val="Heading4"/>
        <w:rPr>
          <w:del w:id="8007" w:author="bmooney" w:date="2011-06-14T14:36:00Z"/>
        </w:rPr>
        <w:pPrChange w:id="8008" w:author="bmooney" w:date="2011-06-14T14:36:00Z">
          <w:pPr/>
        </w:pPrChange>
      </w:pPr>
    </w:p>
    <w:p w14:paraId="16E4AF4E" w14:textId="77777777" w:rsidR="00CF592E" w:rsidRDefault="00AF409E">
      <w:pPr>
        <w:pStyle w:val="Heading3"/>
      </w:pPr>
      <w:bookmarkStart w:id="8009" w:name="_Toc278358766"/>
      <w:bookmarkStart w:id="8010" w:name="_Toc295735841"/>
      <w:bookmarkStart w:id="8011" w:name="_Ref295919703"/>
      <w:r>
        <w:t>Requisition Activity Windows</w:t>
      </w:r>
      <w:bookmarkEnd w:id="8009"/>
      <w:bookmarkEnd w:id="8010"/>
      <w:bookmarkEnd w:id="8011"/>
    </w:p>
    <w:p w14:paraId="16E4AF4F" w14:textId="77777777" w:rsidR="00CF592E" w:rsidRDefault="0096324B">
      <w:pPr>
        <w:pStyle w:val="Heading4"/>
      </w:pPr>
      <w:r>
        <w:t xml:space="preserve">Fax Activity </w:t>
      </w:r>
      <w:r w:rsidR="00AF409E">
        <w:t>Window</w:t>
      </w:r>
    </w:p>
    <w:p w14:paraId="16E4AF50" w14:textId="77777777" w:rsidR="00CF592E" w:rsidRDefault="000156EB">
      <w:pPr>
        <w:pStyle w:val="Heading5"/>
      </w:pPr>
      <w:r>
        <w:t>UI</w:t>
      </w:r>
    </w:p>
    <w:p w14:paraId="16E4AF51" w14:textId="77777777" w:rsidR="00CF5F13" w:rsidRPr="00EC0D2D" w:rsidRDefault="00956A25" w:rsidP="00EB2539">
      <w:pPr>
        <w:jc w:val="center"/>
        <w:rPr>
          <w:sz w:val="20"/>
        </w:rPr>
      </w:pPr>
      <w:r>
        <w:rPr>
          <w:noProof/>
          <w:sz w:val="20"/>
        </w:rPr>
        <w:drawing>
          <wp:inline distT="0" distB="0" distL="0" distR="0" wp14:anchorId="16E4B015" wp14:editId="16E4B016">
            <wp:extent cx="2668801" cy="4384017"/>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cstate="print"/>
                    <a:srcRect/>
                    <a:stretch>
                      <a:fillRect/>
                    </a:stretch>
                  </pic:blipFill>
                  <pic:spPr bwMode="auto">
                    <a:xfrm>
                      <a:off x="0" y="0"/>
                      <a:ext cx="2668801" cy="4384017"/>
                    </a:xfrm>
                    <a:prstGeom prst="rect">
                      <a:avLst/>
                    </a:prstGeom>
                    <a:noFill/>
                    <a:ln w="9525">
                      <a:noFill/>
                      <a:miter lim="800000"/>
                      <a:headEnd/>
                      <a:tailEnd/>
                    </a:ln>
                  </pic:spPr>
                </pic:pic>
              </a:graphicData>
            </a:graphic>
          </wp:inline>
        </w:drawing>
      </w:r>
    </w:p>
    <w:tbl>
      <w:tblPr>
        <w:tblStyle w:val="TableGrid"/>
        <w:tblW w:w="0" w:type="auto"/>
        <w:tblLayout w:type="fixed"/>
        <w:tblLook w:val="04A0" w:firstRow="1" w:lastRow="0" w:firstColumn="1" w:lastColumn="0" w:noHBand="0" w:noVBand="1"/>
      </w:tblPr>
      <w:tblGrid>
        <w:gridCol w:w="1188"/>
        <w:gridCol w:w="1530"/>
        <w:gridCol w:w="4140"/>
        <w:gridCol w:w="2718"/>
      </w:tblGrid>
      <w:tr w:rsidR="00CF5F13" w:rsidRPr="00EC0D2D" w14:paraId="16E4AF56" w14:textId="77777777" w:rsidTr="00CF2F93">
        <w:trPr>
          <w:cantSplit/>
        </w:trPr>
        <w:tc>
          <w:tcPr>
            <w:tcW w:w="1188" w:type="dxa"/>
          </w:tcPr>
          <w:p w14:paraId="16E4AF52" w14:textId="77777777" w:rsidR="00CF592E" w:rsidRDefault="0096324B">
            <w:pPr>
              <w:tabs>
                <w:tab w:val="right" w:leader="dot" w:pos="9360"/>
              </w:tabs>
              <w:spacing w:before="120" w:after="120"/>
              <w:outlineLvl w:val="2"/>
              <w:rPr>
                <w:sz w:val="20"/>
              </w:rPr>
            </w:pPr>
            <w:r>
              <w:rPr>
                <w:sz w:val="20"/>
              </w:rPr>
              <w:t>FR-#</w:t>
            </w:r>
          </w:p>
        </w:tc>
        <w:tc>
          <w:tcPr>
            <w:tcW w:w="1530" w:type="dxa"/>
          </w:tcPr>
          <w:p w14:paraId="16E4AF53" w14:textId="77777777" w:rsidR="00CF592E" w:rsidRDefault="004B1169">
            <w:pPr>
              <w:tabs>
                <w:tab w:val="right" w:leader="dot" w:pos="9360"/>
              </w:tabs>
              <w:spacing w:before="120" w:after="120"/>
              <w:outlineLvl w:val="2"/>
              <w:rPr>
                <w:sz w:val="20"/>
              </w:rPr>
            </w:pPr>
            <w:r>
              <w:rPr>
                <w:sz w:val="20"/>
              </w:rPr>
              <w:t>C</w:t>
            </w:r>
            <w:r w:rsidR="0096324B">
              <w:rPr>
                <w:sz w:val="20"/>
              </w:rPr>
              <w:t>olumn name</w:t>
            </w:r>
          </w:p>
        </w:tc>
        <w:tc>
          <w:tcPr>
            <w:tcW w:w="4140" w:type="dxa"/>
          </w:tcPr>
          <w:p w14:paraId="16E4AF54" w14:textId="77777777" w:rsidR="00CF592E" w:rsidRDefault="0096324B">
            <w:pPr>
              <w:tabs>
                <w:tab w:val="right" w:leader="dot" w:pos="9360"/>
              </w:tabs>
              <w:spacing w:before="120" w:after="120"/>
              <w:outlineLvl w:val="2"/>
              <w:rPr>
                <w:sz w:val="20"/>
              </w:rPr>
            </w:pPr>
            <w:r>
              <w:rPr>
                <w:sz w:val="20"/>
              </w:rPr>
              <w:t>Database source</w:t>
            </w:r>
          </w:p>
        </w:tc>
        <w:tc>
          <w:tcPr>
            <w:tcW w:w="2718" w:type="dxa"/>
          </w:tcPr>
          <w:p w14:paraId="16E4AF55" w14:textId="77777777" w:rsidR="00CF592E" w:rsidRDefault="004B1169">
            <w:pPr>
              <w:tabs>
                <w:tab w:val="right" w:leader="dot" w:pos="9360"/>
              </w:tabs>
              <w:spacing w:before="120" w:after="120"/>
              <w:outlineLvl w:val="2"/>
              <w:rPr>
                <w:sz w:val="20"/>
              </w:rPr>
            </w:pPr>
            <w:r>
              <w:rPr>
                <w:sz w:val="20"/>
              </w:rPr>
              <w:t>N</w:t>
            </w:r>
            <w:r w:rsidR="0096324B">
              <w:rPr>
                <w:sz w:val="20"/>
              </w:rPr>
              <w:t>otes</w:t>
            </w:r>
          </w:p>
        </w:tc>
      </w:tr>
      <w:tr w:rsidR="00CF5F13" w:rsidRPr="00EC0D2D" w14:paraId="16E4AF5B" w14:textId="77777777" w:rsidTr="00CF2F93">
        <w:trPr>
          <w:cantSplit/>
        </w:trPr>
        <w:tc>
          <w:tcPr>
            <w:tcW w:w="1188" w:type="dxa"/>
          </w:tcPr>
          <w:p w14:paraId="16E4AF57" w14:textId="77777777" w:rsidR="00CF5F13" w:rsidRPr="00EC0D2D" w:rsidRDefault="004B1169" w:rsidP="000B6E16">
            <w:pPr>
              <w:rPr>
                <w:sz w:val="20"/>
              </w:rPr>
            </w:pPr>
            <w:r>
              <w:rPr>
                <w:sz w:val="20"/>
              </w:rPr>
              <w:t>FR-1901</w:t>
            </w:r>
          </w:p>
        </w:tc>
        <w:tc>
          <w:tcPr>
            <w:tcW w:w="1530" w:type="dxa"/>
          </w:tcPr>
          <w:p w14:paraId="16E4AF58" w14:textId="456D25DE" w:rsidR="00CF5F13" w:rsidRPr="00EC0D2D" w:rsidRDefault="0096324B" w:rsidP="000B6E16">
            <w:pPr>
              <w:rPr>
                <w:sz w:val="20"/>
              </w:rPr>
            </w:pPr>
            <w:r>
              <w:rPr>
                <w:sz w:val="20"/>
              </w:rPr>
              <w:t>Requis</w:t>
            </w:r>
            <w:ins w:id="8012" w:author="bmooney" w:date="2011-06-14T14:56:00Z">
              <w:r w:rsidR="00300A30">
                <w:rPr>
                  <w:sz w:val="20"/>
                </w:rPr>
                <w:t>i</w:t>
              </w:r>
            </w:ins>
            <w:r>
              <w:rPr>
                <w:sz w:val="20"/>
              </w:rPr>
              <w:t>tion</w:t>
            </w:r>
          </w:p>
        </w:tc>
        <w:tc>
          <w:tcPr>
            <w:tcW w:w="4140" w:type="dxa"/>
          </w:tcPr>
          <w:p w14:paraId="16E4AF59" w14:textId="77777777" w:rsidR="00CF5F13" w:rsidRPr="00EC0D2D" w:rsidRDefault="0096324B" w:rsidP="000B6E16">
            <w:pPr>
              <w:rPr>
                <w:sz w:val="20"/>
              </w:rPr>
            </w:pPr>
            <w:r>
              <w:rPr>
                <w:sz w:val="20"/>
              </w:rPr>
              <w:t>tblRequisitionActivity.requisitionID, resolved to barcode through tblRequisition</w:t>
            </w:r>
          </w:p>
        </w:tc>
        <w:tc>
          <w:tcPr>
            <w:tcW w:w="2718" w:type="dxa"/>
          </w:tcPr>
          <w:p w14:paraId="16E4AF5A" w14:textId="77777777" w:rsidR="00CF5F13" w:rsidRPr="00EC0D2D" w:rsidRDefault="00CF5F13" w:rsidP="000B6E16">
            <w:pPr>
              <w:rPr>
                <w:sz w:val="20"/>
              </w:rPr>
            </w:pPr>
          </w:p>
        </w:tc>
      </w:tr>
      <w:tr w:rsidR="00CF5F13" w:rsidRPr="00EC0D2D" w14:paraId="16E4AF60" w14:textId="77777777" w:rsidTr="00CF2F93">
        <w:trPr>
          <w:cantSplit/>
        </w:trPr>
        <w:tc>
          <w:tcPr>
            <w:tcW w:w="1188" w:type="dxa"/>
          </w:tcPr>
          <w:p w14:paraId="16E4AF5C" w14:textId="77777777" w:rsidR="00CF5F13" w:rsidRPr="00EC0D2D" w:rsidRDefault="004B1169" w:rsidP="000B6E16">
            <w:pPr>
              <w:rPr>
                <w:sz w:val="20"/>
              </w:rPr>
            </w:pPr>
            <w:r>
              <w:rPr>
                <w:sz w:val="20"/>
              </w:rPr>
              <w:t>FR-1902</w:t>
            </w:r>
          </w:p>
        </w:tc>
        <w:tc>
          <w:tcPr>
            <w:tcW w:w="1530" w:type="dxa"/>
          </w:tcPr>
          <w:p w14:paraId="16E4AF5D" w14:textId="77777777" w:rsidR="00CF5F13" w:rsidRPr="00EC0D2D" w:rsidRDefault="0096324B" w:rsidP="000B6E16">
            <w:pPr>
              <w:rPr>
                <w:sz w:val="20"/>
              </w:rPr>
            </w:pPr>
            <w:r>
              <w:rPr>
                <w:sz w:val="20"/>
              </w:rPr>
              <w:t>Status</w:t>
            </w:r>
          </w:p>
        </w:tc>
        <w:tc>
          <w:tcPr>
            <w:tcW w:w="4140" w:type="dxa"/>
          </w:tcPr>
          <w:p w14:paraId="16E4AF5E" w14:textId="77777777" w:rsidR="00CF5F13" w:rsidRPr="00EC0D2D" w:rsidRDefault="0096324B" w:rsidP="000B6E16">
            <w:pPr>
              <w:rPr>
                <w:sz w:val="20"/>
              </w:rPr>
            </w:pPr>
            <w:r>
              <w:rPr>
                <w:sz w:val="20"/>
              </w:rPr>
              <w:t>tblRequisitionActivity.Status, resolved to human-readable text through enumeration group 23</w:t>
            </w:r>
          </w:p>
        </w:tc>
        <w:tc>
          <w:tcPr>
            <w:tcW w:w="2718" w:type="dxa"/>
          </w:tcPr>
          <w:p w14:paraId="16E4AF5F" w14:textId="77777777" w:rsidR="00CF5F13" w:rsidRPr="00EC0D2D" w:rsidRDefault="00CF5F13" w:rsidP="000B6E16">
            <w:pPr>
              <w:rPr>
                <w:sz w:val="20"/>
              </w:rPr>
            </w:pPr>
          </w:p>
        </w:tc>
      </w:tr>
      <w:tr w:rsidR="00CF5F13" w:rsidRPr="00EC0D2D" w14:paraId="16E4AF65" w14:textId="77777777" w:rsidTr="00CF2F93">
        <w:trPr>
          <w:cantSplit/>
        </w:trPr>
        <w:tc>
          <w:tcPr>
            <w:tcW w:w="1188" w:type="dxa"/>
          </w:tcPr>
          <w:p w14:paraId="16E4AF61" w14:textId="77777777" w:rsidR="00CF5F13" w:rsidRPr="00EC0D2D" w:rsidRDefault="004B1169" w:rsidP="000B6E16">
            <w:pPr>
              <w:rPr>
                <w:sz w:val="20"/>
              </w:rPr>
            </w:pPr>
            <w:r>
              <w:rPr>
                <w:sz w:val="20"/>
              </w:rPr>
              <w:t>FR-1903</w:t>
            </w:r>
          </w:p>
        </w:tc>
        <w:tc>
          <w:tcPr>
            <w:tcW w:w="1530" w:type="dxa"/>
          </w:tcPr>
          <w:p w14:paraId="16E4AF62" w14:textId="77777777" w:rsidR="00160F11" w:rsidRDefault="008A488D">
            <w:pPr>
              <w:rPr>
                <w:sz w:val="20"/>
              </w:rPr>
            </w:pPr>
            <w:r>
              <w:rPr>
                <w:sz w:val="20"/>
              </w:rPr>
              <w:t>Fax Addressee</w:t>
            </w:r>
          </w:p>
        </w:tc>
        <w:tc>
          <w:tcPr>
            <w:tcW w:w="4140" w:type="dxa"/>
          </w:tcPr>
          <w:p w14:paraId="16E4AF63" w14:textId="77777777" w:rsidR="00CF5F13" w:rsidRPr="00EC0D2D" w:rsidRDefault="008A488D" w:rsidP="000B6E16">
            <w:pPr>
              <w:rPr>
                <w:sz w:val="20"/>
              </w:rPr>
            </w:pPr>
            <w:r>
              <w:rPr>
                <w:sz w:val="20"/>
              </w:rPr>
              <w:t>tblFaxRequisitionActivity.FaxAddressee</w:t>
            </w:r>
          </w:p>
        </w:tc>
        <w:tc>
          <w:tcPr>
            <w:tcW w:w="2718" w:type="dxa"/>
          </w:tcPr>
          <w:p w14:paraId="16E4AF64" w14:textId="77777777" w:rsidR="00884591" w:rsidRPr="00884591" w:rsidRDefault="00485168">
            <w:pPr>
              <w:rPr>
                <w:sz w:val="20"/>
              </w:rPr>
            </w:pPr>
            <w:r>
              <w:rPr>
                <w:sz w:val="20"/>
              </w:rPr>
              <w:t>This is created by the fax tool from the attention field; for report faxes, this is the first name and last name of the contact to whom we are faxing.</w:t>
            </w:r>
          </w:p>
        </w:tc>
      </w:tr>
      <w:tr w:rsidR="00CF5F13" w:rsidRPr="00EC0D2D" w14:paraId="16E4AF6A" w14:textId="77777777" w:rsidTr="00CF2F93">
        <w:trPr>
          <w:cantSplit/>
        </w:trPr>
        <w:tc>
          <w:tcPr>
            <w:tcW w:w="1188" w:type="dxa"/>
          </w:tcPr>
          <w:p w14:paraId="16E4AF66" w14:textId="77777777" w:rsidR="00CF5F13" w:rsidRPr="00EC0D2D" w:rsidRDefault="004B1169" w:rsidP="000B6E16">
            <w:pPr>
              <w:rPr>
                <w:sz w:val="20"/>
              </w:rPr>
            </w:pPr>
            <w:r>
              <w:rPr>
                <w:sz w:val="20"/>
              </w:rPr>
              <w:t>FR-1904</w:t>
            </w:r>
          </w:p>
        </w:tc>
        <w:tc>
          <w:tcPr>
            <w:tcW w:w="1530" w:type="dxa"/>
          </w:tcPr>
          <w:p w14:paraId="16E4AF67" w14:textId="77777777" w:rsidR="00CF5F13" w:rsidRPr="00EC0D2D" w:rsidRDefault="008A488D" w:rsidP="000B6E16">
            <w:pPr>
              <w:rPr>
                <w:sz w:val="20"/>
              </w:rPr>
            </w:pPr>
            <w:r>
              <w:rPr>
                <w:sz w:val="20"/>
              </w:rPr>
              <w:t>Fax N</w:t>
            </w:r>
            <w:r w:rsidR="0096324B">
              <w:rPr>
                <w:sz w:val="20"/>
              </w:rPr>
              <w:t>umber</w:t>
            </w:r>
          </w:p>
        </w:tc>
        <w:tc>
          <w:tcPr>
            <w:tcW w:w="4140" w:type="dxa"/>
          </w:tcPr>
          <w:p w14:paraId="16E4AF68" w14:textId="77777777" w:rsidR="00CF592E" w:rsidRDefault="008A488D">
            <w:pPr>
              <w:spacing w:after="120"/>
              <w:rPr>
                <w:sz w:val="20"/>
              </w:rPr>
            </w:pPr>
            <w:r>
              <w:rPr>
                <w:sz w:val="20"/>
              </w:rPr>
              <w:t>tblFaxRequisitionActivity.FaxNumber</w:t>
            </w:r>
          </w:p>
        </w:tc>
        <w:tc>
          <w:tcPr>
            <w:tcW w:w="2718" w:type="dxa"/>
          </w:tcPr>
          <w:p w14:paraId="16E4AF69" w14:textId="77777777" w:rsidR="00CF592E" w:rsidRDefault="0096324B">
            <w:pPr>
              <w:spacing w:after="120"/>
              <w:rPr>
                <w:sz w:val="20"/>
              </w:rPr>
            </w:pPr>
            <w:r>
              <w:rPr>
                <w:sz w:val="20"/>
              </w:rPr>
              <w:t>The fax number we sent the fax to</w:t>
            </w:r>
            <w:r w:rsidR="000E042A">
              <w:rPr>
                <w:sz w:val="20"/>
              </w:rPr>
              <w:t xml:space="preserve">. Note that this is the fax number </w:t>
            </w:r>
            <w:r w:rsidR="00370C77">
              <w:rPr>
                <w:sz w:val="20"/>
              </w:rPr>
              <w:t xml:space="preserve">the application </w:t>
            </w:r>
            <w:r w:rsidR="000E042A">
              <w:rPr>
                <w:sz w:val="20"/>
              </w:rPr>
              <w:t xml:space="preserve">entered into the database table, so it may not be formatted identically to the fax numbers visible in CRM. </w:t>
            </w:r>
          </w:p>
        </w:tc>
      </w:tr>
      <w:tr w:rsidR="008A488D" w:rsidRPr="00EC0D2D" w14:paraId="16E4AF6F" w14:textId="77777777" w:rsidTr="00CF2F93">
        <w:trPr>
          <w:cantSplit/>
        </w:trPr>
        <w:tc>
          <w:tcPr>
            <w:tcW w:w="1188" w:type="dxa"/>
          </w:tcPr>
          <w:p w14:paraId="16E4AF6B" w14:textId="77777777" w:rsidR="008A488D" w:rsidRDefault="008A488D" w:rsidP="000B6E16">
            <w:pPr>
              <w:rPr>
                <w:sz w:val="20"/>
              </w:rPr>
            </w:pPr>
            <w:r>
              <w:rPr>
                <w:sz w:val="20"/>
              </w:rPr>
              <w:t>FR-1904a.</w:t>
            </w:r>
          </w:p>
        </w:tc>
        <w:tc>
          <w:tcPr>
            <w:tcW w:w="1530" w:type="dxa"/>
          </w:tcPr>
          <w:p w14:paraId="16E4AF6C" w14:textId="77777777" w:rsidR="008A488D" w:rsidRDefault="008A488D" w:rsidP="000B6E16">
            <w:pPr>
              <w:rPr>
                <w:sz w:val="20"/>
              </w:rPr>
            </w:pPr>
            <w:r>
              <w:rPr>
                <w:sz w:val="20"/>
              </w:rPr>
              <w:t>Fax Number Source</w:t>
            </w:r>
          </w:p>
        </w:tc>
        <w:tc>
          <w:tcPr>
            <w:tcW w:w="4140" w:type="dxa"/>
          </w:tcPr>
          <w:p w14:paraId="16E4AF6D" w14:textId="77777777" w:rsidR="008A488D" w:rsidRDefault="008A488D" w:rsidP="000B6E16">
            <w:pPr>
              <w:rPr>
                <w:sz w:val="20"/>
              </w:rPr>
            </w:pPr>
            <w:r>
              <w:rPr>
                <w:sz w:val="20"/>
              </w:rPr>
              <w:t>tblFaxRequisitionActivity.FaxNumberSourceID, resolved to human-readable text through enumeration group 83</w:t>
            </w:r>
          </w:p>
        </w:tc>
        <w:tc>
          <w:tcPr>
            <w:tcW w:w="2718" w:type="dxa"/>
          </w:tcPr>
          <w:p w14:paraId="16E4AF6E" w14:textId="1B19BCD0" w:rsidR="008A488D" w:rsidRDefault="008A488D" w:rsidP="000B6E16">
            <w:pPr>
              <w:rPr>
                <w:sz w:val="20"/>
              </w:rPr>
            </w:pPr>
            <w:r>
              <w:rPr>
                <w:sz w:val="20"/>
              </w:rPr>
              <w:t xml:space="preserve">Whether we edited the fax </w:t>
            </w:r>
            <w:ins w:id="8013" w:author="bmooney" w:date="2011-06-14T14:56:00Z">
              <w:r w:rsidR="00300A30">
                <w:rPr>
                  <w:sz w:val="20"/>
                </w:rPr>
                <w:t xml:space="preserve">number </w:t>
              </w:r>
            </w:ins>
            <w:r>
              <w:rPr>
                <w:sz w:val="20"/>
              </w:rPr>
              <w:t>(“Manual”) or took it directly from CRM (“CRM”).</w:t>
            </w:r>
          </w:p>
        </w:tc>
      </w:tr>
      <w:tr w:rsidR="00CF5F13" w:rsidRPr="00EC0D2D" w14:paraId="16E4AF74" w14:textId="77777777" w:rsidTr="00CF2F93">
        <w:trPr>
          <w:cantSplit/>
        </w:trPr>
        <w:tc>
          <w:tcPr>
            <w:tcW w:w="1188" w:type="dxa"/>
          </w:tcPr>
          <w:p w14:paraId="16E4AF70" w14:textId="77777777" w:rsidR="00CF5F13" w:rsidRPr="00EC0D2D" w:rsidRDefault="004B1169" w:rsidP="000B6E16">
            <w:pPr>
              <w:rPr>
                <w:sz w:val="20"/>
              </w:rPr>
            </w:pPr>
            <w:r>
              <w:rPr>
                <w:sz w:val="20"/>
              </w:rPr>
              <w:t>FR-1905</w:t>
            </w:r>
          </w:p>
        </w:tc>
        <w:tc>
          <w:tcPr>
            <w:tcW w:w="1530" w:type="dxa"/>
          </w:tcPr>
          <w:p w14:paraId="16E4AF71" w14:textId="77777777" w:rsidR="00CF5F13" w:rsidRPr="00EC0D2D" w:rsidRDefault="0096324B" w:rsidP="000B6E16">
            <w:pPr>
              <w:rPr>
                <w:sz w:val="20"/>
              </w:rPr>
            </w:pPr>
            <w:r>
              <w:rPr>
                <w:sz w:val="20"/>
              </w:rPr>
              <w:t>Notes</w:t>
            </w:r>
          </w:p>
        </w:tc>
        <w:tc>
          <w:tcPr>
            <w:tcW w:w="4140" w:type="dxa"/>
          </w:tcPr>
          <w:p w14:paraId="16E4AF72" w14:textId="77777777" w:rsidR="00CF5F13" w:rsidRPr="00EC0D2D" w:rsidRDefault="0096324B" w:rsidP="000B6E16">
            <w:pPr>
              <w:rPr>
                <w:sz w:val="20"/>
              </w:rPr>
            </w:pPr>
            <w:r>
              <w:rPr>
                <w:sz w:val="20"/>
              </w:rPr>
              <w:t>tblRequisitionActivity.ActivityMessage</w:t>
            </w:r>
          </w:p>
        </w:tc>
        <w:tc>
          <w:tcPr>
            <w:tcW w:w="2718" w:type="dxa"/>
          </w:tcPr>
          <w:p w14:paraId="16E4AF73" w14:textId="77777777" w:rsidR="00CF5F13" w:rsidRPr="00EC0D2D" w:rsidRDefault="0096324B" w:rsidP="000B6E16">
            <w:pPr>
              <w:rPr>
                <w:sz w:val="20"/>
              </w:rPr>
            </w:pPr>
            <w:r>
              <w:rPr>
                <w:sz w:val="20"/>
              </w:rPr>
              <w:t>If the fax service throws an error processing the fax, the error will be recorded here.</w:t>
            </w:r>
          </w:p>
        </w:tc>
      </w:tr>
      <w:tr w:rsidR="00CF5F13" w:rsidRPr="00EC0D2D" w14:paraId="16E4AF79" w14:textId="77777777" w:rsidTr="00CF2F93">
        <w:trPr>
          <w:cantSplit/>
        </w:trPr>
        <w:tc>
          <w:tcPr>
            <w:tcW w:w="1188" w:type="dxa"/>
          </w:tcPr>
          <w:p w14:paraId="16E4AF75" w14:textId="77777777" w:rsidR="00CF5F13" w:rsidRPr="00EC0D2D" w:rsidRDefault="004B1169" w:rsidP="000B6E16">
            <w:pPr>
              <w:rPr>
                <w:sz w:val="20"/>
              </w:rPr>
            </w:pPr>
            <w:r>
              <w:rPr>
                <w:sz w:val="20"/>
              </w:rPr>
              <w:t>FR-1906</w:t>
            </w:r>
          </w:p>
        </w:tc>
        <w:tc>
          <w:tcPr>
            <w:tcW w:w="1530" w:type="dxa"/>
          </w:tcPr>
          <w:p w14:paraId="16E4AF76" w14:textId="77777777" w:rsidR="00CF5F13" w:rsidRPr="00EC0D2D" w:rsidRDefault="0096324B" w:rsidP="000B6E16">
            <w:pPr>
              <w:rPr>
                <w:sz w:val="20"/>
              </w:rPr>
            </w:pPr>
            <w:r>
              <w:rPr>
                <w:sz w:val="20"/>
              </w:rPr>
              <w:t>Created On</w:t>
            </w:r>
          </w:p>
        </w:tc>
        <w:tc>
          <w:tcPr>
            <w:tcW w:w="4140" w:type="dxa"/>
          </w:tcPr>
          <w:p w14:paraId="16E4AF77" w14:textId="77777777" w:rsidR="00CF5F13" w:rsidRPr="00EC0D2D" w:rsidRDefault="0096324B" w:rsidP="000B6E16">
            <w:pPr>
              <w:rPr>
                <w:sz w:val="20"/>
              </w:rPr>
            </w:pPr>
            <w:r>
              <w:rPr>
                <w:sz w:val="20"/>
              </w:rPr>
              <w:t>tblRequisitionActivity.CreatedOn</w:t>
            </w:r>
          </w:p>
        </w:tc>
        <w:tc>
          <w:tcPr>
            <w:tcW w:w="2718" w:type="dxa"/>
          </w:tcPr>
          <w:p w14:paraId="16E4AF78" w14:textId="77777777" w:rsidR="00CF5F13" w:rsidRPr="00EC0D2D" w:rsidRDefault="00CF5F13" w:rsidP="000B6E16">
            <w:pPr>
              <w:rPr>
                <w:sz w:val="20"/>
              </w:rPr>
            </w:pPr>
          </w:p>
        </w:tc>
      </w:tr>
      <w:tr w:rsidR="00CF5F13" w:rsidRPr="00EC0D2D" w14:paraId="16E4AF7E" w14:textId="77777777" w:rsidTr="00CF2F93">
        <w:trPr>
          <w:cantSplit/>
        </w:trPr>
        <w:tc>
          <w:tcPr>
            <w:tcW w:w="1188" w:type="dxa"/>
          </w:tcPr>
          <w:p w14:paraId="16E4AF7A" w14:textId="77777777" w:rsidR="00CF5F13" w:rsidRPr="00EC0D2D" w:rsidRDefault="004B1169" w:rsidP="000B6E16">
            <w:pPr>
              <w:rPr>
                <w:sz w:val="20"/>
              </w:rPr>
            </w:pPr>
            <w:r>
              <w:rPr>
                <w:sz w:val="20"/>
              </w:rPr>
              <w:t>FR-1907</w:t>
            </w:r>
          </w:p>
        </w:tc>
        <w:tc>
          <w:tcPr>
            <w:tcW w:w="1530" w:type="dxa"/>
          </w:tcPr>
          <w:p w14:paraId="16E4AF7B" w14:textId="77777777" w:rsidR="00CF5F13" w:rsidRPr="00EC0D2D" w:rsidRDefault="0096324B" w:rsidP="000B6E16">
            <w:pPr>
              <w:rPr>
                <w:sz w:val="20"/>
              </w:rPr>
            </w:pPr>
            <w:r>
              <w:rPr>
                <w:sz w:val="20"/>
              </w:rPr>
              <w:t>Created By</w:t>
            </w:r>
          </w:p>
        </w:tc>
        <w:tc>
          <w:tcPr>
            <w:tcW w:w="4140" w:type="dxa"/>
          </w:tcPr>
          <w:p w14:paraId="16E4AF7C" w14:textId="77777777" w:rsidR="00CF5F13" w:rsidRPr="00EC0D2D" w:rsidRDefault="0096324B" w:rsidP="000B6E16">
            <w:pPr>
              <w:rPr>
                <w:sz w:val="20"/>
              </w:rPr>
            </w:pPr>
            <w:r>
              <w:rPr>
                <w:sz w:val="20"/>
              </w:rPr>
              <w:t>tblRequisitionActivity.CreatedBy</w:t>
            </w:r>
          </w:p>
        </w:tc>
        <w:tc>
          <w:tcPr>
            <w:tcW w:w="2718" w:type="dxa"/>
          </w:tcPr>
          <w:p w14:paraId="16E4AF7D" w14:textId="77777777" w:rsidR="00CF5F13" w:rsidRPr="00EC0D2D" w:rsidRDefault="00CF5F13" w:rsidP="000B6E16">
            <w:pPr>
              <w:rPr>
                <w:sz w:val="20"/>
              </w:rPr>
            </w:pPr>
          </w:p>
        </w:tc>
      </w:tr>
      <w:tr w:rsidR="00CF5F13" w:rsidRPr="00EC0D2D" w14:paraId="16E4AF83" w14:textId="77777777" w:rsidTr="00CF2F93">
        <w:trPr>
          <w:cantSplit/>
        </w:trPr>
        <w:tc>
          <w:tcPr>
            <w:tcW w:w="1188" w:type="dxa"/>
          </w:tcPr>
          <w:p w14:paraId="16E4AF7F" w14:textId="77777777" w:rsidR="00CF5F13" w:rsidRPr="00EC0D2D" w:rsidRDefault="004B1169" w:rsidP="000B6E16">
            <w:pPr>
              <w:rPr>
                <w:sz w:val="20"/>
              </w:rPr>
            </w:pPr>
            <w:r>
              <w:rPr>
                <w:sz w:val="20"/>
              </w:rPr>
              <w:t>FR-1908</w:t>
            </w:r>
          </w:p>
        </w:tc>
        <w:tc>
          <w:tcPr>
            <w:tcW w:w="1530" w:type="dxa"/>
          </w:tcPr>
          <w:p w14:paraId="16E4AF80" w14:textId="77777777" w:rsidR="00CF5F13" w:rsidRPr="00EC0D2D" w:rsidRDefault="0096324B" w:rsidP="000B6E16">
            <w:pPr>
              <w:rPr>
                <w:sz w:val="20"/>
              </w:rPr>
            </w:pPr>
            <w:r>
              <w:rPr>
                <w:sz w:val="20"/>
              </w:rPr>
              <w:t>Modified On</w:t>
            </w:r>
          </w:p>
        </w:tc>
        <w:tc>
          <w:tcPr>
            <w:tcW w:w="4140" w:type="dxa"/>
          </w:tcPr>
          <w:p w14:paraId="16E4AF81" w14:textId="77777777" w:rsidR="00CF5F13" w:rsidRPr="00EC0D2D" w:rsidRDefault="0096324B" w:rsidP="000B6E16">
            <w:pPr>
              <w:rPr>
                <w:sz w:val="20"/>
              </w:rPr>
            </w:pPr>
            <w:r>
              <w:rPr>
                <w:sz w:val="20"/>
              </w:rPr>
              <w:t>tblRequisitionActivity.ModifiedOn</w:t>
            </w:r>
          </w:p>
        </w:tc>
        <w:tc>
          <w:tcPr>
            <w:tcW w:w="2718" w:type="dxa"/>
          </w:tcPr>
          <w:p w14:paraId="16E4AF82" w14:textId="77777777" w:rsidR="00CF5F13" w:rsidRPr="00EC0D2D" w:rsidRDefault="0096324B" w:rsidP="000B6E16">
            <w:pPr>
              <w:rPr>
                <w:sz w:val="20"/>
              </w:rPr>
            </w:pPr>
            <w:r>
              <w:rPr>
                <w:sz w:val="20"/>
              </w:rPr>
              <w:t>Note that the Modified columns usually end up being populated by the service that performs the activity.</w:t>
            </w:r>
          </w:p>
        </w:tc>
      </w:tr>
      <w:tr w:rsidR="00CF5F13" w:rsidRPr="00EC0D2D" w14:paraId="16E4AF88" w14:textId="77777777" w:rsidTr="00CF2F93">
        <w:trPr>
          <w:cantSplit/>
        </w:trPr>
        <w:tc>
          <w:tcPr>
            <w:tcW w:w="1188" w:type="dxa"/>
          </w:tcPr>
          <w:p w14:paraId="16E4AF84" w14:textId="77777777" w:rsidR="00CF5F13" w:rsidRPr="00EC0D2D" w:rsidRDefault="004B1169" w:rsidP="000B6E16">
            <w:pPr>
              <w:rPr>
                <w:sz w:val="20"/>
              </w:rPr>
            </w:pPr>
            <w:r>
              <w:rPr>
                <w:sz w:val="20"/>
              </w:rPr>
              <w:t>FR-1909</w:t>
            </w:r>
          </w:p>
        </w:tc>
        <w:tc>
          <w:tcPr>
            <w:tcW w:w="1530" w:type="dxa"/>
          </w:tcPr>
          <w:p w14:paraId="16E4AF85" w14:textId="77777777" w:rsidR="00CF5F13" w:rsidRPr="00EC0D2D" w:rsidRDefault="0096324B" w:rsidP="000B6E16">
            <w:pPr>
              <w:rPr>
                <w:sz w:val="20"/>
              </w:rPr>
            </w:pPr>
            <w:r>
              <w:rPr>
                <w:sz w:val="20"/>
              </w:rPr>
              <w:t>Modified By</w:t>
            </w:r>
          </w:p>
        </w:tc>
        <w:tc>
          <w:tcPr>
            <w:tcW w:w="4140" w:type="dxa"/>
          </w:tcPr>
          <w:p w14:paraId="16E4AF86" w14:textId="77777777" w:rsidR="00CF5F13" w:rsidRPr="00EC0D2D" w:rsidRDefault="0096324B" w:rsidP="000B6E16">
            <w:pPr>
              <w:rPr>
                <w:sz w:val="20"/>
              </w:rPr>
            </w:pPr>
            <w:r>
              <w:rPr>
                <w:sz w:val="20"/>
              </w:rPr>
              <w:t>tblRequisitionActivity.ModifiedBy</w:t>
            </w:r>
          </w:p>
        </w:tc>
        <w:tc>
          <w:tcPr>
            <w:tcW w:w="2718" w:type="dxa"/>
          </w:tcPr>
          <w:p w14:paraId="16E4AF87" w14:textId="77777777" w:rsidR="00CF5F13" w:rsidRPr="00EC0D2D" w:rsidRDefault="00CF5F13" w:rsidP="000B6E16">
            <w:pPr>
              <w:rPr>
                <w:sz w:val="20"/>
              </w:rPr>
            </w:pPr>
          </w:p>
        </w:tc>
      </w:tr>
    </w:tbl>
    <w:p w14:paraId="16E4AF89" w14:textId="77777777" w:rsidR="00CF5F13" w:rsidRDefault="00CF5F13" w:rsidP="00CF5F13">
      <w:pPr>
        <w:rPr>
          <w:sz w:val="20"/>
        </w:rPr>
      </w:pPr>
    </w:p>
    <w:p w14:paraId="16E4AF8A" w14:textId="77777777" w:rsidR="00CF592E" w:rsidRDefault="000156EB">
      <w:pPr>
        <w:pStyle w:val="Heading5"/>
      </w:pPr>
      <w:r>
        <w:t>Buttons</w:t>
      </w:r>
    </w:p>
    <w:p w14:paraId="16E4AF8B" w14:textId="77777777" w:rsidR="00CF5F13" w:rsidRDefault="000156EB" w:rsidP="00EB2539">
      <w:pPr>
        <w:pStyle w:val="Body5"/>
      </w:pPr>
      <w:r>
        <w:t xml:space="preserve">FR-1921. </w:t>
      </w:r>
      <w:r w:rsidR="00EB2539">
        <w:t xml:space="preserve"> </w:t>
      </w:r>
      <w:r w:rsidR="0096324B">
        <w:t xml:space="preserve">The Cancel button will cancel the fax activity. </w:t>
      </w:r>
      <w:r w:rsidR="00EB2539">
        <w:t xml:space="preserve"> </w:t>
      </w:r>
      <w:r w:rsidR="00271541">
        <w:t>The</w:t>
      </w:r>
      <w:r>
        <w:t xml:space="preserve"> activity will be marked “Cancelled” in the database and the fax will not be sent.</w:t>
      </w:r>
    </w:p>
    <w:p w14:paraId="16E4AF8C" w14:textId="77777777" w:rsidR="000156EB" w:rsidRPr="00EC0D2D" w:rsidRDefault="000156EB" w:rsidP="00EB2539">
      <w:pPr>
        <w:pStyle w:val="Body5"/>
      </w:pPr>
      <w:r>
        <w:t xml:space="preserve">FR-1922. </w:t>
      </w:r>
      <w:r w:rsidR="00EB2539">
        <w:t xml:space="preserve"> </w:t>
      </w:r>
      <w:r>
        <w:t xml:space="preserve">When a user presses the Cancel button, an additional window pops up to capture the cancellation reason. </w:t>
      </w:r>
    </w:p>
    <w:p w14:paraId="16E4AF8D" w14:textId="77777777" w:rsidR="00CF5F13" w:rsidRPr="00EC0D2D" w:rsidRDefault="00271541" w:rsidP="00EB2539">
      <w:pPr>
        <w:pStyle w:val="Body5"/>
      </w:pPr>
      <w:r>
        <w:t xml:space="preserve">FR-1923. </w:t>
      </w:r>
      <w:r w:rsidR="00EB2539">
        <w:t xml:space="preserve"> </w:t>
      </w:r>
      <w:r w:rsidR="0096324B">
        <w:t>If the fax activity has been cancelled</w:t>
      </w:r>
      <w:r>
        <w:t xml:space="preserve"> previously</w:t>
      </w:r>
      <w:r w:rsidR="0096324B">
        <w:t>, the Cancel and Reprocess buttons will not be available.</w:t>
      </w:r>
    </w:p>
    <w:p w14:paraId="16E4AF8E" w14:textId="77777777" w:rsidR="00CF5F13" w:rsidRDefault="00271541" w:rsidP="00EB2539">
      <w:pPr>
        <w:pStyle w:val="Body5"/>
      </w:pPr>
      <w:r>
        <w:t>FR-1924.</w:t>
      </w:r>
      <w:r w:rsidR="00EB2539">
        <w:t xml:space="preserve"> </w:t>
      </w:r>
      <w:r>
        <w:t xml:space="preserve"> </w:t>
      </w:r>
      <w:r w:rsidR="0096324B">
        <w:t>The Close button will close the window</w:t>
      </w:r>
      <w:r>
        <w:t xml:space="preserve"> without affecting the activity.</w:t>
      </w:r>
    </w:p>
    <w:p w14:paraId="16E4AF8F" w14:textId="77777777" w:rsidR="00284512" w:rsidRDefault="00271541" w:rsidP="00EB2539">
      <w:pPr>
        <w:pStyle w:val="Body5"/>
      </w:pPr>
      <w:r>
        <w:t>FR-1925</w:t>
      </w:r>
      <w:r w:rsidR="00284512">
        <w:t>- FR-1926</w:t>
      </w:r>
      <w:r>
        <w:t xml:space="preserve">. </w:t>
      </w:r>
      <w:r w:rsidR="00EB2539">
        <w:t xml:space="preserve"> </w:t>
      </w:r>
      <w:r w:rsidR="00284512">
        <w:t>These requirements not used.</w:t>
      </w:r>
    </w:p>
    <w:p w14:paraId="16E4AF90" w14:textId="77777777" w:rsidR="00271541" w:rsidRDefault="00271541" w:rsidP="00EB2539">
      <w:pPr>
        <w:pStyle w:val="Body5"/>
      </w:pPr>
      <w:r>
        <w:t xml:space="preserve">FR-1927. </w:t>
      </w:r>
      <w:r w:rsidR="00EB2539">
        <w:t xml:space="preserve"> </w:t>
      </w:r>
      <w:r w:rsidR="0096324B">
        <w:t xml:space="preserve">When a user presses the Reprocess button, the </w:t>
      </w:r>
      <w:r>
        <w:t xml:space="preserve">fax </w:t>
      </w:r>
      <w:r w:rsidR="0096324B">
        <w:t xml:space="preserve">activity will be requeued. </w:t>
      </w:r>
      <w:r w:rsidR="00EB2539">
        <w:t xml:space="preserve"> </w:t>
      </w:r>
      <w:r>
        <w:t xml:space="preserve">The report delivery service will reattempt to process the fax, using the same contact name and fax number as the original fax. </w:t>
      </w:r>
      <w:r w:rsidR="00EB2539">
        <w:t xml:space="preserve"> </w:t>
      </w:r>
      <w:r>
        <w:t>(Note that this is a change in functionality from earlier releases; in the past, the report delivery service would requery the base CRM object for the contact name and fax number).</w:t>
      </w:r>
    </w:p>
    <w:p w14:paraId="16E4AF91" w14:textId="77777777" w:rsidR="009D33FE" w:rsidRDefault="007115D2" w:rsidP="00EB2539">
      <w:pPr>
        <w:pStyle w:val="Body5"/>
      </w:pPr>
      <w:r>
        <w:t xml:space="preserve">FR-1928. </w:t>
      </w:r>
      <w:r w:rsidR="00EB2539">
        <w:t xml:space="preserve"> </w:t>
      </w:r>
      <w:r>
        <w:t xml:space="preserve">When the user presses the View Fax button, the sent fax appears in an Adobe Acrobat window. </w:t>
      </w:r>
      <w:r w:rsidR="00EB2539">
        <w:t xml:space="preserve"> </w:t>
      </w:r>
      <w:r>
        <w:t xml:space="preserve">If we have sent multiple faxes (for example, if we have sent multiple reports), the item that appears is the fax that was sent by this activity, not the item that was sent the most recently. </w:t>
      </w:r>
    </w:p>
    <w:p w14:paraId="16E4AF92" w14:textId="77777777" w:rsidR="007115D2" w:rsidRDefault="007115D2" w:rsidP="00EB2539">
      <w:pPr>
        <w:pStyle w:val="Body5"/>
      </w:pPr>
      <w:r>
        <w:t xml:space="preserve">FR-1929. </w:t>
      </w:r>
      <w:r w:rsidR="00EB2539">
        <w:t xml:space="preserve"> </w:t>
      </w:r>
      <w:r>
        <w:t xml:space="preserve">If the sent fax was a report fax, it will appear </w:t>
      </w:r>
      <w:r w:rsidR="000E3960">
        <w:t xml:space="preserve">in View Fax </w:t>
      </w:r>
      <w:r>
        <w:t>without a coversheet; all other faxes will appear with a coversheet.</w:t>
      </w:r>
    </w:p>
    <w:p w14:paraId="16E4AF93" w14:textId="77777777" w:rsidR="008F4E20" w:rsidRDefault="008F4E20" w:rsidP="00EB2539">
      <w:pPr>
        <w:pStyle w:val="Body5"/>
      </w:pPr>
      <w:r>
        <w:t xml:space="preserve">FR-1930. </w:t>
      </w:r>
      <w:r w:rsidR="00EB2539">
        <w:t xml:space="preserve"> </w:t>
      </w:r>
      <w:r>
        <w:t>This requirement not used.</w:t>
      </w:r>
    </w:p>
    <w:p w14:paraId="16E4AF94" w14:textId="77777777" w:rsidR="008F4E20" w:rsidRDefault="008F4E20" w:rsidP="00EB2539">
      <w:pPr>
        <w:pStyle w:val="Body5"/>
      </w:pPr>
      <w:r>
        <w:t>The Reprocess button is available only under certain circumstances:</w:t>
      </w:r>
    </w:p>
    <w:tbl>
      <w:tblPr>
        <w:tblStyle w:val="TableGrid"/>
        <w:tblW w:w="0" w:type="auto"/>
        <w:tblInd w:w="1548" w:type="dxa"/>
        <w:tblLook w:val="04A0" w:firstRow="1" w:lastRow="0" w:firstColumn="1" w:lastColumn="0" w:noHBand="0" w:noVBand="1"/>
      </w:tblPr>
      <w:tblGrid>
        <w:gridCol w:w="990"/>
        <w:gridCol w:w="3060"/>
        <w:gridCol w:w="1172"/>
        <w:gridCol w:w="2806"/>
      </w:tblGrid>
      <w:tr w:rsidR="008F4E20" w14:paraId="16E4AF99" w14:textId="77777777" w:rsidTr="00F46BDD">
        <w:trPr>
          <w:cantSplit/>
        </w:trPr>
        <w:tc>
          <w:tcPr>
            <w:tcW w:w="990" w:type="dxa"/>
          </w:tcPr>
          <w:p w14:paraId="16E4AF95" w14:textId="77777777" w:rsidR="008F4E20" w:rsidRDefault="008F4E20" w:rsidP="00CF5F13">
            <w:pPr>
              <w:rPr>
                <w:sz w:val="20"/>
              </w:rPr>
            </w:pPr>
            <w:r>
              <w:rPr>
                <w:sz w:val="20"/>
              </w:rPr>
              <w:t>FR-#</w:t>
            </w:r>
          </w:p>
        </w:tc>
        <w:tc>
          <w:tcPr>
            <w:tcW w:w="3060" w:type="dxa"/>
          </w:tcPr>
          <w:p w14:paraId="16E4AF96" w14:textId="77777777" w:rsidR="008F4E20" w:rsidRDefault="008F4E20" w:rsidP="00CF5F13">
            <w:pPr>
              <w:rPr>
                <w:sz w:val="20"/>
              </w:rPr>
            </w:pPr>
            <w:r>
              <w:rPr>
                <w:sz w:val="20"/>
              </w:rPr>
              <w:t>Condition</w:t>
            </w:r>
          </w:p>
        </w:tc>
        <w:tc>
          <w:tcPr>
            <w:tcW w:w="1172" w:type="dxa"/>
          </w:tcPr>
          <w:p w14:paraId="16E4AF97" w14:textId="77777777" w:rsidR="008F4E20" w:rsidRDefault="008F4E20" w:rsidP="00CF5F13">
            <w:pPr>
              <w:rPr>
                <w:sz w:val="20"/>
              </w:rPr>
            </w:pPr>
            <w:r>
              <w:rPr>
                <w:sz w:val="20"/>
              </w:rPr>
              <w:t>Availability</w:t>
            </w:r>
          </w:p>
        </w:tc>
        <w:tc>
          <w:tcPr>
            <w:tcW w:w="2806" w:type="dxa"/>
          </w:tcPr>
          <w:p w14:paraId="16E4AF98" w14:textId="77777777" w:rsidR="008F4E20" w:rsidRDefault="008F4E20" w:rsidP="00CF5F13">
            <w:pPr>
              <w:rPr>
                <w:sz w:val="20"/>
              </w:rPr>
            </w:pPr>
            <w:r>
              <w:rPr>
                <w:sz w:val="20"/>
              </w:rPr>
              <w:t>Comments</w:t>
            </w:r>
          </w:p>
        </w:tc>
      </w:tr>
      <w:tr w:rsidR="008F4E20" w14:paraId="16E4AF9E" w14:textId="77777777" w:rsidTr="00F46BDD">
        <w:trPr>
          <w:cantSplit/>
        </w:trPr>
        <w:tc>
          <w:tcPr>
            <w:tcW w:w="990" w:type="dxa"/>
          </w:tcPr>
          <w:p w14:paraId="16E4AF9A" w14:textId="77777777" w:rsidR="008F4E20" w:rsidRDefault="008F4E20" w:rsidP="00CF5F13">
            <w:pPr>
              <w:rPr>
                <w:sz w:val="20"/>
              </w:rPr>
            </w:pPr>
            <w:r>
              <w:rPr>
                <w:sz w:val="20"/>
              </w:rPr>
              <w:t>FR-1931</w:t>
            </w:r>
          </w:p>
        </w:tc>
        <w:tc>
          <w:tcPr>
            <w:tcW w:w="3060" w:type="dxa"/>
          </w:tcPr>
          <w:p w14:paraId="16E4AF9B" w14:textId="77777777" w:rsidR="008F4E20" w:rsidRDefault="00284512" w:rsidP="00CF5F13">
            <w:pPr>
              <w:rPr>
                <w:sz w:val="20"/>
              </w:rPr>
            </w:pPr>
            <w:r>
              <w:rPr>
                <w:sz w:val="20"/>
              </w:rPr>
              <w:t>Fax status is not “Closed” or “Error”</w:t>
            </w:r>
          </w:p>
        </w:tc>
        <w:tc>
          <w:tcPr>
            <w:tcW w:w="1172" w:type="dxa"/>
          </w:tcPr>
          <w:p w14:paraId="16E4AF9C" w14:textId="77777777" w:rsidR="008F4E20" w:rsidRDefault="00284512" w:rsidP="00CF5F13">
            <w:pPr>
              <w:rPr>
                <w:sz w:val="20"/>
              </w:rPr>
            </w:pPr>
            <w:r>
              <w:rPr>
                <w:sz w:val="20"/>
              </w:rPr>
              <w:t>No.</w:t>
            </w:r>
          </w:p>
        </w:tc>
        <w:tc>
          <w:tcPr>
            <w:tcW w:w="2806" w:type="dxa"/>
          </w:tcPr>
          <w:p w14:paraId="16E4AF9D" w14:textId="77777777" w:rsidR="008F4E20" w:rsidRDefault="008F4E20" w:rsidP="00CF5F13">
            <w:pPr>
              <w:rPr>
                <w:sz w:val="20"/>
              </w:rPr>
            </w:pPr>
          </w:p>
        </w:tc>
      </w:tr>
      <w:tr w:rsidR="008F4E20" w14:paraId="16E4AFA3" w14:textId="77777777" w:rsidTr="00F46BDD">
        <w:trPr>
          <w:cantSplit/>
        </w:trPr>
        <w:tc>
          <w:tcPr>
            <w:tcW w:w="990" w:type="dxa"/>
          </w:tcPr>
          <w:p w14:paraId="16E4AF9F" w14:textId="77777777" w:rsidR="008F4E20" w:rsidRDefault="008F4E20" w:rsidP="00CF5F13">
            <w:pPr>
              <w:rPr>
                <w:sz w:val="20"/>
              </w:rPr>
            </w:pPr>
            <w:r>
              <w:rPr>
                <w:sz w:val="20"/>
              </w:rPr>
              <w:t>FR-193</w:t>
            </w:r>
            <w:r w:rsidR="00284512">
              <w:rPr>
                <w:sz w:val="20"/>
              </w:rPr>
              <w:t>2</w:t>
            </w:r>
          </w:p>
        </w:tc>
        <w:tc>
          <w:tcPr>
            <w:tcW w:w="3060" w:type="dxa"/>
          </w:tcPr>
          <w:p w14:paraId="16E4AFA0" w14:textId="77777777" w:rsidR="008F4E20" w:rsidRDefault="008F4E20" w:rsidP="00CF5F13">
            <w:pPr>
              <w:rPr>
                <w:sz w:val="20"/>
              </w:rPr>
            </w:pPr>
            <w:r>
              <w:rPr>
                <w:sz w:val="20"/>
              </w:rPr>
              <w:t>Fax originated from the Fax Tool</w:t>
            </w:r>
          </w:p>
        </w:tc>
        <w:tc>
          <w:tcPr>
            <w:tcW w:w="1172" w:type="dxa"/>
          </w:tcPr>
          <w:p w14:paraId="16E4AFA1" w14:textId="77777777" w:rsidR="008F4E20" w:rsidRDefault="008F4E20" w:rsidP="00CF5F13">
            <w:pPr>
              <w:rPr>
                <w:sz w:val="20"/>
              </w:rPr>
            </w:pPr>
            <w:r>
              <w:rPr>
                <w:sz w:val="20"/>
              </w:rPr>
              <w:t>No.</w:t>
            </w:r>
          </w:p>
        </w:tc>
        <w:tc>
          <w:tcPr>
            <w:tcW w:w="2806" w:type="dxa"/>
          </w:tcPr>
          <w:p w14:paraId="16E4AFA2" w14:textId="77777777" w:rsidR="008F4E20" w:rsidRDefault="008F4E20" w:rsidP="00CF5F13">
            <w:pPr>
              <w:rPr>
                <w:sz w:val="20"/>
              </w:rPr>
            </w:pPr>
          </w:p>
        </w:tc>
      </w:tr>
      <w:tr w:rsidR="008F4E20" w14:paraId="16E4AFA8" w14:textId="77777777" w:rsidTr="00F46BDD">
        <w:trPr>
          <w:cantSplit/>
        </w:trPr>
        <w:tc>
          <w:tcPr>
            <w:tcW w:w="990" w:type="dxa"/>
          </w:tcPr>
          <w:p w14:paraId="16E4AFA4" w14:textId="77777777" w:rsidR="008F4E20" w:rsidRDefault="008F4E20" w:rsidP="00CF5F13">
            <w:pPr>
              <w:rPr>
                <w:sz w:val="20"/>
              </w:rPr>
            </w:pPr>
            <w:r>
              <w:rPr>
                <w:sz w:val="20"/>
              </w:rPr>
              <w:t>FR-193</w:t>
            </w:r>
            <w:r w:rsidR="00284512">
              <w:rPr>
                <w:sz w:val="20"/>
              </w:rPr>
              <w:t>3</w:t>
            </w:r>
          </w:p>
        </w:tc>
        <w:tc>
          <w:tcPr>
            <w:tcW w:w="3060" w:type="dxa"/>
          </w:tcPr>
          <w:p w14:paraId="16E4AFA5" w14:textId="77777777" w:rsidR="008F4E20" w:rsidRDefault="008F4E20" w:rsidP="00CF5F13">
            <w:pPr>
              <w:rPr>
                <w:sz w:val="20"/>
              </w:rPr>
            </w:pPr>
            <w:r>
              <w:rPr>
                <w:sz w:val="20"/>
              </w:rPr>
              <w:t>Fax is for a report that is not the lastest report</w:t>
            </w:r>
          </w:p>
        </w:tc>
        <w:tc>
          <w:tcPr>
            <w:tcW w:w="1172" w:type="dxa"/>
          </w:tcPr>
          <w:p w14:paraId="16E4AFA6" w14:textId="77777777" w:rsidR="008F4E20" w:rsidRDefault="008F4E20" w:rsidP="00CF5F13">
            <w:pPr>
              <w:rPr>
                <w:sz w:val="20"/>
              </w:rPr>
            </w:pPr>
            <w:r>
              <w:rPr>
                <w:sz w:val="20"/>
              </w:rPr>
              <w:t>No.</w:t>
            </w:r>
          </w:p>
        </w:tc>
        <w:tc>
          <w:tcPr>
            <w:tcW w:w="2806" w:type="dxa"/>
          </w:tcPr>
          <w:p w14:paraId="16E4AFA7" w14:textId="77777777" w:rsidR="008F4E20" w:rsidRDefault="008F4E20" w:rsidP="00CF5F13">
            <w:pPr>
              <w:rPr>
                <w:sz w:val="20"/>
              </w:rPr>
            </w:pPr>
            <w:r>
              <w:rPr>
                <w:sz w:val="20"/>
              </w:rPr>
              <w:t>For example, the fax activity is for sending the original copy of a report when an amended/ corrected report exists</w:t>
            </w:r>
          </w:p>
        </w:tc>
      </w:tr>
      <w:tr w:rsidR="008F4E20" w14:paraId="16E4AFAD" w14:textId="77777777" w:rsidTr="00F46BDD">
        <w:trPr>
          <w:cantSplit/>
        </w:trPr>
        <w:tc>
          <w:tcPr>
            <w:tcW w:w="990" w:type="dxa"/>
          </w:tcPr>
          <w:p w14:paraId="16E4AFA9" w14:textId="77777777" w:rsidR="008F4E20" w:rsidRDefault="008F4E20" w:rsidP="00CF5F13">
            <w:pPr>
              <w:rPr>
                <w:sz w:val="20"/>
              </w:rPr>
            </w:pPr>
            <w:r>
              <w:rPr>
                <w:sz w:val="20"/>
              </w:rPr>
              <w:t>FR-193</w:t>
            </w:r>
            <w:r w:rsidR="00284512">
              <w:rPr>
                <w:sz w:val="20"/>
              </w:rPr>
              <w:t>4</w:t>
            </w:r>
          </w:p>
        </w:tc>
        <w:tc>
          <w:tcPr>
            <w:tcW w:w="3060" w:type="dxa"/>
          </w:tcPr>
          <w:p w14:paraId="16E4AFAA" w14:textId="77777777" w:rsidR="008F4E20" w:rsidRDefault="008F4E20" w:rsidP="00CF5F13">
            <w:pPr>
              <w:rPr>
                <w:sz w:val="20"/>
              </w:rPr>
            </w:pPr>
            <w:r>
              <w:rPr>
                <w:sz w:val="20"/>
              </w:rPr>
              <w:t>Requisition is in a state prior to Distribution (Report Review or earlier)</w:t>
            </w:r>
          </w:p>
        </w:tc>
        <w:tc>
          <w:tcPr>
            <w:tcW w:w="1172" w:type="dxa"/>
          </w:tcPr>
          <w:p w14:paraId="16E4AFAB" w14:textId="77777777" w:rsidR="008F4E20" w:rsidRDefault="008F4E20" w:rsidP="00CF5F13">
            <w:pPr>
              <w:rPr>
                <w:sz w:val="20"/>
              </w:rPr>
            </w:pPr>
            <w:r>
              <w:rPr>
                <w:sz w:val="20"/>
              </w:rPr>
              <w:t>No.</w:t>
            </w:r>
          </w:p>
        </w:tc>
        <w:tc>
          <w:tcPr>
            <w:tcW w:w="2806" w:type="dxa"/>
          </w:tcPr>
          <w:p w14:paraId="16E4AFAC" w14:textId="77777777" w:rsidR="008F4E20" w:rsidRDefault="008F4E20" w:rsidP="00CF5F13">
            <w:pPr>
              <w:rPr>
                <w:sz w:val="20"/>
              </w:rPr>
            </w:pPr>
          </w:p>
        </w:tc>
      </w:tr>
      <w:tr w:rsidR="008F4E20" w14:paraId="16E4AFB2" w14:textId="77777777" w:rsidTr="00F46BDD">
        <w:trPr>
          <w:cantSplit/>
        </w:trPr>
        <w:tc>
          <w:tcPr>
            <w:tcW w:w="990" w:type="dxa"/>
          </w:tcPr>
          <w:p w14:paraId="16E4AFAE" w14:textId="77777777" w:rsidR="008F4E20" w:rsidRDefault="00284512" w:rsidP="00CF5F13">
            <w:pPr>
              <w:rPr>
                <w:sz w:val="20"/>
              </w:rPr>
            </w:pPr>
            <w:r>
              <w:rPr>
                <w:sz w:val="20"/>
              </w:rPr>
              <w:t>FR-1935</w:t>
            </w:r>
          </w:p>
        </w:tc>
        <w:tc>
          <w:tcPr>
            <w:tcW w:w="3060" w:type="dxa"/>
          </w:tcPr>
          <w:p w14:paraId="16E4AFAF" w14:textId="77777777" w:rsidR="008F4E20" w:rsidRDefault="008F4E20" w:rsidP="00CF5F13">
            <w:pPr>
              <w:rPr>
                <w:sz w:val="20"/>
              </w:rPr>
            </w:pPr>
            <w:r>
              <w:rPr>
                <w:sz w:val="20"/>
              </w:rPr>
              <w:t>Fax status is “Closed” or “Error” and fax is for the latest report for a requisition in Distribution or later</w:t>
            </w:r>
          </w:p>
        </w:tc>
        <w:tc>
          <w:tcPr>
            <w:tcW w:w="1172" w:type="dxa"/>
          </w:tcPr>
          <w:p w14:paraId="16E4AFB0" w14:textId="77777777" w:rsidR="008F4E20" w:rsidRDefault="008F4E20" w:rsidP="00CF5F13">
            <w:pPr>
              <w:rPr>
                <w:sz w:val="20"/>
              </w:rPr>
            </w:pPr>
            <w:r>
              <w:rPr>
                <w:sz w:val="20"/>
              </w:rPr>
              <w:t>Yes.</w:t>
            </w:r>
          </w:p>
        </w:tc>
        <w:tc>
          <w:tcPr>
            <w:tcW w:w="2806" w:type="dxa"/>
          </w:tcPr>
          <w:p w14:paraId="16E4AFB1" w14:textId="77777777" w:rsidR="008F4E20" w:rsidRDefault="008F4E20" w:rsidP="00CF5F13">
            <w:pPr>
              <w:rPr>
                <w:sz w:val="20"/>
              </w:rPr>
            </w:pPr>
          </w:p>
        </w:tc>
      </w:tr>
    </w:tbl>
    <w:p w14:paraId="16E4AFB3" w14:textId="77777777" w:rsidR="008F4E20" w:rsidRDefault="008F4E20" w:rsidP="00CF5F13">
      <w:pPr>
        <w:rPr>
          <w:ins w:id="8014" w:author="bmooney" w:date="2011-06-14T14:36:00Z"/>
          <w:sz w:val="20"/>
        </w:rPr>
      </w:pPr>
    </w:p>
    <w:p w14:paraId="1CF8E468" w14:textId="135F1DA2" w:rsidR="00061436" w:rsidRDefault="00061436">
      <w:pPr>
        <w:pStyle w:val="Heading4"/>
        <w:rPr>
          <w:ins w:id="8015" w:author="bmooney" w:date="2011-06-14T14:37:00Z"/>
        </w:rPr>
        <w:pPrChange w:id="8016" w:author="bmooney" w:date="2011-06-14T14:36:00Z">
          <w:pPr/>
        </w:pPrChange>
      </w:pPr>
      <w:ins w:id="8017" w:author="bmooney" w:date="2011-06-14T14:36:00Z">
        <w:r>
          <w:t>Billing Activity Windows</w:t>
        </w:r>
      </w:ins>
    </w:p>
    <w:p w14:paraId="4BC7EEE7" w14:textId="34C1D1A4" w:rsidR="00061436" w:rsidRDefault="00061436">
      <w:pPr>
        <w:pStyle w:val="Heading5"/>
        <w:rPr>
          <w:ins w:id="8018" w:author="bmooney" w:date="2011-06-15T16:23:00Z"/>
        </w:rPr>
        <w:pPrChange w:id="8019" w:author="bmooney" w:date="2011-06-15T16:23:00Z">
          <w:pPr/>
        </w:pPrChange>
      </w:pPr>
      <w:ins w:id="8020" w:author="bmooney" w:date="2011-06-14T14:37:00Z">
        <w:r>
          <w:t>UI</w:t>
        </w:r>
      </w:ins>
    </w:p>
    <w:p w14:paraId="5024F46D" w14:textId="6D7C7B49" w:rsidR="00061436" w:rsidRDefault="004E10F3">
      <w:pPr>
        <w:pStyle w:val="Body5"/>
        <w:rPr>
          <w:ins w:id="8021" w:author="bmooney" w:date="2011-10-10T17:02:00Z"/>
        </w:rPr>
        <w:pPrChange w:id="8022" w:author="bmooney" w:date="2011-10-11T08:29:00Z">
          <w:pPr/>
        </w:pPrChange>
      </w:pPr>
      <w:ins w:id="8023" w:author="bmooney" w:date="2011-06-15T16:23:00Z">
        <w:r>
          <w:t>The screen shot below describes the UI that appears when you double-click on a billing activity:</w:t>
        </w:r>
      </w:ins>
    </w:p>
    <w:p w14:paraId="7D80014F" w14:textId="74CBFFF4" w:rsidR="00FA3E98" w:rsidRDefault="000338A4">
      <w:pPr>
        <w:pStyle w:val="Body4"/>
        <w:rPr>
          <w:ins w:id="8024" w:author="bmooney" w:date="2011-06-15T16:24:00Z"/>
        </w:rPr>
        <w:pPrChange w:id="8025" w:author="bmooney" w:date="2011-06-14T14:37:00Z">
          <w:pPr/>
        </w:pPrChange>
      </w:pPr>
      <w:ins w:id="8026" w:author="bmooney" w:date="2011-10-11T08:29:00Z">
        <w:r w:rsidRPr="004E7F51">
          <w:rPr>
            <w:noProof/>
          </w:rPr>
          <w:drawing>
            <wp:inline distT="0" distB="0" distL="0" distR="0" wp14:anchorId="0956C570" wp14:editId="63B2A89E">
              <wp:extent cx="2936533" cy="4083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36533" cy="4083050"/>
                      </a:xfrm>
                      <a:prstGeom prst="rect">
                        <a:avLst/>
                      </a:prstGeom>
                      <a:noFill/>
                      <a:ln>
                        <a:noFill/>
                      </a:ln>
                    </pic:spPr>
                  </pic:pic>
                </a:graphicData>
              </a:graphic>
            </wp:inline>
          </w:drawing>
        </w:r>
      </w:ins>
    </w:p>
    <w:tbl>
      <w:tblPr>
        <w:tblStyle w:val="TableGrid"/>
        <w:tblW w:w="0" w:type="auto"/>
        <w:tblLayout w:type="fixed"/>
        <w:tblLook w:val="04A0" w:firstRow="1" w:lastRow="0" w:firstColumn="1" w:lastColumn="0" w:noHBand="0" w:noVBand="1"/>
      </w:tblPr>
      <w:tblGrid>
        <w:gridCol w:w="1188"/>
        <w:gridCol w:w="1530"/>
        <w:gridCol w:w="4140"/>
        <w:gridCol w:w="2718"/>
      </w:tblGrid>
      <w:tr w:rsidR="004E10F3" w:rsidRPr="00EC0D2D" w14:paraId="42F9B564" w14:textId="77777777" w:rsidTr="008E2018">
        <w:trPr>
          <w:cantSplit/>
          <w:ins w:id="8027" w:author="bmooney" w:date="2011-06-15T16:24:00Z"/>
        </w:trPr>
        <w:tc>
          <w:tcPr>
            <w:tcW w:w="1188" w:type="dxa"/>
          </w:tcPr>
          <w:p w14:paraId="7B715F51" w14:textId="77777777" w:rsidR="004E10F3" w:rsidRDefault="004E10F3" w:rsidP="008E2018">
            <w:pPr>
              <w:tabs>
                <w:tab w:val="right" w:leader="dot" w:pos="9360"/>
              </w:tabs>
              <w:spacing w:before="120" w:after="120"/>
              <w:outlineLvl w:val="2"/>
              <w:rPr>
                <w:ins w:id="8028" w:author="bmooney" w:date="2011-06-15T16:24:00Z"/>
                <w:sz w:val="20"/>
              </w:rPr>
            </w:pPr>
            <w:ins w:id="8029" w:author="bmooney" w:date="2011-06-15T16:24:00Z">
              <w:r>
                <w:rPr>
                  <w:sz w:val="20"/>
                </w:rPr>
                <w:t>FR-#</w:t>
              </w:r>
            </w:ins>
          </w:p>
        </w:tc>
        <w:tc>
          <w:tcPr>
            <w:tcW w:w="1530" w:type="dxa"/>
          </w:tcPr>
          <w:p w14:paraId="4762B2B1" w14:textId="77777777" w:rsidR="004E10F3" w:rsidRDefault="004E10F3" w:rsidP="008E2018">
            <w:pPr>
              <w:tabs>
                <w:tab w:val="right" w:leader="dot" w:pos="9360"/>
              </w:tabs>
              <w:spacing w:before="120" w:after="120"/>
              <w:outlineLvl w:val="2"/>
              <w:rPr>
                <w:ins w:id="8030" w:author="bmooney" w:date="2011-06-15T16:24:00Z"/>
                <w:sz w:val="20"/>
              </w:rPr>
            </w:pPr>
            <w:ins w:id="8031" w:author="bmooney" w:date="2011-06-15T16:24:00Z">
              <w:r>
                <w:rPr>
                  <w:sz w:val="20"/>
                </w:rPr>
                <w:t>Column name</w:t>
              </w:r>
            </w:ins>
          </w:p>
        </w:tc>
        <w:tc>
          <w:tcPr>
            <w:tcW w:w="4140" w:type="dxa"/>
          </w:tcPr>
          <w:p w14:paraId="306E0B57" w14:textId="77777777" w:rsidR="004E10F3" w:rsidRDefault="004E10F3" w:rsidP="008E2018">
            <w:pPr>
              <w:tabs>
                <w:tab w:val="right" w:leader="dot" w:pos="9360"/>
              </w:tabs>
              <w:spacing w:before="120" w:after="120"/>
              <w:outlineLvl w:val="2"/>
              <w:rPr>
                <w:ins w:id="8032" w:author="bmooney" w:date="2011-06-15T16:24:00Z"/>
                <w:sz w:val="20"/>
              </w:rPr>
            </w:pPr>
            <w:ins w:id="8033" w:author="bmooney" w:date="2011-06-15T16:24:00Z">
              <w:r>
                <w:rPr>
                  <w:sz w:val="20"/>
                </w:rPr>
                <w:t>Database source</w:t>
              </w:r>
            </w:ins>
          </w:p>
        </w:tc>
        <w:tc>
          <w:tcPr>
            <w:tcW w:w="2718" w:type="dxa"/>
          </w:tcPr>
          <w:p w14:paraId="08B5D6AF" w14:textId="77777777" w:rsidR="004E10F3" w:rsidRDefault="004E10F3" w:rsidP="008E2018">
            <w:pPr>
              <w:tabs>
                <w:tab w:val="right" w:leader="dot" w:pos="9360"/>
              </w:tabs>
              <w:spacing w:before="120" w:after="120"/>
              <w:outlineLvl w:val="2"/>
              <w:rPr>
                <w:ins w:id="8034" w:author="bmooney" w:date="2011-06-15T16:24:00Z"/>
                <w:sz w:val="20"/>
              </w:rPr>
            </w:pPr>
            <w:ins w:id="8035" w:author="bmooney" w:date="2011-06-15T16:24:00Z">
              <w:r>
                <w:rPr>
                  <w:sz w:val="20"/>
                </w:rPr>
                <w:t>Notes</w:t>
              </w:r>
            </w:ins>
          </w:p>
        </w:tc>
      </w:tr>
      <w:tr w:rsidR="004E10F3" w:rsidRPr="00EC0D2D" w14:paraId="50CC2947" w14:textId="77777777" w:rsidTr="008E2018">
        <w:trPr>
          <w:cantSplit/>
          <w:ins w:id="8036" w:author="bmooney" w:date="2011-06-15T16:24:00Z"/>
        </w:trPr>
        <w:tc>
          <w:tcPr>
            <w:tcW w:w="1188" w:type="dxa"/>
          </w:tcPr>
          <w:p w14:paraId="00B0918D" w14:textId="7B1DB9E0" w:rsidR="004E10F3" w:rsidRPr="00EC0D2D" w:rsidRDefault="004E10F3">
            <w:pPr>
              <w:rPr>
                <w:ins w:id="8037" w:author="bmooney" w:date="2011-06-15T16:24:00Z"/>
                <w:sz w:val="20"/>
              </w:rPr>
            </w:pPr>
            <w:ins w:id="8038" w:author="bmooney" w:date="2011-06-15T16:24:00Z">
              <w:r>
                <w:rPr>
                  <w:sz w:val="20"/>
                </w:rPr>
                <w:t>FR-</w:t>
              </w:r>
            </w:ins>
            <w:ins w:id="8039" w:author="bmooney" w:date="2011-06-15T16:25:00Z">
              <w:r>
                <w:rPr>
                  <w:sz w:val="20"/>
                </w:rPr>
                <w:t>2301</w:t>
              </w:r>
            </w:ins>
          </w:p>
        </w:tc>
        <w:tc>
          <w:tcPr>
            <w:tcW w:w="1530" w:type="dxa"/>
          </w:tcPr>
          <w:p w14:paraId="10CC87FF" w14:textId="77777777" w:rsidR="004E10F3" w:rsidRPr="00EC0D2D" w:rsidRDefault="004E10F3" w:rsidP="008E2018">
            <w:pPr>
              <w:rPr>
                <w:ins w:id="8040" w:author="bmooney" w:date="2011-06-15T16:24:00Z"/>
                <w:sz w:val="20"/>
              </w:rPr>
            </w:pPr>
            <w:ins w:id="8041" w:author="bmooney" w:date="2011-06-15T16:24:00Z">
              <w:r>
                <w:rPr>
                  <w:sz w:val="20"/>
                </w:rPr>
                <w:t>Requisition</w:t>
              </w:r>
            </w:ins>
          </w:p>
        </w:tc>
        <w:tc>
          <w:tcPr>
            <w:tcW w:w="4140" w:type="dxa"/>
          </w:tcPr>
          <w:p w14:paraId="1189F6D7" w14:textId="77777777" w:rsidR="004E10F3" w:rsidRPr="00EC0D2D" w:rsidRDefault="004E10F3" w:rsidP="008E2018">
            <w:pPr>
              <w:rPr>
                <w:ins w:id="8042" w:author="bmooney" w:date="2011-06-15T16:24:00Z"/>
                <w:sz w:val="20"/>
              </w:rPr>
            </w:pPr>
            <w:ins w:id="8043" w:author="bmooney" w:date="2011-06-15T16:24:00Z">
              <w:r>
                <w:rPr>
                  <w:sz w:val="20"/>
                </w:rPr>
                <w:t>tblRequisitionActivity.requisitionID, resolved to barcode through tblRequisition</w:t>
              </w:r>
            </w:ins>
          </w:p>
        </w:tc>
        <w:tc>
          <w:tcPr>
            <w:tcW w:w="2718" w:type="dxa"/>
          </w:tcPr>
          <w:p w14:paraId="74CF53BB" w14:textId="77777777" w:rsidR="004E10F3" w:rsidRPr="00EC0D2D" w:rsidRDefault="004E10F3" w:rsidP="008E2018">
            <w:pPr>
              <w:rPr>
                <w:ins w:id="8044" w:author="bmooney" w:date="2011-06-15T16:24:00Z"/>
                <w:sz w:val="20"/>
              </w:rPr>
            </w:pPr>
          </w:p>
        </w:tc>
      </w:tr>
      <w:tr w:rsidR="004E10F3" w:rsidRPr="00EC0D2D" w14:paraId="1F0F686A" w14:textId="77777777" w:rsidTr="008E2018">
        <w:trPr>
          <w:cantSplit/>
          <w:ins w:id="8045" w:author="bmooney" w:date="2011-06-15T16:24:00Z"/>
        </w:trPr>
        <w:tc>
          <w:tcPr>
            <w:tcW w:w="1188" w:type="dxa"/>
          </w:tcPr>
          <w:p w14:paraId="43586016" w14:textId="767932F6" w:rsidR="004E10F3" w:rsidRPr="00EC0D2D" w:rsidRDefault="004E10F3">
            <w:pPr>
              <w:rPr>
                <w:ins w:id="8046" w:author="bmooney" w:date="2011-06-15T16:24:00Z"/>
                <w:sz w:val="20"/>
              </w:rPr>
            </w:pPr>
            <w:ins w:id="8047" w:author="bmooney" w:date="2011-06-15T16:24:00Z">
              <w:r>
                <w:rPr>
                  <w:sz w:val="20"/>
                </w:rPr>
                <w:t>FR-</w:t>
              </w:r>
            </w:ins>
            <w:ins w:id="8048" w:author="bmooney" w:date="2011-06-15T16:25:00Z">
              <w:r>
                <w:rPr>
                  <w:sz w:val="20"/>
                </w:rPr>
                <w:t>2302</w:t>
              </w:r>
            </w:ins>
          </w:p>
        </w:tc>
        <w:tc>
          <w:tcPr>
            <w:tcW w:w="1530" w:type="dxa"/>
          </w:tcPr>
          <w:p w14:paraId="306AF6EC" w14:textId="77777777" w:rsidR="004E10F3" w:rsidRPr="00EC0D2D" w:rsidRDefault="004E10F3" w:rsidP="008E2018">
            <w:pPr>
              <w:rPr>
                <w:ins w:id="8049" w:author="bmooney" w:date="2011-06-15T16:24:00Z"/>
                <w:sz w:val="20"/>
              </w:rPr>
            </w:pPr>
            <w:ins w:id="8050" w:author="bmooney" w:date="2011-06-15T16:24:00Z">
              <w:r>
                <w:rPr>
                  <w:sz w:val="20"/>
                </w:rPr>
                <w:t>Status</w:t>
              </w:r>
            </w:ins>
          </w:p>
        </w:tc>
        <w:tc>
          <w:tcPr>
            <w:tcW w:w="4140" w:type="dxa"/>
          </w:tcPr>
          <w:p w14:paraId="128F87CA" w14:textId="77777777" w:rsidR="004E10F3" w:rsidRPr="00EC0D2D" w:rsidRDefault="004E10F3" w:rsidP="008E2018">
            <w:pPr>
              <w:rPr>
                <w:ins w:id="8051" w:author="bmooney" w:date="2011-06-15T16:24:00Z"/>
                <w:sz w:val="20"/>
              </w:rPr>
            </w:pPr>
            <w:ins w:id="8052" w:author="bmooney" w:date="2011-06-15T16:24:00Z">
              <w:r>
                <w:rPr>
                  <w:sz w:val="20"/>
                </w:rPr>
                <w:t>tblRequisitionActivity.Status, resolved to human-readable text through enumeration group 23</w:t>
              </w:r>
            </w:ins>
          </w:p>
        </w:tc>
        <w:tc>
          <w:tcPr>
            <w:tcW w:w="2718" w:type="dxa"/>
          </w:tcPr>
          <w:p w14:paraId="275911DF" w14:textId="77777777" w:rsidR="004E10F3" w:rsidRPr="00EC0D2D" w:rsidRDefault="004E10F3" w:rsidP="008E2018">
            <w:pPr>
              <w:rPr>
                <w:ins w:id="8053" w:author="bmooney" w:date="2011-06-15T16:24:00Z"/>
                <w:sz w:val="20"/>
              </w:rPr>
            </w:pPr>
          </w:p>
        </w:tc>
      </w:tr>
      <w:tr w:rsidR="004E10F3" w:rsidRPr="00EC0D2D" w14:paraId="101B85B1" w14:textId="77777777" w:rsidTr="008E2018">
        <w:trPr>
          <w:cantSplit/>
          <w:ins w:id="8054" w:author="bmooney" w:date="2011-06-15T16:24:00Z"/>
        </w:trPr>
        <w:tc>
          <w:tcPr>
            <w:tcW w:w="1188" w:type="dxa"/>
          </w:tcPr>
          <w:p w14:paraId="2D255A2A" w14:textId="0AFDAA85" w:rsidR="004E10F3" w:rsidRPr="00EC0D2D" w:rsidRDefault="004E10F3" w:rsidP="008E2018">
            <w:pPr>
              <w:rPr>
                <w:ins w:id="8055" w:author="bmooney" w:date="2011-06-15T16:24:00Z"/>
                <w:sz w:val="20"/>
              </w:rPr>
            </w:pPr>
            <w:ins w:id="8056" w:author="bmooney" w:date="2011-06-15T16:24:00Z">
              <w:r>
                <w:rPr>
                  <w:sz w:val="20"/>
                </w:rPr>
                <w:t>FR-</w:t>
              </w:r>
            </w:ins>
            <w:ins w:id="8057" w:author="bmooney" w:date="2011-06-15T16:25:00Z">
              <w:r>
                <w:rPr>
                  <w:sz w:val="20"/>
                </w:rPr>
                <w:t>2303</w:t>
              </w:r>
            </w:ins>
          </w:p>
        </w:tc>
        <w:tc>
          <w:tcPr>
            <w:tcW w:w="1530" w:type="dxa"/>
          </w:tcPr>
          <w:p w14:paraId="0D00C4D1" w14:textId="27BCA4B7" w:rsidR="004E10F3" w:rsidRDefault="004E10F3" w:rsidP="008E2018">
            <w:pPr>
              <w:rPr>
                <w:ins w:id="8058" w:author="bmooney" w:date="2011-06-15T16:24:00Z"/>
                <w:sz w:val="20"/>
              </w:rPr>
            </w:pPr>
            <w:ins w:id="8059" w:author="bmooney" w:date="2011-06-15T16:25:00Z">
              <w:r>
                <w:rPr>
                  <w:sz w:val="20"/>
                </w:rPr>
                <w:t>HL7 File</w:t>
              </w:r>
            </w:ins>
          </w:p>
        </w:tc>
        <w:tc>
          <w:tcPr>
            <w:tcW w:w="4140" w:type="dxa"/>
          </w:tcPr>
          <w:p w14:paraId="718B4B4F" w14:textId="5E01FC99" w:rsidR="004E10F3" w:rsidRPr="00EC0D2D" w:rsidRDefault="004E10F3" w:rsidP="008E2018">
            <w:pPr>
              <w:rPr>
                <w:ins w:id="8060" w:author="bmooney" w:date="2011-06-15T16:24:00Z"/>
                <w:sz w:val="20"/>
              </w:rPr>
            </w:pPr>
            <w:ins w:id="8061" w:author="bmooney" w:date="2011-06-15T16:26:00Z">
              <w:r>
                <w:rPr>
                  <w:sz w:val="20"/>
                </w:rPr>
                <w:t>tblHL7RequisitionActivity.HL7FileName</w:t>
              </w:r>
            </w:ins>
          </w:p>
        </w:tc>
        <w:tc>
          <w:tcPr>
            <w:tcW w:w="2718" w:type="dxa"/>
          </w:tcPr>
          <w:p w14:paraId="07D4F72F" w14:textId="42ACE60D" w:rsidR="004E10F3" w:rsidRPr="00884591" w:rsidRDefault="00254E62" w:rsidP="008E2018">
            <w:pPr>
              <w:rPr>
                <w:ins w:id="8062" w:author="bmooney" w:date="2011-06-15T16:24:00Z"/>
                <w:sz w:val="20"/>
              </w:rPr>
            </w:pPr>
            <w:ins w:id="8063" w:author="bmooney" w:date="2011-06-15T16:32:00Z">
              <w:r>
                <w:rPr>
                  <w:sz w:val="20"/>
                </w:rPr>
                <w:t>This field should not be populated unless the activity status is Closed.</w:t>
              </w:r>
            </w:ins>
          </w:p>
        </w:tc>
      </w:tr>
      <w:tr w:rsidR="004E10F3" w:rsidRPr="00EC0D2D" w14:paraId="2F9B5F76" w14:textId="77777777" w:rsidTr="008E2018">
        <w:trPr>
          <w:cantSplit/>
          <w:ins w:id="8064" w:author="bmooney" w:date="2011-06-15T16:24:00Z"/>
        </w:trPr>
        <w:tc>
          <w:tcPr>
            <w:tcW w:w="1188" w:type="dxa"/>
          </w:tcPr>
          <w:p w14:paraId="0AE492F3" w14:textId="3FA49099" w:rsidR="004E10F3" w:rsidRPr="00EC0D2D" w:rsidRDefault="004E10F3" w:rsidP="008E2018">
            <w:pPr>
              <w:rPr>
                <w:ins w:id="8065" w:author="bmooney" w:date="2011-06-15T16:24:00Z"/>
                <w:sz w:val="20"/>
              </w:rPr>
            </w:pPr>
            <w:ins w:id="8066" w:author="bmooney" w:date="2011-06-15T16:24:00Z">
              <w:r>
                <w:rPr>
                  <w:sz w:val="20"/>
                </w:rPr>
                <w:t>FR-2304</w:t>
              </w:r>
            </w:ins>
          </w:p>
        </w:tc>
        <w:tc>
          <w:tcPr>
            <w:tcW w:w="1530" w:type="dxa"/>
          </w:tcPr>
          <w:p w14:paraId="7DE617DD" w14:textId="15A5E09C" w:rsidR="004E10F3" w:rsidRPr="00EC0D2D" w:rsidRDefault="004E10F3" w:rsidP="008E2018">
            <w:pPr>
              <w:rPr>
                <w:ins w:id="8067" w:author="bmooney" w:date="2011-06-15T16:24:00Z"/>
                <w:sz w:val="20"/>
              </w:rPr>
            </w:pPr>
            <w:ins w:id="8068" w:author="bmooney" w:date="2011-06-15T16:26:00Z">
              <w:r>
                <w:rPr>
                  <w:sz w:val="20"/>
                </w:rPr>
                <w:t>Notes</w:t>
              </w:r>
            </w:ins>
          </w:p>
        </w:tc>
        <w:tc>
          <w:tcPr>
            <w:tcW w:w="4140" w:type="dxa"/>
          </w:tcPr>
          <w:p w14:paraId="7F2E8433" w14:textId="6B65FD93" w:rsidR="004E10F3" w:rsidRDefault="004E10F3" w:rsidP="008E2018">
            <w:pPr>
              <w:spacing w:after="120"/>
              <w:rPr>
                <w:ins w:id="8069" w:author="bmooney" w:date="2011-06-15T16:24:00Z"/>
                <w:sz w:val="20"/>
              </w:rPr>
            </w:pPr>
            <w:ins w:id="8070" w:author="bmooney" w:date="2011-06-15T16:26:00Z">
              <w:r>
                <w:rPr>
                  <w:sz w:val="20"/>
                </w:rPr>
                <w:t>tblRequisitionActivity.</w:t>
              </w:r>
              <w:commentRangeStart w:id="8071"/>
              <w:r>
                <w:rPr>
                  <w:sz w:val="20"/>
                </w:rPr>
                <w:t>ActivityMessage</w:t>
              </w:r>
              <w:commentRangeEnd w:id="8071"/>
              <w:r>
                <w:rPr>
                  <w:rStyle w:val="CommentReference"/>
                </w:rPr>
                <w:commentReference w:id="8071"/>
              </w:r>
            </w:ins>
          </w:p>
        </w:tc>
        <w:tc>
          <w:tcPr>
            <w:tcW w:w="2718" w:type="dxa"/>
          </w:tcPr>
          <w:p w14:paraId="36928F97" w14:textId="57EA00D9" w:rsidR="004E10F3" w:rsidRDefault="004E10F3" w:rsidP="008E2018">
            <w:pPr>
              <w:spacing w:after="120"/>
              <w:rPr>
                <w:ins w:id="8072" w:author="bmooney" w:date="2011-06-15T16:24:00Z"/>
                <w:sz w:val="20"/>
              </w:rPr>
            </w:pPr>
          </w:p>
        </w:tc>
      </w:tr>
      <w:tr w:rsidR="004E10F3" w:rsidRPr="00EC0D2D" w14:paraId="705C5435" w14:textId="77777777" w:rsidTr="008E2018">
        <w:trPr>
          <w:cantSplit/>
          <w:ins w:id="8073" w:author="bmooney" w:date="2011-06-15T16:24:00Z"/>
        </w:trPr>
        <w:tc>
          <w:tcPr>
            <w:tcW w:w="1188" w:type="dxa"/>
          </w:tcPr>
          <w:p w14:paraId="08C786D8" w14:textId="7E99C133" w:rsidR="004E10F3" w:rsidRPr="00EC0D2D" w:rsidRDefault="004E10F3" w:rsidP="008E2018">
            <w:pPr>
              <w:rPr>
                <w:ins w:id="8074" w:author="bmooney" w:date="2011-06-15T16:24:00Z"/>
                <w:sz w:val="20"/>
              </w:rPr>
            </w:pPr>
            <w:ins w:id="8075" w:author="bmooney" w:date="2011-06-15T16:24:00Z">
              <w:r>
                <w:rPr>
                  <w:sz w:val="20"/>
                </w:rPr>
                <w:t>FR-</w:t>
              </w:r>
            </w:ins>
            <w:ins w:id="8076" w:author="bmooney" w:date="2011-06-15T16:25:00Z">
              <w:r>
                <w:rPr>
                  <w:sz w:val="20"/>
                </w:rPr>
                <w:t>230</w:t>
              </w:r>
            </w:ins>
            <w:ins w:id="8077" w:author="bmooney" w:date="2011-06-15T16:33:00Z">
              <w:r w:rsidR="00254E62">
                <w:rPr>
                  <w:sz w:val="20"/>
                </w:rPr>
                <w:t>5</w:t>
              </w:r>
            </w:ins>
          </w:p>
        </w:tc>
        <w:tc>
          <w:tcPr>
            <w:tcW w:w="1530" w:type="dxa"/>
          </w:tcPr>
          <w:p w14:paraId="698CB767" w14:textId="2D812258" w:rsidR="004E10F3" w:rsidRPr="00EC0D2D" w:rsidRDefault="004E10F3" w:rsidP="008E2018">
            <w:pPr>
              <w:rPr>
                <w:ins w:id="8078" w:author="bmooney" w:date="2011-06-15T16:24:00Z"/>
                <w:sz w:val="20"/>
              </w:rPr>
            </w:pPr>
            <w:ins w:id="8079" w:author="bmooney" w:date="2011-06-15T16:27:00Z">
              <w:r>
                <w:rPr>
                  <w:sz w:val="20"/>
                </w:rPr>
                <w:t>Messages Transmitted</w:t>
              </w:r>
            </w:ins>
          </w:p>
        </w:tc>
        <w:tc>
          <w:tcPr>
            <w:tcW w:w="4140" w:type="dxa"/>
          </w:tcPr>
          <w:p w14:paraId="5664C754" w14:textId="7BE67A10" w:rsidR="004E10F3" w:rsidRPr="00EC0D2D" w:rsidRDefault="004E10F3" w:rsidP="008E2018">
            <w:pPr>
              <w:rPr>
                <w:ins w:id="8080" w:author="bmooney" w:date="2011-06-15T16:24:00Z"/>
                <w:sz w:val="20"/>
              </w:rPr>
            </w:pPr>
          </w:p>
        </w:tc>
        <w:tc>
          <w:tcPr>
            <w:tcW w:w="2718" w:type="dxa"/>
          </w:tcPr>
          <w:p w14:paraId="733FC458" w14:textId="73403006" w:rsidR="004E10F3" w:rsidRPr="00EC0D2D" w:rsidRDefault="004E10F3" w:rsidP="008E2018">
            <w:pPr>
              <w:rPr>
                <w:ins w:id="8081" w:author="bmooney" w:date="2011-06-15T16:24:00Z"/>
                <w:sz w:val="20"/>
              </w:rPr>
            </w:pPr>
            <w:ins w:id="8082" w:author="bmooney" w:date="2011-06-15T16:29:00Z">
              <w:r>
                <w:rPr>
                  <w:sz w:val="20"/>
                </w:rPr>
                <w:t>Note: one entry in table per entry in tblHL7RequisitionActivityTestType</w:t>
              </w:r>
            </w:ins>
          </w:p>
        </w:tc>
      </w:tr>
      <w:tr w:rsidR="004E10F3" w:rsidRPr="00EC0D2D" w14:paraId="1D683198" w14:textId="77777777" w:rsidTr="008E2018">
        <w:trPr>
          <w:cantSplit/>
          <w:ins w:id="8083" w:author="bmooney" w:date="2011-06-15T16:27:00Z"/>
        </w:trPr>
        <w:tc>
          <w:tcPr>
            <w:tcW w:w="1188" w:type="dxa"/>
          </w:tcPr>
          <w:p w14:paraId="194AC92A" w14:textId="6B13763B" w:rsidR="004E10F3" w:rsidRDefault="004E10F3" w:rsidP="008E2018">
            <w:pPr>
              <w:rPr>
                <w:ins w:id="8084" w:author="bmooney" w:date="2011-06-15T16:27:00Z"/>
                <w:sz w:val="20"/>
              </w:rPr>
            </w:pPr>
            <w:ins w:id="8085" w:author="bmooney" w:date="2011-06-15T16:27:00Z">
              <w:r>
                <w:rPr>
                  <w:sz w:val="20"/>
                </w:rPr>
                <w:t>F</w:t>
              </w:r>
            </w:ins>
            <w:ins w:id="8086" w:author="bmooney" w:date="2011-06-15T16:28:00Z">
              <w:r>
                <w:rPr>
                  <w:sz w:val="20"/>
                </w:rPr>
                <w:t>R</w:t>
              </w:r>
            </w:ins>
            <w:ins w:id="8087" w:author="bmooney" w:date="2011-06-15T16:27:00Z">
              <w:r>
                <w:rPr>
                  <w:sz w:val="20"/>
                </w:rPr>
                <w:t>-230</w:t>
              </w:r>
            </w:ins>
            <w:ins w:id="8088" w:author="bmooney" w:date="2011-06-15T16:33:00Z">
              <w:r w:rsidR="00254E62">
                <w:rPr>
                  <w:sz w:val="20"/>
                </w:rPr>
                <w:t>6</w:t>
              </w:r>
            </w:ins>
          </w:p>
        </w:tc>
        <w:tc>
          <w:tcPr>
            <w:tcW w:w="1530" w:type="dxa"/>
          </w:tcPr>
          <w:p w14:paraId="65141C9C" w14:textId="36206528" w:rsidR="004E10F3" w:rsidRDefault="004E10F3">
            <w:pPr>
              <w:rPr>
                <w:ins w:id="8089" w:author="bmooney" w:date="2011-06-15T16:27:00Z"/>
                <w:sz w:val="20"/>
              </w:rPr>
            </w:pPr>
            <w:ins w:id="8090" w:author="bmooney" w:date="2011-06-15T16:28:00Z">
              <w:r>
                <w:rPr>
                  <w:sz w:val="20"/>
                </w:rPr>
                <w:t>Messages Transmitted</w:t>
              </w:r>
            </w:ins>
            <w:ins w:id="8091" w:author="bmooney" w:date="2011-06-15T16:29:00Z">
              <w:r>
                <w:rPr>
                  <w:sz w:val="20"/>
                </w:rPr>
                <w:t>:</w:t>
              </w:r>
            </w:ins>
            <w:ins w:id="8092" w:author="bmooney" w:date="2011-06-15T16:28:00Z">
              <w:r>
                <w:rPr>
                  <w:sz w:val="20"/>
                </w:rPr>
                <w:t xml:space="preserve"> </w:t>
              </w:r>
            </w:ins>
            <w:ins w:id="8093" w:author="bmooney" w:date="2011-06-15T16:29:00Z">
              <w:r>
                <w:rPr>
                  <w:sz w:val="20"/>
                </w:rPr>
                <w:t>T</w:t>
              </w:r>
            </w:ins>
            <w:ins w:id="8094" w:author="bmooney" w:date="2011-06-15T16:28:00Z">
              <w:r>
                <w:rPr>
                  <w:sz w:val="20"/>
                </w:rPr>
                <w:t xml:space="preserve">est </w:t>
              </w:r>
            </w:ins>
            <w:ins w:id="8095" w:author="bmooney" w:date="2011-06-15T16:29:00Z">
              <w:r>
                <w:rPr>
                  <w:sz w:val="20"/>
                </w:rPr>
                <w:t>T</w:t>
              </w:r>
            </w:ins>
            <w:ins w:id="8096" w:author="bmooney" w:date="2011-06-15T16:28:00Z">
              <w:r>
                <w:rPr>
                  <w:sz w:val="20"/>
                </w:rPr>
                <w:t xml:space="preserve">ype </w:t>
              </w:r>
            </w:ins>
          </w:p>
        </w:tc>
        <w:tc>
          <w:tcPr>
            <w:tcW w:w="4140" w:type="dxa"/>
          </w:tcPr>
          <w:p w14:paraId="4F9A6A08" w14:textId="27D5AF79" w:rsidR="004E10F3" w:rsidRDefault="004E10F3" w:rsidP="008E2018">
            <w:pPr>
              <w:rPr>
                <w:ins w:id="8097" w:author="bmooney" w:date="2011-06-15T16:27:00Z"/>
                <w:sz w:val="20"/>
              </w:rPr>
            </w:pPr>
            <w:ins w:id="8098" w:author="bmooney" w:date="2011-06-15T16:28:00Z">
              <w:r>
                <w:rPr>
                  <w:sz w:val="20"/>
                </w:rPr>
                <w:t>tblHL7RequisitionActivityTestType.</w:t>
              </w:r>
            </w:ins>
            <w:ins w:id="8099" w:author="bmooney" w:date="2011-06-15T16:30:00Z">
              <w:r>
                <w:rPr>
                  <w:sz w:val="20"/>
                </w:rPr>
                <w:t xml:space="preserve"> </w:t>
              </w:r>
            </w:ins>
            <w:ins w:id="8100" w:author="bmooney" w:date="2011-06-15T16:28:00Z">
              <w:r>
                <w:rPr>
                  <w:sz w:val="20"/>
                </w:rPr>
                <w:t>TestTypeEnumID, resolved to human-readable text through tblTestTypeEnum.Name</w:t>
              </w:r>
            </w:ins>
          </w:p>
        </w:tc>
        <w:tc>
          <w:tcPr>
            <w:tcW w:w="2718" w:type="dxa"/>
          </w:tcPr>
          <w:p w14:paraId="71E29B2E" w14:textId="77777777" w:rsidR="004E10F3" w:rsidRPr="00EC0D2D" w:rsidRDefault="004E10F3" w:rsidP="008E2018">
            <w:pPr>
              <w:rPr>
                <w:ins w:id="8101" w:author="bmooney" w:date="2011-06-15T16:27:00Z"/>
                <w:sz w:val="20"/>
              </w:rPr>
            </w:pPr>
          </w:p>
        </w:tc>
      </w:tr>
      <w:tr w:rsidR="004E10F3" w:rsidRPr="00EC0D2D" w14:paraId="0B9DC28B" w14:textId="77777777" w:rsidTr="008E2018">
        <w:trPr>
          <w:cantSplit/>
          <w:ins w:id="8102" w:author="bmooney" w:date="2011-06-15T16:27:00Z"/>
        </w:trPr>
        <w:tc>
          <w:tcPr>
            <w:tcW w:w="1188" w:type="dxa"/>
          </w:tcPr>
          <w:p w14:paraId="41434DB0" w14:textId="274AA3A8" w:rsidR="004E10F3" w:rsidRDefault="004E10F3" w:rsidP="008E2018">
            <w:pPr>
              <w:rPr>
                <w:ins w:id="8103" w:author="bmooney" w:date="2011-06-15T16:27:00Z"/>
                <w:sz w:val="20"/>
              </w:rPr>
            </w:pPr>
            <w:ins w:id="8104" w:author="bmooney" w:date="2011-06-15T16:29:00Z">
              <w:r>
                <w:rPr>
                  <w:sz w:val="20"/>
                </w:rPr>
                <w:t>F</w:t>
              </w:r>
            </w:ins>
            <w:ins w:id="8105" w:author="bmooney" w:date="2011-06-15T16:31:00Z">
              <w:r>
                <w:rPr>
                  <w:sz w:val="20"/>
                </w:rPr>
                <w:t>R</w:t>
              </w:r>
            </w:ins>
            <w:ins w:id="8106" w:author="bmooney" w:date="2011-06-15T16:29:00Z">
              <w:r>
                <w:rPr>
                  <w:sz w:val="20"/>
                </w:rPr>
                <w:t>-230</w:t>
              </w:r>
            </w:ins>
            <w:ins w:id="8107" w:author="bmooney" w:date="2011-06-15T16:33:00Z">
              <w:r w:rsidR="00254E62">
                <w:rPr>
                  <w:sz w:val="20"/>
                </w:rPr>
                <w:t>7</w:t>
              </w:r>
            </w:ins>
          </w:p>
        </w:tc>
        <w:tc>
          <w:tcPr>
            <w:tcW w:w="1530" w:type="dxa"/>
          </w:tcPr>
          <w:p w14:paraId="4E083EFD" w14:textId="64239790" w:rsidR="004E10F3" w:rsidRDefault="004E10F3">
            <w:pPr>
              <w:rPr>
                <w:ins w:id="8108" w:author="bmooney" w:date="2011-06-15T16:27:00Z"/>
                <w:sz w:val="20"/>
              </w:rPr>
            </w:pPr>
            <w:ins w:id="8109" w:author="bmooney" w:date="2011-06-15T16:29:00Z">
              <w:r>
                <w:rPr>
                  <w:sz w:val="20"/>
                </w:rPr>
                <w:t>Messages Transmitted: Message</w:t>
              </w:r>
            </w:ins>
          </w:p>
        </w:tc>
        <w:tc>
          <w:tcPr>
            <w:tcW w:w="4140" w:type="dxa"/>
          </w:tcPr>
          <w:p w14:paraId="2D6558E3" w14:textId="24EDA4B8" w:rsidR="004E10F3" w:rsidRDefault="004E10F3" w:rsidP="008E2018">
            <w:pPr>
              <w:rPr>
                <w:ins w:id="8110" w:author="bmooney" w:date="2011-06-15T16:27:00Z"/>
                <w:sz w:val="20"/>
              </w:rPr>
            </w:pPr>
            <w:ins w:id="8111" w:author="bmooney" w:date="2011-06-15T16:29:00Z">
              <w:r>
                <w:rPr>
                  <w:sz w:val="20"/>
                </w:rPr>
                <w:t>tblHL7RequisitionActivityTestType.</w:t>
              </w:r>
            </w:ins>
            <w:ins w:id="8112" w:author="bmooney" w:date="2011-06-15T16:30:00Z">
              <w:r>
                <w:rPr>
                  <w:sz w:val="20"/>
                </w:rPr>
                <w:t xml:space="preserve"> </w:t>
              </w:r>
            </w:ins>
            <w:ins w:id="8113" w:author="bmooney" w:date="2011-06-15T16:29:00Z">
              <w:r>
                <w:rPr>
                  <w:sz w:val="20"/>
                </w:rPr>
                <w:t>HL7EventTypeID, resolved to hu</w:t>
              </w:r>
            </w:ins>
            <w:ins w:id="8114" w:author="bmooney" w:date="2011-06-15T16:30:00Z">
              <w:r>
                <w:rPr>
                  <w:sz w:val="20"/>
                </w:rPr>
                <w:t>man-readable text through tblHL7EventType. HL7EventName</w:t>
              </w:r>
            </w:ins>
          </w:p>
        </w:tc>
        <w:tc>
          <w:tcPr>
            <w:tcW w:w="2718" w:type="dxa"/>
          </w:tcPr>
          <w:p w14:paraId="240FC24D" w14:textId="77777777" w:rsidR="004E10F3" w:rsidRPr="00EC0D2D" w:rsidRDefault="004E10F3" w:rsidP="008E2018">
            <w:pPr>
              <w:rPr>
                <w:ins w:id="8115" w:author="bmooney" w:date="2011-06-15T16:27:00Z"/>
                <w:sz w:val="20"/>
              </w:rPr>
            </w:pPr>
          </w:p>
        </w:tc>
      </w:tr>
      <w:tr w:rsidR="004E10F3" w:rsidRPr="00EC0D2D" w14:paraId="4493A6DF" w14:textId="77777777" w:rsidTr="008E2018">
        <w:trPr>
          <w:cantSplit/>
          <w:ins w:id="8116" w:author="bmooney" w:date="2011-06-15T16:24:00Z"/>
        </w:trPr>
        <w:tc>
          <w:tcPr>
            <w:tcW w:w="1188" w:type="dxa"/>
          </w:tcPr>
          <w:p w14:paraId="21177934" w14:textId="2CC811B6" w:rsidR="004E10F3" w:rsidRPr="00EC0D2D" w:rsidRDefault="004E10F3" w:rsidP="008E2018">
            <w:pPr>
              <w:rPr>
                <w:ins w:id="8117" w:author="bmooney" w:date="2011-06-15T16:24:00Z"/>
                <w:sz w:val="20"/>
              </w:rPr>
            </w:pPr>
            <w:ins w:id="8118" w:author="bmooney" w:date="2011-06-15T16:24:00Z">
              <w:r>
                <w:rPr>
                  <w:sz w:val="20"/>
                </w:rPr>
                <w:t>FR-</w:t>
              </w:r>
            </w:ins>
            <w:ins w:id="8119" w:author="bmooney" w:date="2011-06-15T16:25:00Z">
              <w:r>
                <w:rPr>
                  <w:sz w:val="20"/>
                </w:rPr>
                <w:t>230</w:t>
              </w:r>
            </w:ins>
            <w:ins w:id="8120" w:author="bmooney" w:date="2011-06-15T16:33:00Z">
              <w:r w:rsidR="00254E62">
                <w:rPr>
                  <w:sz w:val="20"/>
                </w:rPr>
                <w:t>8</w:t>
              </w:r>
            </w:ins>
          </w:p>
        </w:tc>
        <w:tc>
          <w:tcPr>
            <w:tcW w:w="1530" w:type="dxa"/>
          </w:tcPr>
          <w:p w14:paraId="1C9194C9" w14:textId="77777777" w:rsidR="004E10F3" w:rsidRPr="00EC0D2D" w:rsidRDefault="004E10F3" w:rsidP="008E2018">
            <w:pPr>
              <w:rPr>
                <w:ins w:id="8121" w:author="bmooney" w:date="2011-06-15T16:24:00Z"/>
                <w:sz w:val="20"/>
              </w:rPr>
            </w:pPr>
            <w:ins w:id="8122" w:author="bmooney" w:date="2011-06-15T16:24:00Z">
              <w:r>
                <w:rPr>
                  <w:sz w:val="20"/>
                </w:rPr>
                <w:t>Created On</w:t>
              </w:r>
            </w:ins>
          </w:p>
        </w:tc>
        <w:tc>
          <w:tcPr>
            <w:tcW w:w="4140" w:type="dxa"/>
          </w:tcPr>
          <w:p w14:paraId="1805B525" w14:textId="77777777" w:rsidR="004E10F3" w:rsidRPr="00EC0D2D" w:rsidRDefault="004E10F3" w:rsidP="008E2018">
            <w:pPr>
              <w:rPr>
                <w:ins w:id="8123" w:author="bmooney" w:date="2011-06-15T16:24:00Z"/>
                <w:sz w:val="20"/>
              </w:rPr>
            </w:pPr>
            <w:ins w:id="8124" w:author="bmooney" w:date="2011-06-15T16:24:00Z">
              <w:r>
                <w:rPr>
                  <w:sz w:val="20"/>
                </w:rPr>
                <w:t>tblRequisitionActivity.CreatedOn</w:t>
              </w:r>
            </w:ins>
          </w:p>
        </w:tc>
        <w:tc>
          <w:tcPr>
            <w:tcW w:w="2718" w:type="dxa"/>
          </w:tcPr>
          <w:p w14:paraId="2E0302EA" w14:textId="77777777" w:rsidR="004E10F3" w:rsidRPr="00EC0D2D" w:rsidRDefault="004E10F3" w:rsidP="008E2018">
            <w:pPr>
              <w:rPr>
                <w:ins w:id="8125" w:author="bmooney" w:date="2011-06-15T16:24:00Z"/>
                <w:sz w:val="20"/>
              </w:rPr>
            </w:pPr>
          </w:p>
        </w:tc>
      </w:tr>
      <w:tr w:rsidR="004E10F3" w:rsidRPr="00EC0D2D" w14:paraId="0E61FC60" w14:textId="77777777" w:rsidTr="008E2018">
        <w:trPr>
          <w:cantSplit/>
          <w:ins w:id="8126" w:author="bmooney" w:date="2011-06-15T16:24:00Z"/>
        </w:trPr>
        <w:tc>
          <w:tcPr>
            <w:tcW w:w="1188" w:type="dxa"/>
          </w:tcPr>
          <w:p w14:paraId="6F758702" w14:textId="19119D30" w:rsidR="004E10F3" w:rsidRPr="00EC0D2D" w:rsidRDefault="004E10F3">
            <w:pPr>
              <w:rPr>
                <w:ins w:id="8127" w:author="bmooney" w:date="2011-06-15T16:24:00Z"/>
                <w:sz w:val="20"/>
              </w:rPr>
            </w:pPr>
            <w:ins w:id="8128" w:author="bmooney" w:date="2011-06-15T16:24:00Z">
              <w:r>
                <w:rPr>
                  <w:sz w:val="20"/>
                </w:rPr>
                <w:t>FR-</w:t>
              </w:r>
            </w:ins>
            <w:ins w:id="8129" w:author="bmooney" w:date="2011-06-15T16:25:00Z">
              <w:r>
                <w:rPr>
                  <w:sz w:val="20"/>
                </w:rPr>
                <w:t>23</w:t>
              </w:r>
            </w:ins>
            <w:ins w:id="8130" w:author="bmooney" w:date="2011-06-15T16:33:00Z">
              <w:r w:rsidR="00254E62">
                <w:rPr>
                  <w:sz w:val="20"/>
                </w:rPr>
                <w:t>09</w:t>
              </w:r>
            </w:ins>
          </w:p>
        </w:tc>
        <w:tc>
          <w:tcPr>
            <w:tcW w:w="1530" w:type="dxa"/>
          </w:tcPr>
          <w:p w14:paraId="0AC95B4E" w14:textId="77777777" w:rsidR="004E10F3" w:rsidRPr="00EC0D2D" w:rsidRDefault="004E10F3" w:rsidP="008E2018">
            <w:pPr>
              <w:rPr>
                <w:ins w:id="8131" w:author="bmooney" w:date="2011-06-15T16:24:00Z"/>
                <w:sz w:val="20"/>
              </w:rPr>
            </w:pPr>
            <w:ins w:id="8132" w:author="bmooney" w:date="2011-06-15T16:24:00Z">
              <w:r>
                <w:rPr>
                  <w:sz w:val="20"/>
                </w:rPr>
                <w:t>Created By</w:t>
              </w:r>
            </w:ins>
          </w:p>
        </w:tc>
        <w:tc>
          <w:tcPr>
            <w:tcW w:w="4140" w:type="dxa"/>
          </w:tcPr>
          <w:p w14:paraId="69C07150" w14:textId="77777777" w:rsidR="004E10F3" w:rsidRPr="00EC0D2D" w:rsidRDefault="004E10F3" w:rsidP="008E2018">
            <w:pPr>
              <w:rPr>
                <w:ins w:id="8133" w:author="bmooney" w:date="2011-06-15T16:24:00Z"/>
                <w:sz w:val="20"/>
              </w:rPr>
            </w:pPr>
            <w:ins w:id="8134" w:author="bmooney" w:date="2011-06-15T16:24:00Z">
              <w:r>
                <w:rPr>
                  <w:sz w:val="20"/>
                </w:rPr>
                <w:t>tblRequisitionActivity.CreatedBy</w:t>
              </w:r>
            </w:ins>
          </w:p>
        </w:tc>
        <w:tc>
          <w:tcPr>
            <w:tcW w:w="2718" w:type="dxa"/>
          </w:tcPr>
          <w:p w14:paraId="16C7E9D3" w14:textId="77777777" w:rsidR="004E10F3" w:rsidRPr="00EC0D2D" w:rsidRDefault="004E10F3" w:rsidP="008E2018">
            <w:pPr>
              <w:rPr>
                <w:ins w:id="8135" w:author="bmooney" w:date="2011-06-15T16:24:00Z"/>
                <w:sz w:val="20"/>
              </w:rPr>
            </w:pPr>
          </w:p>
        </w:tc>
      </w:tr>
      <w:tr w:rsidR="004E10F3" w:rsidRPr="00EC0D2D" w14:paraId="44EE4602" w14:textId="77777777" w:rsidTr="008E2018">
        <w:trPr>
          <w:cantSplit/>
          <w:ins w:id="8136" w:author="bmooney" w:date="2011-06-15T16:24:00Z"/>
        </w:trPr>
        <w:tc>
          <w:tcPr>
            <w:tcW w:w="1188" w:type="dxa"/>
          </w:tcPr>
          <w:p w14:paraId="601BB59B" w14:textId="0F802BE7" w:rsidR="004E10F3" w:rsidRPr="00EC0D2D" w:rsidRDefault="004E10F3" w:rsidP="008E2018">
            <w:pPr>
              <w:rPr>
                <w:ins w:id="8137" w:author="bmooney" w:date="2011-06-15T16:24:00Z"/>
                <w:sz w:val="20"/>
              </w:rPr>
            </w:pPr>
            <w:ins w:id="8138" w:author="bmooney" w:date="2011-06-15T16:24:00Z">
              <w:r>
                <w:rPr>
                  <w:sz w:val="20"/>
                </w:rPr>
                <w:t>FR-</w:t>
              </w:r>
            </w:ins>
            <w:ins w:id="8139" w:author="bmooney" w:date="2011-06-15T16:25:00Z">
              <w:r>
                <w:rPr>
                  <w:sz w:val="20"/>
                </w:rPr>
                <w:t>23</w:t>
              </w:r>
            </w:ins>
            <w:ins w:id="8140" w:author="bmooney" w:date="2011-06-15T16:31:00Z">
              <w:r>
                <w:rPr>
                  <w:sz w:val="20"/>
                </w:rPr>
                <w:t>1</w:t>
              </w:r>
            </w:ins>
            <w:ins w:id="8141" w:author="bmooney" w:date="2011-06-15T16:33:00Z">
              <w:r w:rsidR="00254E62">
                <w:rPr>
                  <w:sz w:val="20"/>
                </w:rPr>
                <w:t>0</w:t>
              </w:r>
            </w:ins>
          </w:p>
        </w:tc>
        <w:tc>
          <w:tcPr>
            <w:tcW w:w="1530" w:type="dxa"/>
          </w:tcPr>
          <w:p w14:paraId="2212E722" w14:textId="77777777" w:rsidR="004E10F3" w:rsidRPr="00EC0D2D" w:rsidRDefault="004E10F3" w:rsidP="008E2018">
            <w:pPr>
              <w:rPr>
                <w:ins w:id="8142" w:author="bmooney" w:date="2011-06-15T16:24:00Z"/>
                <w:sz w:val="20"/>
              </w:rPr>
            </w:pPr>
            <w:ins w:id="8143" w:author="bmooney" w:date="2011-06-15T16:24:00Z">
              <w:r>
                <w:rPr>
                  <w:sz w:val="20"/>
                </w:rPr>
                <w:t>Modified On</w:t>
              </w:r>
            </w:ins>
          </w:p>
        </w:tc>
        <w:tc>
          <w:tcPr>
            <w:tcW w:w="4140" w:type="dxa"/>
          </w:tcPr>
          <w:p w14:paraId="4A39C570" w14:textId="77777777" w:rsidR="004E10F3" w:rsidRPr="00EC0D2D" w:rsidRDefault="004E10F3" w:rsidP="008E2018">
            <w:pPr>
              <w:rPr>
                <w:ins w:id="8144" w:author="bmooney" w:date="2011-06-15T16:24:00Z"/>
                <w:sz w:val="20"/>
              </w:rPr>
            </w:pPr>
            <w:ins w:id="8145" w:author="bmooney" w:date="2011-06-15T16:24:00Z">
              <w:r>
                <w:rPr>
                  <w:sz w:val="20"/>
                </w:rPr>
                <w:t>tblRequisitionActivity.ModifiedOn</w:t>
              </w:r>
            </w:ins>
          </w:p>
        </w:tc>
        <w:tc>
          <w:tcPr>
            <w:tcW w:w="2718" w:type="dxa"/>
          </w:tcPr>
          <w:p w14:paraId="25583B79" w14:textId="77777777" w:rsidR="004E10F3" w:rsidRPr="00EC0D2D" w:rsidRDefault="004E10F3" w:rsidP="008E2018">
            <w:pPr>
              <w:rPr>
                <w:ins w:id="8146" w:author="bmooney" w:date="2011-06-15T16:24:00Z"/>
                <w:sz w:val="20"/>
              </w:rPr>
            </w:pPr>
            <w:ins w:id="8147" w:author="bmooney" w:date="2011-06-15T16:24:00Z">
              <w:r>
                <w:rPr>
                  <w:sz w:val="20"/>
                </w:rPr>
                <w:t>Note that the Modified columns usually end up being populated by the service that performs the activity.</w:t>
              </w:r>
            </w:ins>
          </w:p>
        </w:tc>
      </w:tr>
      <w:tr w:rsidR="004E10F3" w:rsidRPr="00EC0D2D" w14:paraId="4B0850CD" w14:textId="77777777" w:rsidTr="008E2018">
        <w:trPr>
          <w:cantSplit/>
          <w:ins w:id="8148" w:author="bmooney" w:date="2011-06-15T16:24:00Z"/>
        </w:trPr>
        <w:tc>
          <w:tcPr>
            <w:tcW w:w="1188" w:type="dxa"/>
          </w:tcPr>
          <w:p w14:paraId="04008549" w14:textId="26C62EA5" w:rsidR="004E10F3" w:rsidRPr="00EC0D2D" w:rsidRDefault="004E10F3" w:rsidP="008E2018">
            <w:pPr>
              <w:rPr>
                <w:ins w:id="8149" w:author="bmooney" w:date="2011-06-15T16:24:00Z"/>
                <w:sz w:val="20"/>
              </w:rPr>
            </w:pPr>
            <w:ins w:id="8150" w:author="bmooney" w:date="2011-06-15T16:24:00Z">
              <w:r>
                <w:rPr>
                  <w:sz w:val="20"/>
                </w:rPr>
                <w:t>FR-</w:t>
              </w:r>
            </w:ins>
            <w:ins w:id="8151" w:author="bmooney" w:date="2011-06-15T16:25:00Z">
              <w:r>
                <w:rPr>
                  <w:sz w:val="20"/>
                </w:rPr>
                <w:t>23</w:t>
              </w:r>
            </w:ins>
            <w:ins w:id="8152" w:author="bmooney" w:date="2011-06-15T16:33:00Z">
              <w:r w:rsidR="00254E62">
                <w:rPr>
                  <w:sz w:val="20"/>
                </w:rPr>
                <w:t>11</w:t>
              </w:r>
            </w:ins>
          </w:p>
        </w:tc>
        <w:tc>
          <w:tcPr>
            <w:tcW w:w="1530" w:type="dxa"/>
          </w:tcPr>
          <w:p w14:paraId="2305EABB" w14:textId="77777777" w:rsidR="004E10F3" w:rsidRPr="00EC0D2D" w:rsidRDefault="004E10F3" w:rsidP="008E2018">
            <w:pPr>
              <w:rPr>
                <w:ins w:id="8153" w:author="bmooney" w:date="2011-06-15T16:24:00Z"/>
                <w:sz w:val="20"/>
              </w:rPr>
            </w:pPr>
            <w:ins w:id="8154" w:author="bmooney" w:date="2011-06-15T16:24:00Z">
              <w:r>
                <w:rPr>
                  <w:sz w:val="20"/>
                </w:rPr>
                <w:t>Modified By</w:t>
              </w:r>
            </w:ins>
          </w:p>
        </w:tc>
        <w:tc>
          <w:tcPr>
            <w:tcW w:w="4140" w:type="dxa"/>
          </w:tcPr>
          <w:p w14:paraId="350ADE07" w14:textId="77777777" w:rsidR="004E10F3" w:rsidRPr="00EC0D2D" w:rsidRDefault="004E10F3" w:rsidP="008E2018">
            <w:pPr>
              <w:rPr>
                <w:ins w:id="8155" w:author="bmooney" w:date="2011-06-15T16:24:00Z"/>
                <w:sz w:val="20"/>
              </w:rPr>
            </w:pPr>
            <w:ins w:id="8156" w:author="bmooney" w:date="2011-06-15T16:24:00Z">
              <w:r>
                <w:rPr>
                  <w:sz w:val="20"/>
                </w:rPr>
                <w:t>tblRequisitionActivity.ModifiedBy</w:t>
              </w:r>
            </w:ins>
          </w:p>
        </w:tc>
        <w:tc>
          <w:tcPr>
            <w:tcW w:w="2718" w:type="dxa"/>
          </w:tcPr>
          <w:p w14:paraId="7CF48110" w14:textId="77777777" w:rsidR="004E10F3" w:rsidRPr="00EC0D2D" w:rsidRDefault="004E10F3" w:rsidP="008E2018">
            <w:pPr>
              <w:rPr>
                <w:ins w:id="8157" w:author="bmooney" w:date="2011-06-15T16:24:00Z"/>
                <w:sz w:val="20"/>
              </w:rPr>
            </w:pPr>
          </w:p>
        </w:tc>
      </w:tr>
    </w:tbl>
    <w:p w14:paraId="37B1C02E" w14:textId="77777777" w:rsidR="004E10F3" w:rsidRDefault="004E10F3">
      <w:pPr>
        <w:pStyle w:val="Body4"/>
        <w:rPr>
          <w:ins w:id="8158" w:author="bmooney" w:date="2011-06-14T14:37:00Z"/>
        </w:rPr>
        <w:pPrChange w:id="8159" w:author="bmooney" w:date="2011-06-14T14:37:00Z">
          <w:pPr/>
        </w:pPrChange>
      </w:pPr>
    </w:p>
    <w:p w14:paraId="0A944477" w14:textId="7513526F" w:rsidR="00061436" w:rsidRDefault="00061436">
      <w:pPr>
        <w:pStyle w:val="Heading5"/>
        <w:rPr>
          <w:ins w:id="8160" w:author="bmooney" w:date="2011-06-15T16:31:00Z"/>
        </w:rPr>
        <w:pPrChange w:id="8161" w:author="bmooney" w:date="2011-06-15T16:31:00Z">
          <w:pPr/>
        </w:pPrChange>
      </w:pPr>
      <w:ins w:id="8162" w:author="bmooney" w:date="2011-06-14T14:37:00Z">
        <w:r>
          <w:t>Buttons</w:t>
        </w:r>
      </w:ins>
    </w:p>
    <w:p w14:paraId="5DE4DD93" w14:textId="3A6F16C0" w:rsidR="004E10F3" w:rsidRDefault="004E10F3">
      <w:pPr>
        <w:pStyle w:val="Body4"/>
        <w:ind w:left="0"/>
        <w:rPr>
          <w:ins w:id="8163" w:author="bmooney" w:date="2011-07-11T13:56:00Z"/>
        </w:rPr>
        <w:pPrChange w:id="8164" w:author="bmooney" w:date="2011-06-15T16:31:00Z">
          <w:pPr/>
        </w:pPrChange>
      </w:pPr>
      <w:ins w:id="8165" w:author="bmooney" w:date="2011-06-15T16:31:00Z">
        <w:r>
          <w:t>FR-2320. The Close button will close the activity window.</w:t>
        </w:r>
      </w:ins>
    </w:p>
    <w:p w14:paraId="71FE87A7" w14:textId="0CEBF80F" w:rsidR="00641D4E" w:rsidRDefault="00641D4E">
      <w:pPr>
        <w:pStyle w:val="Body4"/>
        <w:ind w:left="0"/>
        <w:rPr>
          <w:ins w:id="8166" w:author="bmooney" w:date="2011-07-11T13:56:00Z"/>
        </w:rPr>
        <w:pPrChange w:id="8167" w:author="bmooney" w:date="2011-06-15T16:31:00Z">
          <w:pPr/>
        </w:pPrChange>
      </w:pPr>
      <w:ins w:id="8168" w:author="bmooney" w:date="2011-07-11T13:56:00Z">
        <w:r>
          <w:t xml:space="preserve">FR-2321. If the activity status is Error, a Cancel button </w:t>
        </w:r>
      </w:ins>
      <w:ins w:id="8169" w:author="bmooney" w:date="2011-07-11T14:53:00Z">
        <w:r w:rsidR="009B7155">
          <w:t xml:space="preserve">and a Reprocess button </w:t>
        </w:r>
      </w:ins>
      <w:ins w:id="8170" w:author="bmooney" w:date="2011-07-11T13:56:00Z">
        <w:r>
          <w:t>will appear.</w:t>
        </w:r>
      </w:ins>
    </w:p>
    <w:p w14:paraId="3432C7D4" w14:textId="77777777" w:rsidR="00641D4E" w:rsidRDefault="00641D4E">
      <w:pPr>
        <w:pStyle w:val="Body4"/>
        <w:ind w:left="0"/>
        <w:rPr>
          <w:ins w:id="8171" w:author="bmooney" w:date="2011-07-11T13:58:00Z"/>
        </w:rPr>
        <w:pPrChange w:id="8172" w:author="bmooney" w:date="2011-06-15T16:31:00Z">
          <w:pPr/>
        </w:pPrChange>
      </w:pPr>
      <w:ins w:id="8173" w:author="bmooney" w:date="2011-07-11T13:56:00Z">
        <w:r>
          <w:t xml:space="preserve">FR-2322. </w:t>
        </w:r>
      </w:ins>
      <w:ins w:id="8174" w:author="bmooney" w:date="2011-07-11T13:57:00Z">
        <w:r>
          <w:t>When a user clicks the cancel button, a dialog box appears. The user is prompted to</w:t>
        </w:r>
      </w:ins>
      <w:ins w:id="8175" w:author="bmooney" w:date="2011-07-11T13:58:00Z">
        <w:r>
          <w:t xml:space="preserve"> enter a free-text cancellation reason</w:t>
        </w:r>
      </w:ins>
      <w:ins w:id="8176" w:author="bmooney" w:date="2011-07-11T13:56:00Z">
        <w:r>
          <w:t>.</w:t>
        </w:r>
      </w:ins>
    </w:p>
    <w:p w14:paraId="095D49AE" w14:textId="77777777" w:rsidR="009B7155" w:rsidRDefault="00641D4E">
      <w:pPr>
        <w:pStyle w:val="Body4"/>
        <w:ind w:left="0"/>
        <w:rPr>
          <w:ins w:id="8177" w:author="bmooney" w:date="2011-07-11T14:52:00Z"/>
        </w:rPr>
        <w:pPrChange w:id="8178" w:author="bmooney" w:date="2011-06-15T16:31:00Z">
          <w:pPr/>
        </w:pPrChange>
      </w:pPr>
      <w:ins w:id="8179" w:author="bmooney" w:date="2011-07-11T13:58:00Z">
        <w:r>
          <w:t xml:space="preserve">FR-2323. When the user has finished entering the cancellation reason and presses OK, </w:t>
        </w:r>
      </w:ins>
      <w:ins w:id="8180" w:author="bmooney" w:date="2011-07-11T14:52:00Z">
        <w:r w:rsidR="009B7155">
          <w:t>the activity in the database is cancelled.</w:t>
        </w:r>
      </w:ins>
    </w:p>
    <w:p w14:paraId="3D2E7D4B" w14:textId="46B3F7FD" w:rsidR="00641D4E" w:rsidRPr="00693FEB" w:rsidRDefault="009B7155">
      <w:pPr>
        <w:pStyle w:val="Body4"/>
        <w:ind w:left="0"/>
        <w:pPrChange w:id="8181" w:author="bmooney" w:date="2011-06-15T16:31:00Z">
          <w:pPr/>
        </w:pPrChange>
      </w:pPr>
      <w:ins w:id="8182" w:author="bmooney" w:date="2011-07-11T14:52:00Z">
        <w:r>
          <w:t xml:space="preserve">FR-2324. If the </w:t>
        </w:r>
      </w:ins>
      <w:ins w:id="8183" w:author="bmooney" w:date="2011-07-11T14:53:00Z">
        <w:r>
          <w:t>user clicks the Reprocess button, the activity status is reset to Open. The activity will be tried again at the next billing cycle.</w:t>
        </w:r>
      </w:ins>
    </w:p>
    <w:p w14:paraId="16E4AFB4" w14:textId="77777777" w:rsidR="00537805" w:rsidRPr="00FB06D0" w:rsidRDefault="00537805" w:rsidP="00537805">
      <w:pPr>
        <w:pStyle w:val="Heading2"/>
      </w:pPr>
      <w:bookmarkStart w:id="8184" w:name="_Toc272247347"/>
      <w:bookmarkStart w:id="8185" w:name="_Toc272912537"/>
      <w:bookmarkStart w:id="8186" w:name="_Toc273028851"/>
      <w:bookmarkStart w:id="8187" w:name="_Toc273696089"/>
      <w:bookmarkStart w:id="8188" w:name="_Toc276545876"/>
      <w:bookmarkStart w:id="8189" w:name="_Toc248042358"/>
      <w:bookmarkStart w:id="8190" w:name="_Toc270946295"/>
      <w:bookmarkStart w:id="8191" w:name="_Toc278358767"/>
      <w:bookmarkStart w:id="8192" w:name="_Toc295735842"/>
      <w:bookmarkStart w:id="8193" w:name="_Toc426474943"/>
      <w:bookmarkEnd w:id="8184"/>
      <w:bookmarkEnd w:id="8185"/>
      <w:bookmarkEnd w:id="8186"/>
      <w:bookmarkEnd w:id="8187"/>
      <w:bookmarkEnd w:id="8188"/>
      <w:r w:rsidRPr="00FB06D0">
        <w:t>Reporting requirements</w:t>
      </w:r>
      <w:bookmarkEnd w:id="8189"/>
      <w:bookmarkEnd w:id="8190"/>
      <w:bookmarkEnd w:id="8191"/>
      <w:bookmarkEnd w:id="8192"/>
    </w:p>
    <w:p w14:paraId="16E4AFB5" w14:textId="216E2052" w:rsidR="00537805" w:rsidRPr="00FB06D0" w:rsidDel="000338A4" w:rsidRDefault="00537805" w:rsidP="00537805">
      <w:pPr>
        <w:pStyle w:val="Body3"/>
        <w:numPr>
          <w:ilvl w:val="0"/>
          <w:numId w:val="29"/>
        </w:numPr>
        <w:rPr>
          <w:del w:id="8194" w:author="bmooney" w:date="2011-10-11T08:30:00Z"/>
        </w:rPr>
      </w:pPr>
      <w:del w:id="8195" w:author="bmooney" w:date="2011-10-11T08:30:00Z">
        <w:r w:rsidRPr="00FB06D0" w:rsidDel="000338A4">
          <w:delText>What the feature does</w:delText>
        </w:r>
      </w:del>
    </w:p>
    <w:p w14:paraId="16E4AFB6" w14:textId="183FCF50" w:rsidR="00537805" w:rsidRPr="00FB06D0" w:rsidDel="000338A4" w:rsidRDefault="00537805" w:rsidP="00537805">
      <w:pPr>
        <w:pStyle w:val="Body3"/>
        <w:numPr>
          <w:ilvl w:val="0"/>
          <w:numId w:val="29"/>
        </w:numPr>
        <w:rPr>
          <w:del w:id="8196" w:author="bmooney" w:date="2011-10-11T08:30:00Z"/>
        </w:rPr>
      </w:pPr>
      <w:del w:id="8197" w:author="bmooney" w:date="2011-10-11T08:30:00Z">
        <w:r w:rsidRPr="00FB06D0" w:rsidDel="000338A4">
          <w:delText>Inputs/Outputs</w:delText>
        </w:r>
      </w:del>
    </w:p>
    <w:p w14:paraId="16E4AFB7" w14:textId="77777777" w:rsidR="00E42387" w:rsidRPr="00FB06D0" w:rsidRDefault="00E42387" w:rsidP="00E42387">
      <w:pPr>
        <w:pStyle w:val="Heading1"/>
      </w:pPr>
      <w:bookmarkStart w:id="8198" w:name="_Toc248042359"/>
      <w:bookmarkStart w:id="8199" w:name="_Toc270946296"/>
      <w:bookmarkStart w:id="8200" w:name="_Toc278358768"/>
      <w:bookmarkStart w:id="8201" w:name="_Toc295735843"/>
      <w:r w:rsidRPr="00FB06D0">
        <w:t>Use Cases</w:t>
      </w:r>
      <w:bookmarkEnd w:id="8198"/>
      <w:bookmarkEnd w:id="8199"/>
      <w:bookmarkEnd w:id="8200"/>
      <w:bookmarkEnd w:id="8201"/>
    </w:p>
    <w:p w14:paraId="16E4AFB8" w14:textId="77777777" w:rsidR="00E42387" w:rsidRPr="00FB06D0" w:rsidRDefault="00E42387" w:rsidP="00E42387">
      <w:pPr>
        <w:pStyle w:val="Heading2"/>
      </w:pPr>
      <w:bookmarkStart w:id="8202" w:name="_Toc248042360"/>
      <w:bookmarkStart w:id="8203" w:name="_Toc270946297"/>
      <w:bookmarkStart w:id="8204" w:name="_Toc278358769"/>
      <w:bookmarkStart w:id="8205" w:name="_Toc295735844"/>
      <w:r w:rsidRPr="00FB06D0">
        <w:t>Standard Operating Procedures</w:t>
      </w:r>
      <w:bookmarkEnd w:id="8202"/>
      <w:bookmarkEnd w:id="8203"/>
      <w:bookmarkEnd w:id="8204"/>
      <w:bookmarkEnd w:id="8205"/>
    </w:p>
    <w:p w14:paraId="16E4AFB9" w14:textId="786278AD" w:rsidR="00BA0A88" w:rsidRPr="00FB06D0" w:rsidDel="00C50E70" w:rsidRDefault="00BA0A88" w:rsidP="00BA0A88">
      <w:pPr>
        <w:pStyle w:val="Body2"/>
        <w:rPr>
          <w:del w:id="8206" w:author="bmooney" w:date="2011-09-13T13:00:00Z"/>
        </w:rPr>
      </w:pPr>
      <w:del w:id="8207" w:author="bmooney" w:date="2011-09-13T13:00:00Z">
        <w:r w:rsidRPr="00FB06D0" w:rsidDel="00C50E70">
          <w:delText>Create new requisition with firstname, last name, dob, and ssn</w:delText>
        </w:r>
      </w:del>
    </w:p>
    <w:p w14:paraId="16E4AFBA" w14:textId="74BC77B6" w:rsidR="00BA0A88" w:rsidRPr="00FB06D0" w:rsidDel="00C50E70" w:rsidRDefault="00BA0A88" w:rsidP="00BA0A88">
      <w:pPr>
        <w:pStyle w:val="Body2"/>
        <w:rPr>
          <w:del w:id="8208" w:author="bmooney" w:date="2011-09-13T13:00:00Z"/>
        </w:rPr>
      </w:pPr>
      <w:del w:id="8209" w:author="bmooney" w:date="2011-09-13T13:00:00Z">
        <w:r w:rsidRPr="00FB06D0" w:rsidDel="00C50E70">
          <w:delText>Create new requisition as a copy of a previous requisition</w:delText>
        </w:r>
      </w:del>
    </w:p>
    <w:p w14:paraId="16E4AFBB" w14:textId="7D496C7C" w:rsidR="003D04AE" w:rsidRPr="00FB06D0" w:rsidDel="00C50E70" w:rsidRDefault="003D04AE" w:rsidP="00BA0A88">
      <w:pPr>
        <w:pStyle w:val="Body2"/>
        <w:rPr>
          <w:del w:id="8210" w:author="bmooney" w:date="2011-09-13T13:00:00Z"/>
        </w:rPr>
      </w:pPr>
      <w:del w:id="8211" w:author="bmooney" w:date="2011-09-13T13:00:00Z">
        <w:r w:rsidRPr="00FB06D0" w:rsidDel="00C50E70">
          <w:delText>Create node positive requisition for req form version 9, no Medicare.</w:delText>
        </w:r>
      </w:del>
    </w:p>
    <w:p w14:paraId="16E4AFBC" w14:textId="04D3DC7E" w:rsidR="003D04AE" w:rsidRPr="00FB06D0" w:rsidDel="00C50E70" w:rsidRDefault="003D04AE" w:rsidP="003D04AE">
      <w:pPr>
        <w:pStyle w:val="Body2"/>
        <w:rPr>
          <w:del w:id="8212" w:author="bmooney" w:date="2011-09-13T13:00:00Z"/>
        </w:rPr>
      </w:pPr>
      <w:del w:id="8213" w:author="bmooney" w:date="2011-09-13T13:00:00Z">
        <w:r w:rsidRPr="00FB06D0" w:rsidDel="00C50E70">
          <w:delText>Create node positive requisition for req form version 9, Medicare.</w:delText>
        </w:r>
      </w:del>
    </w:p>
    <w:p w14:paraId="16E4AFBD" w14:textId="7DA50397" w:rsidR="003D04AE" w:rsidRPr="00FB06D0" w:rsidDel="00C50E70" w:rsidRDefault="003D04AE" w:rsidP="003D04AE">
      <w:pPr>
        <w:pStyle w:val="Body2"/>
        <w:rPr>
          <w:del w:id="8214" w:author="bmooney" w:date="2011-09-13T13:00:00Z"/>
        </w:rPr>
      </w:pPr>
      <w:del w:id="8215" w:author="bmooney" w:date="2011-09-13T13:00:00Z">
        <w:r w:rsidRPr="00FB06D0" w:rsidDel="00C50E70">
          <w:delText>Create node positive requisition for req form version 10, no Medicare.</w:delText>
        </w:r>
      </w:del>
    </w:p>
    <w:p w14:paraId="16E4AFBE" w14:textId="3E87BA28" w:rsidR="003D04AE" w:rsidRPr="00FB06D0" w:rsidDel="00C50E70" w:rsidRDefault="003D04AE" w:rsidP="003D04AE">
      <w:pPr>
        <w:pStyle w:val="Body2"/>
        <w:rPr>
          <w:del w:id="8216" w:author="bmooney" w:date="2011-09-13T13:00:00Z"/>
        </w:rPr>
      </w:pPr>
      <w:del w:id="8217" w:author="bmooney" w:date="2011-09-13T13:00:00Z">
        <w:r w:rsidRPr="00FB06D0" w:rsidDel="00C50E70">
          <w:delText>Create node positive requisition for req form version 11, Medicare.</w:delText>
        </w:r>
      </w:del>
    </w:p>
    <w:p w14:paraId="16E4AFBF" w14:textId="77777777" w:rsidR="00E42387" w:rsidRDefault="00E42387" w:rsidP="00E42387">
      <w:pPr>
        <w:pStyle w:val="Heading2"/>
      </w:pPr>
      <w:bookmarkStart w:id="8218" w:name="_Toc248042361"/>
      <w:bookmarkStart w:id="8219" w:name="_Toc270946298"/>
      <w:bookmarkStart w:id="8220" w:name="_Toc278358770"/>
      <w:bookmarkStart w:id="8221" w:name="_Toc295735845"/>
      <w:r w:rsidRPr="00FB06D0">
        <w:t>Workflow</w:t>
      </w:r>
      <w:bookmarkEnd w:id="8218"/>
      <w:bookmarkEnd w:id="8219"/>
      <w:bookmarkEnd w:id="8220"/>
      <w:bookmarkEnd w:id="8221"/>
    </w:p>
    <w:p w14:paraId="16E4AFC0" w14:textId="77777777" w:rsidR="005D3A7B" w:rsidRPr="005D3A7B" w:rsidRDefault="00286FB2" w:rsidP="005D3A7B">
      <w:pPr>
        <w:pStyle w:val="Body2"/>
      </w:pPr>
      <w:r>
        <w:t>Requirements not yet documented.</w:t>
      </w:r>
    </w:p>
    <w:p w14:paraId="16E4AFC1" w14:textId="77777777" w:rsidR="00E42387" w:rsidRDefault="00E42387" w:rsidP="00E42387">
      <w:pPr>
        <w:pStyle w:val="Heading2"/>
      </w:pPr>
      <w:bookmarkStart w:id="8222" w:name="_Toc248042362"/>
      <w:bookmarkStart w:id="8223" w:name="_Toc270946299"/>
      <w:bookmarkStart w:id="8224" w:name="_Toc278358771"/>
      <w:bookmarkStart w:id="8225" w:name="_Toc295735846"/>
      <w:r w:rsidRPr="00FB06D0">
        <w:t>Reporting</w:t>
      </w:r>
      <w:bookmarkEnd w:id="8222"/>
      <w:bookmarkEnd w:id="8223"/>
      <w:bookmarkEnd w:id="8224"/>
      <w:bookmarkEnd w:id="8225"/>
    </w:p>
    <w:p w14:paraId="16E4AFC2" w14:textId="77777777" w:rsidR="00931F9D" w:rsidRPr="00931F9D" w:rsidRDefault="00286FB2" w:rsidP="00931F9D">
      <w:pPr>
        <w:pStyle w:val="Body2"/>
      </w:pPr>
      <w:r>
        <w:t>Requirements not yet documented.</w:t>
      </w:r>
    </w:p>
    <w:p w14:paraId="16E4AFC3" w14:textId="77777777" w:rsidR="00E42387" w:rsidRDefault="00E42387" w:rsidP="00931F9D">
      <w:pPr>
        <w:pStyle w:val="Heading2"/>
      </w:pPr>
      <w:bookmarkStart w:id="8226" w:name="_Toc248042363"/>
      <w:bookmarkStart w:id="8227" w:name="_Toc270946300"/>
      <w:bookmarkStart w:id="8228" w:name="_Toc278358772"/>
      <w:bookmarkStart w:id="8229" w:name="_Toc295735847"/>
      <w:r w:rsidRPr="00FB06D0">
        <w:t>Administration</w:t>
      </w:r>
      <w:bookmarkEnd w:id="8226"/>
      <w:bookmarkEnd w:id="8227"/>
      <w:bookmarkEnd w:id="8228"/>
      <w:bookmarkEnd w:id="8229"/>
    </w:p>
    <w:p w14:paraId="16E4AFC4" w14:textId="77777777" w:rsidR="00931F9D" w:rsidRDefault="00286FB2" w:rsidP="00931F9D">
      <w:pPr>
        <w:pStyle w:val="Body2"/>
      </w:pPr>
      <w:r>
        <w:t>Requirements not yet documented.</w:t>
      </w:r>
    </w:p>
    <w:p w14:paraId="16E4AFC5" w14:textId="77777777" w:rsidR="00CC31D3" w:rsidRPr="002D2B21" w:rsidRDefault="002D2B21" w:rsidP="00931F9D">
      <w:pPr>
        <w:pStyle w:val="Body2"/>
      </w:pPr>
      <w:r>
        <w:br w:type="page"/>
      </w:r>
    </w:p>
    <w:p w14:paraId="16E4AFC6" w14:textId="77777777" w:rsidR="007A1FE5" w:rsidRPr="00FB06D0" w:rsidRDefault="007A1FE5">
      <w:pPr>
        <w:pStyle w:val="Heading1"/>
      </w:pPr>
      <w:bookmarkStart w:id="8230" w:name="_Toc248042364"/>
      <w:bookmarkStart w:id="8231" w:name="_Toc270946301"/>
      <w:bookmarkStart w:id="8232" w:name="_Toc278358773"/>
      <w:bookmarkStart w:id="8233" w:name="_Toc295735848"/>
      <w:r w:rsidRPr="00FB06D0">
        <w:t>Process Requirements</w:t>
      </w:r>
      <w:bookmarkEnd w:id="8230"/>
      <w:bookmarkEnd w:id="8231"/>
      <w:bookmarkEnd w:id="8232"/>
      <w:bookmarkEnd w:id="8233"/>
    </w:p>
    <w:p w14:paraId="16E4AFC7" w14:textId="77777777" w:rsidR="007A1FE5" w:rsidRDefault="00870786">
      <w:pPr>
        <w:pStyle w:val="Heading2"/>
      </w:pPr>
      <w:bookmarkStart w:id="8234" w:name="_Toc248042365"/>
      <w:bookmarkStart w:id="8235" w:name="_Toc270946302"/>
      <w:bookmarkStart w:id="8236" w:name="_Toc278358774"/>
      <w:bookmarkStart w:id="8237" w:name="_Toc295735849"/>
      <w:r w:rsidRPr="00FB06D0">
        <w:t>Standard</w:t>
      </w:r>
      <w:r w:rsidR="007A1FE5" w:rsidRPr="00FB06D0">
        <w:t xml:space="preserve"> Oper</w:t>
      </w:r>
      <w:bookmarkEnd w:id="8193"/>
      <w:r w:rsidR="007A1FE5" w:rsidRPr="00FB06D0">
        <w:t>ating Procedures</w:t>
      </w:r>
      <w:bookmarkEnd w:id="8234"/>
      <w:bookmarkEnd w:id="8235"/>
      <w:bookmarkEnd w:id="8236"/>
      <w:bookmarkEnd w:id="8237"/>
    </w:p>
    <w:p w14:paraId="16E4AFC8" w14:textId="77777777" w:rsidR="00931F9D" w:rsidRPr="00931F9D" w:rsidRDefault="00286FB2" w:rsidP="00931F9D">
      <w:pPr>
        <w:pStyle w:val="Body2"/>
      </w:pPr>
      <w:r>
        <w:t>Requirements not yet documented.</w:t>
      </w:r>
    </w:p>
    <w:p w14:paraId="16E4AFC9" w14:textId="77777777" w:rsidR="007A1FE5" w:rsidRDefault="007A1FE5">
      <w:pPr>
        <w:pStyle w:val="Heading2"/>
      </w:pPr>
      <w:bookmarkStart w:id="8238" w:name="_Toc426474944"/>
      <w:bookmarkStart w:id="8239" w:name="_Toc248042366"/>
      <w:bookmarkStart w:id="8240" w:name="_Toc270946303"/>
      <w:bookmarkStart w:id="8241" w:name="_Toc278358775"/>
      <w:bookmarkStart w:id="8242" w:name="_Toc295735850"/>
      <w:r w:rsidRPr="00FB06D0">
        <w:t>Workflow</w:t>
      </w:r>
      <w:bookmarkEnd w:id="8238"/>
      <w:bookmarkEnd w:id="8239"/>
      <w:bookmarkEnd w:id="8240"/>
      <w:bookmarkEnd w:id="8241"/>
      <w:bookmarkEnd w:id="8242"/>
    </w:p>
    <w:p w14:paraId="16E4AFCA" w14:textId="77777777" w:rsidR="00365B34" w:rsidRPr="00365B34" w:rsidRDefault="005D4E0A" w:rsidP="00931F9D">
      <w:pPr>
        <w:jc w:val="center"/>
      </w:pPr>
      <w:r>
        <w:rPr>
          <w:noProof/>
        </w:rPr>
        <w:drawing>
          <wp:inline distT="0" distB="0" distL="0" distR="0" wp14:anchorId="16E4B017" wp14:editId="16E4B018">
            <wp:extent cx="3230483" cy="5926134"/>
            <wp:effectExtent l="19050" t="0" r="0" b="0"/>
            <wp:docPr id="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230483" cy="5926134"/>
                    </a:xfrm>
                    <a:prstGeom prst="rect">
                      <a:avLst/>
                    </a:prstGeom>
                    <a:noFill/>
                    <a:ln>
                      <a:noFill/>
                    </a:ln>
                  </pic:spPr>
                </pic:pic>
              </a:graphicData>
            </a:graphic>
          </wp:inline>
        </w:drawing>
      </w:r>
    </w:p>
    <w:p w14:paraId="16E4AFCB" w14:textId="77777777" w:rsidR="007A1FE5" w:rsidRDefault="007A1FE5">
      <w:pPr>
        <w:pStyle w:val="Heading2"/>
      </w:pPr>
      <w:bookmarkStart w:id="8243" w:name="_Toc248042367"/>
      <w:bookmarkStart w:id="8244" w:name="_Toc270946304"/>
      <w:bookmarkStart w:id="8245" w:name="_Toc278358776"/>
      <w:bookmarkStart w:id="8246" w:name="_Toc295735851"/>
      <w:r w:rsidRPr="00FB06D0">
        <w:t>Reporting</w:t>
      </w:r>
      <w:bookmarkEnd w:id="8243"/>
      <w:bookmarkEnd w:id="8244"/>
      <w:bookmarkEnd w:id="8245"/>
      <w:bookmarkEnd w:id="8246"/>
    </w:p>
    <w:p w14:paraId="16E4AFCC" w14:textId="77777777" w:rsidR="00931F9D" w:rsidRPr="00931F9D" w:rsidRDefault="00286FB2" w:rsidP="00931F9D">
      <w:pPr>
        <w:pStyle w:val="Body2"/>
      </w:pPr>
      <w:r>
        <w:t>Requirements not yet documented.</w:t>
      </w:r>
    </w:p>
    <w:p w14:paraId="16E4AFCD" w14:textId="77777777" w:rsidR="007A1FE5" w:rsidRDefault="007A1FE5">
      <w:pPr>
        <w:pStyle w:val="Heading2"/>
      </w:pPr>
      <w:bookmarkStart w:id="8247" w:name="_Toc426474946"/>
      <w:bookmarkStart w:id="8248" w:name="_Toc248042368"/>
      <w:bookmarkStart w:id="8249" w:name="_Toc270946305"/>
      <w:bookmarkStart w:id="8250" w:name="_Toc278358777"/>
      <w:bookmarkStart w:id="8251" w:name="_Toc295735852"/>
      <w:r w:rsidRPr="00FB06D0">
        <w:t>Administration</w:t>
      </w:r>
      <w:bookmarkEnd w:id="8247"/>
      <w:bookmarkEnd w:id="8248"/>
      <w:bookmarkEnd w:id="8249"/>
      <w:bookmarkEnd w:id="8250"/>
      <w:bookmarkEnd w:id="8251"/>
    </w:p>
    <w:p w14:paraId="16E4AFCE" w14:textId="77777777" w:rsidR="00931F9D" w:rsidRPr="00931F9D" w:rsidRDefault="00286FB2" w:rsidP="00931F9D">
      <w:pPr>
        <w:pStyle w:val="Body2"/>
      </w:pPr>
      <w:r>
        <w:t>Requirements not yet documented.</w:t>
      </w:r>
    </w:p>
    <w:sectPr w:rsidR="00931F9D" w:rsidRPr="00931F9D" w:rsidSect="00684432">
      <w:headerReference w:type="default" r:id="rId83"/>
      <w:pgSz w:w="12240" w:h="15840"/>
      <w:pgMar w:top="1440" w:right="1440" w:bottom="1440" w:left="1440" w:header="706" w:footer="706"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70" w:author="bmooney" w:date="2011-07-13T21:56:00Z" w:initials="b">
    <w:p w14:paraId="3E1F101C" w14:textId="1A79F073" w:rsidR="007625BE" w:rsidRDefault="007625BE">
      <w:pPr>
        <w:pStyle w:val="CommentText"/>
      </w:pPr>
      <w:r>
        <w:rPr>
          <w:rStyle w:val="CommentReference"/>
        </w:rPr>
        <w:annotationRef/>
      </w:r>
      <w:r>
        <w:t>Doc control: Do you know how to make the title of the section appear in a cross-reference as well? Thanks.</w:t>
      </w:r>
    </w:p>
  </w:comment>
  <w:comment w:id="7779" w:author="bmooney" w:date="2011-07-13T21:56:00Z" w:initials="b">
    <w:p w14:paraId="12815228" w14:textId="1EF91D04" w:rsidR="007625BE" w:rsidRDefault="007625BE">
      <w:pPr>
        <w:pStyle w:val="CommentText"/>
      </w:pPr>
      <w:r>
        <w:rPr>
          <w:rStyle w:val="CommentReference"/>
        </w:rPr>
        <w:annotationRef/>
      </w:r>
      <w:r>
        <w:t xml:space="preserve">Get a description of how this is used. What would happen if we didn’t display the billing activity type? </w:t>
      </w:r>
    </w:p>
  </w:comment>
  <w:comment w:id="7995" w:author="bmooney" w:date="2011-07-13T21:56:00Z" w:initials="b">
    <w:p w14:paraId="1B348E69" w14:textId="4A5C9BCB" w:rsidR="007625BE" w:rsidRDefault="007625BE">
      <w:pPr>
        <w:pStyle w:val="CommentText"/>
      </w:pPr>
      <w:r>
        <w:rPr>
          <w:rStyle w:val="CommentReference"/>
        </w:rPr>
        <w:annotationRef/>
      </w:r>
      <w:r>
        <w:t>Is this really what we want?</w:t>
      </w:r>
    </w:p>
  </w:comment>
  <w:comment w:id="8071" w:author="bmooney" w:date="2011-07-13T21:56:00Z" w:initials="b">
    <w:p w14:paraId="472F639E" w14:textId="1F662AB5" w:rsidR="007625BE" w:rsidRDefault="007625BE">
      <w:pPr>
        <w:pStyle w:val="CommentText"/>
      </w:pPr>
      <w:r>
        <w:rPr>
          <w:rStyle w:val="CommentReference"/>
        </w:rPr>
        <w:annotationRef/>
      </w:r>
      <w:r>
        <w:t>Are errors creating the HL7 file logged here?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97B688" w14:textId="77777777" w:rsidR="007625BE" w:rsidRDefault="007625BE" w:rsidP="007C0882">
      <w:pPr>
        <w:pStyle w:val="Body1"/>
      </w:pPr>
      <w:r>
        <w:separator/>
      </w:r>
    </w:p>
  </w:endnote>
  <w:endnote w:type="continuationSeparator" w:id="0">
    <w:p w14:paraId="76464AF0" w14:textId="77777777" w:rsidR="007625BE" w:rsidRDefault="007625BE" w:rsidP="007C0882">
      <w:pPr>
        <w:pStyle w:val="Body1"/>
      </w:pPr>
      <w:r>
        <w:continuationSeparator/>
      </w:r>
    </w:p>
  </w:endnote>
  <w:endnote w:type="continuationNotice" w:id="1">
    <w:p w14:paraId="06211B6E" w14:textId="77777777" w:rsidR="007625BE" w:rsidRDefault="007625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B01E" w14:textId="77777777" w:rsidR="007625BE" w:rsidRDefault="007625B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6E4B01F" w14:textId="77777777" w:rsidR="007625BE" w:rsidRDefault="007625BE">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B020" w14:textId="77777777" w:rsidR="007625BE" w:rsidRDefault="007625B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6E4B021" w14:textId="77777777" w:rsidR="007625BE" w:rsidRDefault="007625BE">
    <w:pPr>
      <w:pStyle w:val="Foote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B022" w14:textId="77777777" w:rsidR="007625BE" w:rsidRDefault="007625BE" w:rsidP="00870786">
    <w:pPr>
      <w:pStyle w:val="Footer"/>
      <w:jc w:val="right"/>
      <w:rPr>
        <w:rStyle w:val="PageNumber"/>
        <w:b/>
      </w:rPr>
    </w:pPr>
    <w:r>
      <w:rPr>
        <w:snapToGrid w:val="0"/>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r>
      <w:rPr>
        <w:snapToGrid w:val="0"/>
      </w:rPr>
      <w:t xml:space="preserve">of </w:t>
    </w:r>
    <w:r>
      <w:rPr>
        <w:rStyle w:val="PageNumber"/>
      </w:rPr>
      <w:fldChar w:fldCharType="begin"/>
    </w:r>
    <w:r>
      <w:rPr>
        <w:rStyle w:val="PageNumber"/>
      </w:rPr>
      <w:instrText xml:space="preserve"> NUMPAGES </w:instrText>
    </w:r>
    <w:r>
      <w:rPr>
        <w:rStyle w:val="PageNumber"/>
      </w:rPr>
      <w:fldChar w:fldCharType="separate"/>
    </w:r>
    <w:r>
      <w:rPr>
        <w:rStyle w:val="PageNumber"/>
        <w:noProof/>
      </w:rPr>
      <w:t>115</w:t>
    </w:r>
    <w:r>
      <w:rPr>
        <w:rStyle w:val="PageNumber"/>
      </w:rPr>
      <w:fldChar w:fldCharType="end"/>
    </w:r>
  </w:p>
  <w:p w14:paraId="16E4B023" w14:textId="77777777" w:rsidR="007625BE" w:rsidRDefault="007625BE" w:rsidP="00870786">
    <w:pPr>
      <w:pStyle w:val="Footer"/>
      <w:jc w:val="center"/>
      <w:rPr>
        <w:b/>
      </w:rPr>
    </w:pPr>
    <w:r>
      <w:rPr>
        <w:rStyle w:val="PageNumber"/>
        <w:b/>
      </w:rPr>
      <w:t>Genomic Health, Inc. Confidential</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B025" w14:textId="77777777" w:rsidR="007625BE" w:rsidRDefault="007625BE" w:rsidP="00D54A23">
    <w:pPr>
      <w:pStyle w:val="Footer"/>
      <w:tabs>
        <w:tab w:val="left" w:pos="4500"/>
      </w:tabs>
      <w:jc w:val="right"/>
    </w:pPr>
    <w:r>
      <w:rPr>
        <w:snapToGrid w:val="0"/>
      </w:rPr>
      <w:t xml:space="preserve">Page </w:t>
    </w:r>
    <w:r>
      <w:rPr>
        <w:snapToGrid w:val="0"/>
      </w:rPr>
      <w:fldChar w:fldCharType="begin"/>
    </w:r>
    <w:r>
      <w:rPr>
        <w:snapToGrid w:val="0"/>
      </w:rPr>
      <w:instrText xml:space="preserve"> PAGE </w:instrText>
    </w:r>
    <w:r>
      <w:rPr>
        <w:snapToGrid w:val="0"/>
      </w:rPr>
      <w:fldChar w:fldCharType="separate"/>
    </w:r>
    <w:r w:rsidR="008C36A6">
      <w:rPr>
        <w:noProof/>
        <w:snapToGrid w:val="0"/>
      </w:rPr>
      <w:t>7</w:t>
    </w:r>
    <w:r>
      <w:rPr>
        <w:snapToGrid w:val="0"/>
      </w:rPr>
      <w:fldChar w:fldCharType="end"/>
    </w:r>
    <w:r>
      <w:rPr>
        <w:snapToGrid w:val="0"/>
      </w:rPr>
      <w:t xml:space="preserve"> of </w:t>
    </w:r>
    <w:r>
      <w:rPr>
        <w:rStyle w:val="PageNumber"/>
      </w:rPr>
      <w:fldChar w:fldCharType="begin"/>
    </w:r>
    <w:r>
      <w:rPr>
        <w:rStyle w:val="PageNumber"/>
      </w:rPr>
      <w:instrText xml:space="preserve"> NUMPAGES </w:instrText>
    </w:r>
    <w:r>
      <w:rPr>
        <w:rStyle w:val="PageNumber"/>
      </w:rPr>
      <w:fldChar w:fldCharType="separate"/>
    </w:r>
    <w:r w:rsidR="008C36A6">
      <w:rPr>
        <w:rStyle w:val="PageNumber"/>
        <w:noProof/>
      </w:rPr>
      <w:t>115</w:t>
    </w:r>
    <w:r>
      <w:rPr>
        <w:rStyle w:val="PageNumber"/>
      </w:rPr>
      <w:fldChar w:fldCharType="end"/>
    </w:r>
  </w:p>
  <w:p w14:paraId="16E4B026" w14:textId="77777777" w:rsidR="007625BE" w:rsidRDefault="007625BE">
    <w:pPr>
      <w:pStyle w:val="Footer"/>
      <w:tabs>
        <w:tab w:val="left" w:pos="4500"/>
      </w:tabs>
      <w:jc w:val="center"/>
      <w:rPr>
        <w:b/>
      </w:rPr>
    </w:pPr>
    <w:r>
      <w:rPr>
        <w:b/>
      </w:rPr>
      <w:t>Genomic Health, Inc. 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4CB3D0" w14:textId="77777777" w:rsidR="007625BE" w:rsidRDefault="007625BE" w:rsidP="007C0882">
      <w:pPr>
        <w:pStyle w:val="Body1"/>
      </w:pPr>
      <w:r>
        <w:separator/>
      </w:r>
    </w:p>
  </w:footnote>
  <w:footnote w:type="continuationSeparator" w:id="0">
    <w:p w14:paraId="7125DB55" w14:textId="77777777" w:rsidR="007625BE" w:rsidRDefault="007625BE" w:rsidP="007C0882">
      <w:pPr>
        <w:pStyle w:val="Body1"/>
      </w:pPr>
      <w:r>
        <w:continuationSeparator/>
      </w:r>
    </w:p>
  </w:footnote>
  <w:footnote w:type="continuationNotice" w:id="1">
    <w:p w14:paraId="30B15827" w14:textId="77777777" w:rsidR="007625BE" w:rsidRDefault="007625B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B01D" w14:textId="19D0829C" w:rsidR="007625BE" w:rsidRDefault="007625BE">
    <w:pPr>
      <w:pStyle w:val="Header"/>
    </w:pPr>
    <w:r>
      <w:rPr>
        <w:noProof/>
      </w:rPr>
      <mc:AlternateContent>
        <mc:Choice Requires="wps">
          <w:drawing>
            <wp:anchor distT="0" distB="0" distL="114300" distR="114300" simplePos="0" relativeHeight="251658240" behindDoc="0" locked="1" layoutInCell="0" allowOverlap="1" wp14:anchorId="16E4B028" wp14:editId="3071D3A1">
              <wp:simplePos x="0" y="0"/>
              <wp:positionH relativeFrom="page">
                <wp:posOffset>457200</wp:posOffset>
              </wp:positionH>
              <wp:positionV relativeFrom="page">
                <wp:posOffset>1207770</wp:posOffset>
              </wp:positionV>
              <wp:extent cx="6858000" cy="304800"/>
              <wp:effectExtent l="0" t="0" r="0" b="1905"/>
              <wp:wrapNone/>
              <wp:docPr id="3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36pt;margin-top:95.1pt;width:540pt;height:2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" o:allowincell="f" fillcolor="#e5e5e5" stroked="f" strokecolor="#e5e5e5">
              <w10:wrap anchorx="page" anchory="page"/>
              <w10:anchorlock/>
            </v:rect>
          </w:pict>
        </mc:Fallback>
      </mc:AlternateContent>
    </w:r>
    <w:r>
      <w:rPr>
        <w:noProof/>
      </w:rPr>
      <mc:AlternateContent>
        <mc:Choice Requires="wps">
          <w:drawing>
            <wp:anchor distT="0" distB="0" distL="114300" distR="114300" simplePos="0" relativeHeight="251658241" behindDoc="0" locked="1" layoutInCell="0" allowOverlap="1" wp14:anchorId="16E4B029" wp14:editId="6DAC783E">
              <wp:simplePos x="0" y="0"/>
              <wp:positionH relativeFrom="page">
                <wp:posOffset>1844040</wp:posOffset>
              </wp:positionH>
              <wp:positionV relativeFrom="page">
                <wp:posOffset>381000</wp:posOffset>
              </wp:positionV>
              <wp:extent cx="106680" cy="990600"/>
              <wp:effectExtent l="0" t="0" r="1905" b="0"/>
              <wp:wrapNone/>
              <wp:docPr id="3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16E4B031" w14:textId="77777777" w:rsidR="007625BE" w:rsidRDefault="007625BE">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14:paraId="16E4B032" w14:textId="77777777" w:rsidR="007625BE" w:rsidRDefault="007625B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145.2pt;margin-top:30pt;width:8.4pt;height:78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" o:allowincell="f" filled="f" stroked="f" strokecolor="white" strokeweight="6pt">
              <v:textbox inset="0,0,0,0">
                <w:txbxContent>
                  <w:p w14:paraId="16E4B031" w14:textId="77777777" w:rsidR="00253D36" w:rsidRDefault="00253D36">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14:paraId="16E4B032" w14:textId="77777777" w:rsidR="00253D36" w:rsidRDefault="00253D36"/>
                </w:txbxContent>
              </v:textbox>
              <w10:wrap anchorx="page" anchory="page"/>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B024" w14:textId="77777777" w:rsidR="007625BE" w:rsidRDefault="007625BE">
    <w:pPr>
      <w:pStyle w:val="Header"/>
      <w:rPr>
        <w:b/>
        <w:i/>
      </w:rPr>
    </w:pPr>
    <w:r>
      <w:rPr>
        <w:b/>
        <w:i/>
      </w:rPr>
      <w:t>Requirements Specification</w:t>
    </w:r>
    <w:r>
      <w:rPr>
        <w:b/>
        <w:i/>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B027" w14:textId="77777777" w:rsidR="007625BE" w:rsidRDefault="007625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56A934E"/>
    <w:lvl w:ilvl="0">
      <w:start w:val="1"/>
      <w:numFmt w:val="decimal"/>
      <w:pStyle w:val="Heading1"/>
      <w:lvlText w:val="%1"/>
      <w:lvlJc w:val="left"/>
      <w:pPr>
        <w:tabs>
          <w:tab w:val="num" w:pos="720"/>
        </w:tabs>
        <w:ind w:left="720" w:hanging="720"/>
      </w:pPr>
    </w:lvl>
    <w:lvl w:ilvl="1">
      <w:start w:val="1"/>
      <w:numFmt w:val="decimal"/>
      <w:pStyle w:val="Heading2"/>
      <w:lvlText w:val="%1.%2"/>
      <w:lvlJc w:val="left"/>
      <w:pPr>
        <w:tabs>
          <w:tab w:val="num" w:pos="1080"/>
        </w:tabs>
        <w:ind w:left="1080" w:hanging="720"/>
      </w:pPr>
    </w:lvl>
    <w:lvl w:ilvl="2">
      <w:start w:val="1"/>
      <w:numFmt w:val="decimal"/>
      <w:pStyle w:val="Heading3"/>
      <w:lvlText w:val="%1.%2.%3"/>
      <w:lvlJc w:val="left"/>
      <w:pPr>
        <w:tabs>
          <w:tab w:val="num" w:pos="1440"/>
        </w:tabs>
        <w:ind w:left="720" w:firstLine="0"/>
      </w:pPr>
    </w:lvl>
    <w:lvl w:ilvl="3">
      <w:start w:val="1"/>
      <w:numFmt w:val="decimal"/>
      <w:pStyle w:val="Heading4"/>
      <w:lvlText w:val="%1.%2.%3.%4"/>
      <w:lvlJc w:val="left"/>
      <w:pPr>
        <w:tabs>
          <w:tab w:val="num" w:pos="2160"/>
        </w:tabs>
        <w:ind w:left="720" w:firstLine="360"/>
      </w:pPr>
    </w:lvl>
    <w:lvl w:ilvl="4">
      <w:start w:val="1"/>
      <w:numFmt w:val="decimal"/>
      <w:pStyle w:val="Heading5"/>
      <w:lvlText w:val="%1.%2.%3.%4.%5"/>
      <w:lvlJc w:val="left"/>
      <w:pPr>
        <w:tabs>
          <w:tab w:val="num" w:pos="2520"/>
        </w:tabs>
        <w:ind w:left="720" w:firstLine="720"/>
      </w:pPr>
    </w:lvl>
    <w:lvl w:ilvl="5">
      <w:start w:val="1"/>
      <w:numFmt w:val="decimal"/>
      <w:pStyle w:val="Heading6"/>
      <w:lvlText w:val="%1.%2.%3.%4.%5.%6"/>
      <w:lvlJc w:val="left"/>
      <w:pPr>
        <w:tabs>
          <w:tab w:val="num" w:pos="3240"/>
        </w:tabs>
        <w:ind w:left="1152" w:firstLine="648"/>
      </w:pPr>
    </w:lvl>
    <w:lvl w:ilvl="6">
      <w:start w:val="1"/>
      <w:numFmt w:val="decimal"/>
      <w:pStyle w:val="Heading7"/>
      <w:lvlText w:val="%1.%2.%3.%4.%5.%6.%7"/>
      <w:lvlJc w:val="left"/>
      <w:pPr>
        <w:tabs>
          <w:tab w:val="num" w:pos="3600"/>
        </w:tabs>
        <w:ind w:left="720" w:firstLine="1440"/>
      </w:pPr>
    </w:lvl>
    <w:lvl w:ilvl="7">
      <w:start w:val="1"/>
      <w:numFmt w:val="decimal"/>
      <w:pStyle w:val="Heading8"/>
      <w:lvlText w:val="%1.%2.%3.%4.%5.%6.%7.%8"/>
      <w:lvlJc w:val="left"/>
      <w:pPr>
        <w:tabs>
          <w:tab w:val="num" w:pos="4320"/>
        </w:tabs>
        <w:ind w:left="1440" w:firstLine="1080"/>
      </w:pPr>
    </w:lvl>
    <w:lvl w:ilvl="8">
      <w:start w:val="1"/>
      <w:numFmt w:val="decimal"/>
      <w:pStyle w:val="Heading9"/>
      <w:lvlText w:val="%1.%2.%3.%4.%5.%6.%7.%8.%9"/>
      <w:lvlJc w:val="left"/>
      <w:pPr>
        <w:tabs>
          <w:tab w:val="num" w:pos="4680"/>
        </w:tabs>
        <w:ind w:left="720" w:firstLine="2160"/>
      </w:pPr>
    </w:lvl>
  </w:abstractNum>
  <w:abstractNum w:abstractNumId="1">
    <w:nsid w:val="FFFFFFFE"/>
    <w:multiLevelType w:val="singleLevel"/>
    <w:tmpl w:val="FFFFFFFF"/>
    <w:lvl w:ilvl="0">
      <w:numFmt w:val="decimal"/>
      <w:lvlText w:val="*"/>
      <w:lvlJc w:val="left"/>
    </w:lvl>
  </w:abstractNum>
  <w:abstractNum w:abstractNumId="2">
    <w:nsid w:val="00642A02"/>
    <w:multiLevelType w:val="singleLevel"/>
    <w:tmpl w:val="0409000F"/>
    <w:lvl w:ilvl="0">
      <w:start w:val="1"/>
      <w:numFmt w:val="decimal"/>
      <w:lvlText w:val="%1."/>
      <w:lvlJc w:val="left"/>
      <w:pPr>
        <w:tabs>
          <w:tab w:val="num" w:pos="360"/>
        </w:tabs>
        <w:ind w:left="360" w:hanging="360"/>
      </w:pPr>
    </w:lvl>
  </w:abstractNum>
  <w:abstractNum w:abstractNumId="3">
    <w:nsid w:val="008D5FF2"/>
    <w:multiLevelType w:val="hybridMultilevel"/>
    <w:tmpl w:val="0234F82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1525C5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02F935FE"/>
    <w:multiLevelType w:val="hybridMultilevel"/>
    <w:tmpl w:val="E0E656D4"/>
    <w:lvl w:ilvl="0" w:tplc="33A0FD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3F6276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0471114D"/>
    <w:multiLevelType w:val="hybridMultilevel"/>
    <w:tmpl w:val="AA029A90"/>
    <w:lvl w:ilvl="0" w:tplc="706C5B7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083C1297"/>
    <w:multiLevelType w:val="hybridMultilevel"/>
    <w:tmpl w:val="B4EC387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0B8A602E"/>
    <w:multiLevelType w:val="hybridMultilevel"/>
    <w:tmpl w:val="AA029A90"/>
    <w:lvl w:ilvl="0" w:tplc="706C5B7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0B8B06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nsid w:val="0D72037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0EDD5E82"/>
    <w:multiLevelType w:val="hybridMultilevel"/>
    <w:tmpl w:val="DA4C2198"/>
    <w:lvl w:ilvl="0" w:tplc="4C409CDA">
      <w:numFmt w:val="bullet"/>
      <w:lvlText w:val=""/>
      <w:lvlJc w:val="left"/>
      <w:pPr>
        <w:tabs>
          <w:tab w:val="num" w:pos="1080"/>
        </w:tabs>
        <w:ind w:left="1080" w:hanging="360"/>
      </w:pPr>
      <w:rPr>
        <w:rFonts w:ascii="Symbol" w:eastAsia="Times New Roman" w:hAnsi="Symbol"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0FF4341E"/>
    <w:multiLevelType w:val="hybridMultilevel"/>
    <w:tmpl w:val="5D66A4C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11400661"/>
    <w:multiLevelType w:val="hybridMultilevel"/>
    <w:tmpl w:val="4E2EB96E"/>
    <w:lvl w:ilvl="0" w:tplc="92E02CF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11964B1C"/>
    <w:multiLevelType w:val="singleLevel"/>
    <w:tmpl w:val="0409000F"/>
    <w:lvl w:ilvl="0">
      <w:start w:val="1"/>
      <w:numFmt w:val="decimal"/>
      <w:lvlText w:val="%1."/>
      <w:lvlJc w:val="left"/>
      <w:pPr>
        <w:tabs>
          <w:tab w:val="num" w:pos="360"/>
        </w:tabs>
        <w:ind w:left="360" w:hanging="360"/>
      </w:pPr>
    </w:lvl>
  </w:abstractNum>
  <w:abstractNum w:abstractNumId="16">
    <w:nsid w:val="13752EC2"/>
    <w:multiLevelType w:val="hybridMultilevel"/>
    <w:tmpl w:val="AA029A90"/>
    <w:lvl w:ilvl="0" w:tplc="706C5B7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1D6C76BE"/>
    <w:multiLevelType w:val="hybridMultilevel"/>
    <w:tmpl w:val="AA029A90"/>
    <w:lvl w:ilvl="0" w:tplc="706C5B7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1E67042F"/>
    <w:multiLevelType w:val="singleLevel"/>
    <w:tmpl w:val="786A0576"/>
    <w:lvl w:ilvl="0">
      <w:start w:val="1"/>
      <w:numFmt w:val="lowerLetter"/>
      <w:lvlText w:val="%1. "/>
      <w:legacy w:legacy="1" w:legacySpace="0" w:legacyIndent="360"/>
      <w:lvlJc w:val="left"/>
      <w:pPr>
        <w:ind w:left="1800" w:hanging="360"/>
      </w:pPr>
      <w:rPr>
        <w:rFonts w:ascii="Times New Roman" w:hAnsi="Times New Roman" w:hint="default"/>
        <w:b w:val="0"/>
        <w:i w:val="0"/>
        <w:sz w:val="20"/>
        <w:u w:val="none"/>
      </w:rPr>
    </w:lvl>
  </w:abstractNum>
  <w:abstractNum w:abstractNumId="19">
    <w:nsid w:val="1F650DC2"/>
    <w:multiLevelType w:val="hybridMultilevel"/>
    <w:tmpl w:val="AA029A90"/>
    <w:lvl w:ilvl="0" w:tplc="706C5B7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2161410C"/>
    <w:multiLevelType w:val="hybridMultilevel"/>
    <w:tmpl w:val="FDF67BD4"/>
    <w:lvl w:ilvl="0" w:tplc="92E02CF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244700D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24D2582F"/>
    <w:multiLevelType w:val="singleLevel"/>
    <w:tmpl w:val="0409000F"/>
    <w:lvl w:ilvl="0">
      <w:start w:val="1"/>
      <w:numFmt w:val="decimal"/>
      <w:lvlText w:val="%1."/>
      <w:lvlJc w:val="left"/>
      <w:pPr>
        <w:tabs>
          <w:tab w:val="num" w:pos="360"/>
        </w:tabs>
        <w:ind w:left="360" w:hanging="360"/>
      </w:pPr>
    </w:lvl>
  </w:abstractNum>
  <w:abstractNum w:abstractNumId="23">
    <w:nsid w:val="287D0C53"/>
    <w:multiLevelType w:val="hybridMultilevel"/>
    <w:tmpl w:val="8CB44A92"/>
    <w:lvl w:ilvl="0" w:tplc="692C5A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1058E6"/>
    <w:multiLevelType w:val="singleLevel"/>
    <w:tmpl w:val="888CCD06"/>
    <w:lvl w:ilvl="0">
      <w:start w:val="1"/>
      <w:numFmt w:val="decimal"/>
      <w:lvlText w:val="%1."/>
      <w:legacy w:legacy="1" w:legacySpace="0" w:legacyIndent="360"/>
      <w:lvlJc w:val="left"/>
      <w:pPr>
        <w:ind w:left="2520" w:hanging="360"/>
      </w:pPr>
    </w:lvl>
  </w:abstractNum>
  <w:abstractNum w:abstractNumId="25">
    <w:nsid w:val="2BDE14D2"/>
    <w:multiLevelType w:val="hybridMultilevel"/>
    <w:tmpl w:val="003C7478"/>
    <w:lvl w:ilvl="0" w:tplc="92E02CF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308F26AE"/>
    <w:multiLevelType w:val="singleLevel"/>
    <w:tmpl w:val="50DECAE6"/>
    <w:lvl w:ilvl="0">
      <w:start w:val="1"/>
      <w:numFmt w:val="decimal"/>
      <w:lvlText w:val="%1."/>
      <w:legacy w:legacy="1" w:legacySpace="0" w:legacyIndent="360"/>
      <w:lvlJc w:val="left"/>
      <w:pPr>
        <w:ind w:left="1800" w:hanging="360"/>
      </w:pPr>
    </w:lvl>
  </w:abstractNum>
  <w:abstractNum w:abstractNumId="27">
    <w:nsid w:val="3761488F"/>
    <w:multiLevelType w:val="multilevel"/>
    <w:tmpl w:val="7B5E45DC"/>
    <w:lvl w:ilvl="0">
      <w:start w:val="1"/>
      <w:numFmt w:val="decimal"/>
      <w:lvlText w:val="%1."/>
      <w:legacy w:legacy="1" w:legacySpace="0" w:legacyIndent="360"/>
      <w:lvlJc w:val="left"/>
      <w:pPr>
        <w:ind w:left="1800" w:hanging="360"/>
      </w:pPr>
    </w:lvl>
    <w:lvl w:ilvl="1">
      <w:start w:val="4"/>
      <w:numFmt w:val="decimal"/>
      <w:isLgl/>
      <w:lvlText w:val="%1.%2"/>
      <w:lvlJc w:val="left"/>
      <w:pPr>
        <w:tabs>
          <w:tab w:val="num" w:pos="1920"/>
        </w:tabs>
        <w:ind w:left="1920" w:hanging="480"/>
      </w:pPr>
      <w:rPr>
        <w:rFonts w:hint="default"/>
      </w:rPr>
    </w:lvl>
    <w:lvl w:ilvl="2">
      <w:start w:val="3"/>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520"/>
        </w:tabs>
        <w:ind w:left="2520" w:hanging="1080"/>
      </w:pPr>
      <w:rPr>
        <w:rFonts w:hint="default"/>
      </w:rPr>
    </w:lvl>
    <w:lvl w:ilvl="7">
      <w:start w:val="1"/>
      <w:numFmt w:val="decimal"/>
      <w:isLgl/>
      <w:lvlText w:val="%1.%2.%3.%4.%5.%6.%7.%8"/>
      <w:lvlJc w:val="left"/>
      <w:pPr>
        <w:tabs>
          <w:tab w:val="num" w:pos="2880"/>
        </w:tabs>
        <w:ind w:left="2880" w:hanging="1440"/>
      </w:pPr>
      <w:rPr>
        <w:rFonts w:hint="default"/>
      </w:rPr>
    </w:lvl>
    <w:lvl w:ilvl="8">
      <w:start w:val="1"/>
      <w:numFmt w:val="decimal"/>
      <w:isLgl/>
      <w:lvlText w:val="%1.%2.%3.%4.%5.%6.%7.%8.%9"/>
      <w:lvlJc w:val="left"/>
      <w:pPr>
        <w:tabs>
          <w:tab w:val="num" w:pos="2880"/>
        </w:tabs>
        <w:ind w:left="2880" w:hanging="1440"/>
      </w:pPr>
      <w:rPr>
        <w:rFonts w:hint="default"/>
      </w:rPr>
    </w:lvl>
  </w:abstractNum>
  <w:abstractNum w:abstractNumId="28">
    <w:nsid w:val="381376B1"/>
    <w:multiLevelType w:val="hybridMultilevel"/>
    <w:tmpl w:val="6BFC3E4E"/>
    <w:lvl w:ilvl="0" w:tplc="0422E5F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3B9E520D"/>
    <w:multiLevelType w:val="multilevel"/>
    <w:tmpl w:val="0C30C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C6C3EB8"/>
    <w:multiLevelType w:val="multilevel"/>
    <w:tmpl w:val="D2267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B4A25B6"/>
    <w:multiLevelType w:val="singleLevel"/>
    <w:tmpl w:val="0409000F"/>
    <w:lvl w:ilvl="0">
      <w:start w:val="1"/>
      <w:numFmt w:val="decimal"/>
      <w:lvlText w:val="%1."/>
      <w:lvlJc w:val="left"/>
      <w:pPr>
        <w:tabs>
          <w:tab w:val="num" w:pos="360"/>
        </w:tabs>
        <w:ind w:left="360" w:hanging="360"/>
      </w:pPr>
    </w:lvl>
  </w:abstractNum>
  <w:abstractNum w:abstractNumId="32">
    <w:nsid w:val="4C3259C9"/>
    <w:multiLevelType w:val="singleLevel"/>
    <w:tmpl w:val="0409000F"/>
    <w:lvl w:ilvl="0">
      <w:start w:val="1"/>
      <w:numFmt w:val="decimal"/>
      <w:lvlText w:val="%1."/>
      <w:lvlJc w:val="left"/>
      <w:pPr>
        <w:tabs>
          <w:tab w:val="num" w:pos="360"/>
        </w:tabs>
        <w:ind w:left="360" w:hanging="360"/>
      </w:pPr>
    </w:lvl>
  </w:abstractNum>
  <w:abstractNum w:abstractNumId="33">
    <w:nsid w:val="4C60570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nsid w:val="51056188"/>
    <w:multiLevelType w:val="hybridMultilevel"/>
    <w:tmpl w:val="D9900A02"/>
    <w:lvl w:ilvl="0" w:tplc="92E02CFA">
      <w:start w:val="1"/>
      <w:numFmt w:val="lowerLetter"/>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58EE7A1B"/>
    <w:multiLevelType w:val="multilevel"/>
    <w:tmpl w:val="56D45D3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6">
    <w:nsid w:val="59D160D8"/>
    <w:multiLevelType w:val="singleLevel"/>
    <w:tmpl w:val="0409000F"/>
    <w:lvl w:ilvl="0">
      <w:start w:val="1"/>
      <w:numFmt w:val="decimal"/>
      <w:lvlText w:val="%1."/>
      <w:lvlJc w:val="left"/>
      <w:pPr>
        <w:tabs>
          <w:tab w:val="num" w:pos="360"/>
        </w:tabs>
        <w:ind w:left="360" w:hanging="360"/>
      </w:pPr>
    </w:lvl>
  </w:abstractNum>
  <w:abstractNum w:abstractNumId="37">
    <w:nsid w:val="5C574337"/>
    <w:multiLevelType w:val="hybridMultilevel"/>
    <w:tmpl w:val="9A680A1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nsid w:val="5D8A4370"/>
    <w:multiLevelType w:val="singleLevel"/>
    <w:tmpl w:val="0409000F"/>
    <w:lvl w:ilvl="0">
      <w:start w:val="1"/>
      <w:numFmt w:val="decimal"/>
      <w:lvlText w:val="%1."/>
      <w:lvlJc w:val="left"/>
      <w:pPr>
        <w:tabs>
          <w:tab w:val="num" w:pos="360"/>
        </w:tabs>
        <w:ind w:left="360" w:hanging="360"/>
      </w:pPr>
    </w:lvl>
  </w:abstractNum>
  <w:abstractNum w:abstractNumId="39">
    <w:nsid w:val="6D687F0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6E476732"/>
    <w:multiLevelType w:val="multilevel"/>
    <w:tmpl w:val="8020A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2711B23"/>
    <w:multiLevelType w:val="hybridMultilevel"/>
    <w:tmpl w:val="61C414F0"/>
    <w:lvl w:ilvl="0" w:tplc="B9A6A3C6">
      <w:numFmt w:val="bullet"/>
      <w:lvlText w:val="-"/>
      <w:lvlJc w:val="left"/>
      <w:pPr>
        <w:tabs>
          <w:tab w:val="num" w:pos="765"/>
        </w:tabs>
        <w:ind w:left="765" w:hanging="360"/>
      </w:pPr>
      <w:rPr>
        <w:rFonts w:ascii="Times New Roman" w:eastAsia="Times New Roman" w:hAnsi="Times New Roman" w:cs="Times New Roman" w:hint="default"/>
      </w:rPr>
    </w:lvl>
    <w:lvl w:ilvl="1" w:tplc="04090003" w:tentative="1">
      <w:start w:val="1"/>
      <w:numFmt w:val="bullet"/>
      <w:lvlText w:val="o"/>
      <w:lvlJc w:val="left"/>
      <w:pPr>
        <w:tabs>
          <w:tab w:val="num" w:pos="1485"/>
        </w:tabs>
        <w:ind w:left="1485" w:hanging="360"/>
      </w:pPr>
      <w:rPr>
        <w:rFonts w:ascii="Courier New" w:hAnsi="Courier New" w:cs="Courier New" w:hint="default"/>
      </w:rPr>
    </w:lvl>
    <w:lvl w:ilvl="2" w:tplc="04090005" w:tentative="1">
      <w:start w:val="1"/>
      <w:numFmt w:val="bullet"/>
      <w:lvlText w:val=""/>
      <w:lvlJc w:val="left"/>
      <w:pPr>
        <w:tabs>
          <w:tab w:val="num" w:pos="2205"/>
        </w:tabs>
        <w:ind w:left="2205" w:hanging="360"/>
      </w:pPr>
      <w:rPr>
        <w:rFonts w:ascii="Wingdings" w:hAnsi="Wingdings" w:hint="default"/>
      </w:rPr>
    </w:lvl>
    <w:lvl w:ilvl="3" w:tplc="04090001" w:tentative="1">
      <w:start w:val="1"/>
      <w:numFmt w:val="bullet"/>
      <w:lvlText w:val=""/>
      <w:lvlJc w:val="left"/>
      <w:pPr>
        <w:tabs>
          <w:tab w:val="num" w:pos="2925"/>
        </w:tabs>
        <w:ind w:left="2925" w:hanging="360"/>
      </w:pPr>
      <w:rPr>
        <w:rFonts w:ascii="Symbol" w:hAnsi="Symbol" w:hint="default"/>
      </w:rPr>
    </w:lvl>
    <w:lvl w:ilvl="4" w:tplc="04090003" w:tentative="1">
      <w:start w:val="1"/>
      <w:numFmt w:val="bullet"/>
      <w:lvlText w:val="o"/>
      <w:lvlJc w:val="left"/>
      <w:pPr>
        <w:tabs>
          <w:tab w:val="num" w:pos="3645"/>
        </w:tabs>
        <w:ind w:left="3645" w:hanging="360"/>
      </w:pPr>
      <w:rPr>
        <w:rFonts w:ascii="Courier New" w:hAnsi="Courier New" w:cs="Courier New" w:hint="default"/>
      </w:rPr>
    </w:lvl>
    <w:lvl w:ilvl="5" w:tplc="04090005" w:tentative="1">
      <w:start w:val="1"/>
      <w:numFmt w:val="bullet"/>
      <w:lvlText w:val=""/>
      <w:lvlJc w:val="left"/>
      <w:pPr>
        <w:tabs>
          <w:tab w:val="num" w:pos="4365"/>
        </w:tabs>
        <w:ind w:left="4365" w:hanging="360"/>
      </w:pPr>
      <w:rPr>
        <w:rFonts w:ascii="Wingdings" w:hAnsi="Wingdings" w:hint="default"/>
      </w:rPr>
    </w:lvl>
    <w:lvl w:ilvl="6" w:tplc="04090001" w:tentative="1">
      <w:start w:val="1"/>
      <w:numFmt w:val="bullet"/>
      <w:lvlText w:val=""/>
      <w:lvlJc w:val="left"/>
      <w:pPr>
        <w:tabs>
          <w:tab w:val="num" w:pos="5085"/>
        </w:tabs>
        <w:ind w:left="5085" w:hanging="360"/>
      </w:pPr>
      <w:rPr>
        <w:rFonts w:ascii="Symbol" w:hAnsi="Symbol" w:hint="default"/>
      </w:rPr>
    </w:lvl>
    <w:lvl w:ilvl="7" w:tplc="04090003" w:tentative="1">
      <w:start w:val="1"/>
      <w:numFmt w:val="bullet"/>
      <w:lvlText w:val="o"/>
      <w:lvlJc w:val="left"/>
      <w:pPr>
        <w:tabs>
          <w:tab w:val="num" w:pos="5805"/>
        </w:tabs>
        <w:ind w:left="5805" w:hanging="360"/>
      </w:pPr>
      <w:rPr>
        <w:rFonts w:ascii="Courier New" w:hAnsi="Courier New" w:cs="Courier New" w:hint="default"/>
      </w:rPr>
    </w:lvl>
    <w:lvl w:ilvl="8" w:tplc="04090005" w:tentative="1">
      <w:start w:val="1"/>
      <w:numFmt w:val="bullet"/>
      <w:lvlText w:val=""/>
      <w:lvlJc w:val="left"/>
      <w:pPr>
        <w:tabs>
          <w:tab w:val="num" w:pos="6525"/>
        </w:tabs>
        <w:ind w:left="6525" w:hanging="360"/>
      </w:pPr>
      <w:rPr>
        <w:rFonts w:ascii="Wingdings" w:hAnsi="Wingdings" w:hint="default"/>
      </w:rPr>
    </w:lvl>
  </w:abstractNum>
  <w:abstractNum w:abstractNumId="42">
    <w:nsid w:val="745E7A35"/>
    <w:multiLevelType w:val="hybridMultilevel"/>
    <w:tmpl w:val="4940951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3">
    <w:nsid w:val="789537A0"/>
    <w:multiLevelType w:val="singleLevel"/>
    <w:tmpl w:val="8A02ED1E"/>
    <w:lvl w:ilvl="0">
      <w:start w:val="1"/>
      <w:numFmt w:val="decimal"/>
      <w:lvlText w:val="%1."/>
      <w:legacy w:legacy="1" w:legacySpace="0" w:legacyIndent="360"/>
      <w:lvlJc w:val="left"/>
      <w:pPr>
        <w:ind w:left="1080" w:hanging="360"/>
      </w:pPr>
    </w:lvl>
  </w:abstractNum>
  <w:abstractNum w:abstractNumId="44">
    <w:nsid w:val="7C9242EE"/>
    <w:multiLevelType w:val="hybridMultilevel"/>
    <w:tmpl w:val="0B1C8D38"/>
    <w:lvl w:ilvl="0" w:tplc="347841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1800" w:hanging="360"/>
        </w:pPr>
        <w:rPr>
          <w:rFonts w:ascii="Symbol" w:hAnsi="Symbol" w:hint="default"/>
        </w:rPr>
      </w:lvl>
    </w:lvlOverride>
  </w:num>
  <w:num w:numId="3">
    <w:abstractNumId w:val="18"/>
  </w:num>
  <w:num w:numId="4">
    <w:abstractNumId w:val="10"/>
  </w:num>
  <w:num w:numId="5">
    <w:abstractNumId w:val="35"/>
  </w:num>
  <w:num w:numId="6">
    <w:abstractNumId w:val="26"/>
  </w:num>
  <w:num w:numId="7">
    <w:abstractNumId w:val="26"/>
    <w:lvlOverride w:ilvl="0">
      <w:lvl w:ilvl="0">
        <w:start w:val="1"/>
        <w:numFmt w:val="decimal"/>
        <w:lvlText w:val="%1."/>
        <w:legacy w:legacy="1" w:legacySpace="0" w:legacyIndent="360"/>
        <w:lvlJc w:val="left"/>
        <w:pPr>
          <w:ind w:left="1800" w:hanging="360"/>
        </w:pPr>
      </w:lvl>
    </w:lvlOverride>
  </w:num>
  <w:num w:numId="8">
    <w:abstractNumId w:val="27"/>
  </w:num>
  <w:num w:numId="9">
    <w:abstractNumId w:val="27"/>
    <w:lvlOverride w:ilvl="0">
      <w:lvl w:ilvl="0">
        <w:start w:val="1"/>
        <w:numFmt w:val="decimal"/>
        <w:lvlText w:val="%1."/>
        <w:legacy w:legacy="1" w:legacySpace="0" w:legacyIndent="360"/>
        <w:lvlJc w:val="left"/>
        <w:pPr>
          <w:ind w:left="1800" w:hanging="360"/>
        </w:pPr>
      </w:lvl>
    </w:lvlOverride>
  </w:num>
  <w:num w:numId="10">
    <w:abstractNumId w:val="24"/>
  </w:num>
  <w:num w:numId="11">
    <w:abstractNumId w:val="24"/>
    <w:lvlOverride w:ilvl="0">
      <w:lvl w:ilvl="0">
        <w:start w:val="1"/>
        <w:numFmt w:val="decimal"/>
        <w:lvlText w:val="%1."/>
        <w:legacy w:legacy="1" w:legacySpace="0" w:legacyIndent="360"/>
        <w:lvlJc w:val="left"/>
        <w:pPr>
          <w:ind w:left="2520" w:hanging="360"/>
        </w:pPr>
      </w:lvl>
    </w:lvlOverride>
  </w:num>
  <w:num w:numId="12">
    <w:abstractNumId w:val="43"/>
  </w:num>
  <w:num w:numId="13">
    <w:abstractNumId w:val="43"/>
    <w:lvlOverride w:ilvl="0">
      <w:lvl w:ilvl="0">
        <w:start w:val="1"/>
        <w:numFmt w:val="decimal"/>
        <w:lvlText w:val="%1."/>
        <w:legacy w:legacy="1" w:legacySpace="0" w:legacyIndent="360"/>
        <w:lvlJc w:val="left"/>
        <w:pPr>
          <w:ind w:left="1080" w:hanging="360"/>
        </w:pPr>
      </w:lvl>
    </w:lvlOverride>
  </w:num>
  <w:num w:numId="14">
    <w:abstractNumId w:val="2"/>
  </w:num>
  <w:num w:numId="15">
    <w:abstractNumId w:val="36"/>
  </w:num>
  <w:num w:numId="16">
    <w:abstractNumId w:val="39"/>
  </w:num>
  <w:num w:numId="17">
    <w:abstractNumId w:val="11"/>
  </w:num>
  <w:num w:numId="18">
    <w:abstractNumId w:val="6"/>
  </w:num>
  <w:num w:numId="19">
    <w:abstractNumId w:val="15"/>
  </w:num>
  <w:num w:numId="20">
    <w:abstractNumId w:val="22"/>
  </w:num>
  <w:num w:numId="21">
    <w:abstractNumId w:val="33"/>
  </w:num>
  <w:num w:numId="22">
    <w:abstractNumId w:val="21"/>
  </w:num>
  <w:num w:numId="23">
    <w:abstractNumId w:val="4"/>
  </w:num>
  <w:num w:numId="24">
    <w:abstractNumId w:val="31"/>
  </w:num>
  <w:num w:numId="25">
    <w:abstractNumId w:val="32"/>
  </w:num>
  <w:num w:numId="26">
    <w:abstractNumId w:val="38"/>
  </w:num>
  <w:num w:numId="27">
    <w:abstractNumId w:val="14"/>
  </w:num>
  <w:num w:numId="28">
    <w:abstractNumId w:val="25"/>
  </w:num>
  <w:num w:numId="29">
    <w:abstractNumId w:val="34"/>
  </w:num>
  <w:num w:numId="30">
    <w:abstractNumId w:val="42"/>
  </w:num>
  <w:num w:numId="31">
    <w:abstractNumId w:val="20"/>
  </w:num>
  <w:num w:numId="32">
    <w:abstractNumId w:val="8"/>
  </w:num>
  <w:num w:numId="33">
    <w:abstractNumId w:val="12"/>
  </w:num>
  <w:num w:numId="34">
    <w:abstractNumId w:val="13"/>
  </w:num>
  <w:num w:numId="35">
    <w:abstractNumId w:val="41"/>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7"/>
  </w:num>
  <w:num w:numId="38">
    <w:abstractNumId w:val="3"/>
  </w:num>
  <w:num w:numId="39">
    <w:abstractNumId w:val="23"/>
  </w:num>
  <w:num w:numId="40">
    <w:abstractNumId w:val="5"/>
  </w:num>
  <w:num w:numId="41">
    <w:abstractNumId w:val="28"/>
  </w:num>
  <w:num w:numId="42">
    <w:abstractNumId w:val="16"/>
  </w:num>
  <w:num w:numId="43">
    <w:abstractNumId w:val="9"/>
  </w:num>
  <w:num w:numId="44">
    <w:abstractNumId w:val="17"/>
  </w:num>
  <w:num w:numId="45">
    <w:abstractNumId w:val="19"/>
  </w:num>
  <w:num w:numId="46">
    <w:abstractNumId w:val="7"/>
  </w:num>
  <w:num w:numId="47">
    <w:abstractNumId w:val="44"/>
  </w:num>
  <w:num w:numId="48">
    <w:abstractNumId w:val="30"/>
  </w:num>
  <w:num w:numId="49">
    <w:abstractNumId w:val="40"/>
  </w:num>
  <w:num w:numId="50">
    <w:abstractNumId w:val="29"/>
  </w:num>
  <w:num w:numId="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intFractionalCharacterWidth/>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360"/>
  <w:doNotHyphenateCaps/>
  <w:drawingGridHorizontalSpacing w:val="120"/>
  <w:displayHorizontalDrawingGridEvery w:val="0"/>
  <w:displayVerticalDrawingGridEvery w:val="0"/>
  <w:doNotShadeFormData/>
  <w:noPunctuationKerning/>
  <w:characterSpacingControl w:val="doNotCompress"/>
  <w:hdrShapeDefaults>
    <o:shapedefaults v:ext="edit" spidmax="55297" fillcolor="white">
      <v:fill color="white"/>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3C4"/>
    <w:rsid w:val="000037AC"/>
    <w:rsid w:val="00004F2E"/>
    <w:rsid w:val="00011453"/>
    <w:rsid w:val="000127CF"/>
    <w:rsid w:val="00012AD2"/>
    <w:rsid w:val="00012EA1"/>
    <w:rsid w:val="000156EB"/>
    <w:rsid w:val="00015F7D"/>
    <w:rsid w:val="0001636C"/>
    <w:rsid w:val="000208C7"/>
    <w:rsid w:val="000209F2"/>
    <w:rsid w:val="00023141"/>
    <w:rsid w:val="0002416F"/>
    <w:rsid w:val="000248F4"/>
    <w:rsid w:val="00027104"/>
    <w:rsid w:val="000272E4"/>
    <w:rsid w:val="0003275F"/>
    <w:rsid w:val="000338A4"/>
    <w:rsid w:val="00037E4B"/>
    <w:rsid w:val="0004330A"/>
    <w:rsid w:val="0004425B"/>
    <w:rsid w:val="000462BF"/>
    <w:rsid w:val="000463B6"/>
    <w:rsid w:val="00046D42"/>
    <w:rsid w:val="00047912"/>
    <w:rsid w:val="00050B52"/>
    <w:rsid w:val="00051E3A"/>
    <w:rsid w:val="00053B79"/>
    <w:rsid w:val="00054C27"/>
    <w:rsid w:val="000564E6"/>
    <w:rsid w:val="00060BB6"/>
    <w:rsid w:val="00061436"/>
    <w:rsid w:val="000628E8"/>
    <w:rsid w:val="00062A71"/>
    <w:rsid w:val="00065CED"/>
    <w:rsid w:val="0007298F"/>
    <w:rsid w:val="000760DD"/>
    <w:rsid w:val="00076751"/>
    <w:rsid w:val="00076E11"/>
    <w:rsid w:val="000772A7"/>
    <w:rsid w:val="00077761"/>
    <w:rsid w:val="00082A80"/>
    <w:rsid w:val="00084F4A"/>
    <w:rsid w:val="00085384"/>
    <w:rsid w:val="00085AAC"/>
    <w:rsid w:val="00086D1B"/>
    <w:rsid w:val="00090A99"/>
    <w:rsid w:val="0009354A"/>
    <w:rsid w:val="0009369D"/>
    <w:rsid w:val="00093731"/>
    <w:rsid w:val="000A2415"/>
    <w:rsid w:val="000A5A83"/>
    <w:rsid w:val="000A7ADF"/>
    <w:rsid w:val="000B0F7C"/>
    <w:rsid w:val="000B110B"/>
    <w:rsid w:val="000B3AFA"/>
    <w:rsid w:val="000B404E"/>
    <w:rsid w:val="000B6426"/>
    <w:rsid w:val="000B6E16"/>
    <w:rsid w:val="000B7690"/>
    <w:rsid w:val="000B7E4A"/>
    <w:rsid w:val="000C0198"/>
    <w:rsid w:val="000C05E1"/>
    <w:rsid w:val="000C1794"/>
    <w:rsid w:val="000C2EC2"/>
    <w:rsid w:val="000C3566"/>
    <w:rsid w:val="000C3BAE"/>
    <w:rsid w:val="000D0F07"/>
    <w:rsid w:val="000D388F"/>
    <w:rsid w:val="000D3EFE"/>
    <w:rsid w:val="000D54FD"/>
    <w:rsid w:val="000D5D0A"/>
    <w:rsid w:val="000D70B8"/>
    <w:rsid w:val="000E042A"/>
    <w:rsid w:val="000E36BC"/>
    <w:rsid w:val="000E3960"/>
    <w:rsid w:val="000E42E5"/>
    <w:rsid w:val="000E542F"/>
    <w:rsid w:val="000F05AD"/>
    <w:rsid w:val="000F638B"/>
    <w:rsid w:val="000F6B3F"/>
    <w:rsid w:val="00100C4C"/>
    <w:rsid w:val="00102381"/>
    <w:rsid w:val="00103554"/>
    <w:rsid w:val="001107EF"/>
    <w:rsid w:val="00111AAE"/>
    <w:rsid w:val="0011429F"/>
    <w:rsid w:val="0011545D"/>
    <w:rsid w:val="001162B7"/>
    <w:rsid w:val="00120058"/>
    <w:rsid w:val="00123503"/>
    <w:rsid w:val="00124219"/>
    <w:rsid w:val="00125EE9"/>
    <w:rsid w:val="00126670"/>
    <w:rsid w:val="00130A07"/>
    <w:rsid w:val="00131D95"/>
    <w:rsid w:val="00133DD3"/>
    <w:rsid w:val="00136AEF"/>
    <w:rsid w:val="00141EB4"/>
    <w:rsid w:val="00144E07"/>
    <w:rsid w:val="0014627D"/>
    <w:rsid w:val="00152C40"/>
    <w:rsid w:val="00160554"/>
    <w:rsid w:val="00160F11"/>
    <w:rsid w:val="0016300A"/>
    <w:rsid w:val="001701A0"/>
    <w:rsid w:val="0017063E"/>
    <w:rsid w:val="00171B0B"/>
    <w:rsid w:val="001728C6"/>
    <w:rsid w:val="00172F7B"/>
    <w:rsid w:val="0017329E"/>
    <w:rsid w:val="00173B9B"/>
    <w:rsid w:val="00173BF0"/>
    <w:rsid w:val="00174D9D"/>
    <w:rsid w:val="001753EF"/>
    <w:rsid w:val="00177CD8"/>
    <w:rsid w:val="00181BB7"/>
    <w:rsid w:val="00182B0F"/>
    <w:rsid w:val="00184D47"/>
    <w:rsid w:val="001859CB"/>
    <w:rsid w:val="0018641B"/>
    <w:rsid w:val="00187388"/>
    <w:rsid w:val="0019122B"/>
    <w:rsid w:val="0019318C"/>
    <w:rsid w:val="00195F25"/>
    <w:rsid w:val="001A01F0"/>
    <w:rsid w:val="001A0E1A"/>
    <w:rsid w:val="001A12A9"/>
    <w:rsid w:val="001A37E7"/>
    <w:rsid w:val="001A52D7"/>
    <w:rsid w:val="001A70B6"/>
    <w:rsid w:val="001A7367"/>
    <w:rsid w:val="001A7F4C"/>
    <w:rsid w:val="001B056D"/>
    <w:rsid w:val="001B4D0C"/>
    <w:rsid w:val="001B756D"/>
    <w:rsid w:val="001B7F61"/>
    <w:rsid w:val="001C6605"/>
    <w:rsid w:val="001D04C6"/>
    <w:rsid w:val="001D0BAC"/>
    <w:rsid w:val="001E102C"/>
    <w:rsid w:val="001E165C"/>
    <w:rsid w:val="001E25D4"/>
    <w:rsid w:val="001E3771"/>
    <w:rsid w:val="001E4D22"/>
    <w:rsid w:val="001E6DB9"/>
    <w:rsid w:val="001E7599"/>
    <w:rsid w:val="001F0874"/>
    <w:rsid w:val="001F215F"/>
    <w:rsid w:val="001F2AA0"/>
    <w:rsid w:val="001F445C"/>
    <w:rsid w:val="001F6947"/>
    <w:rsid w:val="001F7223"/>
    <w:rsid w:val="001F7C37"/>
    <w:rsid w:val="002001D9"/>
    <w:rsid w:val="00200323"/>
    <w:rsid w:val="00201A9D"/>
    <w:rsid w:val="00203622"/>
    <w:rsid w:val="00210719"/>
    <w:rsid w:val="0021234D"/>
    <w:rsid w:val="00213B0A"/>
    <w:rsid w:val="00214538"/>
    <w:rsid w:val="00220B05"/>
    <w:rsid w:val="00223174"/>
    <w:rsid w:val="002231B8"/>
    <w:rsid w:val="0022443E"/>
    <w:rsid w:val="002250EF"/>
    <w:rsid w:val="0022664B"/>
    <w:rsid w:val="0023248C"/>
    <w:rsid w:val="00232983"/>
    <w:rsid w:val="002331C7"/>
    <w:rsid w:val="00233305"/>
    <w:rsid w:val="00234FC7"/>
    <w:rsid w:val="0023534B"/>
    <w:rsid w:val="00235FE5"/>
    <w:rsid w:val="002375C8"/>
    <w:rsid w:val="00241439"/>
    <w:rsid w:val="002420FA"/>
    <w:rsid w:val="00242B7F"/>
    <w:rsid w:val="00244BCC"/>
    <w:rsid w:val="00244D99"/>
    <w:rsid w:val="002500CA"/>
    <w:rsid w:val="00253D36"/>
    <w:rsid w:val="00253F8D"/>
    <w:rsid w:val="00254638"/>
    <w:rsid w:val="00254E62"/>
    <w:rsid w:val="00255496"/>
    <w:rsid w:val="00256581"/>
    <w:rsid w:val="00256CBC"/>
    <w:rsid w:val="002605B2"/>
    <w:rsid w:val="0026126A"/>
    <w:rsid w:val="00263A56"/>
    <w:rsid w:val="00263B1B"/>
    <w:rsid w:val="00263F56"/>
    <w:rsid w:val="00263FB3"/>
    <w:rsid w:val="002649DC"/>
    <w:rsid w:val="0026536C"/>
    <w:rsid w:val="0027087D"/>
    <w:rsid w:val="00270D9A"/>
    <w:rsid w:val="00271541"/>
    <w:rsid w:val="00272AC2"/>
    <w:rsid w:val="00273BE5"/>
    <w:rsid w:val="00273C7E"/>
    <w:rsid w:val="00273FBC"/>
    <w:rsid w:val="0027668E"/>
    <w:rsid w:val="002801D2"/>
    <w:rsid w:val="00280DB0"/>
    <w:rsid w:val="0028184A"/>
    <w:rsid w:val="00282B1D"/>
    <w:rsid w:val="00283679"/>
    <w:rsid w:val="00284512"/>
    <w:rsid w:val="00284656"/>
    <w:rsid w:val="00286FB2"/>
    <w:rsid w:val="002877CC"/>
    <w:rsid w:val="00287A61"/>
    <w:rsid w:val="00291B62"/>
    <w:rsid w:val="00292BDD"/>
    <w:rsid w:val="0029475E"/>
    <w:rsid w:val="002947D2"/>
    <w:rsid w:val="002A26AA"/>
    <w:rsid w:val="002A5D11"/>
    <w:rsid w:val="002A66C4"/>
    <w:rsid w:val="002A70B3"/>
    <w:rsid w:val="002B00D9"/>
    <w:rsid w:val="002B2023"/>
    <w:rsid w:val="002B2844"/>
    <w:rsid w:val="002B4269"/>
    <w:rsid w:val="002B572D"/>
    <w:rsid w:val="002B5DAE"/>
    <w:rsid w:val="002B5FCE"/>
    <w:rsid w:val="002B678E"/>
    <w:rsid w:val="002B713E"/>
    <w:rsid w:val="002C1832"/>
    <w:rsid w:val="002C2364"/>
    <w:rsid w:val="002C3453"/>
    <w:rsid w:val="002C50AB"/>
    <w:rsid w:val="002C649B"/>
    <w:rsid w:val="002D2B21"/>
    <w:rsid w:val="002D2DFC"/>
    <w:rsid w:val="002D3718"/>
    <w:rsid w:val="002D3928"/>
    <w:rsid w:val="002D46EA"/>
    <w:rsid w:val="002D4BAF"/>
    <w:rsid w:val="002D7AFB"/>
    <w:rsid w:val="002E4689"/>
    <w:rsid w:val="002E4986"/>
    <w:rsid w:val="002E60B3"/>
    <w:rsid w:val="002F256D"/>
    <w:rsid w:val="002F2B74"/>
    <w:rsid w:val="003001DB"/>
    <w:rsid w:val="00300A30"/>
    <w:rsid w:val="003013AD"/>
    <w:rsid w:val="00301C0D"/>
    <w:rsid w:val="00302BE3"/>
    <w:rsid w:val="003033D6"/>
    <w:rsid w:val="003060AF"/>
    <w:rsid w:val="00306273"/>
    <w:rsid w:val="00307B0F"/>
    <w:rsid w:val="00310ADD"/>
    <w:rsid w:val="00310CF1"/>
    <w:rsid w:val="00311FEB"/>
    <w:rsid w:val="00312CA1"/>
    <w:rsid w:val="00313BC2"/>
    <w:rsid w:val="00324206"/>
    <w:rsid w:val="00324EA9"/>
    <w:rsid w:val="003261DB"/>
    <w:rsid w:val="00330926"/>
    <w:rsid w:val="003317AC"/>
    <w:rsid w:val="00331AB5"/>
    <w:rsid w:val="00331C23"/>
    <w:rsid w:val="00333C45"/>
    <w:rsid w:val="00335E4E"/>
    <w:rsid w:val="00337875"/>
    <w:rsid w:val="003408D1"/>
    <w:rsid w:val="00340BDC"/>
    <w:rsid w:val="00342E87"/>
    <w:rsid w:val="00344594"/>
    <w:rsid w:val="00344EBE"/>
    <w:rsid w:val="003454DE"/>
    <w:rsid w:val="00345C4B"/>
    <w:rsid w:val="00347B7F"/>
    <w:rsid w:val="00350E64"/>
    <w:rsid w:val="00352CEE"/>
    <w:rsid w:val="00353D96"/>
    <w:rsid w:val="003543D6"/>
    <w:rsid w:val="0035724F"/>
    <w:rsid w:val="003619D8"/>
    <w:rsid w:val="003624D3"/>
    <w:rsid w:val="003640BB"/>
    <w:rsid w:val="00364BBC"/>
    <w:rsid w:val="00364D25"/>
    <w:rsid w:val="003654F2"/>
    <w:rsid w:val="00365B34"/>
    <w:rsid w:val="00365FCB"/>
    <w:rsid w:val="003673AE"/>
    <w:rsid w:val="003675DD"/>
    <w:rsid w:val="00370C77"/>
    <w:rsid w:val="00372927"/>
    <w:rsid w:val="00372A27"/>
    <w:rsid w:val="00372D1B"/>
    <w:rsid w:val="0037315A"/>
    <w:rsid w:val="00375135"/>
    <w:rsid w:val="0037647B"/>
    <w:rsid w:val="003819B4"/>
    <w:rsid w:val="0038750F"/>
    <w:rsid w:val="00387B55"/>
    <w:rsid w:val="00392A49"/>
    <w:rsid w:val="003949FA"/>
    <w:rsid w:val="003A0F87"/>
    <w:rsid w:val="003A16C3"/>
    <w:rsid w:val="003A1CBD"/>
    <w:rsid w:val="003A3135"/>
    <w:rsid w:val="003A3927"/>
    <w:rsid w:val="003A3E4B"/>
    <w:rsid w:val="003A46CC"/>
    <w:rsid w:val="003A75D9"/>
    <w:rsid w:val="003B08A9"/>
    <w:rsid w:val="003B0D81"/>
    <w:rsid w:val="003B1C3D"/>
    <w:rsid w:val="003B29D6"/>
    <w:rsid w:val="003B4C1D"/>
    <w:rsid w:val="003B5793"/>
    <w:rsid w:val="003B62CA"/>
    <w:rsid w:val="003B788D"/>
    <w:rsid w:val="003C0576"/>
    <w:rsid w:val="003C1681"/>
    <w:rsid w:val="003C3250"/>
    <w:rsid w:val="003C33D6"/>
    <w:rsid w:val="003C71CA"/>
    <w:rsid w:val="003D04AE"/>
    <w:rsid w:val="003D216C"/>
    <w:rsid w:val="003D6A4B"/>
    <w:rsid w:val="003E093D"/>
    <w:rsid w:val="003E0B51"/>
    <w:rsid w:val="003E1F09"/>
    <w:rsid w:val="003E5131"/>
    <w:rsid w:val="003E62EC"/>
    <w:rsid w:val="003E69AC"/>
    <w:rsid w:val="003F392D"/>
    <w:rsid w:val="003F5B17"/>
    <w:rsid w:val="003F60DB"/>
    <w:rsid w:val="003F6D42"/>
    <w:rsid w:val="003F7D2A"/>
    <w:rsid w:val="00401EAC"/>
    <w:rsid w:val="00402A3B"/>
    <w:rsid w:val="00403494"/>
    <w:rsid w:val="00404A47"/>
    <w:rsid w:val="00405477"/>
    <w:rsid w:val="00405A0E"/>
    <w:rsid w:val="00406251"/>
    <w:rsid w:val="004063E5"/>
    <w:rsid w:val="004108F3"/>
    <w:rsid w:val="004146D0"/>
    <w:rsid w:val="00415795"/>
    <w:rsid w:val="00415C09"/>
    <w:rsid w:val="00422105"/>
    <w:rsid w:val="00422B2B"/>
    <w:rsid w:val="004233B8"/>
    <w:rsid w:val="004237FF"/>
    <w:rsid w:val="0043035B"/>
    <w:rsid w:val="004318E6"/>
    <w:rsid w:val="00431A48"/>
    <w:rsid w:val="00434E0D"/>
    <w:rsid w:val="00440697"/>
    <w:rsid w:val="0044170F"/>
    <w:rsid w:val="004421E1"/>
    <w:rsid w:val="00443840"/>
    <w:rsid w:val="00444B24"/>
    <w:rsid w:val="004462A9"/>
    <w:rsid w:val="00450826"/>
    <w:rsid w:val="00451A6E"/>
    <w:rsid w:val="004539B5"/>
    <w:rsid w:val="00453AE4"/>
    <w:rsid w:val="004601B5"/>
    <w:rsid w:val="00463E2E"/>
    <w:rsid w:val="00465316"/>
    <w:rsid w:val="00467852"/>
    <w:rsid w:val="00472A7B"/>
    <w:rsid w:val="0047388C"/>
    <w:rsid w:val="00473E08"/>
    <w:rsid w:val="00477568"/>
    <w:rsid w:val="00481E5E"/>
    <w:rsid w:val="00482BB3"/>
    <w:rsid w:val="0048340F"/>
    <w:rsid w:val="004844F5"/>
    <w:rsid w:val="00484543"/>
    <w:rsid w:val="00485168"/>
    <w:rsid w:val="004854DC"/>
    <w:rsid w:val="0049061B"/>
    <w:rsid w:val="0049209B"/>
    <w:rsid w:val="0049292C"/>
    <w:rsid w:val="0049317A"/>
    <w:rsid w:val="00495FE1"/>
    <w:rsid w:val="004962ED"/>
    <w:rsid w:val="00496F9B"/>
    <w:rsid w:val="004A1578"/>
    <w:rsid w:val="004A3ADE"/>
    <w:rsid w:val="004A5CEF"/>
    <w:rsid w:val="004A5F25"/>
    <w:rsid w:val="004A6825"/>
    <w:rsid w:val="004A6EE0"/>
    <w:rsid w:val="004B1033"/>
    <w:rsid w:val="004B1169"/>
    <w:rsid w:val="004B19EC"/>
    <w:rsid w:val="004B2FA6"/>
    <w:rsid w:val="004B33A9"/>
    <w:rsid w:val="004B64EB"/>
    <w:rsid w:val="004B6DCB"/>
    <w:rsid w:val="004C0478"/>
    <w:rsid w:val="004C29B6"/>
    <w:rsid w:val="004C2F17"/>
    <w:rsid w:val="004D002B"/>
    <w:rsid w:val="004D152D"/>
    <w:rsid w:val="004D1A4C"/>
    <w:rsid w:val="004D3A03"/>
    <w:rsid w:val="004D3ADC"/>
    <w:rsid w:val="004D4D9B"/>
    <w:rsid w:val="004D5839"/>
    <w:rsid w:val="004D6B9E"/>
    <w:rsid w:val="004D70D9"/>
    <w:rsid w:val="004D719C"/>
    <w:rsid w:val="004E10F3"/>
    <w:rsid w:val="004E15D1"/>
    <w:rsid w:val="004E17EC"/>
    <w:rsid w:val="004E242F"/>
    <w:rsid w:val="004E5F79"/>
    <w:rsid w:val="004E62D1"/>
    <w:rsid w:val="004E7F51"/>
    <w:rsid w:val="004F05FB"/>
    <w:rsid w:val="004F24BA"/>
    <w:rsid w:val="004F33CD"/>
    <w:rsid w:val="004F3BF9"/>
    <w:rsid w:val="004F4013"/>
    <w:rsid w:val="004F5EB2"/>
    <w:rsid w:val="00500670"/>
    <w:rsid w:val="00501DD9"/>
    <w:rsid w:val="005020C1"/>
    <w:rsid w:val="005024EE"/>
    <w:rsid w:val="005036CF"/>
    <w:rsid w:val="00503D75"/>
    <w:rsid w:val="005068B7"/>
    <w:rsid w:val="005103C4"/>
    <w:rsid w:val="005137E6"/>
    <w:rsid w:val="005156DC"/>
    <w:rsid w:val="00517025"/>
    <w:rsid w:val="0052001A"/>
    <w:rsid w:val="0052169A"/>
    <w:rsid w:val="005223EB"/>
    <w:rsid w:val="005256F8"/>
    <w:rsid w:val="00526117"/>
    <w:rsid w:val="00526529"/>
    <w:rsid w:val="00527470"/>
    <w:rsid w:val="0053304A"/>
    <w:rsid w:val="00535174"/>
    <w:rsid w:val="00535B29"/>
    <w:rsid w:val="00536767"/>
    <w:rsid w:val="00537805"/>
    <w:rsid w:val="005413FB"/>
    <w:rsid w:val="00541819"/>
    <w:rsid w:val="00543AE6"/>
    <w:rsid w:val="005475A7"/>
    <w:rsid w:val="00554944"/>
    <w:rsid w:val="005553EF"/>
    <w:rsid w:val="005557A6"/>
    <w:rsid w:val="00562A4A"/>
    <w:rsid w:val="00567DEB"/>
    <w:rsid w:val="00572095"/>
    <w:rsid w:val="00572A14"/>
    <w:rsid w:val="005759E2"/>
    <w:rsid w:val="0057677D"/>
    <w:rsid w:val="00577B4C"/>
    <w:rsid w:val="00580C36"/>
    <w:rsid w:val="0058226A"/>
    <w:rsid w:val="00582BE2"/>
    <w:rsid w:val="00582F95"/>
    <w:rsid w:val="0058314A"/>
    <w:rsid w:val="005831D2"/>
    <w:rsid w:val="00583C48"/>
    <w:rsid w:val="00583CEF"/>
    <w:rsid w:val="00583E9D"/>
    <w:rsid w:val="00585598"/>
    <w:rsid w:val="00585781"/>
    <w:rsid w:val="005858AC"/>
    <w:rsid w:val="00586B0C"/>
    <w:rsid w:val="00586FC2"/>
    <w:rsid w:val="0059144D"/>
    <w:rsid w:val="00591580"/>
    <w:rsid w:val="00591A05"/>
    <w:rsid w:val="00591A8F"/>
    <w:rsid w:val="005A35AF"/>
    <w:rsid w:val="005A3724"/>
    <w:rsid w:val="005A3953"/>
    <w:rsid w:val="005A6736"/>
    <w:rsid w:val="005A6785"/>
    <w:rsid w:val="005A6CC5"/>
    <w:rsid w:val="005B08CF"/>
    <w:rsid w:val="005B3C65"/>
    <w:rsid w:val="005B4050"/>
    <w:rsid w:val="005B4C53"/>
    <w:rsid w:val="005B54C6"/>
    <w:rsid w:val="005B63ED"/>
    <w:rsid w:val="005B7521"/>
    <w:rsid w:val="005B79B8"/>
    <w:rsid w:val="005C1AA8"/>
    <w:rsid w:val="005C346D"/>
    <w:rsid w:val="005C7EEC"/>
    <w:rsid w:val="005D1795"/>
    <w:rsid w:val="005D3405"/>
    <w:rsid w:val="005D37E7"/>
    <w:rsid w:val="005D3A7B"/>
    <w:rsid w:val="005D4E0A"/>
    <w:rsid w:val="005D63CC"/>
    <w:rsid w:val="005D66E9"/>
    <w:rsid w:val="005D6A50"/>
    <w:rsid w:val="005D70D8"/>
    <w:rsid w:val="005E093A"/>
    <w:rsid w:val="005E0AA2"/>
    <w:rsid w:val="005E1E22"/>
    <w:rsid w:val="005E3B83"/>
    <w:rsid w:val="005F01A8"/>
    <w:rsid w:val="005F2667"/>
    <w:rsid w:val="005F3E46"/>
    <w:rsid w:val="0060040A"/>
    <w:rsid w:val="00600CE9"/>
    <w:rsid w:val="00601258"/>
    <w:rsid w:val="00601A67"/>
    <w:rsid w:val="00602758"/>
    <w:rsid w:val="00602D36"/>
    <w:rsid w:val="00603110"/>
    <w:rsid w:val="00603872"/>
    <w:rsid w:val="0060449E"/>
    <w:rsid w:val="00604F0C"/>
    <w:rsid w:val="00605AD1"/>
    <w:rsid w:val="0060750F"/>
    <w:rsid w:val="00611947"/>
    <w:rsid w:val="006140AD"/>
    <w:rsid w:val="00620384"/>
    <w:rsid w:val="00620DF9"/>
    <w:rsid w:val="00623294"/>
    <w:rsid w:val="00623855"/>
    <w:rsid w:val="006251B9"/>
    <w:rsid w:val="00641D4E"/>
    <w:rsid w:val="00642ECF"/>
    <w:rsid w:val="006432FE"/>
    <w:rsid w:val="006444BC"/>
    <w:rsid w:val="006472A9"/>
    <w:rsid w:val="00650326"/>
    <w:rsid w:val="00652541"/>
    <w:rsid w:val="00654088"/>
    <w:rsid w:val="00655A7B"/>
    <w:rsid w:val="00660081"/>
    <w:rsid w:val="00661A7F"/>
    <w:rsid w:val="00661DD0"/>
    <w:rsid w:val="006651E3"/>
    <w:rsid w:val="00665AEF"/>
    <w:rsid w:val="006753FC"/>
    <w:rsid w:val="006757C1"/>
    <w:rsid w:val="006811B3"/>
    <w:rsid w:val="00684169"/>
    <w:rsid w:val="00684432"/>
    <w:rsid w:val="0068526F"/>
    <w:rsid w:val="00685BA1"/>
    <w:rsid w:val="00690E37"/>
    <w:rsid w:val="00693FEB"/>
    <w:rsid w:val="00695170"/>
    <w:rsid w:val="006956B8"/>
    <w:rsid w:val="00696343"/>
    <w:rsid w:val="00696B03"/>
    <w:rsid w:val="006A192B"/>
    <w:rsid w:val="006A24C7"/>
    <w:rsid w:val="006A3E52"/>
    <w:rsid w:val="006A47D5"/>
    <w:rsid w:val="006A5509"/>
    <w:rsid w:val="006A669A"/>
    <w:rsid w:val="006A6DF6"/>
    <w:rsid w:val="006B1993"/>
    <w:rsid w:val="006B3861"/>
    <w:rsid w:val="006B4698"/>
    <w:rsid w:val="006B543F"/>
    <w:rsid w:val="006B57DA"/>
    <w:rsid w:val="006B7FC4"/>
    <w:rsid w:val="006C06CE"/>
    <w:rsid w:val="006C35D3"/>
    <w:rsid w:val="006C7371"/>
    <w:rsid w:val="006D05AF"/>
    <w:rsid w:val="006D0615"/>
    <w:rsid w:val="006D1688"/>
    <w:rsid w:val="006D24A2"/>
    <w:rsid w:val="006D393E"/>
    <w:rsid w:val="006D6EFC"/>
    <w:rsid w:val="006D7300"/>
    <w:rsid w:val="006D7CE2"/>
    <w:rsid w:val="006E41CD"/>
    <w:rsid w:val="006E682F"/>
    <w:rsid w:val="006F0F91"/>
    <w:rsid w:val="006F622A"/>
    <w:rsid w:val="006F679D"/>
    <w:rsid w:val="00700E87"/>
    <w:rsid w:val="00701763"/>
    <w:rsid w:val="0070470F"/>
    <w:rsid w:val="00710268"/>
    <w:rsid w:val="007115D2"/>
    <w:rsid w:val="00711B11"/>
    <w:rsid w:val="007142D6"/>
    <w:rsid w:val="00717078"/>
    <w:rsid w:val="007171D7"/>
    <w:rsid w:val="007174AE"/>
    <w:rsid w:val="0072441A"/>
    <w:rsid w:val="00724A3D"/>
    <w:rsid w:val="00726585"/>
    <w:rsid w:val="00732CAB"/>
    <w:rsid w:val="00733CCE"/>
    <w:rsid w:val="007340B5"/>
    <w:rsid w:val="0073559B"/>
    <w:rsid w:val="007367E5"/>
    <w:rsid w:val="0073693C"/>
    <w:rsid w:val="00741567"/>
    <w:rsid w:val="007439A4"/>
    <w:rsid w:val="00744E43"/>
    <w:rsid w:val="00745849"/>
    <w:rsid w:val="00745980"/>
    <w:rsid w:val="00746755"/>
    <w:rsid w:val="00747E4F"/>
    <w:rsid w:val="00750F56"/>
    <w:rsid w:val="00751037"/>
    <w:rsid w:val="0076063D"/>
    <w:rsid w:val="007625BE"/>
    <w:rsid w:val="007645D4"/>
    <w:rsid w:val="00767097"/>
    <w:rsid w:val="00767AE1"/>
    <w:rsid w:val="00771215"/>
    <w:rsid w:val="0077166A"/>
    <w:rsid w:val="007765A1"/>
    <w:rsid w:val="00781A1E"/>
    <w:rsid w:val="00782C18"/>
    <w:rsid w:val="007843CE"/>
    <w:rsid w:val="007853BB"/>
    <w:rsid w:val="007920DF"/>
    <w:rsid w:val="00794E43"/>
    <w:rsid w:val="0079575E"/>
    <w:rsid w:val="007A184E"/>
    <w:rsid w:val="007A1CCB"/>
    <w:rsid w:val="007A1FE5"/>
    <w:rsid w:val="007A27C8"/>
    <w:rsid w:val="007A2EB7"/>
    <w:rsid w:val="007A326C"/>
    <w:rsid w:val="007A5808"/>
    <w:rsid w:val="007A685A"/>
    <w:rsid w:val="007B19EF"/>
    <w:rsid w:val="007C0882"/>
    <w:rsid w:val="007C093B"/>
    <w:rsid w:val="007C3CAD"/>
    <w:rsid w:val="007C4D89"/>
    <w:rsid w:val="007C5CB4"/>
    <w:rsid w:val="007C666D"/>
    <w:rsid w:val="007D15DD"/>
    <w:rsid w:val="007D1990"/>
    <w:rsid w:val="007D2AAF"/>
    <w:rsid w:val="007D2EE1"/>
    <w:rsid w:val="007D36D6"/>
    <w:rsid w:val="007D66AC"/>
    <w:rsid w:val="007D73DE"/>
    <w:rsid w:val="007E1491"/>
    <w:rsid w:val="007E456D"/>
    <w:rsid w:val="007E4850"/>
    <w:rsid w:val="007F11FB"/>
    <w:rsid w:val="007F13AF"/>
    <w:rsid w:val="007F1D90"/>
    <w:rsid w:val="007F479D"/>
    <w:rsid w:val="007F4C47"/>
    <w:rsid w:val="007F53FB"/>
    <w:rsid w:val="007F5C7C"/>
    <w:rsid w:val="00804B9F"/>
    <w:rsid w:val="008054EB"/>
    <w:rsid w:val="00805707"/>
    <w:rsid w:val="00805815"/>
    <w:rsid w:val="00810839"/>
    <w:rsid w:val="00810E52"/>
    <w:rsid w:val="00811896"/>
    <w:rsid w:val="00811ADA"/>
    <w:rsid w:val="008137F2"/>
    <w:rsid w:val="008144F4"/>
    <w:rsid w:val="00815018"/>
    <w:rsid w:val="00815B2D"/>
    <w:rsid w:val="0081635A"/>
    <w:rsid w:val="008171A4"/>
    <w:rsid w:val="00817BBA"/>
    <w:rsid w:val="00820A38"/>
    <w:rsid w:val="00823C9C"/>
    <w:rsid w:val="00823D6C"/>
    <w:rsid w:val="00827802"/>
    <w:rsid w:val="00831FDC"/>
    <w:rsid w:val="00832FA6"/>
    <w:rsid w:val="00835AD2"/>
    <w:rsid w:val="008433BE"/>
    <w:rsid w:val="00843D5B"/>
    <w:rsid w:val="0085042F"/>
    <w:rsid w:val="008509AB"/>
    <w:rsid w:val="00851B00"/>
    <w:rsid w:val="00853A65"/>
    <w:rsid w:val="00857D26"/>
    <w:rsid w:val="008607E2"/>
    <w:rsid w:val="008612A2"/>
    <w:rsid w:val="00862761"/>
    <w:rsid w:val="00864E32"/>
    <w:rsid w:val="00865097"/>
    <w:rsid w:val="00866BF5"/>
    <w:rsid w:val="00870786"/>
    <w:rsid w:val="00873A9F"/>
    <w:rsid w:val="0087503B"/>
    <w:rsid w:val="00875DF1"/>
    <w:rsid w:val="00876970"/>
    <w:rsid w:val="00877CFD"/>
    <w:rsid w:val="00880512"/>
    <w:rsid w:val="008811A3"/>
    <w:rsid w:val="008812B9"/>
    <w:rsid w:val="00881362"/>
    <w:rsid w:val="00881C9D"/>
    <w:rsid w:val="00884348"/>
    <w:rsid w:val="00884591"/>
    <w:rsid w:val="00886C15"/>
    <w:rsid w:val="008902BD"/>
    <w:rsid w:val="008948A4"/>
    <w:rsid w:val="008A09E4"/>
    <w:rsid w:val="008A1700"/>
    <w:rsid w:val="008A2308"/>
    <w:rsid w:val="008A488D"/>
    <w:rsid w:val="008A5366"/>
    <w:rsid w:val="008A6669"/>
    <w:rsid w:val="008B0948"/>
    <w:rsid w:val="008B55B7"/>
    <w:rsid w:val="008B79EE"/>
    <w:rsid w:val="008C0D16"/>
    <w:rsid w:val="008C0E0E"/>
    <w:rsid w:val="008C0FCB"/>
    <w:rsid w:val="008C2BD6"/>
    <w:rsid w:val="008C36A6"/>
    <w:rsid w:val="008D133B"/>
    <w:rsid w:val="008D1AA7"/>
    <w:rsid w:val="008D37FB"/>
    <w:rsid w:val="008D3C2D"/>
    <w:rsid w:val="008D46EB"/>
    <w:rsid w:val="008D7C63"/>
    <w:rsid w:val="008E11AC"/>
    <w:rsid w:val="008E2018"/>
    <w:rsid w:val="008E3EEB"/>
    <w:rsid w:val="008E7888"/>
    <w:rsid w:val="008E7F76"/>
    <w:rsid w:val="008F14E6"/>
    <w:rsid w:val="008F1A80"/>
    <w:rsid w:val="008F2CAE"/>
    <w:rsid w:val="008F36A1"/>
    <w:rsid w:val="008F4E20"/>
    <w:rsid w:val="008F519C"/>
    <w:rsid w:val="0090246E"/>
    <w:rsid w:val="00904ABD"/>
    <w:rsid w:val="009065BA"/>
    <w:rsid w:val="00906683"/>
    <w:rsid w:val="009072E8"/>
    <w:rsid w:val="00907EC1"/>
    <w:rsid w:val="00911E4C"/>
    <w:rsid w:val="0091710D"/>
    <w:rsid w:val="00920F0B"/>
    <w:rsid w:val="00922A6B"/>
    <w:rsid w:val="00924418"/>
    <w:rsid w:val="009258D9"/>
    <w:rsid w:val="00925B5F"/>
    <w:rsid w:val="0092726E"/>
    <w:rsid w:val="009318AF"/>
    <w:rsid w:val="00931AB4"/>
    <w:rsid w:val="00931F9D"/>
    <w:rsid w:val="00935B89"/>
    <w:rsid w:val="00936078"/>
    <w:rsid w:val="00936330"/>
    <w:rsid w:val="00936E82"/>
    <w:rsid w:val="00942BB8"/>
    <w:rsid w:val="00943346"/>
    <w:rsid w:val="009438D5"/>
    <w:rsid w:val="009439EC"/>
    <w:rsid w:val="009445A0"/>
    <w:rsid w:val="009446BF"/>
    <w:rsid w:val="00945BB8"/>
    <w:rsid w:val="00950DB4"/>
    <w:rsid w:val="009514B5"/>
    <w:rsid w:val="0095295B"/>
    <w:rsid w:val="00954FA5"/>
    <w:rsid w:val="009569B3"/>
    <w:rsid w:val="00956A25"/>
    <w:rsid w:val="009607D0"/>
    <w:rsid w:val="00960C88"/>
    <w:rsid w:val="0096324B"/>
    <w:rsid w:val="0096359F"/>
    <w:rsid w:val="00963BA9"/>
    <w:rsid w:val="009643F9"/>
    <w:rsid w:val="009649E0"/>
    <w:rsid w:val="00964A62"/>
    <w:rsid w:val="00964E19"/>
    <w:rsid w:val="00965246"/>
    <w:rsid w:val="00965CCA"/>
    <w:rsid w:val="0097083F"/>
    <w:rsid w:val="00970D1E"/>
    <w:rsid w:val="0097379E"/>
    <w:rsid w:val="00975034"/>
    <w:rsid w:val="00975435"/>
    <w:rsid w:val="0097640F"/>
    <w:rsid w:val="00976C51"/>
    <w:rsid w:val="00977880"/>
    <w:rsid w:val="009813AE"/>
    <w:rsid w:val="00981F76"/>
    <w:rsid w:val="009821F0"/>
    <w:rsid w:val="0098411F"/>
    <w:rsid w:val="00987513"/>
    <w:rsid w:val="00990D4D"/>
    <w:rsid w:val="009914C9"/>
    <w:rsid w:val="00992FE8"/>
    <w:rsid w:val="009948A1"/>
    <w:rsid w:val="009952AA"/>
    <w:rsid w:val="00997471"/>
    <w:rsid w:val="009A08F3"/>
    <w:rsid w:val="009A17A9"/>
    <w:rsid w:val="009A32B4"/>
    <w:rsid w:val="009A4B2F"/>
    <w:rsid w:val="009A72DD"/>
    <w:rsid w:val="009A79A8"/>
    <w:rsid w:val="009B29BC"/>
    <w:rsid w:val="009B2BFD"/>
    <w:rsid w:val="009B5B0D"/>
    <w:rsid w:val="009B5F1C"/>
    <w:rsid w:val="009B62A2"/>
    <w:rsid w:val="009B6F07"/>
    <w:rsid w:val="009B6F0B"/>
    <w:rsid w:val="009B7155"/>
    <w:rsid w:val="009C4F42"/>
    <w:rsid w:val="009C5076"/>
    <w:rsid w:val="009C5766"/>
    <w:rsid w:val="009C6A37"/>
    <w:rsid w:val="009C6D36"/>
    <w:rsid w:val="009D077F"/>
    <w:rsid w:val="009D1183"/>
    <w:rsid w:val="009D33FE"/>
    <w:rsid w:val="009D6DAD"/>
    <w:rsid w:val="009D7596"/>
    <w:rsid w:val="009E12C8"/>
    <w:rsid w:val="009E2CF8"/>
    <w:rsid w:val="009E2F2D"/>
    <w:rsid w:val="009E554C"/>
    <w:rsid w:val="009E76FD"/>
    <w:rsid w:val="009E786B"/>
    <w:rsid w:val="009F2A8E"/>
    <w:rsid w:val="009F60A2"/>
    <w:rsid w:val="009F63BB"/>
    <w:rsid w:val="009F647A"/>
    <w:rsid w:val="009F765B"/>
    <w:rsid w:val="009F798D"/>
    <w:rsid w:val="00A00073"/>
    <w:rsid w:val="00A0007A"/>
    <w:rsid w:val="00A02D05"/>
    <w:rsid w:val="00A031DC"/>
    <w:rsid w:val="00A04B8A"/>
    <w:rsid w:val="00A073C3"/>
    <w:rsid w:val="00A10E86"/>
    <w:rsid w:val="00A14114"/>
    <w:rsid w:val="00A14195"/>
    <w:rsid w:val="00A15409"/>
    <w:rsid w:val="00A16151"/>
    <w:rsid w:val="00A17392"/>
    <w:rsid w:val="00A17E26"/>
    <w:rsid w:val="00A218C4"/>
    <w:rsid w:val="00A25386"/>
    <w:rsid w:val="00A265CD"/>
    <w:rsid w:val="00A266B3"/>
    <w:rsid w:val="00A27E47"/>
    <w:rsid w:val="00A300D7"/>
    <w:rsid w:val="00A3206A"/>
    <w:rsid w:val="00A32C02"/>
    <w:rsid w:val="00A3523A"/>
    <w:rsid w:val="00A36C63"/>
    <w:rsid w:val="00A42E67"/>
    <w:rsid w:val="00A42F35"/>
    <w:rsid w:val="00A43BD1"/>
    <w:rsid w:val="00A45D82"/>
    <w:rsid w:val="00A47230"/>
    <w:rsid w:val="00A477A4"/>
    <w:rsid w:val="00A50D3D"/>
    <w:rsid w:val="00A5314D"/>
    <w:rsid w:val="00A53864"/>
    <w:rsid w:val="00A605E8"/>
    <w:rsid w:val="00A706C9"/>
    <w:rsid w:val="00A71C6B"/>
    <w:rsid w:val="00A744FC"/>
    <w:rsid w:val="00A76993"/>
    <w:rsid w:val="00A8418F"/>
    <w:rsid w:val="00A863BD"/>
    <w:rsid w:val="00A867EC"/>
    <w:rsid w:val="00A872F0"/>
    <w:rsid w:val="00A91732"/>
    <w:rsid w:val="00A9211B"/>
    <w:rsid w:val="00A92F61"/>
    <w:rsid w:val="00A955F0"/>
    <w:rsid w:val="00A959D0"/>
    <w:rsid w:val="00A960EC"/>
    <w:rsid w:val="00A968DB"/>
    <w:rsid w:val="00A96B50"/>
    <w:rsid w:val="00AA0A86"/>
    <w:rsid w:val="00AA47A6"/>
    <w:rsid w:val="00AA4D8B"/>
    <w:rsid w:val="00AA62A6"/>
    <w:rsid w:val="00AA766E"/>
    <w:rsid w:val="00AB0868"/>
    <w:rsid w:val="00AB0916"/>
    <w:rsid w:val="00AB1B2A"/>
    <w:rsid w:val="00AB25F9"/>
    <w:rsid w:val="00AB645C"/>
    <w:rsid w:val="00AB6973"/>
    <w:rsid w:val="00AC080C"/>
    <w:rsid w:val="00AC205D"/>
    <w:rsid w:val="00AC6313"/>
    <w:rsid w:val="00AD2275"/>
    <w:rsid w:val="00AD32FC"/>
    <w:rsid w:val="00AD43A7"/>
    <w:rsid w:val="00AD5488"/>
    <w:rsid w:val="00AD5799"/>
    <w:rsid w:val="00AF05BF"/>
    <w:rsid w:val="00AF0F90"/>
    <w:rsid w:val="00AF2CF7"/>
    <w:rsid w:val="00AF409E"/>
    <w:rsid w:val="00B140AF"/>
    <w:rsid w:val="00B20A5F"/>
    <w:rsid w:val="00B2116D"/>
    <w:rsid w:val="00B22139"/>
    <w:rsid w:val="00B22D03"/>
    <w:rsid w:val="00B23B8E"/>
    <w:rsid w:val="00B24B84"/>
    <w:rsid w:val="00B26D35"/>
    <w:rsid w:val="00B27C42"/>
    <w:rsid w:val="00B31640"/>
    <w:rsid w:val="00B31B31"/>
    <w:rsid w:val="00B3312A"/>
    <w:rsid w:val="00B37D2E"/>
    <w:rsid w:val="00B40D69"/>
    <w:rsid w:val="00B4344D"/>
    <w:rsid w:val="00B45511"/>
    <w:rsid w:val="00B50125"/>
    <w:rsid w:val="00B507D8"/>
    <w:rsid w:val="00B514CE"/>
    <w:rsid w:val="00B519E7"/>
    <w:rsid w:val="00B51D0D"/>
    <w:rsid w:val="00B5322C"/>
    <w:rsid w:val="00B5354E"/>
    <w:rsid w:val="00B53707"/>
    <w:rsid w:val="00B545CD"/>
    <w:rsid w:val="00B55BF9"/>
    <w:rsid w:val="00B55D37"/>
    <w:rsid w:val="00B577D3"/>
    <w:rsid w:val="00B617AB"/>
    <w:rsid w:val="00B639F9"/>
    <w:rsid w:val="00B64EA4"/>
    <w:rsid w:val="00B65257"/>
    <w:rsid w:val="00B65301"/>
    <w:rsid w:val="00B65D23"/>
    <w:rsid w:val="00B65E80"/>
    <w:rsid w:val="00B7081E"/>
    <w:rsid w:val="00B70A50"/>
    <w:rsid w:val="00B70D5F"/>
    <w:rsid w:val="00B734F0"/>
    <w:rsid w:val="00B73F99"/>
    <w:rsid w:val="00B77670"/>
    <w:rsid w:val="00B77988"/>
    <w:rsid w:val="00B77B2C"/>
    <w:rsid w:val="00B80F5C"/>
    <w:rsid w:val="00B84736"/>
    <w:rsid w:val="00B85AF0"/>
    <w:rsid w:val="00B85BAE"/>
    <w:rsid w:val="00B87237"/>
    <w:rsid w:val="00B90615"/>
    <w:rsid w:val="00B94C90"/>
    <w:rsid w:val="00B95438"/>
    <w:rsid w:val="00B961EE"/>
    <w:rsid w:val="00BA0493"/>
    <w:rsid w:val="00BA0A88"/>
    <w:rsid w:val="00BA1F04"/>
    <w:rsid w:val="00BA27EE"/>
    <w:rsid w:val="00BA43C4"/>
    <w:rsid w:val="00BA4BD4"/>
    <w:rsid w:val="00BA69C6"/>
    <w:rsid w:val="00BA6BCB"/>
    <w:rsid w:val="00BA77AA"/>
    <w:rsid w:val="00BB1A5A"/>
    <w:rsid w:val="00BB1AFF"/>
    <w:rsid w:val="00BB29E6"/>
    <w:rsid w:val="00BB51A9"/>
    <w:rsid w:val="00BB71B1"/>
    <w:rsid w:val="00BB7B36"/>
    <w:rsid w:val="00BC4081"/>
    <w:rsid w:val="00BC4ABC"/>
    <w:rsid w:val="00BC6603"/>
    <w:rsid w:val="00BD0536"/>
    <w:rsid w:val="00BD0B64"/>
    <w:rsid w:val="00BD3F53"/>
    <w:rsid w:val="00BD3F5C"/>
    <w:rsid w:val="00BD4B5E"/>
    <w:rsid w:val="00BD6243"/>
    <w:rsid w:val="00BD6619"/>
    <w:rsid w:val="00BD71DF"/>
    <w:rsid w:val="00BE05C0"/>
    <w:rsid w:val="00BE1E2E"/>
    <w:rsid w:val="00BE1EA2"/>
    <w:rsid w:val="00BE441B"/>
    <w:rsid w:val="00BE7924"/>
    <w:rsid w:val="00BF1AA4"/>
    <w:rsid w:val="00BF2416"/>
    <w:rsid w:val="00BF2945"/>
    <w:rsid w:val="00BF3DA5"/>
    <w:rsid w:val="00BF4828"/>
    <w:rsid w:val="00BF5FFC"/>
    <w:rsid w:val="00C0301B"/>
    <w:rsid w:val="00C056EB"/>
    <w:rsid w:val="00C05A04"/>
    <w:rsid w:val="00C06706"/>
    <w:rsid w:val="00C07343"/>
    <w:rsid w:val="00C12798"/>
    <w:rsid w:val="00C167F6"/>
    <w:rsid w:val="00C177FC"/>
    <w:rsid w:val="00C20CA7"/>
    <w:rsid w:val="00C212CD"/>
    <w:rsid w:val="00C22CF2"/>
    <w:rsid w:val="00C25A23"/>
    <w:rsid w:val="00C267FC"/>
    <w:rsid w:val="00C26BEB"/>
    <w:rsid w:val="00C31A89"/>
    <w:rsid w:val="00C357A2"/>
    <w:rsid w:val="00C41226"/>
    <w:rsid w:val="00C50CA3"/>
    <w:rsid w:val="00C50E70"/>
    <w:rsid w:val="00C5128F"/>
    <w:rsid w:val="00C514F6"/>
    <w:rsid w:val="00C51D24"/>
    <w:rsid w:val="00C53ED2"/>
    <w:rsid w:val="00C54369"/>
    <w:rsid w:val="00C5451A"/>
    <w:rsid w:val="00C559E3"/>
    <w:rsid w:val="00C5737C"/>
    <w:rsid w:val="00C6079B"/>
    <w:rsid w:val="00C609F5"/>
    <w:rsid w:val="00C6374C"/>
    <w:rsid w:val="00C63C0F"/>
    <w:rsid w:val="00C64137"/>
    <w:rsid w:val="00C6547B"/>
    <w:rsid w:val="00C67F7C"/>
    <w:rsid w:val="00C70C10"/>
    <w:rsid w:val="00C718F5"/>
    <w:rsid w:val="00C75B32"/>
    <w:rsid w:val="00C75B88"/>
    <w:rsid w:val="00C76DE5"/>
    <w:rsid w:val="00C86B1D"/>
    <w:rsid w:val="00C91810"/>
    <w:rsid w:val="00C92797"/>
    <w:rsid w:val="00C950B3"/>
    <w:rsid w:val="00C95383"/>
    <w:rsid w:val="00C95FFF"/>
    <w:rsid w:val="00CA084C"/>
    <w:rsid w:val="00CA1743"/>
    <w:rsid w:val="00CA364B"/>
    <w:rsid w:val="00CA6293"/>
    <w:rsid w:val="00CB1021"/>
    <w:rsid w:val="00CB1C05"/>
    <w:rsid w:val="00CB51C8"/>
    <w:rsid w:val="00CB5225"/>
    <w:rsid w:val="00CB52B5"/>
    <w:rsid w:val="00CB61BB"/>
    <w:rsid w:val="00CB753F"/>
    <w:rsid w:val="00CC31D3"/>
    <w:rsid w:val="00CC48D4"/>
    <w:rsid w:val="00CD0CC4"/>
    <w:rsid w:val="00CD12E4"/>
    <w:rsid w:val="00CD4FD5"/>
    <w:rsid w:val="00CE060D"/>
    <w:rsid w:val="00CE10F8"/>
    <w:rsid w:val="00CE22FD"/>
    <w:rsid w:val="00CE30DE"/>
    <w:rsid w:val="00CE3BB6"/>
    <w:rsid w:val="00CE4B9D"/>
    <w:rsid w:val="00CE4D7E"/>
    <w:rsid w:val="00CE7759"/>
    <w:rsid w:val="00CF02D7"/>
    <w:rsid w:val="00CF2F93"/>
    <w:rsid w:val="00CF3690"/>
    <w:rsid w:val="00CF592E"/>
    <w:rsid w:val="00CF59C7"/>
    <w:rsid w:val="00CF5F13"/>
    <w:rsid w:val="00CF6982"/>
    <w:rsid w:val="00CF6AA2"/>
    <w:rsid w:val="00CF758A"/>
    <w:rsid w:val="00CF7600"/>
    <w:rsid w:val="00D00B61"/>
    <w:rsid w:val="00D021A6"/>
    <w:rsid w:val="00D02631"/>
    <w:rsid w:val="00D03A6E"/>
    <w:rsid w:val="00D05DB0"/>
    <w:rsid w:val="00D05F1D"/>
    <w:rsid w:val="00D067E7"/>
    <w:rsid w:val="00D11D7B"/>
    <w:rsid w:val="00D12DCF"/>
    <w:rsid w:val="00D15363"/>
    <w:rsid w:val="00D16731"/>
    <w:rsid w:val="00D17966"/>
    <w:rsid w:val="00D20E9F"/>
    <w:rsid w:val="00D21C33"/>
    <w:rsid w:val="00D258B3"/>
    <w:rsid w:val="00D311CE"/>
    <w:rsid w:val="00D31CF8"/>
    <w:rsid w:val="00D328FB"/>
    <w:rsid w:val="00D33056"/>
    <w:rsid w:val="00D3508A"/>
    <w:rsid w:val="00D36BB5"/>
    <w:rsid w:val="00D41523"/>
    <w:rsid w:val="00D41C3A"/>
    <w:rsid w:val="00D43B59"/>
    <w:rsid w:val="00D440BE"/>
    <w:rsid w:val="00D47348"/>
    <w:rsid w:val="00D54A23"/>
    <w:rsid w:val="00D55C44"/>
    <w:rsid w:val="00D56497"/>
    <w:rsid w:val="00D56734"/>
    <w:rsid w:val="00D611B3"/>
    <w:rsid w:val="00D6235D"/>
    <w:rsid w:val="00D636BB"/>
    <w:rsid w:val="00D63F3B"/>
    <w:rsid w:val="00D64A87"/>
    <w:rsid w:val="00D67995"/>
    <w:rsid w:val="00D700F7"/>
    <w:rsid w:val="00D70AA3"/>
    <w:rsid w:val="00D73A89"/>
    <w:rsid w:val="00D73FB5"/>
    <w:rsid w:val="00D76264"/>
    <w:rsid w:val="00D769E4"/>
    <w:rsid w:val="00D77F0B"/>
    <w:rsid w:val="00D82533"/>
    <w:rsid w:val="00D83924"/>
    <w:rsid w:val="00D858AE"/>
    <w:rsid w:val="00D86516"/>
    <w:rsid w:val="00D86589"/>
    <w:rsid w:val="00D86661"/>
    <w:rsid w:val="00D869CB"/>
    <w:rsid w:val="00D87956"/>
    <w:rsid w:val="00D90467"/>
    <w:rsid w:val="00D90A05"/>
    <w:rsid w:val="00D92C01"/>
    <w:rsid w:val="00D93BE1"/>
    <w:rsid w:val="00D94644"/>
    <w:rsid w:val="00DA01A5"/>
    <w:rsid w:val="00DA1922"/>
    <w:rsid w:val="00DA23E6"/>
    <w:rsid w:val="00DA29CF"/>
    <w:rsid w:val="00DA4BC6"/>
    <w:rsid w:val="00DA7D3E"/>
    <w:rsid w:val="00DB18FF"/>
    <w:rsid w:val="00DB267B"/>
    <w:rsid w:val="00DB3500"/>
    <w:rsid w:val="00DB74AA"/>
    <w:rsid w:val="00DB783F"/>
    <w:rsid w:val="00DC01B2"/>
    <w:rsid w:val="00DC0B10"/>
    <w:rsid w:val="00DC3423"/>
    <w:rsid w:val="00DC3B70"/>
    <w:rsid w:val="00DC4435"/>
    <w:rsid w:val="00DC5ADF"/>
    <w:rsid w:val="00DC63F9"/>
    <w:rsid w:val="00DC6A80"/>
    <w:rsid w:val="00DD0422"/>
    <w:rsid w:val="00DD09A0"/>
    <w:rsid w:val="00DD2237"/>
    <w:rsid w:val="00DD2438"/>
    <w:rsid w:val="00DD3362"/>
    <w:rsid w:val="00DD384A"/>
    <w:rsid w:val="00DD4887"/>
    <w:rsid w:val="00DD5188"/>
    <w:rsid w:val="00DD5C54"/>
    <w:rsid w:val="00DD5F19"/>
    <w:rsid w:val="00DD7188"/>
    <w:rsid w:val="00DD749A"/>
    <w:rsid w:val="00DE0AA6"/>
    <w:rsid w:val="00DE53A3"/>
    <w:rsid w:val="00DE5ED9"/>
    <w:rsid w:val="00DF0FFF"/>
    <w:rsid w:val="00DF11EC"/>
    <w:rsid w:val="00DF1582"/>
    <w:rsid w:val="00DF2505"/>
    <w:rsid w:val="00DF3C8D"/>
    <w:rsid w:val="00DF46EB"/>
    <w:rsid w:val="00DF51FB"/>
    <w:rsid w:val="00DF7EB6"/>
    <w:rsid w:val="00E02228"/>
    <w:rsid w:val="00E02DE3"/>
    <w:rsid w:val="00E0653F"/>
    <w:rsid w:val="00E06605"/>
    <w:rsid w:val="00E1023E"/>
    <w:rsid w:val="00E13924"/>
    <w:rsid w:val="00E14313"/>
    <w:rsid w:val="00E1633A"/>
    <w:rsid w:val="00E17CF3"/>
    <w:rsid w:val="00E2084E"/>
    <w:rsid w:val="00E21E4A"/>
    <w:rsid w:val="00E22089"/>
    <w:rsid w:val="00E22829"/>
    <w:rsid w:val="00E236D2"/>
    <w:rsid w:val="00E241E5"/>
    <w:rsid w:val="00E26343"/>
    <w:rsid w:val="00E27039"/>
    <w:rsid w:val="00E2725F"/>
    <w:rsid w:val="00E30EFB"/>
    <w:rsid w:val="00E30F5B"/>
    <w:rsid w:val="00E32D69"/>
    <w:rsid w:val="00E408E6"/>
    <w:rsid w:val="00E41E42"/>
    <w:rsid w:val="00E42387"/>
    <w:rsid w:val="00E4247A"/>
    <w:rsid w:val="00E42ECA"/>
    <w:rsid w:val="00E47085"/>
    <w:rsid w:val="00E50DD2"/>
    <w:rsid w:val="00E539B9"/>
    <w:rsid w:val="00E54959"/>
    <w:rsid w:val="00E5615C"/>
    <w:rsid w:val="00E57553"/>
    <w:rsid w:val="00E60681"/>
    <w:rsid w:val="00E60713"/>
    <w:rsid w:val="00E611AC"/>
    <w:rsid w:val="00E61B80"/>
    <w:rsid w:val="00E636AF"/>
    <w:rsid w:val="00E63F4E"/>
    <w:rsid w:val="00E6456A"/>
    <w:rsid w:val="00E65E6F"/>
    <w:rsid w:val="00E65FF1"/>
    <w:rsid w:val="00E71213"/>
    <w:rsid w:val="00E72CF3"/>
    <w:rsid w:val="00E733D1"/>
    <w:rsid w:val="00E75FF6"/>
    <w:rsid w:val="00E77DBD"/>
    <w:rsid w:val="00E77FF8"/>
    <w:rsid w:val="00E80A5A"/>
    <w:rsid w:val="00E8105A"/>
    <w:rsid w:val="00E82F73"/>
    <w:rsid w:val="00E83F8A"/>
    <w:rsid w:val="00E85D6B"/>
    <w:rsid w:val="00E865E9"/>
    <w:rsid w:val="00E867FB"/>
    <w:rsid w:val="00E86D9A"/>
    <w:rsid w:val="00E86DA9"/>
    <w:rsid w:val="00E874BD"/>
    <w:rsid w:val="00E87503"/>
    <w:rsid w:val="00E900D0"/>
    <w:rsid w:val="00E913DD"/>
    <w:rsid w:val="00E938C1"/>
    <w:rsid w:val="00E93A93"/>
    <w:rsid w:val="00E93FC0"/>
    <w:rsid w:val="00E95B0F"/>
    <w:rsid w:val="00E9686B"/>
    <w:rsid w:val="00EA02A0"/>
    <w:rsid w:val="00EA1677"/>
    <w:rsid w:val="00EA37C2"/>
    <w:rsid w:val="00EA4FBC"/>
    <w:rsid w:val="00EA5F98"/>
    <w:rsid w:val="00EA62C8"/>
    <w:rsid w:val="00EA6E83"/>
    <w:rsid w:val="00EB2539"/>
    <w:rsid w:val="00EB2A85"/>
    <w:rsid w:val="00EB3477"/>
    <w:rsid w:val="00EB35E4"/>
    <w:rsid w:val="00EB73C9"/>
    <w:rsid w:val="00EC0D2D"/>
    <w:rsid w:val="00EC1FA1"/>
    <w:rsid w:val="00EC2424"/>
    <w:rsid w:val="00EC2B18"/>
    <w:rsid w:val="00EC72EB"/>
    <w:rsid w:val="00EC7B49"/>
    <w:rsid w:val="00EC7E84"/>
    <w:rsid w:val="00ED08B5"/>
    <w:rsid w:val="00ED19C5"/>
    <w:rsid w:val="00ED1BB2"/>
    <w:rsid w:val="00ED6047"/>
    <w:rsid w:val="00ED7E49"/>
    <w:rsid w:val="00EE3530"/>
    <w:rsid w:val="00EE4D56"/>
    <w:rsid w:val="00EF3F29"/>
    <w:rsid w:val="00EF4A4E"/>
    <w:rsid w:val="00F054AD"/>
    <w:rsid w:val="00F06B92"/>
    <w:rsid w:val="00F10EC4"/>
    <w:rsid w:val="00F111F9"/>
    <w:rsid w:val="00F11487"/>
    <w:rsid w:val="00F126B4"/>
    <w:rsid w:val="00F13A43"/>
    <w:rsid w:val="00F1460B"/>
    <w:rsid w:val="00F174AB"/>
    <w:rsid w:val="00F1756E"/>
    <w:rsid w:val="00F24BD7"/>
    <w:rsid w:val="00F26A24"/>
    <w:rsid w:val="00F31D67"/>
    <w:rsid w:val="00F31E61"/>
    <w:rsid w:val="00F32C6B"/>
    <w:rsid w:val="00F33F59"/>
    <w:rsid w:val="00F341E1"/>
    <w:rsid w:val="00F34956"/>
    <w:rsid w:val="00F35376"/>
    <w:rsid w:val="00F35770"/>
    <w:rsid w:val="00F35EC7"/>
    <w:rsid w:val="00F3685E"/>
    <w:rsid w:val="00F3750A"/>
    <w:rsid w:val="00F41D32"/>
    <w:rsid w:val="00F4245B"/>
    <w:rsid w:val="00F42820"/>
    <w:rsid w:val="00F42972"/>
    <w:rsid w:val="00F46BDD"/>
    <w:rsid w:val="00F50E55"/>
    <w:rsid w:val="00F51ECF"/>
    <w:rsid w:val="00F55CE5"/>
    <w:rsid w:val="00F618CB"/>
    <w:rsid w:val="00F64F8A"/>
    <w:rsid w:val="00F65DCA"/>
    <w:rsid w:val="00F67CE8"/>
    <w:rsid w:val="00F725C9"/>
    <w:rsid w:val="00F74F06"/>
    <w:rsid w:val="00F75F64"/>
    <w:rsid w:val="00F76565"/>
    <w:rsid w:val="00F76ABF"/>
    <w:rsid w:val="00F8296B"/>
    <w:rsid w:val="00F830DF"/>
    <w:rsid w:val="00F86B84"/>
    <w:rsid w:val="00F86F36"/>
    <w:rsid w:val="00F911B7"/>
    <w:rsid w:val="00F93FA8"/>
    <w:rsid w:val="00F95C3B"/>
    <w:rsid w:val="00F9623E"/>
    <w:rsid w:val="00FA1EDC"/>
    <w:rsid w:val="00FA3531"/>
    <w:rsid w:val="00FA380A"/>
    <w:rsid w:val="00FA3E98"/>
    <w:rsid w:val="00FA450D"/>
    <w:rsid w:val="00FA78D2"/>
    <w:rsid w:val="00FB06D0"/>
    <w:rsid w:val="00FB2117"/>
    <w:rsid w:val="00FB21F3"/>
    <w:rsid w:val="00FB5287"/>
    <w:rsid w:val="00FB56AE"/>
    <w:rsid w:val="00FB5851"/>
    <w:rsid w:val="00FB69E9"/>
    <w:rsid w:val="00FC06BB"/>
    <w:rsid w:val="00FC1A42"/>
    <w:rsid w:val="00FC2AFD"/>
    <w:rsid w:val="00FC40AC"/>
    <w:rsid w:val="00FC61F9"/>
    <w:rsid w:val="00FD07A6"/>
    <w:rsid w:val="00FD105D"/>
    <w:rsid w:val="00FD1C0D"/>
    <w:rsid w:val="00FD39EB"/>
    <w:rsid w:val="00FD4B96"/>
    <w:rsid w:val="00FD7775"/>
    <w:rsid w:val="00FE0F1F"/>
    <w:rsid w:val="00FE182D"/>
    <w:rsid w:val="00FE2B2C"/>
    <w:rsid w:val="00FE7292"/>
    <w:rsid w:val="00FF01FF"/>
    <w:rsid w:val="00FF02CE"/>
    <w:rsid w:val="00FF15E3"/>
    <w:rsid w:val="00FF2768"/>
    <w:rsid w:val="00FF348A"/>
    <w:rsid w:val="00FF3B79"/>
    <w:rsid w:val="00FF54C2"/>
    <w:rsid w:val="00FF645E"/>
    <w:rsid w:val="00FF7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addres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State"/>
  <w:shapeDefaults>
    <o:shapedefaults v:ext="edit" spidmax="55297" fillcolor="white">
      <v:fill color="white"/>
    </o:shapedefaults>
    <o:shapelayout v:ext="edit">
      <o:idmap v:ext="edit" data="1"/>
    </o:shapelayout>
  </w:shapeDefaults>
  <w:decimalSymbol w:val="."/>
  <w:listSeparator w:val=","/>
  <w14:docId w14:val="16E49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Strong" w:qFormat="1"/>
    <w:lsdException w:name="Emphasis" w:qFormat="1"/>
    <w:lsdException w:name="HTML Code"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atentStyles>
  <w:style w:type="paragraph" w:default="1" w:styleId="Normal">
    <w:name w:val="Normal"/>
    <w:qFormat/>
    <w:rsid w:val="009F765B"/>
    <w:rPr>
      <w:sz w:val="24"/>
    </w:rPr>
  </w:style>
  <w:style w:type="paragraph" w:styleId="Heading1">
    <w:name w:val="heading 1"/>
    <w:basedOn w:val="Normal"/>
    <w:next w:val="Body1"/>
    <w:qFormat/>
    <w:rsid w:val="00173B9B"/>
    <w:pPr>
      <w:numPr>
        <w:numId w:val="1"/>
      </w:numPr>
      <w:shd w:val="pct10" w:color="auto" w:fill="auto"/>
      <w:spacing w:before="240" w:after="120"/>
      <w:outlineLvl w:val="0"/>
    </w:pPr>
    <w:rPr>
      <w:rFonts w:ascii="Arial" w:hAnsi="Arial"/>
      <w:b/>
    </w:rPr>
  </w:style>
  <w:style w:type="paragraph" w:styleId="Heading2">
    <w:name w:val="heading 2"/>
    <w:basedOn w:val="Normal"/>
    <w:next w:val="Body2"/>
    <w:qFormat/>
    <w:rsid w:val="00173B9B"/>
    <w:pPr>
      <w:numPr>
        <w:ilvl w:val="1"/>
        <w:numId w:val="1"/>
      </w:numPr>
      <w:spacing w:before="240" w:after="120"/>
      <w:jc w:val="both"/>
      <w:outlineLvl w:val="1"/>
    </w:pPr>
    <w:rPr>
      <w:rFonts w:ascii="Arial" w:hAnsi="Arial"/>
      <w:b/>
    </w:rPr>
  </w:style>
  <w:style w:type="paragraph" w:styleId="Heading3">
    <w:name w:val="heading 3"/>
    <w:basedOn w:val="Normal"/>
    <w:next w:val="Body3"/>
    <w:link w:val="Heading3Char"/>
    <w:qFormat/>
    <w:rsid w:val="009F765B"/>
    <w:pPr>
      <w:numPr>
        <w:ilvl w:val="2"/>
        <w:numId w:val="1"/>
      </w:numPr>
      <w:spacing w:before="240" w:after="120"/>
      <w:outlineLvl w:val="2"/>
    </w:pPr>
    <w:rPr>
      <w:rFonts w:ascii="Arial" w:hAnsi="Arial"/>
      <w:b/>
    </w:rPr>
  </w:style>
  <w:style w:type="paragraph" w:styleId="Heading4">
    <w:name w:val="heading 4"/>
    <w:basedOn w:val="Normal"/>
    <w:next w:val="Body4"/>
    <w:link w:val="Heading4Char"/>
    <w:qFormat/>
    <w:rsid w:val="00E867FB"/>
    <w:pPr>
      <w:numPr>
        <w:ilvl w:val="3"/>
        <w:numId w:val="1"/>
      </w:numPr>
      <w:tabs>
        <w:tab w:val="left" w:pos="2520"/>
        <w:tab w:val="left" w:pos="3060"/>
        <w:tab w:val="left" w:pos="4320"/>
        <w:tab w:val="left" w:pos="5760"/>
        <w:tab w:val="left" w:pos="7200"/>
        <w:tab w:val="left" w:pos="8640"/>
      </w:tabs>
      <w:spacing w:before="240" w:after="120"/>
      <w:ind w:left="2160" w:hanging="1080"/>
      <w:outlineLvl w:val="3"/>
    </w:pPr>
    <w:rPr>
      <w:rFonts w:ascii="Arial" w:hAnsi="Arial"/>
      <w:b/>
    </w:rPr>
  </w:style>
  <w:style w:type="paragraph" w:styleId="Heading5">
    <w:name w:val="heading 5"/>
    <w:basedOn w:val="Normal"/>
    <w:next w:val="Body5"/>
    <w:qFormat/>
    <w:rsid w:val="009F765B"/>
    <w:pPr>
      <w:numPr>
        <w:ilvl w:val="4"/>
        <w:numId w:val="1"/>
      </w:numPr>
      <w:spacing w:before="240" w:after="120"/>
      <w:outlineLvl w:val="4"/>
    </w:pPr>
    <w:rPr>
      <w:b/>
    </w:rPr>
  </w:style>
  <w:style w:type="paragraph" w:styleId="Heading6">
    <w:name w:val="heading 6"/>
    <w:basedOn w:val="Normal"/>
    <w:next w:val="Normal"/>
    <w:qFormat/>
    <w:rsid w:val="009F765B"/>
    <w:pPr>
      <w:numPr>
        <w:ilvl w:val="5"/>
        <w:numId w:val="1"/>
      </w:numPr>
      <w:outlineLvl w:val="5"/>
    </w:pPr>
    <w:rPr>
      <w:sz w:val="20"/>
      <w:u w:val="single"/>
    </w:rPr>
  </w:style>
  <w:style w:type="paragraph" w:styleId="Heading7">
    <w:name w:val="heading 7"/>
    <w:basedOn w:val="Normal"/>
    <w:next w:val="Normal"/>
    <w:qFormat/>
    <w:rsid w:val="009F765B"/>
    <w:pPr>
      <w:numPr>
        <w:ilvl w:val="6"/>
        <w:numId w:val="1"/>
      </w:numPr>
      <w:outlineLvl w:val="6"/>
    </w:pPr>
    <w:rPr>
      <w:i/>
      <w:sz w:val="20"/>
    </w:rPr>
  </w:style>
  <w:style w:type="paragraph" w:styleId="Heading8">
    <w:name w:val="heading 8"/>
    <w:basedOn w:val="Normal"/>
    <w:next w:val="Normal"/>
    <w:qFormat/>
    <w:rsid w:val="009F765B"/>
    <w:pPr>
      <w:numPr>
        <w:ilvl w:val="7"/>
        <w:numId w:val="1"/>
      </w:numPr>
      <w:outlineLvl w:val="7"/>
    </w:pPr>
    <w:rPr>
      <w:i/>
      <w:sz w:val="20"/>
    </w:rPr>
  </w:style>
  <w:style w:type="paragraph" w:styleId="Heading9">
    <w:name w:val="heading 9"/>
    <w:basedOn w:val="Normal"/>
    <w:next w:val="Normal"/>
    <w:qFormat/>
    <w:rsid w:val="009F765B"/>
    <w:pPr>
      <w:numPr>
        <w:ilvl w:val="8"/>
        <w:numId w:val="1"/>
      </w:numPr>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1">
    <w:name w:val="Body 1"/>
    <w:basedOn w:val="Normal"/>
    <w:rsid w:val="009F765B"/>
    <w:pPr>
      <w:spacing w:after="120"/>
    </w:pPr>
    <w:rPr>
      <w:sz w:val="20"/>
    </w:rPr>
  </w:style>
  <w:style w:type="paragraph" w:customStyle="1" w:styleId="Body2">
    <w:name w:val="Body 2"/>
    <w:basedOn w:val="Body1"/>
    <w:rsid w:val="009F765B"/>
    <w:pPr>
      <w:ind w:left="360"/>
    </w:pPr>
  </w:style>
  <w:style w:type="paragraph" w:customStyle="1" w:styleId="Body3">
    <w:name w:val="Body 3"/>
    <w:basedOn w:val="Body2"/>
    <w:rsid w:val="009F765B"/>
    <w:pPr>
      <w:ind w:left="720"/>
    </w:pPr>
  </w:style>
  <w:style w:type="paragraph" w:customStyle="1" w:styleId="Body4">
    <w:name w:val="Body 4"/>
    <w:basedOn w:val="Body3"/>
    <w:rsid w:val="009F765B"/>
    <w:pPr>
      <w:ind w:left="1080"/>
    </w:pPr>
  </w:style>
  <w:style w:type="paragraph" w:customStyle="1" w:styleId="Body5">
    <w:name w:val="Body 5"/>
    <w:basedOn w:val="Body4"/>
    <w:rsid w:val="009F765B"/>
    <w:pPr>
      <w:ind w:left="1440"/>
    </w:pPr>
  </w:style>
  <w:style w:type="character" w:styleId="CommentReference">
    <w:name w:val="annotation reference"/>
    <w:basedOn w:val="DefaultParagraphFont"/>
    <w:semiHidden/>
    <w:rsid w:val="009F765B"/>
    <w:rPr>
      <w:sz w:val="16"/>
    </w:rPr>
  </w:style>
  <w:style w:type="paragraph" w:styleId="CommentText">
    <w:name w:val="annotation text"/>
    <w:basedOn w:val="Normal"/>
    <w:link w:val="CommentTextChar"/>
    <w:semiHidden/>
    <w:rsid w:val="009F765B"/>
    <w:rPr>
      <w:sz w:val="20"/>
    </w:rPr>
  </w:style>
  <w:style w:type="paragraph" w:styleId="TOC8">
    <w:name w:val="toc 8"/>
    <w:basedOn w:val="Normal"/>
    <w:next w:val="Normal"/>
    <w:semiHidden/>
    <w:rsid w:val="009F765B"/>
    <w:pPr>
      <w:tabs>
        <w:tab w:val="right" w:leader="dot" w:pos="9360"/>
      </w:tabs>
      <w:ind w:left="1680"/>
    </w:pPr>
    <w:rPr>
      <w:sz w:val="18"/>
    </w:rPr>
  </w:style>
  <w:style w:type="paragraph" w:styleId="TOC7">
    <w:name w:val="toc 7"/>
    <w:basedOn w:val="Normal"/>
    <w:next w:val="Normal"/>
    <w:semiHidden/>
    <w:rsid w:val="009F765B"/>
    <w:pPr>
      <w:tabs>
        <w:tab w:val="right" w:leader="dot" w:pos="9360"/>
      </w:tabs>
      <w:ind w:left="1440"/>
    </w:pPr>
    <w:rPr>
      <w:sz w:val="18"/>
    </w:rPr>
  </w:style>
  <w:style w:type="paragraph" w:styleId="TOC6">
    <w:name w:val="toc 6"/>
    <w:basedOn w:val="Normal"/>
    <w:next w:val="Normal"/>
    <w:semiHidden/>
    <w:rsid w:val="009F765B"/>
    <w:pPr>
      <w:tabs>
        <w:tab w:val="right" w:leader="dot" w:pos="9360"/>
      </w:tabs>
      <w:ind w:left="1200"/>
    </w:pPr>
    <w:rPr>
      <w:sz w:val="18"/>
    </w:rPr>
  </w:style>
  <w:style w:type="paragraph" w:styleId="TOC5">
    <w:name w:val="toc 5"/>
    <w:basedOn w:val="TOC4"/>
    <w:next w:val="Normal"/>
    <w:semiHidden/>
    <w:rsid w:val="009F765B"/>
    <w:pPr>
      <w:ind w:left="960"/>
    </w:pPr>
  </w:style>
  <w:style w:type="paragraph" w:styleId="TOC4">
    <w:name w:val="toc 4"/>
    <w:basedOn w:val="Normal"/>
    <w:next w:val="Normal"/>
    <w:semiHidden/>
    <w:rsid w:val="009F765B"/>
    <w:pPr>
      <w:tabs>
        <w:tab w:val="right" w:leader="dot" w:pos="9360"/>
      </w:tabs>
      <w:ind w:left="720"/>
    </w:pPr>
    <w:rPr>
      <w:sz w:val="18"/>
    </w:rPr>
  </w:style>
  <w:style w:type="paragraph" w:styleId="TOC3">
    <w:name w:val="toc 3"/>
    <w:basedOn w:val="TOC2"/>
    <w:next w:val="Normal"/>
    <w:uiPriority w:val="39"/>
    <w:rsid w:val="009F765B"/>
    <w:pPr>
      <w:ind w:left="480"/>
    </w:pPr>
    <w:rPr>
      <w:i/>
      <w:smallCaps w:val="0"/>
    </w:rPr>
  </w:style>
  <w:style w:type="paragraph" w:styleId="TOC2">
    <w:name w:val="toc 2"/>
    <w:basedOn w:val="TOC1"/>
    <w:next w:val="Normal"/>
    <w:uiPriority w:val="39"/>
    <w:rsid w:val="009F765B"/>
    <w:pPr>
      <w:spacing w:before="0" w:after="0"/>
      <w:ind w:left="240"/>
    </w:pPr>
    <w:rPr>
      <w:b w:val="0"/>
      <w:caps w:val="0"/>
      <w:smallCaps/>
    </w:rPr>
  </w:style>
  <w:style w:type="paragraph" w:styleId="TOC1">
    <w:name w:val="toc 1"/>
    <w:basedOn w:val="Normal"/>
    <w:next w:val="Normal"/>
    <w:uiPriority w:val="39"/>
    <w:rsid w:val="009F765B"/>
    <w:pPr>
      <w:tabs>
        <w:tab w:val="right" w:leader="dot" w:pos="9360"/>
      </w:tabs>
      <w:spacing w:before="120" w:after="120"/>
    </w:pPr>
    <w:rPr>
      <w:b/>
      <w:caps/>
      <w:sz w:val="20"/>
    </w:rPr>
  </w:style>
  <w:style w:type="paragraph" w:styleId="Index7">
    <w:name w:val="index 7"/>
    <w:basedOn w:val="Normal"/>
    <w:next w:val="Normal"/>
    <w:semiHidden/>
    <w:rsid w:val="009F765B"/>
    <w:pPr>
      <w:ind w:left="1698"/>
    </w:pPr>
  </w:style>
  <w:style w:type="paragraph" w:styleId="Index6">
    <w:name w:val="index 6"/>
    <w:basedOn w:val="Normal"/>
    <w:next w:val="Normal"/>
    <w:semiHidden/>
    <w:rsid w:val="009F765B"/>
    <w:pPr>
      <w:ind w:left="1415"/>
    </w:pPr>
  </w:style>
  <w:style w:type="paragraph" w:styleId="Index5">
    <w:name w:val="index 5"/>
    <w:basedOn w:val="Normal"/>
    <w:next w:val="Normal"/>
    <w:semiHidden/>
    <w:rsid w:val="009F765B"/>
    <w:pPr>
      <w:ind w:left="1132"/>
    </w:pPr>
  </w:style>
  <w:style w:type="paragraph" w:styleId="Index4">
    <w:name w:val="index 4"/>
    <w:basedOn w:val="Normal"/>
    <w:next w:val="Normal"/>
    <w:semiHidden/>
    <w:rsid w:val="009F765B"/>
    <w:pPr>
      <w:ind w:left="849"/>
    </w:pPr>
  </w:style>
  <w:style w:type="paragraph" w:styleId="Index3">
    <w:name w:val="index 3"/>
    <w:basedOn w:val="Normal"/>
    <w:next w:val="Normal"/>
    <w:semiHidden/>
    <w:rsid w:val="009F765B"/>
    <w:pPr>
      <w:ind w:left="566"/>
    </w:pPr>
  </w:style>
  <w:style w:type="paragraph" w:styleId="Index2">
    <w:name w:val="index 2"/>
    <w:basedOn w:val="Normal"/>
    <w:next w:val="Normal"/>
    <w:semiHidden/>
    <w:rsid w:val="009F765B"/>
    <w:pPr>
      <w:ind w:left="283"/>
    </w:pPr>
  </w:style>
  <w:style w:type="paragraph" w:styleId="Index1">
    <w:name w:val="index 1"/>
    <w:basedOn w:val="Normal"/>
    <w:next w:val="Normal"/>
    <w:semiHidden/>
    <w:rsid w:val="009F765B"/>
  </w:style>
  <w:style w:type="paragraph" w:styleId="IndexHeading">
    <w:name w:val="index heading"/>
    <w:basedOn w:val="Normal"/>
    <w:next w:val="Index1"/>
    <w:semiHidden/>
    <w:rsid w:val="009F765B"/>
  </w:style>
  <w:style w:type="paragraph" w:styleId="Footer">
    <w:name w:val="footer"/>
    <w:basedOn w:val="Normal"/>
    <w:rsid w:val="009F765B"/>
    <w:pPr>
      <w:pBdr>
        <w:top w:val="single" w:sz="6" w:space="1" w:color="auto"/>
      </w:pBdr>
      <w:tabs>
        <w:tab w:val="right" w:pos="9360"/>
      </w:tabs>
    </w:pPr>
    <w:rPr>
      <w:rFonts w:ascii="Arial" w:hAnsi="Arial"/>
      <w:color w:val="000000"/>
      <w:sz w:val="20"/>
    </w:rPr>
  </w:style>
  <w:style w:type="paragraph" w:styleId="Header">
    <w:name w:val="header"/>
    <w:basedOn w:val="Normal"/>
    <w:rsid w:val="009F765B"/>
    <w:pPr>
      <w:pBdr>
        <w:bottom w:val="single" w:sz="6" w:space="1" w:color="auto"/>
      </w:pBdr>
      <w:tabs>
        <w:tab w:val="right" w:pos="9360"/>
      </w:tabs>
    </w:pPr>
    <w:rPr>
      <w:rFonts w:ascii="Arial" w:hAnsi="Arial"/>
      <w:sz w:val="20"/>
    </w:rPr>
  </w:style>
  <w:style w:type="character" w:styleId="FootnoteReference">
    <w:name w:val="footnote reference"/>
    <w:basedOn w:val="DefaultParagraphFont"/>
    <w:semiHidden/>
    <w:rsid w:val="009F765B"/>
    <w:rPr>
      <w:position w:val="6"/>
      <w:sz w:val="16"/>
    </w:rPr>
  </w:style>
  <w:style w:type="paragraph" w:styleId="FootnoteText">
    <w:name w:val="footnote text"/>
    <w:basedOn w:val="Normal"/>
    <w:semiHidden/>
    <w:rsid w:val="009F765B"/>
    <w:rPr>
      <w:sz w:val="20"/>
    </w:rPr>
  </w:style>
  <w:style w:type="paragraph" w:styleId="TOC9">
    <w:name w:val="toc 9"/>
    <w:basedOn w:val="Normal"/>
    <w:next w:val="Normal"/>
    <w:semiHidden/>
    <w:rsid w:val="009F765B"/>
    <w:pPr>
      <w:tabs>
        <w:tab w:val="right" w:leader="dot" w:pos="9360"/>
      </w:tabs>
      <w:ind w:left="1920"/>
    </w:pPr>
    <w:rPr>
      <w:sz w:val="18"/>
    </w:rPr>
  </w:style>
  <w:style w:type="character" w:styleId="PageNumber">
    <w:name w:val="page number"/>
    <w:basedOn w:val="DefaultParagraphFont"/>
    <w:rsid w:val="009F765B"/>
  </w:style>
  <w:style w:type="paragraph" w:styleId="TOCHeading">
    <w:name w:val="TOC Heading"/>
    <w:basedOn w:val="Normal"/>
    <w:qFormat/>
    <w:rsid w:val="009F765B"/>
    <w:pPr>
      <w:spacing w:before="240"/>
    </w:pPr>
    <w:rPr>
      <w:rFonts w:ascii="Arial" w:hAnsi="Arial"/>
      <w:b/>
    </w:rPr>
  </w:style>
  <w:style w:type="paragraph" w:customStyle="1" w:styleId="CompanyName">
    <w:name w:val="Company Name"/>
    <w:basedOn w:val="Normal"/>
    <w:rsid w:val="009F765B"/>
    <w:rPr>
      <w:rFonts w:ascii="Arial" w:hAnsi="Arial"/>
      <w:b/>
      <w:sz w:val="28"/>
    </w:rPr>
  </w:style>
  <w:style w:type="paragraph" w:customStyle="1" w:styleId="Glossary">
    <w:name w:val="Glossary"/>
    <w:basedOn w:val="Normal"/>
    <w:rsid w:val="009F765B"/>
    <w:pPr>
      <w:shd w:val="clear" w:color="auto" w:fill="FFFFFF"/>
      <w:spacing w:before="240" w:line="240" w:lineRule="atLeast"/>
      <w:ind w:left="4766" w:hanging="2606"/>
    </w:pPr>
    <w:rPr>
      <w:sz w:val="20"/>
    </w:rPr>
  </w:style>
  <w:style w:type="paragraph" w:styleId="BodyText">
    <w:name w:val="Body Text"/>
    <w:basedOn w:val="Normal"/>
    <w:rsid w:val="009F765B"/>
    <w:pPr>
      <w:spacing w:after="220" w:line="220" w:lineRule="atLeast"/>
      <w:ind w:left="1080"/>
    </w:pPr>
    <w:rPr>
      <w:sz w:val="20"/>
    </w:rPr>
  </w:style>
  <w:style w:type="paragraph" w:customStyle="1" w:styleId="TitleCover">
    <w:name w:val="Title Cover"/>
    <w:basedOn w:val="Normal"/>
    <w:next w:val="Normal"/>
    <w:rsid w:val="009F765B"/>
    <w:pPr>
      <w:keepNext/>
      <w:keepLines/>
      <w:spacing w:line="240" w:lineRule="atLeast"/>
      <w:ind w:left="1080"/>
    </w:pPr>
    <w:rPr>
      <w:rFonts w:ascii="Arial" w:hAnsi="Arial"/>
      <w:b/>
      <w:spacing w:val="-48"/>
      <w:kern w:val="28"/>
      <w:sz w:val="72"/>
    </w:rPr>
  </w:style>
  <w:style w:type="paragraph" w:customStyle="1" w:styleId="ReturnAddress">
    <w:name w:val="Return Address"/>
    <w:basedOn w:val="Normal"/>
    <w:rsid w:val="009F765B"/>
    <w:pPr>
      <w:keepLines/>
      <w:framePr w:w="2160" w:h="1200" w:wrap="notBeside" w:vAnchor="page" w:hAnchor="page" w:x="9241" w:y="673" w:anchorLock="1"/>
      <w:spacing w:line="220" w:lineRule="atLeast"/>
    </w:pPr>
    <w:rPr>
      <w:sz w:val="16"/>
    </w:rPr>
  </w:style>
  <w:style w:type="paragraph" w:styleId="BodyTextIndent">
    <w:name w:val="Body Text Indent"/>
    <w:basedOn w:val="BodyText"/>
    <w:rsid w:val="009F765B"/>
    <w:pPr>
      <w:ind w:left="1440"/>
    </w:pPr>
  </w:style>
  <w:style w:type="paragraph" w:styleId="DocumentMap">
    <w:name w:val="Document Map"/>
    <w:basedOn w:val="Normal"/>
    <w:semiHidden/>
    <w:rsid w:val="009F765B"/>
    <w:pPr>
      <w:shd w:val="clear" w:color="auto" w:fill="000080"/>
    </w:pPr>
    <w:rPr>
      <w:rFonts w:ascii="Tahoma" w:hAnsi="Tahoma"/>
    </w:rPr>
  </w:style>
  <w:style w:type="paragraph" w:styleId="Caption">
    <w:name w:val="caption"/>
    <w:basedOn w:val="Normal"/>
    <w:next w:val="Normal"/>
    <w:qFormat/>
    <w:rsid w:val="009F765B"/>
    <w:pPr>
      <w:spacing w:before="120" w:after="120"/>
    </w:pPr>
    <w:rPr>
      <w:b/>
    </w:rPr>
  </w:style>
  <w:style w:type="character" w:styleId="FollowedHyperlink">
    <w:name w:val="FollowedHyperlink"/>
    <w:basedOn w:val="DefaultParagraphFont"/>
    <w:rsid w:val="009F765B"/>
    <w:rPr>
      <w:color w:val="800080"/>
      <w:u w:val="single"/>
    </w:rPr>
  </w:style>
  <w:style w:type="character" w:styleId="Hyperlink">
    <w:name w:val="Hyperlink"/>
    <w:basedOn w:val="DefaultParagraphFont"/>
    <w:rsid w:val="009F765B"/>
    <w:rPr>
      <w:color w:val="0000FF"/>
      <w:u w:val="single"/>
    </w:rPr>
  </w:style>
  <w:style w:type="paragraph" w:styleId="BalloonText">
    <w:name w:val="Balloon Text"/>
    <w:basedOn w:val="Normal"/>
    <w:semiHidden/>
    <w:rsid w:val="007A1FE5"/>
    <w:rPr>
      <w:rFonts w:ascii="Tahoma" w:hAnsi="Tahoma" w:cs="Tahoma"/>
      <w:sz w:val="16"/>
      <w:szCs w:val="16"/>
    </w:rPr>
  </w:style>
  <w:style w:type="table" w:styleId="TableGrid">
    <w:name w:val="Table Grid"/>
    <w:basedOn w:val="TableNormal"/>
    <w:rsid w:val="00D904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semiHidden/>
    <w:rsid w:val="00120058"/>
    <w:rPr>
      <w:b/>
      <w:bCs/>
    </w:rPr>
  </w:style>
  <w:style w:type="paragraph" w:styleId="Revision">
    <w:name w:val="Revision"/>
    <w:hidden/>
    <w:uiPriority w:val="99"/>
    <w:semiHidden/>
    <w:rsid w:val="00EA02A0"/>
    <w:rPr>
      <w:sz w:val="24"/>
    </w:rPr>
  </w:style>
  <w:style w:type="character" w:customStyle="1" w:styleId="Heading3Char">
    <w:name w:val="Heading 3 Char"/>
    <w:basedOn w:val="DefaultParagraphFont"/>
    <w:link w:val="Heading3"/>
    <w:rsid w:val="007645D4"/>
    <w:rPr>
      <w:rFonts w:ascii="Arial" w:hAnsi="Arial"/>
      <w:b/>
      <w:sz w:val="24"/>
    </w:rPr>
  </w:style>
  <w:style w:type="character" w:customStyle="1" w:styleId="Heading4Char">
    <w:name w:val="Heading 4 Char"/>
    <w:basedOn w:val="DefaultParagraphFont"/>
    <w:link w:val="Heading4"/>
    <w:rsid w:val="007645D4"/>
    <w:rPr>
      <w:rFonts w:ascii="Arial" w:hAnsi="Arial"/>
      <w:b/>
      <w:sz w:val="24"/>
    </w:rPr>
  </w:style>
  <w:style w:type="character" w:customStyle="1" w:styleId="CommentTextChar">
    <w:name w:val="Comment Text Char"/>
    <w:basedOn w:val="DefaultParagraphFont"/>
    <w:link w:val="CommentText"/>
    <w:semiHidden/>
    <w:rsid w:val="007645D4"/>
  </w:style>
  <w:style w:type="character" w:styleId="HTMLCode">
    <w:name w:val="HTML Code"/>
    <w:basedOn w:val="DefaultParagraphFont"/>
    <w:uiPriority w:val="99"/>
    <w:unhideWhenUsed/>
    <w:rsid w:val="00FD7775"/>
    <w:rPr>
      <w:rFonts w:ascii="Courier New" w:eastAsiaTheme="minorHAnsi" w:hAnsi="Courier New" w:cs="Courier New" w:hint="default"/>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Strong" w:qFormat="1"/>
    <w:lsdException w:name="Emphasis" w:qFormat="1"/>
    <w:lsdException w:name="HTML Code"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atentStyles>
  <w:style w:type="paragraph" w:default="1" w:styleId="Normal">
    <w:name w:val="Normal"/>
    <w:qFormat/>
    <w:rsid w:val="009F765B"/>
    <w:rPr>
      <w:sz w:val="24"/>
    </w:rPr>
  </w:style>
  <w:style w:type="paragraph" w:styleId="Heading1">
    <w:name w:val="heading 1"/>
    <w:basedOn w:val="Normal"/>
    <w:next w:val="Body1"/>
    <w:qFormat/>
    <w:rsid w:val="00173B9B"/>
    <w:pPr>
      <w:numPr>
        <w:numId w:val="1"/>
      </w:numPr>
      <w:shd w:val="pct10" w:color="auto" w:fill="auto"/>
      <w:spacing w:before="240" w:after="120"/>
      <w:outlineLvl w:val="0"/>
    </w:pPr>
    <w:rPr>
      <w:rFonts w:ascii="Arial" w:hAnsi="Arial"/>
      <w:b/>
    </w:rPr>
  </w:style>
  <w:style w:type="paragraph" w:styleId="Heading2">
    <w:name w:val="heading 2"/>
    <w:basedOn w:val="Normal"/>
    <w:next w:val="Body2"/>
    <w:qFormat/>
    <w:rsid w:val="00173B9B"/>
    <w:pPr>
      <w:numPr>
        <w:ilvl w:val="1"/>
        <w:numId w:val="1"/>
      </w:numPr>
      <w:spacing w:before="240" w:after="120"/>
      <w:jc w:val="both"/>
      <w:outlineLvl w:val="1"/>
    </w:pPr>
    <w:rPr>
      <w:rFonts w:ascii="Arial" w:hAnsi="Arial"/>
      <w:b/>
    </w:rPr>
  </w:style>
  <w:style w:type="paragraph" w:styleId="Heading3">
    <w:name w:val="heading 3"/>
    <w:basedOn w:val="Normal"/>
    <w:next w:val="Body3"/>
    <w:link w:val="Heading3Char"/>
    <w:qFormat/>
    <w:rsid w:val="009F765B"/>
    <w:pPr>
      <w:numPr>
        <w:ilvl w:val="2"/>
        <w:numId w:val="1"/>
      </w:numPr>
      <w:spacing w:before="240" w:after="120"/>
      <w:outlineLvl w:val="2"/>
    </w:pPr>
    <w:rPr>
      <w:rFonts w:ascii="Arial" w:hAnsi="Arial"/>
      <w:b/>
    </w:rPr>
  </w:style>
  <w:style w:type="paragraph" w:styleId="Heading4">
    <w:name w:val="heading 4"/>
    <w:basedOn w:val="Normal"/>
    <w:next w:val="Body4"/>
    <w:link w:val="Heading4Char"/>
    <w:qFormat/>
    <w:rsid w:val="00E867FB"/>
    <w:pPr>
      <w:numPr>
        <w:ilvl w:val="3"/>
        <w:numId w:val="1"/>
      </w:numPr>
      <w:tabs>
        <w:tab w:val="left" w:pos="2520"/>
        <w:tab w:val="left" w:pos="3060"/>
        <w:tab w:val="left" w:pos="4320"/>
        <w:tab w:val="left" w:pos="5760"/>
        <w:tab w:val="left" w:pos="7200"/>
        <w:tab w:val="left" w:pos="8640"/>
      </w:tabs>
      <w:spacing w:before="240" w:after="120"/>
      <w:ind w:left="2160" w:hanging="1080"/>
      <w:outlineLvl w:val="3"/>
    </w:pPr>
    <w:rPr>
      <w:rFonts w:ascii="Arial" w:hAnsi="Arial"/>
      <w:b/>
    </w:rPr>
  </w:style>
  <w:style w:type="paragraph" w:styleId="Heading5">
    <w:name w:val="heading 5"/>
    <w:basedOn w:val="Normal"/>
    <w:next w:val="Body5"/>
    <w:qFormat/>
    <w:rsid w:val="009F765B"/>
    <w:pPr>
      <w:numPr>
        <w:ilvl w:val="4"/>
        <w:numId w:val="1"/>
      </w:numPr>
      <w:spacing w:before="240" w:after="120"/>
      <w:outlineLvl w:val="4"/>
    </w:pPr>
    <w:rPr>
      <w:b/>
    </w:rPr>
  </w:style>
  <w:style w:type="paragraph" w:styleId="Heading6">
    <w:name w:val="heading 6"/>
    <w:basedOn w:val="Normal"/>
    <w:next w:val="Normal"/>
    <w:qFormat/>
    <w:rsid w:val="009F765B"/>
    <w:pPr>
      <w:numPr>
        <w:ilvl w:val="5"/>
        <w:numId w:val="1"/>
      </w:numPr>
      <w:outlineLvl w:val="5"/>
    </w:pPr>
    <w:rPr>
      <w:sz w:val="20"/>
      <w:u w:val="single"/>
    </w:rPr>
  </w:style>
  <w:style w:type="paragraph" w:styleId="Heading7">
    <w:name w:val="heading 7"/>
    <w:basedOn w:val="Normal"/>
    <w:next w:val="Normal"/>
    <w:qFormat/>
    <w:rsid w:val="009F765B"/>
    <w:pPr>
      <w:numPr>
        <w:ilvl w:val="6"/>
        <w:numId w:val="1"/>
      </w:numPr>
      <w:outlineLvl w:val="6"/>
    </w:pPr>
    <w:rPr>
      <w:i/>
      <w:sz w:val="20"/>
    </w:rPr>
  </w:style>
  <w:style w:type="paragraph" w:styleId="Heading8">
    <w:name w:val="heading 8"/>
    <w:basedOn w:val="Normal"/>
    <w:next w:val="Normal"/>
    <w:qFormat/>
    <w:rsid w:val="009F765B"/>
    <w:pPr>
      <w:numPr>
        <w:ilvl w:val="7"/>
        <w:numId w:val="1"/>
      </w:numPr>
      <w:outlineLvl w:val="7"/>
    </w:pPr>
    <w:rPr>
      <w:i/>
      <w:sz w:val="20"/>
    </w:rPr>
  </w:style>
  <w:style w:type="paragraph" w:styleId="Heading9">
    <w:name w:val="heading 9"/>
    <w:basedOn w:val="Normal"/>
    <w:next w:val="Normal"/>
    <w:qFormat/>
    <w:rsid w:val="009F765B"/>
    <w:pPr>
      <w:numPr>
        <w:ilvl w:val="8"/>
        <w:numId w:val="1"/>
      </w:numPr>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1">
    <w:name w:val="Body 1"/>
    <w:basedOn w:val="Normal"/>
    <w:rsid w:val="009F765B"/>
    <w:pPr>
      <w:spacing w:after="120"/>
    </w:pPr>
    <w:rPr>
      <w:sz w:val="20"/>
    </w:rPr>
  </w:style>
  <w:style w:type="paragraph" w:customStyle="1" w:styleId="Body2">
    <w:name w:val="Body 2"/>
    <w:basedOn w:val="Body1"/>
    <w:rsid w:val="009F765B"/>
    <w:pPr>
      <w:ind w:left="360"/>
    </w:pPr>
  </w:style>
  <w:style w:type="paragraph" w:customStyle="1" w:styleId="Body3">
    <w:name w:val="Body 3"/>
    <w:basedOn w:val="Body2"/>
    <w:rsid w:val="009F765B"/>
    <w:pPr>
      <w:ind w:left="720"/>
    </w:pPr>
  </w:style>
  <w:style w:type="paragraph" w:customStyle="1" w:styleId="Body4">
    <w:name w:val="Body 4"/>
    <w:basedOn w:val="Body3"/>
    <w:rsid w:val="009F765B"/>
    <w:pPr>
      <w:ind w:left="1080"/>
    </w:pPr>
  </w:style>
  <w:style w:type="paragraph" w:customStyle="1" w:styleId="Body5">
    <w:name w:val="Body 5"/>
    <w:basedOn w:val="Body4"/>
    <w:rsid w:val="009F765B"/>
    <w:pPr>
      <w:ind w:left="1440"/>
    </w:pPr>
  </w:style>
  <w:style w:type="character" w:styleId="CommentReference">
    <w:name w:val="annotation reference"/>
    <w:basedOn w:val="DefaultParagraphFont"/>
    <w:semiHidden/>
    <w:rsid w:val="009F765B"/>
    <w:rPr>
      <w:sz w:val="16"/>
    </w:rPr>
  </w:style>
  <w:style w:type="paragraph" w:styleId="CommentText">
    <w:name w:val="annotation text"/>
    <w:basedOn w:val="Normal"/>
    <w:link w:val="CommentTextChar"/>
    <w:semiHidden/>
    <w:rsid w:val="009F765B"/>
    <w:rPr>
      <w:sz w:val="20"/>
    </w:rPr>
  </w:style>
  <w:style w:type="paragraph" w:styleId="TOC8">
    <w:name w:val="toc 8"/>
    <w:basedOn w:val="Normal"/>
    <w:next w:val="Normal"/>
    <w:semiHidden/>
    <w:rsid w:val="009F765B"/>
    <w:pPr>
      <w:tabs>
        <w:tab w:val="right" w:leader="dot" w:pos="9360"/>
      </w:tabs>
      <w:ind w:left="1680"/>
    </w:pPr>
    <w:rPr>
      <w:sz w:val="18"/>
    </w:rPr>
  </w:style>
  <w:style w:type="paragraph" w:styleId="TOC7">
    <w:name w:val="toc 7"/>
    <w:basedOn w:val="Normal"/>
    <w:next w:val="Normal"/>
    <w:semiHidden/>
    <w:rsid w:val="009F765B"/>
    <w:pPr>
      <w:tabs>
        <w:tab w:val="right" w:leader="dot" w:pos="9360"/>
      </w:tabs>
      <w:ind w:left="1440"/>
    </w:pPr>
    <w:rPr>
      <w:sz w:val="18"/>
    </w:rPr>
  </w:style>
  <w:style w:type="paragraph" w:styleId="TOC6">
    <w:name w:val="toc 6"/>
    <w:basedOn w:val="Normal"/>
    <w:next w:val="Normal"/>
    <w:semiHidden/>
    <w:rsid w:val="009F765B"/>
    <w:pPr>
      <w:tabs>
        <w:tab w:val="right" w:leader="dot" w:pos="9360"/>
      </w:tabs>
      <w:ind w:left="1200"/>
    </w:pPr>
    <w:rPr>
      <w:sz w:val="18"/>
    </w:rPr>
  </w:style>
  <w:style w:type="paragraph" w:styleId="TOC5">
    <w:name w:val="toc 5"/>
    <w:basedOn w:val="TOC4"/>
    <w:next w:val="Normal"/>
    <w:semiHidden/>
    <w:rsid w:val="009F765B"/>
    <w:pPr>
      <w:ind w:left="960"/>
    </w:pPr>
  </w:style>
  <w:style w:type="paragraph" w:styleId="TOC4">
    <w:name w:val="toc 4"/>
    <w:basedOn w:val="Normal"/>
    <w:next w:val="Normal"/>
    <w:semiHidden/>
    <w:rsid w:val="009F765B"/>
    <w:pPr>
      <w:tabs>
        <w:tab w:val="right" w:leader="dot" w:pos="9360"/>
      </w:tabs>
      <w:ind w:left="720"/>
    </w:pPr>
    <w:rPr>
      <w:sz w:val="18"/>
    </w:rPr>
  </w:style>
  <w:style w:type="paragraph" w:styleId="TOC3">
    <w:name w:val="toc 3"/>
    <w:basedOn w:val="TOC2"/>
    <w:next w:val="Normal"/>
    <w:uiPriority w:val="39"/>
    <w:rsid w:val="009F765B"/>
    <w:pPr>
      <w:ind w:left="480"/>
    </w:pPr>
    <w:rPr>
      <w:i/>
      <w:smallCaps w:val="0"/>
    </w:rPr>
  </w:style>
  <w:style w:type="paragraph" w:styleId="TOC2">
    <w:name w:val="toc 2"/>
    <w:basedOn w:val="TOC1"/>
    <w:next w:val="Normal"/>
    <w:uiPriority w:val="39"/>
    <w:rsid w:val="009F765B"/>
    <w:pPr>
      <w:spacing w:before="0" w:after="0"/>
      <w:ind w:left="240"/>
    </w:pPr>
    <w:rPr>
      <w:b w:val="0"/>
      <w:caps w:val="0"/>
      <w:smallCaps/>
    </w:rPr>
  </w:style>
  <w:style w:type="paragraph" w:styleId="TOC1">
    <w:name w:val="toc 1"/>
    <w:basedOn w:val="Normal"/>
    <w:next w:val="Normal"/>
    <w:uiPriority w:val="39"/>
    <w:rsid w:val="009F765B"/>
    <w:pPr>
      <w:tabs>
        <w:tab w:val="right" w:leader="dot" w:pos="9360"/>
      </w:tabs>
      <w:spacing w:before="120" w:after="120"/>
    </w:pPr>
    <w:rPr>
      <w:b/>
      <w:caps/>
      <w:sz w:val="20"/>
    </w:rPr>
  </w:style>
  <w:style w:type="paragraph" w:styleId="Index7">
    <w:name w:val="index 7"/>
    <w:basedOn w:val="Normal"/>
    <w:next w:val="Normal"/>
    <w:semiHidden/>
    <w:rsid w:val="009F765B"/>
    <w:pPr>
      <w:ind w:left="1698"/>
    </w:pPr>
  </w:style>
  <w:style w:type="paragraph" w:styleId="Index6">
    <w:name w:val="index 6"/>
    <w:basedOn w:val="Normal"/>
    <w:next w:val="Normal"/>
    <w:semiHidden/>
    <w:rsid w:val="009F765B"/>
    <w:pPr>
      <w:ind w:left="1415"/>
    </w:pPr>
  </w:style>
  <w:style w:type="paragraph" w:styleId="Index5">
    <w:name w:val="index 5"/>
    <w:basedOn w:val="Normal"/>
    <w:next w:val="Normal"/>
    <w:semiHidden/>
    <w:rsid w:val="009F765B"/>
    <w:pPr>
      <w:ind w:left="1132"/>
    </w:pPr>
  </w:style>
  <w:style w:type="paragraph" w:styleId="Index4">
    <w:name w:val="index 4"/>
    <w:basedOn w:val="Normal"/>
    <w:next w:val="Normal"/>
    <w:semiHidden/>
    <w:rsid w:val="009F765B"/>
    <w:pPr>
      <w:ind w:left="849"/>
    </w:pPr>
  </w:style>
  <w:style w:type="paragraph" w:styleId="Index3">
    <w:name w:val="index 3"/>
    <w:basedOn w:val="Normal"/>
    <w:next w:val="Normal"/>
    <w:semiHidden/>
    <w:rsid w:val="009F765B"/>
    <w:pPr>
      <w:ind w:left="566"/>
    </w:pPr>
  </w:style>
  <w:style w:type="paragraph" w:styleId="Index2">
    <w:name w:val="index 2"/>
    <w:basedOn w:val="Normal"/>
    <w:next w:val="Normal"/>
    <w:semiHidden/>
    <w:rsid w:val="009F765B"/>
    <w:pPr>
      <w:ind w:left="283"/>
    </w:pPr>
  </w:style>
  <w:style w:type="paragraph" w:styleId="Index1">
    <w:name w:val="index 1"/>
    <w:basedOn w:val="Normal"/>
    <w:next w:val="Normal"/>
    <w:semiHidden/>
    <w:rsid w:val="009F765B"/>
  </w:style>
  <w:style w:type="paragraph" w:styleId="IndexHeading">
    <w:name w:val="index heading"/>
    <w:basedOn w:val="Normal"/>
    <w:next w:val="Index1"/>
    <w:semiHidden/>
    <w:rsid w:val="009F765B"/>
  </w:style>
  <w:style w:type="paragraph" w:styleId="Footer">
    <w:name w:val="footer"/>
    <w:basedOn w:val="Normal"/>
    <w:rsid w:val="009F765B"/>
    <w:pPr>
      <w:pBdr>
        <w:top w:val="single" w:sz="6" w:space="1" w:color="auto"/>
      </w:pBdr>
      <w:tabs>
        <w:tab w:val="right" w:pos="9360"/>
      </w:tabs>
    </w:pPr>
    <w:rPr>
      <w:rFonts w:ascii="Arial" w:hAnsi="Arial"/>
      <w:color w:val="000000"/>
      <w:sz w:val="20"/>
    </w:rPr>
  </w:style>
  <w:style w:type="paragraph" w:styleId="Header">
    <w:name w:val="header"/>
    <w:basedOn w:val="Normal"/>
    <w:rsid w:val="009F765B"/>
    <w:pPr>
      <w:pBdr>
        <w:bottom w:val="single" w:sz="6" w:space="1" w:color="auto"/>
      </w:pBdr>
      <w:tabs>
        <w:tab w:val="right" w:pos="9360"/>
      </w:tabs>
    </w:pPr>
    <w:rPr>
      <w:rFonts w:ascii="Arial" w:hAnsi="Arial"/>
      <w:sz w:val="20"/>
    </w:rPr>
  </w:style>
  <w:style w:type="character" w:styleId="FootnoteReference">
    <w:name w:val="footnote reference"/>
    <w:basedOn w:val="DefaultParagraphFont"/>
    <w:semiHidden/>
    <w:rsid w:val="009F765B"/>
    <w:rPr>
      <w:position w:val="6"/>
      <w:sz w:val="16"/>
    </w:rPr>
  </w:style>
  <w:style w:type="paragraph" w:styleId="FootnoteText">
    <w:name w:val="footnote text"/>
    <w:basedOn w:val="Normal"/>
    <w:semiHidden/>
    <w:rsid w:val="009F765B"/>
    <w:rPr>
      <w:sz w:val="20"/>
    </w:rPr>
  </w:style>
  <w:style w:type="paragraph" w:styleId="TOC9">
    <w:name w:val="toc 9"/>
    <w:basedOn w:val="Normal"/>
    <w:next w:val="Normal"/>
    <w:semiHidden/>
    <w:rsid w:val="009F765B"/>
    <w:pPr>
      <w:tabs>
        <w:tab w:val="right" w:leader="dot" w:pos="9360"/>
      </w:tabs>
      <w:ind w:left="1920"/>
    </w:pPr>
    <w:rPr>
      <w:sz w:val="18"/>
    </w:rPr>
  </w:style>
  <w:style w:type="character" w:styleId="PageNumber">
    <w:name w:val="page number"/>
    <w:basedOn w:val="DefaultParagraphFont"/>
    <w:rsid w:val="009F765B"/>
  </w:style>
  <w:style w:type="paragraph" w:styleId="TOCHeading">
    <w:name w:val="TOC Heading"/>
    <w:basedOn w:val="Normal"/>
    <w:qFormat/>
    <w:rsid w:val="009F765B"/>
    <w:pPr>
      <w:spacing w:before="240"/>
    </w:pPr>
    <w:rPr>
      <w:rFonts w:ascii="Arial" w:hAnsi="Arial"/>
      <w:b/>
    </w:rPr>
  </w:style>
  <w:style w:type="paragraph" w:customStyle="1" w:styleId="CompanyName">
    <w:name w:val="Company Name"/>
    <w:basedOn w:val="Normal"/>
    <w:rsid w:val="009F765B"/>
    <w:rPr>
      <w:rFonts w:ascii="Arial" w:hAnsi="Arial"/>
      <w:b/>
      <w:sz w:val="28"/>
    </w:rPr>
  </w:style>
  <w:style w:type="paragraph" w:customStyle="1" w:styleId="Glossary">
    <w:name w:val="Glossary"/>
    <w:basedOn w:val="Normal"/>
    <w:rsid w:val="009F765B"/>
    <w:pPr>
      <w:shd w:val="clear" w:color="auto" w:fill="FFFFFF"/>
      <w:spacing w:before="240" w:line="240" w:lineRule="atLeast"/>
      <w:ind w:left="4766" w:hanging="2606"/>
    </w:pPr>
    <w:rPr>
      <w:sz w:val="20"/>
    </w:rPr>
  </w:style>
  <w:style w:type="paragraph" w:styleId="BodyText">
    <w:name w:val="Body Text"/>
    <w:basedOn w:val="Normal"/>
    <w:rsid w:val="009F765B"/>
    <w:pPr>
      <w:spacing w:after="220" w:line="220" w:lineRule="atLeast"/>
      <w:ind w:left="1080"/>
    </w:pPr>
    <w:rPr>
      <w:sz w:val="20"/>
    </w:rPr>
  </w:style>
  <w:style w:type="paragraph" w:customStyle="1" w:styleId="TitleCover">
    <w:name w:val="Title Cover"/>
    <w:basedOn w:val="Normal"/>
    <w:next w:val="Normal"/>
    <w:rsid w:val="009F765B"/>
    <w:pPr>
      <w:keepNext/>
      <w:keepLines/>
      <w:spacing w:line="240" w:lineRule="atLeast"/>
      <w:ind w:left="1080"/>
    </w:pPr>
    <w:rPr>
      <w:rFonts w:ascii="Arial" w:hAnsi="Arial"/>
      <w:b/>
      <w:spacing w:val="-48"/>
      <w:kern w:val="28"/>
      <w:sz w:val="72"/>
    </w:rPr>
  </w:style>
  <w:style w:type="paragraph" w:customStyle="1" w:styleId="ReturnAddress">
    <w:name w:val="Return Address"/>
    <w:basedOn w:val="Normal"/>
    <w:rsid w:val="009F765B"/>
    <w:pPr>
      <w:keepLines/>
      <w:framePr w:w="2160" w:h="1200" w:wrap="notBeside" w:vAnchor="page" w:hAnchor="page" w:x="9241" w:y="673" w:anchorLock="1"/>
      <w:spacing w:line="220" w:lineRule="atLeast"/>
    </w:pPr>
    <w:rPr>
      <w:sz w:val="16"/>
    </w:rPr>
  </w:style>
  <w:style w:type="paragraph" w:styleId="BodyTextIndent">
    <w:name w:val="Body Text Indent"/>
    <w:basedOn w:val="BodyText"/>
    <w:rsid w:val="009F765B"/>
    <w:pPr>
      <w:ind w:left="1440"/>
    </w:pPr>
  </w:style>
  <w:style w:type="paragraph" w:styleId="DocumentMap">
    <w:name w:val="Document Map"/>
    <w:basedOn w:val="Normal"/>
    <w:semiHidden/>
    <w:rsid w:val="009F765B"/>
    <w:pPr>
      <w:shd w:val="clear" w:color="auto" w:fill="000080"/>
    </w:pPr>
    <w:rPr>
      <w:rFonts w:ascii="Tahoma" w:hAnsi="Tahoma"/>
    </w:rPr>
  </w:style>
  <w:style w:type="paragraph" w:styleId="Caption">
    <w:name w:val="caption"/>
    <w:basedOn w:val="Normal"/>
    <w:next w:val="Normal"/>
    <w:qFormat/>
    <w:rsid w:val="009F765B"/>
    <w:pPr>
      <w:spacing w:before="120" w:after="120"/>
    </w:pPr>
    <w:rPr>
      <w:b/>
    </w:rPr>
  </w:style>
  <w:style w:type="character" w:styleId="FollowedHyperlink">
    <w:name w:val="FollowedHyperlink"/>
    <w:basedOn w:val="DefaultParagraphFont"/>
    <w:rsid w:val="009F765B"/>
    <w:rPr>
      <w:color w:val="800080"/>
      <w:u w:val="single"/>
    </w:rPr>
  </w:style>
  <w:style w:type="character" w:styleId="Hyperlink">
    <w:name w:val="Hyperlink"/>
    <w:basedOn w:val="DefaultParagraphFont"/>
    <w:rsid w:val="009F765B"/>
    <w:rPr>
      <w:color w:val="0000FF"/>
      <w:u w:val="single"/>
    </w:rPr>
  </w:style>
  <w:style w:type="paragraph" w:styleId="BalloonText">
    <w:name w:val="Balloon Text"/>
    <w:basedOn w:val="Normal"/>
    <w:semiHidden/>
    <w:rsid w:val="007A1FE5"/>
    <w:rPr>
      <w:rFonts w:ascii="Tahoma" w:hAnsi="Tahoma" w:cs="Tahoma"/>
      <w:sz w:val="16"/>
      <w:szCs w:val="16"/>
    </w:rPr>
  </w:style>
  <w:style w:type="table" w:styleId="TableGrid">
    <w:name w:val="Table Grid"/>
    <w:basedOn w:val="TableNormal"/>
    <w:rsid w:val="00D904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semiHidden/>
    <w:rsid w:val="00120058"/>
    <w:rPr>
      <w:b/>
      <w:bCs/>
    </w:rPr>
  </w:style>
  <w:style w:type="paragraph" w:styleId="Revision">
    <w:name w:val="Revision"/>
    <w:hidden/>
    <w:uiPriority w:val="99"/>
    <w:semiHidden/>
    <w:rsid w:val="00EA02A0"/>
    <w:rPr>
      <w:sz w:val="24"/>
    </w:rPr>
  </w:style>
  <w:style w:type="character" w:customStyle="1" w:styleId="Heading3Char">
    <w:name w:val="Heading 3 Char"/>
    <w:basedOn w:val="DefaultParagraphFont"/>
    <w:link w:val="Heading3"/>
    <w:rsid w:val="007645D4"/>
    <w:rPr>
      <w:rFonts w:ascii="Arial" w:hAnsi="Arial"/>
      <w:b/>
      <w:sz w:val="24"/>
    </w:rPr>
  </w:style>
  <w:style w:type="character" w:customStyle="1" w:styleId="Heading4Char">
    <w:name w:val="Heading 4 Char"/>
    <w:basedOn w:val="DefaultParagraphFont"/>
    <w:link w:val="Heading4"/>
    <w:rsid w:val="007645D4"/>
    <w:rPr>
      <w:rFonts w:ascii="Arial" w:hAnsi="Arial"/>
      <w:b/>
      <w:sz w:val="24"/>
    </w:rPr>
  </w:style>
  <w:style w:type="character" w:customStyle="1" w:styleId="CommentTextChar">
    <w:name w:val="Comment Text Char"/>
    <w:basedOn w:val="DefaultParagraphFont"/>
    <w:link w:val="CommentText"/>
    <w:semiHidden/>
    <w:rsid w:val="007645D4"/>
  </w:style>
  <w:style w:type="character" w:styleId="HTMLCode">
    <w:name w:val="HTML Code"/>
    <w:basedOn w:val="DefaultParagraphFont"/>
    <w:uiPriority w:val="99"/>
    <w:unhideWhenUsed/>
    <w:rsid w:val="00FD7775"/>
    <w:rPr>
      <w:rFonts w:ascii="Courier New" w:eastAsiaTheme="minorHAnsi"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217242">
      <w:bodyDiv w:val="1"/>
      <w:marLeft w:val="0"/>
      <w:marRight w:val="0"/>
      <w:marTop w:val="0"/>
      <w:marBottom w:val="0"/>
      <w:divBdr>
        <w:top w:val="none" w:sz="0" w:space="0" w:color="auto"/>
        <w:left w:val="none" w:sz="0" w:space="0" w:color="auto"/>
        <w:bottom w:val="none" w:sz="0" w:space="0" w:color="auto"/>
        <w:right w:val="none" w:sz="0" w:space="0" w:color="auto"/>
      </w:divBdr>
      <w:divsChild>
        <w:div w:id="872614032">
          <w:marLeft w:val="0"/>
          <w:marRight w:val="0"/>
          <w:marTop w:val="0"/>
          <w:marBottom w:val="0"/>
          <w:divBdr>
            <w:top w:val="none" w:sz="0" w:space="0" w:color="auto"/>
            <w:left w:val="none" w:sz="0" w:space="0" w:color="auto"/>
            <w:bottom w:val="none" w:sz="0" w:space="0" w:color="auto"/>
            <w:right w:val="none" w:sz="0" w:space="0" w:color="auto"/>
          </w:divBdr>
          <w:divsChild>
            <w:div w:id="1608197501">
              <w:marLeft w:val="0"/>
              <w:marRight w:val="0"/>
              <w:marTop w:val="0"/>
              <w:marBottom w:val="0"/>
              <w:divBdr>
                <w:top w:val="none" w:sz="0" w:space="0" w:color="auto"/>
                <w:left w:val="none" w:sz="0" w:space="0" w:color="auto"/>
                <w:bottom w:val="none" w:sz="0" w:space="0" w:color="auto"/>
                <w:right w:val="none" w:sz="0" w:space="0" w:color="auto"/>
              </w:divBdr>
              <w:divsChild>
                <w:div w:id="18049961">
                  <w:marLeft w:val="0"/>
                  <w:marRight w:val="0"/>
                  <w:marTop w:val="0"/>
                  <w:marBottom w:val="0"/>
                  <w:divBdr>
                    <w:top w:val="none" w:sz="0" w:space="0" w:color="auto"/>
                    <w:left w:val="none" w:sz="0" w:space="0" w:color="auto"/>
                    <w:bottom w:val="none" w:sz="0" w:space="0" w:color="auto"/>
                    <w:right w:val="none" w:sz="0" w:space="0" w:color="auto"/>
                  </w:divBdr>
                  <w:divsChild>
                    <w:div w:id="260339220">
                      <w:marLeft w:val="3360"/>
                      <w:marRight w:val="0"/>
                      <w:marTop w:val="0"/>
                      <w:marBottom w:val="0"/>
                      <w:divBdr>
                        <w:top w:val="none" w:sz="0" w:space="0" w:color="DADADA"/>
                        <w:left w:val="none" w:sz="0" w:space="0" w:color="DADADA"/>
                        <w:bottom w:val="none" w:sz="0" w:space="0" w:color="DADADA"/>
                        <w:right w:val="none" w:sz="0" w:space="0" w:color="DADADA"/>
                      </w:divBdr>
                      <w:divsChild>
                        <w:div w:id="501898173">
                          <w:marLeft w:val="0"/>
                          <w:marRight w:val="0"/>
                          <w:marTop w:val="0"/>
                          <w:marBottom w:val="0"/>
                          <w:divBdr>
                            <w:top w:val="none" w:sz="0" w:space="0" w:color="auto"/>
                            <w:left w:val="none" w:sz="0" w:space="0" w:color="auto"/>
                            <w:bottom w:val="none" w:sz="0" w:space="0" w:color="auto"/>
                            <w:right w:val="none" w:sz="0" w:space="0" w:color="auto"/>
                          </w:divBdr>
                          <w:divsChild>
                            <w:div w:id="1735010331">
                              <w:marLeft w:val="0"/>
                              <w:marRight w:val="0"/>
                              <w:marTop w:val="0"/>
                              <w:marBottom w:val="0"/>
                              <w:divBdr>
                                <w:top w:val="none" w:sz="0" w:space="0" w:color="auto"/>
                                <w:left w:val="none" w:sz="0" w:space="0" w:color="auto"/>
                                <w:bottom w:val="none" w:sz="0" w:space="0" w:color="auto"/>
                                <w:right w:val="none" w:sz="0" w:space="0" w:color="auto"/>
                              </w:divBdr>
                              <w:divsChild>
                                <w:div w:id="2061634527">
                                  <w:marLeft w:val="0"/>
                                  <w:marRight w:val="0"/>
                                  <w:marTop w:val="0"/>
                                  <w:marBottom w:val="0"/>
                                  <w:divBdr>
                                    <w:top w:val="none" w:sz="0" w:space="0" w:color="auto"/>
                                    <w:left w:val="none" w:sz="0" w:space="0" w:color="auto"/>
                                    <w:bottom w:val="none" w:sz="0" w:space="0" w:color="auto"/>
                                    <w:right w:val="none" w:sz="0" w:space="0" w:color="auto"/>
                                  </w:divBdr>
                                  <w:divsChild>
                                    <w:div w:id="291789967">
                                      <w:marLeft w:val="0"/>
                                      <w:marRight w:val="0"/>
                                      <w:marTop w:val="0"/>
                                      <w:marBottom w:val="0"/>
                                      <w:divBdr>
                                        <w:top w:val="none" w:sz="0" w:space="0" w:color="auto"/>
                                        <w:left w:val="none" w:sz="0" w:space="0" w:color="auto"/>
                                        <w:bottom w:val="none" w:sz="0" w:space="0" w:color="auto"/>
                                        <w:right w:val="none" w:sz="0" w:space="0" w:color="auto"/>
                                      </w:divBdr>
                                      <w:divsChild>
                                        <w:div w:id="728262247">
                                          <w:marLeft w:val="0"/>
                                          <w:marRight w:val="0"/>
                                          <w:marTop w:val="12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6138717">
      <w:bodyDiv w:val="1"/>
      <w:marLeft w:val="0"/>
      <w:marRight w:val="0"/>
      <w:marTop w:val="0"/>
      <w:marBottom w:val="0"/>
      <w:divBdr>
        <w:top w:val="none" w:sz="0" w:space="0" w:color="auto"/>
        <w:left w:val="none" w:sz="0" w:space="0" w:color="auto"/>
        <w:bottom w:val="none" w:sz="0" w:space="0" w:color="auto"/>
        <w:right w:val="none" w:sz="0" w:space="0" w:color="auto"/>
      </w:divBdr>
      <w:divsChild>
        <w:div w:id="1476339628">
          <w:marLeft w:val="0"/>
          <w:marRight w:val="0"/>
          <w:marTop w:val="0"/>
          <w:marBottom w:val="0"/>
          <w:divBdr>
            <w:top w:val="none" w:sz="0" w:space="0" w:color="auto"/>
            <w:left w:val="none" w:sz="0" w:space="0" w:color="auto"/>
            <w:bottom w:val="none" w:sz="0" w:space="0" w:color="auto"/>
            <w:right w:val="none" w:sz="0" w:space="0" w:color="auto"/>
          </w:divBdr>
          <w:divsChild>
            <w:div w:id="1596280716">
              <w:marLeft w:val="0"/>
              <w:marRight w:val="0"/>
              <w:marTop w:val="0"/>
              <w:marBottom w:val="0"/>
              <w:divBdr>
                <w:top w:val="none" w:sz="0" w:space="0" w:color="auto"/>
                <w:left w:val="none" w:sz="0" w:space="0" w:color="auto"/>
                <w:bottom w:val="none" w:sz="0" w:space="0" w:color="auto"/>
                <w:right w:val="none" w:sz="0" w:space="0" w:color="auto"/>
              </w:divBdr>
              <w:divsChild>
                <w:div w:id="830215492">
                  <w:marLeft w:val="0"/>
                  <w:marRight w:val="0"/>
                  <w:marTop w:val="0"/>
                  <w:marBottom w:val="0"/>
                  <w:divBdr>
                    <w:top w:val="none" w:sz="0" w:space="0" w:color="auto"/>
                    <w:left w:val="none" w:sz="0" w:space="0" w:color="auto"/>
                    <w:bottom w:val="none" w:sz="0" w:space="0" w:color="auto"/>
                    <w:right w:val="none" w:sz="0" w:space="0" w:color="auto"/>
                  </w:divBdr>
                  <w:divsChild>
                    <w:div w:id="296448940">
                      <w:marLeft w:val="2880"/>
                      <w:marRight w:val="0"/>
                      <w:marTop w:val="0"/>
                      <w:marBottom w:val="0"/>
                      <w:divBdr>
                        <w:top w:val="none" w:sz="0" w:space="0" w:color="CCCCCC"/>
                        <w:left w:val="none" w:sz="0" w:space="0" w:color="CCCCCC"/>
                        <w:bottom w:val="none" w:sz="0" w:space="0" w:color="CCCCCC"/>
                        <w:right w:val="none" w:sz="0" w:space="0" w:color="CCCCCC"/>
                      </w:divBdr>
                      <w:divsChild>
                        <w:div w:id="1395660752">
                          <w:marLeft w:val="0"/>
                          <w:marRight w:val="0"/>
                          <w:marTop w:val="0"/>
                          <w:marBottom w:val="0"/>
                          <w:divBdr>
                            <w:top w:val="none" w:sz="0" w:space="0" w:color="auto"/>
                            <w:left w:val="none" w:sz="0" w:space="0" w:color="auto"/>
                            <w:bottom w:val="none" w:sz="0" w:space="0" w:color="auto"/>
                            <w:right w:val="none" w:sz="0" w:space="0" w:color="auto"/>
                          </w:divBdr>
                          <w:divsChild>
                            <w:div w:id="1756004173">
                              <w:marLeft w:val="0"/>
                              <w:marRight w:val="0"/>
                              <w:marTop w:val="0"/>
                              <w:marBottom w:val="0"/>
                              <w:divBdr>
                                <w:top w:val="none" w:sz="0" w:space="0" w:color="auto"/>
                                <w:left w:val="none" w:sz="0" w:space="0" w:color="auto"/>
                                <w:bottom w:val="none" w:sz="0" w:space="0" w:color="auto"/>
                                <w:right w:val="none" w:sz="0" w:space="0" w:color="auto"/>
                              </w:divBdr>
                              <w:divsChild>
                                <w:div w:id="1733691856">
                                  <w:marLeft w:val="0"/>
                                  <w:marRight w:val="0"/>
                                  <w:marTop w:val="0"/>
                                  <w:marBottom w:val="0"/>
                                  <w:divBdr>
                                    <w:top w:val="none" w:sz="0" w:space="0" w:color="auto"/>
                                    <w:left w:val="none" w:sz="0" w:space="0" w:color="auto"/>
                                    <w:bottom w:val="none" w:sz="0" w:space="0" w:color="auto"/>
                                    <w:right w:val="none" w:sz="0" w:space="0" w:color="auto"/>
                                  </w:divBdr>
                                  <w:divsChild>
                                    <w:div w:id="2000762770">
                                      <w:marLeft w:val="0"/>
                                      <w:marRight w:val="0"/>
                                      <w:marTop w:val="0"/>
                                      <w:marBottom w:val="0"/>
                                      <w:divBdr>
                                        <w:top w:val="none" w:sz="0" w:space="0" w:color="auto"/>
                                        <w:left w:val="none" w:sz="0" w:space="0" w:color="auto"/>
                                        <w:bottom w:val="none" w:sz="0" w:space="0" w:color="auto"/>
                                        <w:right w:val="none" w:sz="0" w:space="0" w:color="auto"/>
                                      </w:divBdr>
                                      <w:divsChild>
                                        <w:div w:id="1132403777">
                                          <w:marLeft w:val="0"/>
                                          <w:marRight w:val="0"/>
                                          <w:marTop w:val="24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0331874">
      <w:bodyDiv w:val="1"/>
      <w:marLeft w:val="0"/>
      <w:marRight w:val="0"/>
      <w:marTop w:val="0"/>
      <w:marBottom w:val="0"/>
      <w:divBdr>
        <w:top w:val="none" w:sz="0" w:space="0" w:color="auto"/>
        <w:left w:val="none" w:sz="0" w:space="0" w:color="auto"/>
        <w:bottom w:val="none" w:sz="0" w:space="0" w:color="auto"/>
        <w:right w:val="none" w:sz="0" w:space="0" w:color="auto"/>
      </w:divBdr>
    </w:div>
    <w:div w:id="349837599">
      <w:bodyDiv w:val="1"/>
      <w:marLeft w:val="0"/>
      <w:marRight w:val="0"/>
      <w:marTop w:val="0"/>
      <w:marBottom w:val="0"/>
      <w:divBdr>
        <w:top w:val="none" w:sz="0" w:space="0" w:color="auto"/>
        <w:left w:val="none" w:sz="0" w:space="0" w:color="auto"/>
        <w:bottom w:val="none" w:sz="0" w:space="0" w:color="auto"/>
        <w:right w:val="none" w:sz="0" w:space="0" w:color="auto"/>
      </w:divBdr>
    </w:div>
    <w:div w:id="516967473">
      <w:bodyDiv w:val="1"/>
      <w:marLeft w:val="0"/>
      <w:marRight w:val="0"/>
      <w:marTop w:val="0"/>
      <w:marBottom w:val="0"/>
      <w:divBdr>
        <w:top w:val="none" w:sz="0" w:space="0" w:color="auto"/>
        <w:left w:val="none" w:sz="0" w:space="0" w:color="auto"/>
        <w:bottom w:val="none" w:sz="0" w:space="0" w:color="auto"/>
        <w:right w:val="none" w:sz="0" w:space="0" w:color="auto"/>
      </w:divBdr>
    </w:div>
    <w:div w:id="1001085538">
      <w:bodyDiv w:val="1"/>
      <w:marLeft w:val="0"/>
      <w:marRight w:val="0"/>
      <w:marTop w:val="0"/>
      <w:marBottom w:val="0"/>
      <w:divBdr>
        <w:top w:val="none" w:sz="0" w:space="0" w:color="auto"/>
        <w:left w:val="none" w:sz="0" w:space="0" w:color="auto"/>
        <w:bottom w:val="none" w:sz="0" w:space="0" w:color="auto"/>
        <w:right w:val="none" w:sz="0" w:space="0" w:color="auto"/>
      </w:divBdr>
      <w:divsChild>
        <w:div w:id="304706396">
          <w:marLeft w:val="0"/>
          <w:marRight w:val="0"/>
          <w:marTop w:val="0"/>
          <w:marBottom w:val="0"/>
          <w:divBdr>
            <w:top w:val="none" w:sz="0" w:space="0" w:color="auto"/>
            <w:left w:val="none" w:sz="0" w:space="0" w:color="auto"/>
            <w:bottom w:val="none" w:sz="0" w:space="0" w:color="auto"/>
            <w:right w:val="none" w:sz="0" w:space="0" w:color="auto"/>
          </w:divBdr>
          <w:divsChild>
            <w:div w:id="833374904">
              <w:marLeft w:val="0"/>
              <w:marRight w:val="0"/>
              <w:marTop w:val="0"/>
              <w:marBottom w:val="0"/>
              <w:divBdr>
                <w:top w:val="none" w:sz="0" w:space="0" w:color="auto"/>
                <w:left w:val="none" w:sz="0" w:space="0" w:color="auto"/>
                <w:bottom w:val="none" w:sz="0" w:space="0" w:color="auto"/>
                <w:right w:val="none" w:sz="0" w:space="0" w:color="auto"/>
              </w:divBdr>
              <w:divsChild>
                <w:div w:id="1179583946">
                  <w:marLeft w:val="0"/>
                  <w:marRight w:val="0"/>
                  <w:marTop w:val="0"/>
                  <w:marBottom w:val="0"/>
                  <w:divBdr>
                    <w:top w:val="none" w:sz="0" w:space="0" w:color="auto"/>
                    <w:left w:val="none" w:sz="0" w:space="0" w:color="auto"/>
                    <w:bottom w:val="none" w:sz="0" w:space="0" w:color="auto"/>
                    <w:right w:val="none" w:sz="0" w:space="0" w:color="auto"/>
                  </w:divBdr>
                  <w:divsChild>
                    <w:div w:id="796144582">
                      <w:marLeft w:val="3360"/>
                      <w:marRight w:val="0"/>
                      <w:marTop w:val="0"/>
                      <w:marBottom w:val="0"/>
                      <w:divBdr>
                        <w:top w:val="none" w:sz="0" w:space="0" w:color="DADADA"/>
                        <w:left w:val="none" w:sz="0" w:space="0" w:color="DADADA"/>
                        <w:bottom w:val="none" w:sz="0" w:space="0" w:color="DADADA"/>
                        <w:right w:val="none" w:sz="0" w:space="0" w:color="DADADA"/>
                      </w:divBdr>
                      <w:divsChild>
                        <w:div w:id="982345907">
                          <w:marLeft w:val="0"/>
                          <w:marRight w:val="0"/>
                          <w:marTop w:val="0"/>
                          <w:marBottom w:val="0"/>
                          <w:divBdr>
                            <w:top w:val="none" w:sz="0" w:space="0" w:color="auto"/>
                            <w:left w:val="none" w:sz="0" w:space="0" w:color="auto"/>
                            <w:bottom w:val="none" w:sz="0" w:space="0" w:color="auto"/>
                            <w:right w:val="none" w:sz="0" w:space="0" w:color="auto"/>
                          </w:divBdr>
                          <w:divsChild>
                            <w:div w:id="2119569063">
                              <w:marLeft w:val="0"/>
                              <w:marRight w:val="0"/>
                              <w:marTop w:val="0"/>
                              <w:marBottom w:val="0"/>
                              <w:divBdr>
                                <w:top w:val="none" w:sz="0" w:space="0" w:color="auto"/>
                                <w:left w:val="none" w:sz="0" w:space="0" w:color="auto"/>
                                <w:bottom w:val="none" w:sz="0" w:space="0" w:color="auto"/>
                                <w:right w:val="none" w:sz="0" w:space="0" w:color="auto"/>
                              </w:divBdr>
                              <w:divsChild>
                                <w:div w:id="1725595540">
                                  <w:marLeft w:val="0"/>
                                  <w:marRight w:val="0"/>
                                  <w:marTop w:val="0"/>
                                  <w:marBottom w:val="0"/>
                                  <w:divBdr>
                                    <w:top w:val="none" w:sz="0" w:space="0" w:color="auto"/>
                                    <w:left w:val="none" w:sz="0" w:space="0" w:color="auto"/>
                                    <w:bottom w:val="none" w:sz="0" w:space="0" w:color="auto"/>
                                    <w:right w:val="none" w:sz="0" w:space="0" w:color="auto"/>
                                  </w:divBdr>
                                  <w:divsChild>
                                    <w:div w:id="1330599571">
                                      <w:marLeft w:val="0"/>
                                      <w:marRight w:val="0"/>
                                      <w:marTop w:val="0"/>
                                      <w:marBottom w:val="0"/>
                                      <w:divBdr>
                                        <w:top w:val="none" w:sz="0" w:space="0" w:color="auto"/>
                                        <w:left w:val="none" w:sz="0" w:space="0" w:color="auto"/>
                                        <w:bottom w:val="none" w:sz="0" w:space="0" w:color="auto"/>
                                        <w:right w:val="none" w:sz="0" w:space="0" w:color="auto"/>
                                      </w:divBdr>
                                      <w:divsChild>
                                        <w:div w:id="2072271367">
                                          <w:marLeft w:val="0"/>
                                          <w:marRight w:val="0"/>
                                          <w:marTop w:val="12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721026">
      <w:bodyDiv w:val="1"/>
      <w:marLeft w:val="0"/>
      <w:marRight w:val="0"/>
      <w:marTop w:val="0"/>
      <w:marBottom w:val="0"/>
      <w:divBdr>
        <w:top w:val="none" w:sz="0" w:space="0" w:color="auto"/>
        <w:left w:val="none" w:sz="0" w:space="0" w:color="auto"/>
        <w:bottom w:val="none" w:sz="0" w:space="0" w:color="auto"/>
        <w:right w:val="none" w:sz="0" w:space="0" w:color="auto"/>
      </w:divBdr>
    </w:div>
    <w:div w:id="1274827862">
      <w:bodyDiv w:val="1"/>
      <w:marLeft w:val="0"/>
      <w:marRight w:val="0"/>
      <w:marTop w:val="0"/>
      <w:marBottom w:val="0"/>
      <w:divBdr>
        <w:top w:val="none" w:sz="0" w:space="0" w:color="auto"/>
        <w:left w:val="none" w:sz="0" w:space="0" w:color="auto"/>
        <w:bottom w:val="none" w:sz="0" w:space="0" w:color="auto"/>
        <w:right w:val="none" w:sz="0" w:space="0" w:color="auto"/>
      </w:divBdr>
    </w:div>
    <w:div w:id="1325816854">
      <w:bodyDiv w:val="1"/>
      <w:marLeft w:val="0"/>
      <w:marRight w:val="0"/>
      <w:marTop w:val="0"/>
      <w:marBottom w:val="0"/>
      <w:divBdr>
        <w:top w:val="none" w:sz="0" w:space="0" w:color="auto"/>
        <w:left w:val="none" w:sz="0" w:space="0" w:color="auto"/>
        <w:bottom w:val="none" w:sz="0" w:space="0" w:color="auto"/>
        <w:right w:val="none" w:sz="0" w:space="0" w:color="auto"/>
      </w:divBdr>
      <w:divsChild>
        <w:div w:id="956373710">
          <w:marLeft w:val="0"/>
          <w:marRight w:val="0"/>
          <w:marTop w:val="0"/>
          <w:marBottom w:val="0"/>
          <w:divBdr>
            <w:top w:val="none" w:sz="0" w:space="0" w:color="auto"/>
            <w:left w:val="none" w:sz="0" w:space="0" w:color="auto"/>
            <w:bottom w:val="none" w:sz="0" w:space="0" w:color="auto"/>
            <w:right w:val="none" w:sz="0" w:space="0" w:color="auto"/>
          </w:divBdr>
          <w:divsChild>
            <w:div w:id="677780430">
              <w:marLeft w:val="0"/>
              <w:marRight w:val="0"/>
              <w:marTop w:val="0"/>
              <w:marBottom w:val="0"/>
              <w:divBdr>
                <w:top w:val="none" w:sz="0" w:space="0" w:color="auto"/>
                <w:left w:val="none" w:sz="0" w:space="0" w:color="auto"/>
                <w:bottom w:val="none" w:sz="0" w:space="0" w:color="auto"/>
                <w:right w:val="none" w:sz="0" w:space="0" w:color="auto"/>
              </w:divBdr>
              <w:divsChild>
                <w:div w:id="1694844323">
                  <w:marLeft w:val="0"/>
                  <w:marRight w:val="0"/>
                  <w:marTop w:val="0"/>
                  <w:marBottom w:val="0"/>
                  <w:divBdr>
                    <w:top w:val="none" w:sz="0" w:space="0" w:color="auto"/>
                    <w:left w:val="none" w:sz="0" w:space="0" w:color="auto"/>
                    <w:bottom w:val="none" w:sz="0" w:space="0" w:color="auto"/>
                    <w:right w:val="none" w:sz="0" w:space="0" w:color="auto"/>
                  </w:divBdr>
                  <w:divsChild>
                    <w:div w:id="256639035">
                      <w:marLeft w:val="3360"/>
                      <w:marRight w:val="0"/>
                      <w:marTop w:val="0"/>
                      <w:marBottom w:val="0"/>
                      <w:divBdr>
                        <w:top w:val="none" w:sz="0" w:space="0" w:color="DADADA"/>
                        <w:left w:val="none" w:sz="0" w:space="0" w:color="DADADA"/>
                        <w:bottom w:val="none" w:sz="0" w:space="0" w:color="DADADA"/>
                        <w:right w:val="none" w:sz="0" w:space="0" w:color="DADADA"/>
                      </w:divBdr>
                      <w:divsChild>
                        <w:div w:id="231889106">
                          <w:marLeft w:val="0"/>
                          <w:marRight w:val="0"/>
                          <w:marTop w:val="0"/>
                          <w:marBottom w:val="0"/>
                          <w:divBdr>
                            <w:top w:val="none" w:sz="0" w:space="0" w:color="auto"/>
                            <w:left w:val="none" w:sz="0" w:space="0" w:color="auto"/>
                            <w:bottom w:val="none" w:sz="0" w:space="0" w:color="auto"/>
                            <w:right w:val="none" w:sz="0" w:space="0" w:color="auto"/>
                          </w:divBdr>
                          <w:divsChild>
                            <w:div w:id="686178986">
                              <w:marLeft w:val="0"/>
                              <w:marRight w:val="0"/>
                              <w:marTop w:val="0"/>
                              <w:marBottom w:val="0"/>
                              <w:divBdr>
                                <w:top w:val="none" w:sz="0" w:space="0" w:color="auto"/>
                                <w:left w:val="none" w:sz="0" w:space="0" w:color="auto"/>
                                <w:bottom w:val="none" w:sz="0" w:space="0" w:color="auto"/>
                                <w:right w:val="none" w:sz="0" w:space="0" w:color="auto"/>
                              </w:divBdr>
                              <w:divsChild>
                                <w:div w:id="608659811">
                                  <w:marLeft w:val="0"/>
                                  <w:marRight w:val="0"/>
                                  <w:marTop w:val="0"/>
                                  <w:marBottom w:val="0"/>
                                  <w:divBdr>
                                    <w:top w:val="none" w:sz="0" w:space="0" w:color="auto"/>
                                    <w:left w:val="none" w:sz="0" w:space="0" w:color="auto"/>
                                    <w:bottom w:val="none" w:sz="0" w:space="0" w:color="auto"/>
                                    <w:right w:val="none" w:sz="0" w:space="0" w:color="auto"/>
                                  </w:divBdr>
                                  <w:divsChild>
                                    <w:div w:id="862473426">
                                      <w:marLeft w:val="0"/>
                                      <w:marRight w:val="0"/>
                                      <w:marTop w:val="0"/>
                                      <w:marBottom w:val="0"/>
                                      <w:divBdr>
                                        <w:top w:val="none" w:sz="0" w:space="0" w:color="auto"/>
                                        <w:left w:val="none" w:sz="0" w:space="0" w:color="auto"/>
                                        <w:bottom w:val="none" w:sz="0" w:space="0" w:color="auto"/>
                                        <w:right w:val="none" w:sz="0" w:space="0" w:color="auto"/>
                                      </w:divBdr>
                                      <w:divsChild>
                                        <w:div w:id="309096851">
                                          <w:marLeft w:val="0"/>
                                          <w:marRight w:val="0"/>
                                          <w:marTop w:val="12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1264755">
      <w:bodyDiv w:val="1"/>
      <w:marLeft w:val="0"/>
      <w:marRight w:val="0"/>
      <w:marTop w:val="0"/>
      <w:marBottom w:val="0"/>
      <w:divBdr>
        <w:top w:val="none" w:sz="0" w:space="0" w:color="auto"/>
        <w:left w:val="none" w:sz="0" w:space="0" w:color="auto"/>
        <w:bottom w:val="none" w:sz="0" w:space="0" w:color="auto"/>
        <w:right w:val="none" w:sz="0" w:space="0" w:color="auto"/>
      </w:divBdr>
      <w:divsChild>
        <w:div w:id="27491613">
          <w:marLeft w:val="0"/>
          <w:marRight w:val="0"/>
          <w:marTop w:val="0"/>
          <w:marBottom w:val="0"/>
          <w:divBdr>
            <w:top w:val="none" w:sz="0" w:space="0" w:color="auto"/>
            <w:left w:val="none" w:sz="0" w:space="0" w:color="auto"/>
            <w:bottom w:val="none" w:sz="0" w:space="0" w:color="auto"/>
            <w:right w:val="none" w:sz="0" w:space="0" w:color="auto"/>
          </w:divBdr>
          <w:divsChild>
            <w:div w:id="1875116969">
              <w:marLeft w:val="0"/>
              <w:marRight w:val="0"/>
              <w:marTop w:val="0"/>
              <w:marBottom w:val="0"/>
              <w:divBdr>
                <w:top w:val="none" w:sz="0" w:space="0" w:color="auto"/>
                <w:left w:val="none" w:sz="0" w:space="0" w:color="auto"/>
                <w:bottom w:val="none" w:sz="0" w:space="0" w:color="auto"/>
                <w:right w:val="none" w:sz="0" w:space="0" w:color="auto"/>
              </w:divBdr>
              <w:divsChild>
                <w:div w:id="837960298">
                  <w:marLeft w:val="0"/>
                  <w:marRight w:val="0"/>
                  <w:marTop w:val="0"/>
                  <w:marBottom w:val="0"/>
                  <w:divBdr>
                    <w:top w:val="none" w:sz="0" w:space="0" w:color="auto"/>
                    <w:left w:val="none" w:sz="0" w:space="0" w:color="auto"/>
                    <w:bottom w:val="none" w:sz="0" w:space="0" w:color="auto"/>
                    <w:right w:val="none" w:sz="0" w:space="0" w:color="auto"/>
                  </w:divBdr>
                  <w:divsChild>
                    <w:div w:id="303660866">
                      <w:marLeft w:val="3360"/>
                      <w:marRight w:val="0"/>
                      <w:marTop w:val="0"/>
                      <w:marBottom w:val="0"/>
                      <w:divBdr>
                        <w:top w:val="none" w:sz="0" w:space="0" w:color="DADADA"/>
                        <w:left w:val="none" w:sz="0" w:space="0" w:color="DADADA"/>
                        <w:bottom w:val="none" w:sz="0" w:space="0" w:color="DADADA"/>
                        <w:right w:val="none" w:sz="0" w:space="0" w:color="DADADA"/>
                      </w:divBdr>
                      <w:divsChild>
                        <w:div w:id="1846508983">
                          <w:marLeft w:val="0"/>
                          <w:marRight w:val="0"/>
                          <w:marTop w:val="0"/>
                          <w:marBottom w:val="0"/>
                          <w:divBdr>
                            <w:top w:val="none" w:sz="0" w:space="0" w:color="auto"/>
                            <w:left w:val="none" w:sz="0" w:space="0" w:color="auto"/>
                            <w:bottom w:val="none" w:sz="0" w:space="0" w:color="auto"/>
                            <w:right w:val="none" w:sz="0" w:space="0" w:color="auto"/>
                          </w:divBdr>
                          <w:divsChild>
                            <w:div w:id="1744177032">
                              <w:marLeft w:val="0"/>
                              <w:marRight w:val="0"/>
                              <w:marTop w:val="0"/>
                              <w:marBottom w:val="0"/>
                              <w:divBdr>
                                <w:top w:val="none" w:sz="0" w:space="0" w:color="auto"/>
                                <w:left w:val="none" w:sz="0" w:space="0" w:color="auto"/>
                                <w:bottom w:val="none" w:sz="0" w:space="0" w:color="auto"/>
                                <w:right w:val="none" w:sz="0" w:space="0" w:color="auto"/>
                              </w:divBdr>
                              <w:divsChild>
                                <w:div w:id="1625696141">
                                  <w:marLeft w:val="0"/>
                                  <w:marRight w:val="0"/>
                                  <w:marTop w:val="0"/>
                                  <w:marBottom w:val="0"/>
                                  <w:divBdr>
                                    <w:top w:val="none" w:sz="0" w:space="0" w:color="auto"/>
                                    <w:left w:val="none" w:sz="0" w:space="0" w:color="auto"/>
                                    <w:bottom w:val="none" w:sz="0" w:space="0" w:color="auto"/>
                                    <w:right w:val="none" w:sz="0" w:space="0" w:color="auto"/>
                                  </w:divBdr>
                                  <w:divsChild>
                                    <w:div w:id="269435104">
                                      <w:marLeft w:val="0"/>
                                      <w:marRight w:val="0"/>
                                      <w:marTop w:val="0"/>
                                      <w:marBottom w:val="0"/>
                                      <w:divBdr>
                                        <w:top w:val="none" w:sz="0" w:space="0" w:color="auto"/>
                                        <w:left w:val="none" w:sz="0" w:space="0" w:color="auto"/>
                                        <w:bottom w:val="none" w:sz="0" w:space="0" w:color="auto"/>
                                        <w:right w:val="none" w:sz="0" w:space="0" w:color="auto"/>
                                      </w:divBdr>
                                      <w:divsChild>
                                        <w:div w:id="743913540">
                                          <w:marLeft w:val="0"/>
                                          <w:marRight w:val="0"/>
                                          <w:marTop w:val="12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7953752">
      <w:bodyDiv w:val="1"/>
      <w:marLeft w:val="0"/>
      <w:marRight w:val="0"/>
      <w:marTop w:val="0"/>
      <w:marBottom w:val="0"/>
      <w:divBdr>
        <w:top w:val="none" w:sz="0" w:space="0" w:color="auto"/>
        <w:left w:val="none" w:sz="0" w:space="0" w:color="auto"/>
        <w:bottom w:val="none" w:sz="0" w:space="0" w:color="auto"/>
        <w:right w:val="none" w:sz="0" w:space="0" w:color="auto"/>
      </w:divBdr>
    </w:div>
    <w:div w:id="2011250340">
      <w:bodyDiv w:val="1"/>
      <w:marLeft w:val="0"/>
      <w:marRight w:val="0"/>
      <w:marTop w:val="0"/>
      <w:marBottom w:val="0"/>
      <w:divBdr>
        <w:top w:val="none" w:sz="0" w:space="0" w:color="auto"/>
        <w:left w:val="none" w:sz="0" w:space="0" w:color="auto"/>
        <w:bottom w:val="none" w:sz="0" w:space="0" w:color="auto"/>
        <w:right w:val="none" w:sz="0" w:space="0" w:color="auto"/>
      </w:divBdr>
    </w:div>
    <w:div w:id="212024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ettings" Target="settings.xml"/><Relationship Id="rId18" Type="http://schemas.openxmlformats.org/officeDocument/2006/relationships/image" Target="media/image2.wmf"/><Relationship Id="rId26" Type="http://schemas.openxmlformats.org/officeDocument/2006/relationships/hyperlink" Target="http://bentley/GenomicHealth/Documents/Information%20Technology/Commercial/05-007_SARP/FRM-OP-IT-05-007-A-1.vsd" TargetMode="External"/><Relationship Id="rId39" Type="http://schemas.openxmlformats.org/officeDocument/2006/relationships/image" Target="media/image14.png"/><Relationship Id="rId21" Type="http://schemas.openxmlformats.org/officeDocument/2006/relationships/footer" Target="footer1.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oleObject" Target="embeddings/oleObject1.bin"/><Relationship Id="rId68" Type="http://schemas.openxmlformats.org/officeDocument/2006/relationships/image" Target="media/image40.png"/><Relationship Id="rId76" Type="http://schemas.openxmlformats.org/officeDocument/2006/relationships/image" Target="media/image46.png"/><Relationship Id="rId84" Type="http://schemas.openxmlformats.org/officeDocument/2006/relationships/fontTable" Target="fontTable.xml"/><Relationship Id="rId7" Type="http://schemas.openxmlformats.org/officeDocument/2006/relationships/customXml" Target="../customXml/item7.xml"/><Relationship Id="rId71" Type="http://schemas.openxmlformats.org/officeDocument/2006/relationships/oleObject" Target="embeddings/oleObject4.bin"/><Relationship Id="rId2" Type="http://schemas.openxmlformats.org/officeDocument/2006/relationships/customXml" Target="../customXml/item2.xml"/><Relationship Id="rId16" Type="http://schemas.openxmlformats.org/officeDocument/2006/relationships/endnotes" Target="endnotes.xml"/><Relationship Id="rId29" Type="http://schemas.openxmlformats.org/officeDocument/2006/relationships/image" Target="media/image5.png"/><Relationship Id="rId11" Type="http://schemas.openxmlformats.org/officeDocument/2006/relationships/styles" Target="styles.xml"/><Relationship Id="rId24" Type="http://schemas.openxmlformats.org/officeDocument/2006/relationships/header" Target="header2.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9.emf"/><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customXml" Target="../customXml/item5.xml"/><Relationship Id="rId61" Type="http://schemas.openxmlformats.org/officeDocument/2006/relationships/image" Target="media/image36.png"/><Relationship Id="rId82" Type="http://schemas.openxmlformats.org/officeDocument/2006/relationships/image" Target="media/image52.emf"/><Relationship Id="rId19" Type="http://schemas.openxmlformats.org/officeDocument/2006/relationships/image" Target="media/image20.wmf"/><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footer" Target="footer2.xml"/><Relationship Id="rId27" Type="http://schemas.openxmlformats.org/officeDocument/2006/relationships/image" Target="media/image3.png"/><Relationship Id="rId30" Type="http://schemas.openxmlformats.org/officeDocument/2006/relationships/comments" Target="comments.xm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jpg"/><Relationship Id="rId56" Type="http://schemas.openxmlformats.org/officeDocument/2006/relationships/image" Target="media/image31.png"/><Relationship Id="rId64" Type="http://schemas.openxmlformats.org/officeDocument/2006/relationships/image" Target="media/image38.emf"/><Relationship Id="rId69" Type="http://schemas.openxmlformats.org/officeDocument/2006/relationships/image" Target="media/image41.png"/><Relationship Id="rId77" Type="http://schemas.openxmlformats.org/officeDocument/2006/relationships/image" Target="media/image47.png"/><Relationship Id="rId8" Type="http://schemas.openxmlformats.org/officeDocument/2006/relationships/customXml" Target="../customXml/item8.xml"/><Relationship Id="rId51" Type="http://schemas.openxmlformats.org/officeDocument/2006/relationships/image" Target="media/image26.png"/><Relationship Id="rId72" Type="http://schemas.openxmlformats.org/officeDocument/2006/relationships/image" Target="media/image43.emf"/><Relationship Id="rId80" Type="http://schemas.openxmlformats.org/officeDocument/2006/relationships/image" Target="media/image50.png"/><Relationship Id="rId85" Type="http://schemas.openxmlformats.org/officeDocument/2006/relationships/theme" Target="theme/theme1.xml"/><Relationship Id="rId3" Type="http://schemas.openxmlformats.org/officeDocument/2006/relationships/customXml" Target="../customXml/item3.xml"/><Relationship Id="rId12" Type="http://schemas.microsoft.com/office/2007/relationships/stylesWithEffects" Target="stylesWithEffects.xml"/><Relationship Id="rId17" Type="http://schemas.openxmlformats.org/officeDocument/2006/relationships/image" Target="media/image1.png"/><Relationship Id="rId25" Type="http://schemas.openxmlformats.org/officeDocument/2006/relationships/footer" Target="footer4.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gif"/><Relationship Id="rId59" Type="http://schemas.openxmlformats.org/officeDocument/2006/relationships/image" Target="media/image34.png"/><Relationship Id="rId67" Type="http://schemas.openxmlformats.org/officeDocument/2006/relationships/oleObject" Target="embeddings/oleObject3.bin"/><Relationship Id="rId20" Type="http://schemas.openxmlformats.org/officeDocument/2006/relationships/header" Target="header1.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emf"/><Relationship Id="rId70" Type="http://schemas.openxmlformats.org/officeDocument/2006/relationships/image" Target="media/image42.emf"/><Relationship Id="rId75" Type="http://schemas.openxmlformats.org/officeDocument/2006/relationships/image" Target="media/image45.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notes" Target="footnotes.xml"/><Relationship Id="rId23" Type="http://schemas.openxmlformats.org/officeDocument/2006/relationships/footer" Target="footer3.xm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numbering" Target="numbering.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oleObject" Target="embeddings/oleObject2.bin"/><Relationship Id="rId73" Type="http://schemas.openxmlformats.org/officeDocument/2006/relationships/oleObject" Target="embeddings/oleObject5.bin"/><Relationship Id="rId78" Type="http://schemas.openxmlformats.org/officeDocument/2006/relationships/image" Target="media/image48.png"/><Relationship Id="rId81"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estep\Application%20Data\Microsoft\Templates\FRM-OP-IT-03-015-A.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Component_x0020_Name xmlns="1ccacfdb-42b0-480b-be68-65f70daff27f">SARP</Component_x0020_Name>
    <Document_x0020_Type xmlns="1ccacfdb-42b0-480b-be68-65f70daff27f">ERD</Document_x0020_Type>
    <Project_x0020_Name xmlns="1ccacfdb-42b0-480b-be68-65f70daff27f">Mercury</Project_x0020_Name>
    <Group_x0020_Name xmlns="1ccacfdb-42b0-480b-be68-65f70daff27f">Commercial</Group_x0020_Name>
    <Release_x0020_Name xmlns="1ccacfdb-42b0-480b-be68-65f70daff27f">Mercury</Release_x0020_Name>
    <Document_x0020_Number xmlns="1ccacfdb-42b0-480b-be68-65f70daff27f">ERD-OP-IT-05-007-D</Document_x0020_Number>
    <Effective_x0020_Date xmlns="1ccacfdb-42b0-480b-be68-65f70daff27f">2010-09-15T07:00:00+00:00</Effective_x0020_Date>
    <Approval_x0020_Status xmlns="6fd0bf99-3f67-4909-bfe8-2a7aca5761f3">pre-RFC</Approval_x0020_Status>
    <Approval_x0020_Date xmlns="6fd0bf99-3f67-4909-bfe8-2a7aca5761f3" xsi:nil="true"/>
  </documentManagement>
</p:properties>
</file>

<file path=customXml/item3.xml><?xml version="1.0" encoding="utf-8"?>
<p:properties xmlns:p="http://schemas.microsoft.com/office/2006/metadata/properties" xmlns:xsi="http://www.w3.org/2001/XMLSchema-instance" xmlns:pc="http://schemas.microsoft.com/office/infopath/2007/PartnerControls">
  <documentManagement>
    <Document_x0020_Number xmlns="1ccacfdb-42b0-480b-be68-65f70daff27f">ERD-OP-IT-05-007-D</Document_x0020_Number>
    <Component_x0020_Name xmlns="1ccacfdb-42b0-480b-be68-65f70daff27f">SARP</Component_x0020_Name>
    <Document_x0020_Type xmlns="1ccacfdb-42b0-480b-be68-65f70daff27f">ERD</Document_x0020_Type>
    <Group_x0020_Name xmlns="1ccacfdb-42b0-480b-be68-65f70daff27f">Commercial</Group_x0020_Name>
    <Project_x0020_Name xmlns="1ccacfdb-42b0-480b-be68-65f70daff27f">Mercury</Project_x0020_Name>
    <Release_x0020_Name xmlns="1ccacfdb-42b0-480b-be68-65f70daff27f">Mercury</Release_x0020_Name>
    <Effective_x0020_Date xmlns="1ccacfdb-42b0-480b-be68-65f70daff27f">2010-09-15T07:00:00+00:00</Effective_x0020_Date>
    <Approval_x0020_Status xmlns="6fd0bf99-3f67-4909-bfe8-2a7aca5761f3">pre-RFC</Approval_x0020_Status>
    <Approval_x0020_Date xmlns="6fd0bf99-3f67-4909-bfe8-2a7aca5761f3" xsi:nil="true"/>
  </documentManagement>
</p:properties>
</file>

<file path=customXml/item4.xml><?xml version="1.0" encoding="utf-8"?>
<LongProperties xmlns="http://schemas.microsoft.com/office/2006/metadata/longProperties"/>
</file>

<file path=customXml/item5.xml><?xml version="1.0" encoding="utf-8"?>
<ct:contentTypeSchema xmlns:ct="http://schemas.microsoft.com/office/2006/metadata/contentType" xmlns:ma="http://schemas.microsoft.com/office/2006/metadata/properties/metaAttributes" ct:_="" ma:_="" ma:contentTypeName="GHI Information Technology" ma:contentTypeID="0x0101005FF48DC06613B14CB23EE5A9E92A0CAA00C0E827BE0EA3584294E4376CDC325915" ma:contentTypeVersion="14" ma:contentTypeDescription="" ma:contentTypeScope="" ma:versionID="8b033cea0ffdbe98d0ef867696a0bdc9">
  <xsd:schema xmlns:xsd="http://www.w3.org/2001/XMLSchema" xmlns:xs="http://www.w3.org/2001/XMLSchema" xmlns:p="http://schemas.microsoft.com/office/2006/metadata/properties" xmlns:ns3="1ccacfdb-42b0-480b-be68-65f70daff27f" xmlns:ns4="6fd0bf99-3f67-4909-bfe8-2a7aca5761f3" targetNamespace="http://schemas.microsoft.com/office/2006/metadata/properties" ma:root="true" ma:fieldsID="9539efef38691d200a2a3a339800bb2f" ns3:_="" ns4:_="">
    <xsd:import namespace="1ccacfdb-42b0-480b-be68-65f70daff27f"/>
    <xsd:import namespace="6fd0bf99-3f67-4909-bfe8-2a7aca5761f3"/>
    <xsd:element name="properties">
      <xsd:complexType>
        <xsd:sequence>
          <xsd:element name="documentManagement">
            <xsd:complexType>
              <xsd:all>
                <xsd:element ref="ns3:Project_x0020_Name" minOccurs="0"/>
                <xsd:element ref="ns3:Document_x0020_Number" minOccurs="0"/>
                <xsd:element ref="ns3:Document_x0020_Type" minOccurs="0"/>
                <xsd:element ref="ns3:Release_x0020_Name" minOccurs="0"/>
                <xsd:element ref="ns3:Component_x0020_Name" minOccurs="0"/>
                <xsd:element ref="ns3:Group_x0020_Name" minOccurs="0"/>
                <xsd:element ref="ns3:Effective_x0020_Date" minOccurs="0"/>
                <xsd:element ref="ns4:Approval_x0020_Status" minOccurs="0"/>
                <xsd:element ref="ns4:Approval_x0020_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cacfdb-42b0-480b-be68-65f70daff27f" elementFormDefault="qualified">
    <xsd:import namespace="http://schemas.microsoft.com/office/2006/documentManagement/types"/>
    <xsd:import namespace="http://schemas.microsoft.com/office/infopath/2007/PartnerControls"/>
    <xsd:element name="Project_x0020_Name" ma:index="10" nillable="true" ma:displayName="Project Name" ma:default="" ma:format="Dropdown" ma:internalName="Project_x0020_Name" ma:readOnly="false">
      <xsd:simpleType>
        <xsd:union memberTypes="dms:Text">
          <xsd:simpleType>
            <xsd:restriction base="dms:Choice">
              <xsd:enumeration value="N/A"/>
            </xsd:restriction>
          </xsd:simpleType>
        </xsd:union>
      </xsd:simpleType>
    </xsd:element>
    <xsd:element name="Document_x0020_Number" ma:index="11" nillable="true" ma:displayName="Document Number" ma:internalName="Document_x0020_Number">
      <xsd:simpleType>
        <xsd:restriction base="dms:Text">
          <xsd:maxLength value="255"/>
        </xsd:restriction>
      </xsd:simpleType>
    </xsd:element>
    <xsd:element name="Document_x0020_Type" ma:index="12" nillable="true" ma:displayName="Document Type" ma:format="Dropdown" ma:internalName="Document_x0020_Type">
      <xsd:simpleType>
        <xsd:restriction base="dms:Choice">
          <xsd:enumeration value="EDP"/>
          <xsd:enumeration value="ERD"/>
          <xsd:enumeration value="EDD"/>
          <xsd:enumeration value="ETE"/>
          <xsd:enumeration value="ETP"/>
          <xsd:enumeration value="ETD"/>
          <xsd:enumeration value="Master ETD"/>
          <xsd:enumeration value="Supporting Test Documents"/>
          <xsd:enumeration value="ECR"/>
          <xsd:enumeration value="Training"/>
          <xsd:enumeration value="Release Notes"/>
          <xsd:enumeration value="Project Change Request"/>
          <xsd:enumeration value="Others"/>
        </xsd:restriction>
      </xsd:simpleType>
    </xsd:element>
    <xsd:element name="Release_x0020_Name" ma:index="13" nillable="true" ma:displayName="Release Name" ma:internalName="Release_x0020_Name">
      <xsd:simpleType>
        <xsd:restriction base="dms:Text">
          <xsd:maxLength value="255"/>
        </xsd:restriction>
      </xsd:simpleType>
    </xsd:element>
    <xsd:element name="Component_x0020_Name" ma:index="14" nillable="true" ma:displayName="Component Name" ma:internalName="Component_x0020_Name">
      <xsd:simpleType>
        <xsd:restriction base="dms:Text">
          <xsd:maxLength value="255"/>
        </xsd:restriction>
      </xsd:simpleType>
    </xsd:element>
    <xsd:element name="Group_x0020_Name" ma:index="15" nillable="true" ma:displayName="Group Name" ma:format="Dropdown" ma:internalName="Group_x0020_Name">
      <xsd:simpleType>
        <xsd:restriction base="dms:Choice">
          <xsd:enumeration value="Commercial"/>
          <xsd:enumeration value="LIMS"/>
          <xsd:enumeration value="Web Properties"/>
          <xsd:enumeration value="Engineering Services"/>
          <xsd:enumeration value="IS"/>
          <xsd:enumeration value="Business Intelligence"/>
          <xsd:enumeration value="Enterprise Applications"/>
          <xsd:enumeration value="Database Engg"/>
          <xsd:enumeration value="ITPO"/>
        </xsd:restriction>
      </xsd:simpleType>
    </xsd:element>
    <xsd:element name="Effective_x0020_Date" ma:index="16" nillable="true" ma:displayName="Effective Date" ma:format="DateOnly" ma:internalName="Effective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d0bf99-3f67-4909-bfe8-2a7aca5761f3" elementFormDefault="qualified">
    <xsd:import namespace="http://schemas.microsoft.com/office/2006/documentManagement/types"/>
    <xsd:import namespace="http://schemas.microsoft.com/office/infopath/2007/PartnerControls"/>
    <xsd:element name="Approval_x0020_Status" ma:index="17" nillable="true" ma:displayName="Approval Status" ma:default="Approval Not Required" ma:format="Dropdown" ma:internalName="Approval_x0020_Status">
      <xsd:simpleType>
        <xsd:restriction base="dms:Choice">
          <xsd:enumeration value="Approval Not Required"/>
          <xsd:enumeration value="pre-RFC"/>
          <xsd:enumeration value="in RFC"/>
          <xsd:enumeration value="in RFA"/>
          <xsd:enumeration value="Approved"/>
        </xsd:restriction>
      </xsd:simpleType>
    </xsd:element>
    <xsd:element name="Approval_x0020_Date" ma:index="18" nillable="true" ma:displayName="Approval Date" ma:format="DateOnly" ma:internalName="Approval_x0020_Dat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9"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EA92CE-DC76-40BD-9DB4-64B695D88A2F}">
  <ds:schemaRefs>
    <ds:schemaRef ds:uri="http://schemas.microsoft.com/sharepoint/v3/contenttype/forms"/>
  </ds:schemaRefs>
</ds:datastoreItem>
</file>

<file path=customXml/itemProps2.xml><?xml version="1.0" encoding="utf-8"?>
<ds:datastoreItem xmlns:ds="http://schemas.openxmlformats.org/officeDocument/2006/customXml" ds:itemID="{528F22C7-C451-489C-BE96-87CE1E31C794}">
  <ds:schemaRefs>
    <ds:schemaRef ds:uri="http://www.w3.org/XML/1998/namespace"/>
    <ds:schemaRef ds:uri="http://schemas.microsoft.com/office/infopath/2007/PartnerControls"/>
    <ds:schemaRef ds:uri="1ccacfdb-42b0-480b-be68-65f70daff27f"/>
    <ds:schemaRef ds:uri="http://purl.org/dc/elements/1.1/"/>
    <ds:schemaRef ds:uri="http://schemas.openxmlformats.org/package/2006/metadata/core-properties"/>
    <ds:schemaRef ds:uri="http://purl.org/dc/dcmitype/"/>
    <ds:schemaRef ds:uri="http://schemas.microsoft.com/office/2006/documentManagement/types"/>
    <ds:schemaRef ds:uri="6fd0bf99-3f67-4909-bfe8-2a7aca5761f3"/>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6E624597-7BA9-467C-8DC7-84F9379DD955}">
  <ds:schemaRefs>
    <ds:schemaRef ds:uri="http://schemas.microsoft.com/office/2006/metadata/properties"/>
    <ds:schemaRef ds:uri="http://schemas.microsoft.com/office/infopath/2007/PartnerControls"/>
    <ds:schemaRef ds:uri="1ccacfdb-42b0-480b-be68-65f70daff27f"/>
    <ds:schemaRef ds:uri="6fd0bf99-3f67-4909-bfe8-2a7aca5761f3"/>
  </ds:schemaRefs>
</ds:datastoreItem>
</file>

<file path=customXml/itemProps4.xml><?xml version="1.0" encoding="utf-8"?>
<ds:datastoreItem xmlns:ds="http://schemas.openxmlformats.org/officeDocument/2006/customXml" ds:itemID="{F8CC1A82-4B42-438F-8E2C-60392CD232B5}">
  <ds:schemaRefs>
    <ds:schemaRef ds:uri="http://schemas.microsoft.com/office/2006/metadata/longProperties"/>
  </ds:schemaRefs>
</ds:datastoreItem>
</file>

<file path=customXml/itemProps5.xml><?xml version="1.0" encoding="utf-8"?>
<ds:datastoreItem xmlns:ds="http://schemas.openxmlformats.org/officeDocument/2006/customXml" ds:itemID="{2A029AE3-9D4C-4C8A-8D89-9C475F2105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cacfdb-42b0-480b-be68-65f70daff27f"/>
    <ds:schemaRef ds:uri="6fd0bf99-3f67-4909-bfe8-2a7aca5761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38342D75-13F4-4071-8C3D-C29FCFB363D8}">
  <ds:schemaRefs>
    <ds:schemaRef ds:uri="http://schemas.openxmlformats.org/officeDocument/2006/bibliography"/>
  </ds:schemaRefs>
</ds:datastoreItem>
</file>

<file path=customXml/itemProps7.xml><?xml version="1.0" encoding="utf-8"?>
<ds:datastoreItem xmlns:ds="http://schemas.openxmlformats.org/officeDocument/2006/customXml" ds:itemID="{1646680B-D0A4-457D-B0CE-CD7453A4A600}">
  <ds:schemaRefs>
    <ds:schemaRef ds:uri="http://schemas.openxmlformats.org/officeDocument/2006/bibliography"/>
  </ds:schemaRefs>
</ds:datastoreItem>
</file>

<file path=customXml/itemProps8.xml><?xml version="1.0" encoding="utf-8"?>
<ds:datastoreItem xmlns:ds="http://schemas.openxmlformats.org/officeDocument/2006/customXml" ds:itemID="{B1C20348-1FA5-469B-A201-997F96DB6EDA}">
  <ds:schemaRefs>
    <ds:schemaRef ds:uri="http://schemas.openxmlformats.org/officeDocument/2006/bibliography"/>
  </ds:schemaRefs>
</ds:datastoreItem>
</file>

<file path=customXml/itemProps9.xml><?xml version="1.0" encoding="utf-8"?>
<ds:datastoreItem xmlns:ds="http://schemas.openxmlformats.org/officeDocument/2006/customXml" ds:itemID="{0B00B07E-9AD0-4648-881D-A0B96B7D8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FRM-OP-IT-03-015-A.dot</Template>
  <TotalTime>950</TotalTime>
  <Pages>115</Pages>
  <Words>24060</Words>
  <Characters>137144</Characters>
  <Application>Microsoft Office Word</Application>
  <DocSecurity>0</DocSecurity>
  <Lines>1142</Lines>
  <Paragraphs>321</Paragraphs>
  <ScaleCrop>false</ScaleCrop>
  <HeadingPairs>
    <vt:vector size="2" baseType="variant">
      <vt:variant>
        <vt:lpstr>Title</vt:lpstr>
      </vt:variant>
      <vt:variant>
        <vt:i4>1</vt:i4>
      </vt:variant>
    </vt:vector>
  </HeadingPairs>
  <TitlesOfParts>
    <vt:vector size="1" baseType="lpstr">
      <vt:lpstr>Requirements Specification for SARP Requisition Data Entry</vt:lpstr>
    </vt:vector>
  </TitlesOfParts>
  <Company>Genomic Health Inc.</Company>
  <LinksUpToDate>false</LinksUpToDate>
  <CharactersWithSpaces>160883</CharactersWithSpaces>
  <SharedDoc>false</SharedDoc>
  <HLinks>
    <vt:vector size="6" baseType="variant">
      <vt:variant>
        <vt:i4>4063297</vt:i4>
      </vt:variant>
      <vt:variant>
        <vt:i4>192</vt:i4>
      </vt:variant>
      <vt:variant>
        <vt:i4>0</vt:i4>
      </vt:variant>
      <vt:variant>
        <vt:i4>5</vt:i4>
      </vt:variant>
      <vt:variant>
        <vt:lpwstr>http://bentley/GenomicHealth/Documents/Information Technology/Commercial/05-007_SARP/FRM-OP-IT-05-007-A-1.vsd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 for SARP Requisition Data Entry</dc:title>
  <dc:subject/>
  <dc:creator>Betsy Mooney</dc:creator>
  <cp:keywords>ERD-OP-IT-05-007-D requisition data entry requirement</cp:keywords>
  <dc:description>Requisition data entry requirements document</dc:description>
  <cp:lastModifiedBy>bmooney</cp:lastModifiedBy>
  <cp:revision>6</cp:revision>
  <cp:lastPrinted>2011-10-10T16:49:00Z</cp:lastPrinted>
  <dcterms:created xsi:type="dcterms:W3CDTF">2011-10-10T22:12:00Z</dcterms:created>
  <dcterms:modified xsi:type="dcterms:W3CDTF">2011-10-12T17:27:00Z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GHI Information Technology</vt:lpwstr>
  </property>
  <property fmtid="{D5CDD505-2E9C-101B-9397-08002B2CF9AE}" pid="3" name="Subject">
    <vt:lpwstr/>
  </property>
  <property fmtid="{D5CDD505-2E9C-101B-9397-08002B2CF9AE}" pid="4" name="Keywords">
    <vt:lpwstr>ERD-OP-IT-05-007-D requisition data entry requirement</vt:lpwstr>
  </property>
  <property fmtid="{D5CDD505-2E9C-101B-9397-08002B2CF9AE}" pid="5" name="_Author">
    <vt:lpwstr>Betsy Mooney</vt:lpwstr>
  </property>
  <property fmtid="{D5CDD505-2E9C-101B-9397-08002B2CF9AE}" pid="6" name="_Category">
    <vt:lpwstr/>
  </property>
  <property fmtid="{D5CDD505-2E9C-101B-9397-08002B2CF9AE}" pid="7" name="Categories">
    <vt:lpwstr/>
  </property>
  <property fmtid="{D5CDD505-2E9C-101B-9397-08002B2CF9AE}" pid="8" name="Approval Level">
    <vt:lpwstr/>
  </property>
  <property fmtid="{D5CDD505-2E9C-101B-9397-08002B2CF9AE}" pid="9" name="_Comments">
    <vt:lpwstr>Requisition data entry requirements document</vt:lpwstr>
  </property>
  <property fmtid="{D5CDD505-2E9C-101B-9397-08002B2CF9AE}" pid="10" name="Assigned To">
    <vt:lpwstr/>
  </property>
  <property fmtid="{D5CDD505-2E9C-101B-9397-08002B2CF9AE}" pid="11" name="Effective Date">
    <vt:lpwstr>2010-09-16T00:00:00+00:00</vt:lpwstr>
  </property>
  <property fmtid="{D5CDD505-2E9C-101B-9397-08002B2CF9AE}" pid="12" name="User Comments">
    <vt:lpwstr>RFC version.  30-Aug-2010  RC</vt:lpwstr>
  </property>
  <property fmtid="{D5CDD505-2E9C-101B-9397-08002B2CF9AE}" pid="13" name="ol_Department">
    <vt:lpwstr>IT</vt:lpwstr>
  </property>
  <property fmtid="{D5CDD505-2E9C-101B-9397-08002B2CF9AE}" pid="14" name="ReportOwner">
    <vt:lpwstr>Betsy Mooney269</vt:lpwstr>
  </property>
  <property fmtid="{D5CDD505-2E9C-101B-9397-08002B2CF9AE}" pid="15" name="IT Project Name">
    <vt:lpwstr>05-007 SARP</vt:lpwstr>
  </property>
  <property fmtid="{D5CDD505-2E9C-101B-9397-08002B2CF9AE}" pid="16" name="Version Number">
    <vt:lpwstr>3</vt:lpwstr>
  </property>
  <property fmtid="{D5CDD505-2E9C-101B-9397-08002B2CF9AE}" pid="17" name="display_urn:schemas-microsoft-com:office:office#ReportOwner">
    <vt:lpwstr>Nathaniel Slater</vt:lpwstr>
  </property>
  <property fmtid="{D5CDD505-2E9C-101B-9397-08002B2CF9AE}" pid="18" name="ContentTypeId">
    <vt:lpwstr>0x0101005FF48DC06613B14CB23EE5A9E92A0CAA00C0E827BE0EA3584294E4376CDC325915</vt:lpwstr>
  </property>
  <property fmtid="{D5CDD505-2E9C-101B-9397-08002B2CF9AE}" pid="19" name="Order">
    <vt:r8>130800</vt:r8>
  </property>
  <property fmtid="{D5CDD505-2E9C-101B-9397-08002B2CF9AE}" pid="20" name="Release Name">
    <vt:lpwstr>Seaborgium</vt:lpwstr>
  </property>
  <property fmtid="{D5CDD505-2E9C-101B-9397-08002B2CF9AE}" pid="21" name="Component Name">
    <vt:lpwstr>SARP</vt:lpwstr>
  </property>
  <property fmtid="{D5CDD505-2E9C-101B-9397-08002B2CF9AE}" pid="22" name="Document Type">
    <vt:lpwstr>ERD</vt:lpwstr>
  </property>
  <property fmtid="{D5CDD505-2E9C-101B-9397-08002B2CF9AE}" pid="23" name="Project Name">
    <vt:lpwstr>Seaborgium</vt:lpwstr>
  </property>
  <property fmtid="{D5CDD505-2E9C-101B-9397-08002B2CF9AE}" pid="24" name="Group Name">
    <vt:lpwstr>Commercial</vt:lpwstr>
  </property>
  <property fmtid="{D5CDD505-2E9C-101B-9397-08002B2CF9AE}" pid="25" name="xd_Signature">
    <vt:bool>false</vt:bool>
  </property>
  <property fmtid="{D5CDD505-2E9C-101B-9397-08002B2CF9AE}" pid="26" name="xd_ProgID">
    <vt:lpwstr/>
  </property>
  <property fmtid="{D5CDD505-2E9C-101B-9397-08002B2CF9AE}" pid="27" name="TemplateUrl">
    <vt:lpwstr/>
  </property>
</Properties>
</file>